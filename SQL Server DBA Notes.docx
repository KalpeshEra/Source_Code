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29B" w:rsidRDefault="003D429B" w:rsidP="00EB1DE8">
      <w:pPr>
        <w:tabs>
          <w:tab w:val="left" w:pos="465"/>
        </w:tabs>
        <w:rPr>
          <w:b/>
          <w:color w:val="FF0000"/>
          <w:sz w:val="24"/>
          <w:szCs w:val="24"/>
        </w:rPr>
      </w:pPr>
      <w:bookmarkStart w:id="0" w:name="_GoBack"/>
      <w:bookmarkEnd w:id="0"/>
    </w:p>
    <w:p w:rsidR="002B3566" w:rsidRPr="001111F9" w:rsidRDefault="00274996" w:rsidP="00887D98">
      <w:pPr>
        <w:jc w:val="center"/>
        <w:rPr>
          <w:b/>
          <w:color w:val="C00000"/>
          <w:sz w:val="24"/>
          <w:szCs w:val="24"/>
        </w:rPr>
      </w:pPr>
      <w:r w:rsidRPr="001111F9">
        <w:rPr>
          <w:b/>
          <w:color w:val="C00000"/>
          <w:sz w:val="24"/>
          <w:szCs w:val="24"/>
        </w:rPr>
        <w:t>DBA TOPICS</w:t>
      </w:r>
      <w:r w:rsidR="00887D98" w:rsidRPr="001111F9">
        <w:rPr>
          <w:color w:val="C00000"/>
          <w:sz w:val="24"/>
          <w:szCs w:val="24"/>
        </w:rPr>
        <w:tab/>
      </w:r>
    </w:p>
    <w:p w:rsidR="002B3566" w:rsidRDefault="00274996" w:rsidP="001111F9">
      <w:pPr>
        <w:tabs>
          <w:tab w:val="left" w:pos="2370"/>
        </w:tabs>
        <w:rPr>
          <w:b/>
          <w:color w:val="FF0000"/>
          <w:sz w:val="24"/>
          <w:szCs w:val="24"/>
          <w:u w:val="single"/>
        </w:rPr>
      </w:pPr>
      <w:r w:rsidRPr="001111F9">
        <w:rPr>
          <w:b/>
          <w:color w:val="C00000"/>
          <w:sz w:val="24"/>
          <w:szCs w:val="24"/>
        </w:rPr>
        <w:t>FUNDAMENTALS</w:t>
      </w:r>
      <w:r w:rsidR="004D0FD7" w:rsidRPr="004D0FD7">
        <w:rPr>
          <w:b/>
          <w:color w:val="FF0000"/>
          <w:sz w:val="24"/>
          <w:szCs w:val="24"/>
        </w:rPr>
        <w:tab/>
      </w:r>
    </w:p>
    <w:p w:rsidR="001111F9" w:rsidRPr="00274996" w:rsidRDefault="001111F9" w:rsidP="001111F9">
      <w:pPr>
        <w:tabs>
          <w:tab w:val="left" w:pos="2370"/>
        </w:tabs>
        <w:rPr>
          <w:b/>
          <w:color w:val="FF0000"/>
          <w:sz w:val="24"/>
          <w:szCs w:val="24"/>
          <w:u w:val="single"/>
        </w:rPr>
      </w:pPr>
    </w:p>
    <w:p w:rsidR="000A51BF" w:rsidRPr="00C831FA" w:rsidRDefault="000A51BF" w:rsidP="00D5375B">
      <w:pPr>
        <w:pStyle w:val="ListParagraph"/>
        <w:numPr>
          <w:ilvl w:val="0"/>
          <w:numId w:val="9"/>
        </w:numPr>
        <w:spacing w:after="160" w:line="259" w:lineRule="auto"/>
        <w:ind w:left="630"/>
        <w:rPr>
          <w:b/>
          <w:sz w:val="24"/>
          <w:szCs w:val="24"/>
        </w:rPr>
      </w:pPr>
      <w:r w:rsidRPr="00C831FA">
        <w:rPr>
          <w:b/>
          <w:sz w:val="24"/>
          <w:szCs w:val="24"/>
        </w:rPr>
        <w:t xml:space="preserve">INTRODUCTION                                                                  </w:t>
      </w:r>
      <w:r w:rsidR="005D67D1" w:rsidRPr="00C831FA">
        <w:rPr>
          <w:b/>
          <w:sz w:val="24"/>
          <w:szCs w:val="24"/>
        </w:rPr>
        <w:t xml:space="preserve">                </w:t>
      </w:r>
      <w:r w:rsidRPr="00C831FA">
        <w:rPr>
          <w:b/>
          <w:sz w:val="24"/>
          <w:szCs w:val="24"/>
        </w:rPr>
        <w:t xml:space="preserve"> </w:t>
      </w:r>
      <w:r w:rsidR="007C334B" w:rsidRPr="00C831FA">
        <w:rPr>
          <w:b/>
          <w:sz w:val="24"/>
          <w:szCs w:val="24"/>
        </w:rPr>
        <w:t xml:space="preserve"> </w:t>
      </w:r>
      <w:r w:rsidR="009F3A22" w:rsidRPr="00C831FA">
        <w:rPr>
          <w:b/>
          <w:sz w:val="24"/>
          <w:szCs w:val="24"/>
        </w:rPr>
        <w:t xml:space="preserve">   </w:t>
      </w:r>
      <w:r w:rsidR="00FF20E1" w:rsidRPr="00C831FA">
        <w:rPr>
          <w:b/>
          <w:sz w:val="24"/>
          <w:szCs w:val="24"/>
        </w:rPr>
        <w:t xml:space="preserve">  </w:t>
      </w:r>
      <w:r w:rsidR="00650E8E" w:rsidRPr="00C831FA">
        <w:rPr>
          <w:b/>
          <w:sz w:val="24"/>
          <w:szCs w:val="24"/>
        </w:rPr>
        <w:t xml:space="preserve"> </w:t>
      </w:r>
      <w:r w:rsidR="00FF20E1" w:rsidRPr="00C831FA">
        <w:rPr>
          <w:b/>
          <w:sz w:val="24"/>
          <w:szCs w:val="24"/>
        </w:rPr>
        <w:t>---  4</w:t>
      </w:r>
    </w:p>
    <w:p w:rsidR="000A51BF" w:rsidRPr="00C831FA" w:rsidRDefault="000A51BF" w:rsidP="00D5375B">
      <w:pPr>
        <w:pStyle w:val="ListParagraph"/>
        <w:numPr>
          <w:ilvl w:val="0"/>
          <w:numId w:val="9"/>
        </w:numPr>
        <w:spacing w:after="160" w:line="259" w:lineRule="auto"/>
        <w:ind w:left="630"/>
        <w:rPr>
          <w:b/>
          <w:sz w:val="24"/>
          <w:szCs w:val="24"/>
        </w:rPr>
      </w:pPr>
      <w:r w:rsidRPr="00C831FA">
        <w:rPr>
          <w:b/>
          <w:sz w:val="24"/>
          <w:szCs w:val="24"/>
        </w:rPr>
        <w:t xml:space="preserve">EDITIONS                                                                            </w:t>
      </w:r>
      <w:r w:rsidR="005D67D1" w:rsidRPr="00C831FA">
        <w:rPr>
          <w:b/>
          <w:sz w:val="24"/>
          <w:szCs w:val="24"/>
        </w:rPr>
        <w:t xml:space="preserve">                </w:t>
      </w:r>
      <w:r w:rsidRPr="00C831FA">
        <w:rPr>
          <w:b/>
          <w:sz w:val="24"/>
          <w:szCs w:val="24"/>
        </w:rPr>
        <w:t xml:space="preserve">  </w:t>
      </w:r>
      <w:r w:rsidR="009F3A22" w:rsidRPr="00C831FA">
        <w:rPr>
          <w:b/>
          <w:sz w:val="24"/>
          <w:szCs w:val="24"/>
        </w:rPr>
        <w:t xml:space="preserve">  </w:t>
      </w:r>
      <w:r w:rsidRPr="00C831FA">
        <w:rPr>
          <w:b/>
          <w:sz w:val="24"/>
          <w:szCs w:val="24"/>
        </w:rPr>
        <w:t xml:space="preserve"> </w:t>
      </w:r>
      <w:r w:rsidR="007C334B" w:rsidRPr="00C831FA">
        <w:rPr>
          <w:b/>
          <w:sz w:val="24"/>
          <w:szCs w:val="24"/>
        </w:rPr>
        <w:t xml:space="preserve"> </w:t>
      </w:r>
      <w:r w:rsidR="009F3A22" w:rsidRPr="00C831FA">
        <w:rPr>
          <w:b/>
          <w:sz w:val="24"/>
          <w:szCs w:val="24"/>
        </w:rPr>
        <w:t xml:space="preserve"> </w:t>
      </w:r>
      <w:r w:rsidR="00FF20E1" w:rsidRPr="00C831FA">
        <w:rPr>
          <w:b/>
          <w:sz w:val="24"/>
          <w:szCs w:val="24"/>
        </w:rPr>
        <w:t xml:space="preserve">  </w:t>
      </w:r>
      <w:r w:rsidR="00650E8E" w:rsidRPr="00C831FA">
        <w:rPr>
          <w:b/>
          <w:sz w:val="24"/>
          <w:szCs w:val="24"/>
        </w:rPr>
        <w:t xml:space="preserve"> </w:t>
      </w:r>
      <w:r w:rsidR="00FF20E1" w:rsidRPr="00C831FA">
        <w:rPr>
          <w:b/>
          <w:sz w:val="24"/>
          <w:szCs w:val="24"/>
        </w:rPr>
        <w:t>---  7</w:t>
      </w:r>
    </w:p>
    <w:p w:rsidR="000A51BF" w:rsidRPr="00C831FA" w:rsidRDefault="000A51BF" w:rsidP="00D5375B">
      <w:pPr>
        <w:pStyle w:val="ListParagraph"/>
        <w:numPr>
          <w:ilvl w:val="0"/>
          <w:numId w:val="9"/>
        </w:numPr>
        <w:spacing w:after="160" w:line="259" w:lineRule="auto"/>
        <w:ind w:left="630"/>
        <w:rPr>
          <w:b/>
          <w:sz w:val="24"/>
          <w:szCs w:val="24"/>
        </w:rPr>
      </w:pPr>
      <w:r w:rsidRPr="00C831FA">
        <w:rPr>
          <w:b/>
          <w:sz w:val="24"/>
          <w:szCs w:val="24"/>
        </w:rPr>
        <w:t xml:space="preserve">VERSIONS                                          </w:t>
      </w:r>
      <w:r w:rsidR="005D67D1" w:rsidRPr="00C831FA">
        <w:rPr>
          <w:b/>
          <w:sz w:val="24"/>
          <w:szCs w:val="24"/>
        </w:rPr>
        <w:t xml:space="preserve">                                                </w:t>
      </w:r>
      <w:r w:rsidRPr="00C831FA">
        <w:rPr>
          <w:b/>
          <w:sz w:val="24"/>
          <w:szCs w:val="24"/>
        </w:rPr>
        <w:t xml:space="preserve">    </w:t>
      </w:r>
      <w:r w:rsidR="009F3A22" w:rsidRPr="00C831FA">
        <w:rPr>
          <w:b/>
          <w:sz w:val="24"/>
          <w:szCs w:val="24"/>
        </w:rPr>
        <w:t xml:space="preserve">  </w:t>
      </w:r>
      <w:r w:rsidRPr="00C831FA">
        <w:rPr>
          <w:b/>
          <w:sz w:val="24"/>
          <w:szCs w:val="24"/>
        </w:rPr>
        <w:t xml:space="preserve"> </w:t>
      </w:r>
      <w:r w:rsidR="009F3A22" w:rsidRPr="00C831FA">
        <w:rPr>
          <w:b/>
          <w:sz w:val="24"/>
          <w:szCs w:val="24"/>
        </w:rPr>
        <w:t xml:space="preserve"> </w:t>
      </w:r>
      <w:r w:rsidR="007C334B" w:rsidRPr="00C831FA">
        <w:rPr>
          <w:b/>
          <w:sz w:val="24"/>
          <w:szCs w:val="24"/>
        </w:rPr>
        <w:t xml:space="preserve"> </w:t>
      </w:r>
      <w:r w:rsidR="00FF20E1" w:rsidRPr="00C831FA">
        <w:rPr>
          <w:b/>
          <w:sz w:val="24"/>
          <w:szCs w:val="24"/>
        </w:rPr>
        <w:t xml:space="preserve"> </w:t>
      </w:r>
      <w:r w:rsidR="00650E8E" w:rsidRPr="00C831FA">
        <w:rPr>
          <w:b/>
          <w:sz w:val="24"/>
          <w:szCs w:val="24"/>
        </w:rPr>
        <w:t xml:space="preserve"> </w:t>
      </w:r>
      <w:r w:rsidR="00FF20E1" w:rsidRPr="00C831FA">
        <w:rPr>
          <w:b/>
          <w:sz w:val="24"/>
          <w:szCs w:val="24"/>
        </w:rPr>
        <w:t>---  10</w:t>
      </w:r>
    </w:p>
    <w:p w:rsidR="000A51BF" w:rsidRPr="00C831FA" w:rsidRDefault="000A51BF" w:rsidP="004C0730">
      <w:pPr>
        <w:pStyle w:val="ListParagraph"/>
        <w:numPr>
          <w:ilvl w:val="0"/>
          <w:numId w:val="9"/>
        </w:numPr>
        <w:spacing w:after="0" w:line="240" w:lineRule="auto"/>
        <w:ind w:left="630"/>
        <w:rPr>
          <w:b/>
          <w:sz w:val="24"/>
          <w:szCs w:val="24"/>
        </w:rPr>
      </w:pPr>
      <w:r w:rsidRPr="00C831FA">
        <w:rPr>
          <w:b/>
          <w:sz w:val="24"/>
          <w:szCs w:val="24"/>
        </w:rPr>
        <w:t xml:space="preserve">INSTALLATION PRE-REQUIREMENTS                              </w:t>
      </w:r>
      <w:r w:rsidR="00281F04" w:rsidRPr="00C831FA">
        <w:rPr>
          <w:b/>
          <w:sz w:val="24"/>
          <w:szCs w:val="24"/>
        </w:rPr>
        <w:t xml:space="preserve"> </w:t>
      </w:r>
      <w:r w:rsidR="005D67D1" w:rsidRPr="00C831FA">
        <w:rPr>
          <w:b/>
          <w:sz w:val="24"/>
          <w:szCs w:val="24"/>
        </w:rPr>
        <w:t xml:space="preserve">               </w:t>
      </w:r>
      <w:r w:rsidR="00281F04" w:rsidRPr="00C831FA">
        <w:rPr>
          <w:b/>
          <w:sz w:val="24"/>
          <w:szCs w:val="24"/>
        </w:rPr>
        <w:t xml:space="preserve"> </w:t>
      </w:r>
      <w:r w:rsidR="009F3A22" w:rsidRPr="00C831FA">
        <w:rPr>
          <w:b/>
          <w:sz w:val="24"/>
          <w:szCs w:val="24"/>
        </w:rPr>
        <w:t xml:space="preserve"> </w:t>
      </w:r>
      <w:r w:rsidR="00281F04" w:rsidRPr="00C831FA">
        <w:rPr>
          <w:b/>
          <w:sz w:val="24"/>
          <w:szCs w:val="24"/>
        </w:rPr>
        <w:t xml:space="preserve"> </w:t>
      </w:r>
      <w:r w:rsidR="009F3A22" w:rsidRPr="00C831FA">
        <w:rPr>
          <w:b/>
          <w:sz w:val="24"/>
          <w:szCs w:val="24"/>
        </w:rPr>
        <w:t xml:space="preserve">  </w:t>
      </w:r>
      <w:r w:rsidR="00AE18E8" w:rsidRPr="00C831FA">
        <w:rPr>
          <w:b/>
          <w:sz w:val="24"/>
          <w:szCs w:val="24"/>
        </w:rPr>
        <w:t xml:space="preserve"> </w:t>
      </w:r>
      <w:r w:rsidR="007C334B" w:rsidRPr="00C831FA">
        <w:rPr>
          <w:b/>
          <w:sz w:val="24"/>
          <w:szCs w:val="24"/>
        </w:rPr>
        <w:t xml:space="preserve"> </w:t>
      </w:r>
      <w:r w:rsidR="00C831FA">
        <w:rPr>
          <w:b/>
          <w:sz w:val="24"/>
          <w:szCs w:val="24"/>
        </w:rPr>
        <w:t xml:space="preserve"> </w:t>
      </w:r>
      <w:r w:rsidR="008D4A31" w:rsidRPr="00C831FA">
        <w:rPr>
          <w:b/>
          <w:sz w:val="24"/>
          <w:szCs w:val="24"/>
        </w:rPr>
        <w:t>---  11</w:t>
      </w:r>
    </w:p>
    <w:p w:rsidR="000A51BF" w:rsidRPr="00C831FA" w:rsidRDefault="004C0730" w:rsidP="004C0730">
      <w:pPr>
        <w:spacing w:after="0" w:line="240" w:lineRule="auto"/>
        <w:ind w:left="360"/>
        <w:rPr>
          <w:b/>
          <w:sz w:val="24"/>
          <w:szCs w:val="24"/>
        </w:rPr>
      </w:pPr>
      <w:r w:rsidRPr="00C831FA">
        <w:rPr>
          <w:b/>
          <w:sz w:val="24"/>
          <w:szCs w:val="24"/>
        </w:rPr>
        <w:t xml:space="preserve">     </w:t>
      </w:r>
      <w:r w:rsidR="00CD73ED">
        <w:rPr>
          <w:b/>
          <w:sz w:val="24"/>
          <w:szCs w:val="24"/>
        </w:rPr>
        <w:t>DIFFERENCE B/W DELE</w:t>
      </w:r>
      <w:r w:rsidR="000A51BF" w:rsidRPr="00C831FA">
        <w:rPr>
          <w:b/>
          <w:sz w:val="24"/>
          <w:szCs w:val="24"/>
        </w:rPr>
        <w:t>TE AN</w:t>
      </w:r>
      <w:r w:rsidR="00206D3B" w:rsidRPr="00C831FA">
        <w:rPr>
          <w:b/>
          <w:sz w:val="24"/>
          <w:szCs w:val="24"/>
        </w:rPr>
        <w:t xml:space="preserve">D TRUNCATE                     </w:t>
      </w:r>
      <w:r w:rsidR="00281F04" w:rsidRPr="00C831FA">
        <w:rPr>
          <w:b/>
          <w:sz w:val="24"/>
          <w:szCs w:val="24"/>
        </w:rPr>
        <w:t xml:space="preserve">   </w:t>
      </w:r>
      <w:r w:rsidR="005D67D1" w:rsidRPr="00C831FA">
        <w:rPr>
          <w:b/>
          <w:sz w:val="24"/>
          <w:szCs w:val="24"/>
        </w:rPr>
        <w:t xml:space="preserve">               </w:t>
      </w:r>
      <w:r w:rsidR="009F3A22" w:rsidRPr="00C831FA">
        <w:rPr>
          <w:b/>
          <w:sz w:val="24"/>
          <w:szCs w:val="24"/>
        </w:rPr>
        <w:t xml:space="preserve"> </w:t>
      </w:r>
      <w:r w:rsidR="00886C47" w:rsidRPr="00C831FA">
        <w:rPr>
          <w:b/>
          <w:sz w:val="24"/>
          <w:szCs w:val="24"/>
        </w:rPr>
        <w:t xml:space="preserve"> </w:t>
      </w:r>
      <w:r w:rsidR="007C334B" w:rsidRPr="00C831FA">
        <w:rPr>
          <w:b/>
          <w:sz w:val="24"/>
          <w:szCs w:val="24"/>
        </w:rPr>
        <w:t xml:space="preserve"> </w:t>
      </w:r>
      <w:r w:rsidR="00F31170" w:rsidRPr="00C831FA">
        <w:rPr>
          <w:b/>
          <w:sz w:val="24"/>
          <w:szCs w:val="24"/>
        </w:rPr>
        <w:t>--- 12</w:t>
      </w:r>
    </w:p>
    <w:p w:rsidR="000A51BF" w:rsidRPr="00C831FA" w:rsidRDefault="000A51BF" w:rsidP="004C0730">
      <w:pPr>
        <w:pStyle w:val="ListParagraph"/>
        <w:numPr>
          <w:ilvl w:val="0"/>
          <w:numId w:val="9"/>
        </w:numPr>
        <w:spacing w:after="0" w:line="240" w:lineRule="auto"/>
        <w:ind w:left="630"/>
        <w:rPr>
          <w:b/>
          <w:sz w:val="24"/>
          <w:szCs w:val="24"/>
        </w:rPr>
      </w:pPr>
      <w:r w:rsidRPr="00C831FA">
        <w:rPr>
          <w:b/>
          <w:sz w:val="24"/>
          <w:szCs w:val="24"/>
        </w:rPr>
        <w:t xml:space="preserve">INSTALLATIONS                                                                </w:t>
      </w:r>
      <w:r w:rsidR="00281F04" w:rsidRPr="00C831FA">
        <w:rPr>
          <w:b/>
          <w:sz w:val="24"/>
          <w:szCs w:val="24"/>
        </w:rPr>
        <w:t xml:space="preserve"> </w:t>
      </w:r>
      <w:r w:rsidRPr="00C831FA">
        <w:rPr>
          <w:b/>
          <w:sz w:val="24"/>
          <w:szCs w:val="24"/>
        </w:rPr>
        <w:t xml:space="preserve">  </w:t>
      </w:r>
      <w:r w:rsidR="005D67D1" w:rsidRPr="00C831FA">
        <w:rPr>
          <w:b/>
          <w:sz w:val="24"/>
          <w:szCs w:val="24"/>
        </w:rPr>
        <w:t xml:space="preserve">                 </w:t>
      </w:r>
      <w:r w:rsidRPr="00C831FA">
        <w:rPr>
          <w:b/>
          <w:sz w:val="24"/>
          <w:szCs w:val="24"/>
        </w:rPr>
        <w:t xml:space="preserve"> </w:t>
      </w:r>
      <w:r w:rsidR="009F3A22" w:rsidRPr="00C831FA">
        <w:rPr>
          <w:b/>
          <w:sz w:val="24"/>
          <w:szCs w:val="24"/>
        </w:rPr>
        <w:t xml:space="preserve">   </w:t>
      </w:r>
      <w:r w:rsidR="00281F04" w:rsidRPr="00C831FA">
        <w:rPr>
          <w:b/>
          <w:sz w:val="24"/>
          <w:szCs w:val="24"/>
        </w:rPr>
        <w:t xml:space="preserve"> </w:t>
      </w:r>
      <w:r w:rsidR="00650E8E" w:rsidRPr="00C831FA">
        <w:rPr>
          <w:b/>
          <w:sz w:val="24"/>
          <w:szCs w:val="24"/>
        </w:rPr>
        <w:t xml:space="preserve"> </w:t>
      </w:r>
      <w:r w:rsidRPr="00C831FA">
        <w:rPr>
          <w:b/>
          <w:sz w:val="24"/>
          <w:szCs w:val="24"/>
        </w:rPr>
        <w:t xml:space="preserve"> --- </w:t>
      </w:r>
      <w:r w:rsidR="00264D65" w:rsidRPr="00C831FA">
        <w:rPr>
          <w:b/>
          <w:sz w:val="24"/>
          <w:szCs w:val="24"/>
        </w:rPr>
        <w:t xml:space="preserve"> </w:t>
      </w:r>
      <w:r w:rsidRPr="00C831FA">
        <w:rPr>
          <w:b/>
          <w:sz w:val="24"/>
          <w:szCs w:val="24"/>
        </w:rPr>
        <w:t>14</w:t>
      </w:r>
    </w:p>
    <w:p w:rsidR="000A51BF" w:rsidRPr="00C831FA" w:rsidRDefault="004C0730" w:rsidP="004C0730">
      <w:pPr>
        <w:spacing w:after="0" w:line="240" w:lineRule="auto"/>
        <w:ind w:left="360"/>
        <w:rPr>
          <w:b/>
          <w:sz w:val="24"/>
          <w:szCs w:val="24"/>
        </w:rPr>
      </w:pPr>
      <w:r w:rsidRPr="00C831FA">
        <w:rPr>
          <w:b/>
          <w:sz w:val="24"/>
          <w:szCs w:val="24"/>
        </w:rPr>
        <w:t xml:space="preserve">     </w:t>
      </w:r>
      <w:r w:rsidR="000A51BF" w:rsidRPr="00C831FA">
        <w:rPr>
          <w:b/>
          <w:sz w:val="24"/>
          <w:szCs w:val="24"/>
        </w:rPr>
        <w:t>SILENT INSTALLATIONS,</w:t>
      </w:r>
    </w:p>
    <w:p w:rsidR="000A51BF" w:rsidRPr="00C831FA" w:rsidRDefault="004C0730" w:rsidP="004C0730">
      <w:pPr>
        <w:spacing w:after="0" w:line="240" w:lineRule="auto"/>
        <w:ind w:left="360"/>
        <w:rPr>
          <w:b/>
          <w:sz w:val="24"/>
          <w:szCs w:val="24"/>
        </w:rPr>
      </w:pPr>
      <w:r w:rsidRPr="00C831FA">
        <w:rPr>
          <w:b/>
          <w:sz w:val="24"/>
          <w:szCs w:val="24"/>
        </w:rPr>
        <w:t xml:space="preserve">     </w:t>
      </w:r>
      <w:r w:rsidR="000A51BF" w:rsidRPr="00C831FA">
        <w:rPr>
          <w:b/>
          <w:sz w:val="24"/>
          <w:szCs w:val="24"/>
        </w:rPr>
        <w:t>UNINSTALATIONS</w:t>
      </w:r>
      <w:r w:rsidR="00D6491F" w:rsidRPr="00C831FA">
        <w:rPr>
          <w:b/>
          <w:sz w:val="24"/>
          <w:szCs w:val="24"/>
        </w:rPr>
        <w:t xml:space="preserve">                                                                           </w:t>
      </w:r>
      <w:r w:rsidRPr="00C831FA">
        <w:rPr>
          <w:b/>
          <w:sz w:val="24"/>
          <w:szCs w:val="24"/>
        </w:rPr>
        <w:t xml:space="preserve">          </w:t>
      </w:r>
      <w:r w:rsidR="00F31170" w:rsidRPr="00C831FA">
        <w:rPr>
          <w:b/>
          <w:sz w:val="24"/>
          <w:szCs w:val="24"/>
        </w:rPr>
        <w:t xml:space="preserve"> </w:t>
      </w:r>
      <w:r w:rsidR="00650E8E" w:rsidRPr="00C831FA">
        <w:rPr>
          <w:b/>
          <w:sz w:val="24"/>
          <w:szCs w:val="24"/>
        </w:rPr>
        <w:t xml:space="preserve"> </w:t>
      </w:r>
      <w:r w:rsidR="00D6491F" w:rsidRPr="00C831FA">
        <w:rPr>
          <w:b/>
          <w:sz w:val="24"/>
          <w:szCs w:val="24"/>
        </w:rPr>
        <w:t>--- 25</w:t>
      </w:r>
    </w:p>
    <w:p w:rsidR="000A51BF" w:rsidRPr="00C831FA" w:rsidRDefault="000A51BF" w:rsidP="00D5375B">
      <w:pPr>
        <w:pStyle w:val="ListParagraph"/>
        <w:numPr>
          <w:ilvl w:val="0"/>
          <w:numId w:val="9"/>
        </w:numPr>
        <w:spacing w:after="160" w:line="259" w:lineRule="auto"/>
        <w:ind w:left="630"/>
        <w:rPr>
          <w:b/>
          <w:sz w:val="24"/>
          <w:szCs w:val="24"/>
        </w:rPr>
      </w:pPr>
      <w:r w:rsidRPr="00C831FA">
        <w:rPr>
          <w:b/>
          <w:sz w:val="24"/>
          <w:szCs w:val="24"/>
        </w:rPr>
        <w:t xml:space="preserve">SERVICE PACKS                                                                  </w:t>
      </w:r>
      <w:r w:rsidR="005D67D1" w:rsidRPr="00C831FA">
        <w:rPr>
          <w:b/>
          <w:sz w:val="24"/>
          <w:szCs w:val="24"/>
        </w:rPr>
        <w:t xml:space="preserve">                   </w:t>
      </w:r>
      <w:r w:rsidRPr="00C831FA">
        <w:rPr>
          <w:b/>
          <w:sz w:val="24"/>
          <w:szCs w:val="24"/>
        </w:rPr>
        <w:t xml:space="preserve"> </w:t>
      </w:r>
      <w:r w:rsidR="009F3A22" w:rsidRPr="00C831FA">
        <w:rPr>
          <w:b/>
          <w:sz w:val="24"/>
          <w:szCs w:val="24"/>
        </w:rPr>
        <w:t xml:space="preserve"> </w:t>
      </w:r>
      <w:r w:rsidRPr="00C831FA">
        <w:rPr>
          <w:b/>
          <w:sz w:val="24"/>
          <w:szCs w:val="24"/>
        </w:rPr>
        <w:t xml:space="preserve"> </w:t>
      </w:r>
      <w:r w:rsidR="007C334B" w:rsidRPr="00C831FA">
        <w:rPr>
          <w:b/>
          <w:sz w:val="24"/>
          <w:szCs w:val="24"/>
        </w:rPr>
        <w:t xml:space="preserve"> </w:t>
      </w:r>
      <w:r w:rsidR="004C0730" w:rsidRPr="00C831FA">
        <w:rPr>
          <w:b/>
          <w:sz w:val="24"/>
          <w:szCs w:val="24"/>
        </w:rPr>
        <w:t xml:space="preserve"> </w:t>
      </w:r>
      <w:r w:rsidR="00561B98" w:rsidRPr="00C831FA">
        <w:rPr>
          <w:b/>
          <w:sz w:val="24"/>
          <w:szCs w:val="24"/>
        </w:rPr>
        <w:t xml:space="preserve"> </w:t>
      </w:r>
      <w:r w:rsidR="00650E8E" w:rsidRPr="00C831FA">
        <w:rPr>
          <w:b/>
          <w:sz w:val="24"/>
          <w:szCs w:val="24"/>
        </w:rPr>
        <w:t xml:space="preserve"> </w:t>
      </w:r>
      <w:r w:rsidR="00561B98" w:rsidRPr="00C831FA">
        <w:rPr>
          <w:b/>
          <w:sz w:val="24"/>
          <w:szCs w:val="24"/>
        </w:rPr>
        <w:t>--- 30</w:t>
      </w:r>
    </w:p>
    <w:p w:rsidR="000A51BF" w:rsidRPr="00C831FA" w:rsidRDefault="000A51BF" w:rsidP="00D5375B">
      <w:pPr>
        <w:pStyle w:val="ListParagraph"/>
        <w:numPr>
          <w:ilvl w:val="0"/>
          <w:numId w:val="9"/>
        </w:numPr>
        <w:spacing w:after="160" w:line="259" w:lineRule="auto"/>
        <w:ind w:left="630"/>
        <w:rPr>
          <w:b/>
          <w:sz w:val="24"/>
          <w:szCs w:val="24"/>
        </w:rPr>
      </w:pPr>
      <w:r w:rsidRPr="00C831FA">
        <w:rPr>
          <w:b/>
          <w:sz w:val="24"/>
          <w:szCs w:val="24"/>
        </w:rPr>
        <w:t xml:space="preserve">FILE &amp; FILE GROUPS                                                       </w:t>
      </w:r>
      <w:r w:rsidR="005D67D1" w:rsidRPr="00C831FA">
        <w:rPr>
          <w:b/>
          <w:sz w:val="24"/>
          <w:szCs w:val="24"/>
        </w:rPr>
        <w:t xml:space="preserve">                 </w:t>
      </w:r>
      <w:r w:rsidRPr="00C831FA">
        <w:rPr>
          <w:b/>
          <w:sz w:val="24"/>
          <w:szCs w:val="24"/>
        </w:rPr>
        <w:t xml:space="preserve">   </w:t>
      </w:r>
      <w:r w:rsidR="005D67D1" w:rsidRPr="00C831FA">
        <w:rPr>
          <w:b/>
          <w:sz w:val="24"/>
          <w:szCs w:val="24"/>
        </w:rPr>
        <w:t xml:space="preserve">  </w:t>
      </w:r>
      <w:r w:rsidR="009F3A22" w:rsidRPr="00C831FA">
        <w:rPr>
          <w:b/>
          <w:sz w:val="24"/>
          <w:szCs w:val="24"/>
        </w:rPr>
        <w:t xml:space="preserve"> </w:t>
      </w:r>
      <w:r w:rsidRPr="00C831FA">
        <w:rPr>
          <w:b/>
          <w:sz w:val="24"/>
          <w:szCs w:val="24"/>
        </w:rPr>
        <w:t xml:space="preserve">  </w:t>
      </w:r>
      <w:r w:rsidR="004C0730" w:rsidRPr="00C831FA">
        <w:rPr>
          <w:b/>
          <w:sz w:val="24"/>
          <w:szCs w:val="24"/>
        </w:rPr>
        <w:t xml:space="preserve"> </w:t>
      </w:r>
      <w:r w:rsidR="007C334B" w:rsidRPr="00C831FA">
        <w:rPr>
          <w:b/>
          <w:sz w:val="24"/>
          <w:szCs w:val="24"/>
        </w:rPr>
        <w:t xml:space="preserve"> </w:t>
      </w:r>
      <w:r w:rsidRPr="00C831FA">
        <w:rPr>
          <w:b/>
          <w:sz w:val="24"/>
          <w:szCs w:val="24"/>
        </w:rPr>
        <w:t xml:space="preserve"> </w:t>
      </w:r>
      <w:r w:rsidR="00650E8E" w:rsidRPr="00C831FA">
        <w:rPr>
          <w:b/>
          <w:sz w:val="24"/>
          <w:szCs w:val="24"/>
        </w:rPr>
        <w:t xml:space="preserve"> </w:t>
      </w:r>
      <w:r w:rsidRPr="00C831FA">
        <w:rPr>
          <w:b/>
          <w:sz w:val="24"/>
          <w:szCs w:val="24"/>
        </w:rPr>
        <w:t>--- 34,37</w:t>
      </w:r>
    </w:p>
    <w:p w:rsidR="000A51BF" w:rsidRPr="00C831FA" w:rsidRDefault="000A51BF" w:rsidP="00D5375B">
      <w:pPr>
        <w:pStyle w:val="ListParagraph"/>
        <w:numPr>
          <w:ilvl w:val="0"/>
          <w:numId w:val="9"/>
        </w:numPr>
        <w:spacing w:after="160" w:line="259" w:lineRule="auto"/>
        <w:ind w:left="630"/>
        <w:rPr>
          <w:b/>
          <w:sz w:val="24"/>
          <w:szCs w:val="24"/>
        </w:rPr>
      </w:pPr>
      <w:r w:rsidRPr="00C831FA">
        <w:rPr>
          <w:b/>
          <w:sz w:val="24"/>
          <w:szCs w:val="24"/>
        </w:rPr>
        <w:t xml:space="preserve">PAGES &amp; EXTENTS                                                           </w:t>
      </w:r>
      <w:r w:rsidR="005D67D1" w:rsidRPr="00C831FA">
        <w:rPr>
          <w:b/>
          <w:sz w:val="24"/>
          <w:szCs w:val="24"/>
        </w:rPr>
        <w:t xml:space="preserve">                 </w:t>
      </w:r>
      <w:r w:rsidRPr="00C831FA">
        <w:rPr>
          <w:b/>
          <w:sz w:val="24"/>
          <w:szCs w:val="24"/>
        </w:rPr>
        <w:t xml:space="preserve">   </w:t>
      </w:r>
      <w:r w:rsidR="005D67D1" w:rsidRPr="00C831FA">
        <w:rPr>
          <w:b/>
          <w:sz w:val="24"/>
          <w:szCs w:val="24"/>
        </w:rPr>
        <w:t xml:space="preserve">  </w:t>
      </w:r>
      <w:r w:rsidR="009F3A22" w:rsidRPr="00C831FA">
        <w:rPr>
          <w:b/>
          <w:sz w:val="24"/>
          <w:szCs w:val="24"/>
        </w:rPr>
        <w:t xml:space="preserve"> </w:t>
      </w:r>
      <w:r w:rsidRPr="00C831FA">
        <w:rPr>
          <w:b/>
          <w:sz w:val="24"/>
          <w:szCs w:val="24"/>
        </w:rPr>
        <w:t xml:space="preserve">  </w:t>
      </w:r>
      <w:r w:rsidR="004C0730" w:rsidRPr="00C831FA">
        <w:rPr>
          <w:b/>
          <w:sz w:val="24"/>
          <w:szCs w:val="24"/>
        </w:rPr>
        <w:t xml:space="preserve"> </w:t>
      </w:r>
      <w:r w:rsidR="007C334B" w:rsidRPr="00C831FA">
        <w:rPr>
          <w:b/>
          <w:sz w:val="24"/>
          <w:szCs w:val="24"/>
        </w:rPr>
        <w:t xml:space="preserve"> </w:t>
      </w:r>
      <w:r w:rsidR="00650E8E" w:rsidRPr="00C831FA">
        <w:rPr>
          <w:b/>
          <w:sz w:val="24"/>
          <w:szCs w:val="24"/>
        </w:rPr>
        <w:t xml:space="preserve"> </w:t>
      </w:r>
      <w:r w:rsidR="00757DC8" w:rsidRPr="00C831FA">
        <w:rPr>
          <w:b/>
          <w:sz w:val="24"/>
          <w:szCs w:val="24"/>
        </w:rPr>
        <w:t>--- 40,43</w:t>
      </w:r>
    </w:p>
    <w:p w:rsidR="000A51BF" w:rsidRPr="00C831FA" w:rsidRDefault="000A51BF" w:rsidP="00D5375B">
      <w:pPr>
        <w:pStyle w:val="ListParagraph"/>
        <w:numPr>
          <w:ilvl w:val="0"/>
          <w:numId w:val="9"/>
        </w:numPr>
        <w:spacing w:after="160" w:line="259" w:lineRule="auto"/>
        <w:ind w:left="630"/>
        <w:rPr>
          <w:b/>
          <w:sz w:val="24"/>
          <w:szCs w:val="24"/>
        </w:rPr>
      </w:pPr>
      <w:r w:rsidRPr="00C831FA">
        <w:rPr>
          <w:b/>
          <w:sz w:val="24"/>
          <w:szCs w:val="24"/>
        </w:rPr>
        <w:t xml:space="preserve">DATA FILE &amp; LOG FILE ARCHITECUTRE                       </w:t>
      </w:r>
      <w:r w:rsidR="00281F04" w:rsidRPr="00C831FA">
        <w:rPr>
          <w:b/>
          <w:sz w:val="24"/>
          <w:szCs w:val="24"/>
        </w:rPr>
        <w:t xml:space="preserve">   </w:t>
      </w:r>
      <w:r w:rsidR="005D67D1" w:rsidRPr="00C831FA">
        <w:rPr>
          <w:b/>
          <w:sz w:val="24"/>
          <w:szCs w:val="24"/>
        </w:rPr>
        <w:t xml:space="preserve">                  </w:t>
      </w:r>
      <w:r w:rsidR="00281F04" w:rsidRPr="00C831FA">
        <w:rPr>
          <w:b/>
          <w:sz w:val="24"/>
          <w:szCs w:val="24"/>
        </w:rPr>
        <w:t xml:space="preserve"> </w:t>
      </w:r>
      <w:r w:rsidR="005D67D1" w:rsidRPr="00C831FA">
        <w:rPr>
          <w:b/>
          <w:sz w:val="24"/>
          <w:szCs w:val="24"/>
        </w:rPr>
        <w:t xml:space="preserve">  </w:t>
      </w:r>
      <w:r w:rsidR="009F3A22" w:rsidRPr="00C831FA">
        <w:rPr>
          <w:b/>
          <w:sz w:val="24"/>
          <w:szCs w:val="24"/>
        </w:rPr>
        <w:t xml:space="preserve"> </w:t>
      </w:r>
      <w:r w:rsidRPr="00C831FA">
        <w:rPr>
          <w:b/>
          <w:sz w:val="24"/>
          <w:szCs w:val="24"/>
        </w:rPr>
        <w:t xml:space="preserve"> </w:t>
      </w:r>
      <w:r w:rsidR="007C334B" w:rsidRPr="00C831FA">
        <w:rPr>
          <w:b/>
          <w:sz w:val="24"/>
          <w:szCs w:val="24"/>
        </w:rPr>
        <w:t xml:space="preserve"> </w:t>
      </w:r>
      <w:r w:rsidR="00886C47" w:rsidRPr="00C831FA">
        <w:rPr>
          <w:b/>
          <w:sz w:val="24"/>
          <w:szCs w:val="24"/>
        </w:rPr>
        <w:t xml:space="preserve"> </w:t>
      </w:r>
      <w:r w:rsidR="00757DC8" w:rsidRPr="00C831FA">
        <w:rPr>
          <w:b/>
          <w:sz w:val="24"/>
          <w:szCs w:val="24"/>
        </w:rPr>
        <w:t xml:space="preserve"> --- 44,46</w:t>
      </w:r>
    </w:p>
    <w:p w:rsidR="000A51BF" w:rsidRPr="00C831FA" w:rsidRDefault="000A51BF" w:rsidP="00D5375B">
      <w:pPr>
        <w:pStyle w:val="ListParagraph"/>
        <w:numPr>
          <w:ilvl w:val="0"/>
          <w:numId w:val="9"/>
        </w:numPr>
        <w:spacing w:after="160" w:line="259" w:lineRule="auto"/>
        <w:ind w:left="630"/>
        <w:rPr>
          <w:b/>
          <w:sz w:val="24"/>
          <w:szCs w:val="24"/>
        </w:rPr>
      </w:pPr>
      <w:r w:rsidRPr="00C831FA">
        <w:rPr>
          <w:b/>
          <w:sz w:val="24"/>
          <w:szCs w:val="24"/>
        </w:rPr>
        <w:t xml:space="preserve">SECURITY                                                 </w:t>
      </w:r>
      <w:r w:rsidR="00281F04" w:rsidRPr="00C831FA">
        <w:rPr>
          <w:b/>
          <w:sz w:val="24"/>
          <w:szCs w:val="24"/>
        </w:rPr>
        <w:t xml:space="preserve">                              </w:t>
      </w:r>
      <w:r w:rsidR="005D67D1" w:rsidRPr="00C831FA">
        <w:rPr>
          <w:b/>
          <w:sz w:val="24"/>
          <w:szCs w:val="24"/>
        </w:rPr>
        <w:t xml:space="preserve">                    </w:t>
      </w:r>
      <w:r w:rsidR="007C334B" w:rsidRPr="00C831FA">
        <w:rPr>
          <w:b/>
          <w:sz w:val="24"/>
          <w:szCs w:val="24"/>
        </w:rPr>
        <w:t xml:space="preserve"> </w:t>
      </w:r>
      <w:r w:rsidR="005D67D1" w:rsidRPr="00C831FA">
        <w:rPr>
          <w:b/>
          <w:sz w:val="24"/>
          <w:szCs w:val="24"/>
        </w:rPr>
        <w:t xml:space="preserve"> </w:t>
      </w:r>
      <w:r w:rsidR="00886C47" w:rsidRPr="00C831FA">
        <w:rPr>
          <w:b/>
          <w:sz w:val="24"/>
          <w:szCs w:val="24"/>
        </w:rPr>
        <w:t xml:space="preserve"> </w:t>
      </w:r>
      <w:r w:rsidR="00650E8E" w:rsidRPr="00C831FA">
        <w:rPr>
          <w:b/>
          <w:sz w:val="24"/>
          <w:szCs w:val="24"/>
        </w:rPr>
        <w:t xml:space="preserve"> </w:t>
      </w:r>
      <w:r w:rsidR="001E48F6" w:rsidRPr="00C831FA">
        <w:rPr>
          <w:b/>
          <w:sz w:val="24"/>
          <w:szCs w:val="24"/>
        </w:rPr>
        <w:t>--- 55</w:t>
      </w:r>
    </w:p>
    <w:p w:rsidR="000A51BF" w:rsidRPr="00C831FA" w:rsidRDefault="000A51BF" w:rsidP="00D5375B">
      <w:pPr>
        <w:pStyle w:val="ListParagraph"/>
        <w:ind w:left="630"/>
        <w:rPr>
          <w:b/>
          <w:sz w:val="24"/>
          <w:szCs w:val="24"/>
        </w:rPr>
      </w:pPr>
      <w:r w:rsidRPr="00C831FA">
        <w:rPr>
          <w:b/>
          <w:sz w:val="24"/>
          <w:szCs w:val="24"/>
        </w:rPr>
        <w:t>ROLES &amp; PERMISSIONS</w:t>
      </w:r>
    </w:p>
    <w:p w:rsidR="000A51BF" w:rsidRPr="00C831FA" w:rsidRDefault="000A51BF" w:rsidP="00D5375B">
      <w:pPr>
        <w:pStyle w:val="ListParagraph"/>
        <w:rPr>
          <w:b/>
          <w:sz w:val="24"/>
          <w:szCs w:val="24"/>
        </w:rPr>
      </w:pPr>
      <w:r w:rsidRPr="00C831FA">
        <w:rPr>
          <w:b/>
          <w:sz w:val="24"/>
          <w:szCs w:val="24"/>
        </w:rPr>
        <w:t>1. INSTANCE LEVEL</w:t>
      </w:r>
      <w:r w:rsidR="005D67D1" w:rsidRPr="00C831FA">
        <w:rPr>
          <w:b/>
          <w:sz w:val="24"/>
          <w:szCs w:val="24"/>
        </w:rPr>
        <w:t xml:space="preserve">                                                                                  </w:t>
      </w:r>
      <w:r w:rsidR="00650E8E" w:rsidRPr="00C831FA">
        <w:rPr>
          <w:b/>
          <w:sz w:val="24"/>
          <w:szCs w:val="24"/>
        </w:rPr>
        <w:t xml:space="preserve"> </w:t>
      </w:r>
      <w:r w:rsidR="00C831FA">
        <w:rPr>
          <w:b/>
          <w:sz w:val="24"/>
          <w:szCs w:val="24"/>
        </w:rPr>
        <w:t xml:space="preserve"> </w:t>
      </w:r>
      <w:r w:rsidR="005D67D1" w:rsidRPr="00C831FA">
        <w:rPr>
          <w:b/>
          <w:sz w:val="24"/>
          <w:szCs w:val="24"/>
        </w:rPr>
        <w:t>--- 58</w:t>
      </w:r>
    </w:p>
    <w:p w:rsidR="000A51BF" w:rsidRPr="00C831FA" w:rsidRDefault="000A51BF" w:rsidP="00D5375B">
      <w:pPr>
        <w:pStyle w:val="ListParagraph"/>
        <w:rPr>
          <w:b/>
          <w:sz w:val="24"/>
          <w:szCs w:val="24"/>
        </w:rPr>
      </w:pPr>
      <w:r w:rsidRPr="00C831FA">
        <w:rPr>
          <w:b/>
          <w:sz w:val="24"/>
          <w:szCs w:val="24"/>
        </w:rPr>
        <w:t>2. DATABASE LEVEL</w:t>
      </w:r>
      <w:r w:rsidR="005D67D1" w:rsidRPr="00C831FA">
        <w:rPr>
          <w:b/>
          <w:sz w:val="24"/>
          <w:szCs w:val="24"/>
        </w:rPr>
        <w:t xml:space="preserve">                                                                               </w:t>
      </w:r>
      <w:r w:rsidR="00C831FA">
        <w:rPr>
          <w:b/>
          <w:sz w:val="24"/>
          <w:szCs w:val="24"/>
        </w:rPr>
        <w:t xml:space="preserve"> </w:t>
      </w:r>
      <w:r w:rsidR="005D67D1" w:rsidRPr="00C831FA">
        <w:rPr>
          <w:b/>
          <w:sz w:val="24"/>
          <w:szCs w:val="24"/>
        </w:rPr>
        <w:t xml:space="preserve"> </w:t>
      </w:r>
      <w:r w:rsidR="00C831FA">
        <w:rPr>
          <w:b/>
          <w:sz w:val="24"/>
          <w:szCs w:val="24"/>
        </w:rPr>
        <w:t xml:space="preserve"> </w:t>
      </w:r>
      <w:r w:rsidR="005D67D1" w:rsidRPr="00C831FA">
        <w:rPr>
          <w:b/>
          <w:sz w:val="24"/>
          <w:szCs w:val="24"/>
        </w:rPr>
        <w:t xml:space="preserve"> --- 61</w:t>
      </w:r>
    </w:p>
    <w:p w:rsidR="000A51BF" w:rsidRPr="00C831FA" w:rsidRDefault="005D67D1" w:rsidP="004C0730">
      <w:pPr>
        <w:pStyle w:val="ListParagraph"/>
        <w:spacing w:after="0" w:line="240" w:lineRule="auto"/>
        <w:rPr>
          <w:b/>
          <w:sz w:val="24"/>
          <w:szCs w:val="24"/>
        </w:rPr>
      </w:pPr>
      <w:r w:rsidRPr="00C831FA">
        <w:rPr>
          <w:b/>
          <w:sz w:val="24"/>
          <w:szCs w:val="24"/>
        </w:rPr>
        <w:t>3. OBJ</w:t>
      </w:r>
      <w:r w:rsidR="000A51BF" w:rsidRPr="00C831FA">
        <w:rPr>
          <w:b/>
          <w:sz w:val="24"/>
          <w:szCs w:val="24"/>
        </w:rPr>
        <w:t>ECT LEVEL</w:t>
      </w:r>
      <w:r w:rsidR="009F3A22" w:rsidRPr="00C831FA">
        <w:rPr>
          <w:b/>
          <w:sz w:val="24"/>
          <w:szCs w:val="24"/>
        </w:rPr>
        <w:t xml:space="preserve">                                                                                      </w:t>
      </w:r>
      <w:r w:rsidR="00C831FA">
        <w:rPr>
          <w:b/>
          <w:sz w:val="24"/>
          <w:szCs w:val="24"/>
        </w:rPr>
        <w:t xml:space="preserve">  </w:t>
      </w:r>
      <w:r w:rsidR="009F3A22" w:rsidRPr="00C831FA">
        <w:rPr>
          <w:b/>
          <w:sz w:val="24"/>
          <w:szCs w:val="24"/>
        </w:rPr>
        <w:t xml:space="preserve"> --- 65</w:t>
      </w:r>
    </w:p>
    <w:p w:rsidR="000A51BF" w:rsidRPr="00C831FA" w:rsidRDefault="00281F04" w:rsidP="004C0730">
      <w:pPr>
        <w:spacing w:after="0" w:line="240" w:lineRule="auto"/>
        <w:rPr>
          <w:b/>
          <w:sz w:val="24"/>
          <w:szCs w:val="24"/>
        </w:rPr>
      </w:pPr>
      <w:r w:rsidRPr="00C831FA">
        <w:rPr>
          <w:b/>
          <w:sz w:val="24"/>
          <w:szCs w:val="24"/>
        </w:rPr>
        <w:t xml:space="preserve">        </w:t>
      </w:r>
      <w:r w:rsidR="004C0730" w:rsidRPr="00C831FA">
        <w:rPr>
          <w:b/>
          <w:sz w:val="24"/>
          <w:szCs w:val="24"/>
        </w:rPr>
        <w:t xml:space="preserve">    </w:t>
      </w:r>
      <w:r w:rsidR="000A51BF" w:rsidRPr="00C831FA">
        <w:rPr>
          <w:b/>
          <w:sz w:val="24"/>
          <w:szCs w:val="24"/>
        </w:rPr>
        <w:t>SECURITY HARDENING RULES</w:t>
      </w:r>
      <w:r w:rsidRPr="00C831FA">
        <w:rPr>
          <w:b/>
          <w:sz w:val="24"/>
          <w:szCs w:val="24"/>
        </w:rPr>
        <w:t xml:space="preserve">                                                          </w:t>
      </w:r>
      <w:r w:rsidR="008A697C" w:rsidRPr="00C831FA">
        <w:rPr>
          <w:b/>
          <w:sz w:val="24"/>
          <w:szCs w:val="24"/>
        </w:rPr>
        <w:t xml:space="preserve">     </w:t>
      </w:r>
      <w:r w:rsidR="00C831FA">
        <w:rPr>
          <w:b/>
          <w:sz w:val="24"/>
          <w:szCs w:val="24"/>
        </w:rPr>
        <w:t xml:space="preserve"> </w:t>
      </w:r>
      <w:r w:rsidR="008A697C" w:rsidRPr="00C831FA">
        <w:rPr>
          <w:b/>
          <w:sz w:val="24"/>
          <w:szCs w:val="24"/>
        </w:rPr>
        <w:t xml:space="preserve">  </w:t>
      </w:r>
      <w:r w:rsidRPr="00C831FA">
        <w:rPr>
          <w:b/>
          <w:sz w:val="24"/>
          <w:szCs w:val="24"/>
        </w:rPr>
        <w:t>--- 66</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RECOVERY MODELS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C831FA">
        <w:rPr>
          <w:b/>
          <w:sz w:val="24"/>
          <w:szCs w:val="24"/>
        </w:rPr>
        <w:t xml:space="preserve">  </w:t>
      </w:r>
      <w:r w:rsidR="0079019A" w:rsidRPr="00C831FA">
        <w:rPr>
          <w:b/>
          <w:sz w:val="24"/>
          <w:szCs w:val="24"/>
        </w:rPr>
        <w:t xml:space="preserve">  </w:t>
      </w:r>
      <w:r w:rsidR="00A51E8C" w:rsidRPr="00C831FA">
        <w:rPr>
          <w:b/>
          <w:sz w:val="24"/>
          <w:szCs w:val="24"/>
        </w:rPr>
        <w:t>--- 73</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BACKUPS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79019A" w:rsidRPr="00C831FA">
        <w:rPr>
          <w:b/>
          <w:sz w:val="24"/>
          <w:szCs w:val="24"/>
        </w:rPr>
        <w:t xml:space="preserve"> </w:t>
      </w:r>
      <w:r w:rsidR="008A283D" w:rsidRPr="00C831FA">
        <w:rPr>
          <w:b/>
          <w:sz w:val="24"/>
          <w:szCs w:val="24"/>
        </w:rPr>
        <w:t xml:space="preserve"> </w:t>
      </w:r>
      <w:r w:rsidR="00C831FA">
        <w:rPr>
          <w:b/>
          <w:sz w:val="24"/>
          <w:szCs w:val="24"/>
        </w:rPr>
        <w:t xml:space="preserve"> </w:t>
      </w:r>
      <w:r w:rsidR="008A283D" w:rsidRPr="00C831FA">
        <w:rPr>
          <w:b/>
          <w:sz w:val="24"/>
          <w:szCs w:val="24"/>
        </w:rPr>
        <w:t xml:space="preserve"> </w:t>
      </w:r>
      <w:r w:rsidR="00C831FA">
        <w:rPr>
          <w:b/>
          <w:sz w:val="24"/>
          <w:szCs w:val="24"/>
        </w:rPr>
        <w:t xml:space="preserve"> </w:t>
      </w:r>
      <w:r w:rsidR="0079019A" w:rsidRPr="00C831FA">
        <w:rPr>
          <w:b/>
          <w:sz w:val="24"/>
          <w:szCs w:val="24"/>
        </w:rPr>
        <w:t xml:space="preserve"> </w:t>
      </w:r>
      <w:r w:rsidR="00A51E8C" w:rsidRPr="00C831FA">
        <w:rPr>
          <w:b/>
          <w:sz w:val="24"/>
          <w:szCs w:val="24"/>
        </w:rPr>
        <w:t>--- 77</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RESTORE &amp; RECOVERY PROCESS                                   </w:t>
      </w:r>
      <w:r w:rsidR="00281F04" w:rsidRPr="00C831FA">
        <w:rPr>
          <w:b/>
          <w:sz w:val="24"/>
          <w:szCs w:val="24"/>
        </w:rPr>
        <w:t xml:space="preserve">               </w:t>
      </w:r>
      <w:r w:rsidRPr="00C831FA">
        <w:rPr>
          <w:b/>
          <w:sz w:val="24"/>
          <w:szCs w:val="24"/>
        </w:rPr>
        <w:t xml:space="preserve"> </w:t>
      </w:r>
      <w:r w:rsidR="00281F04" w:rsidRPr="00C831FA">
        <w:rPr>
          <w:b/>
          <w:sz w:val="24"/>
          <w:szCs w:val="24"/>
        </w:rPr>
        <w:t xml:space="preserve">     </w:t>
      </w:r>
      <w:r w:rsidRPr="00C831FA">
        <w:rPr>
          <w:b/>
          <w:sz w:val="24"/>
          <w:szCs w:val="24"/>
        </w:rPr>
        <w:t xml:space="preserve"> </w:t>
      </w:r>
      <w:r w:rsidR="0079019A" w:rsidRPr="00C831FA">
        <w:rPr>
          <w:b/>
          <w:sz w:val="24"/>
          <w:szCs w:val="24"/>
        </w:rPr>
        <w:t xml:space="preserve">  </w:t>
      </w:r>
      <w:r w:rsidR="004030CD">
        <w:rPr>
          <w:b/>
          <w:sz w:val="24"/>
          <w:szCs w:val="24"/>
        </w:rPr>
        <w:t xml:space="preserve"> </w:t>
      </w:r>
      <w:r w:rsidRPr="00C831FA">
        <w:rPr>
          <w:b/>
          <w:sz w:val="24"/>
          <w:szCs w:val="24"/>
        </w:rPr>
        <w:t xml:space="preserve"> </w:t>
      </w:r>
      <w:r w:rsidR="00886C47" w:rsidRPr="00C831FA">
        <w:rPr>
          <w:b/>
          <w:sz w:val="24"/>
          <w:szCs w:val="24"/>
        </w:rPr>
        <w:t xml:space="preserve"> </w:t>
      </w:r>
      <w:r w:rsidR="008A283D" w:rsidRPr="00C831FA">
        <w:rPr>
          <w:b/>
          <w:sz w:val="24"/>
          <w:szCs w:val="24"/>
        </w:rPr>
        <w:t xml:space="preserve">--- </w:t>
      </w:r>
      <w:r w:rsidR="00A51E8C" w:rsidRPr="00C831FA">
        <w:rPr>
          <w:b/>
          <w:sz w:val="24"/>
          <w:szCs w:val="24"/>
        </w:rPr>
        <w:t>88, 90</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PIECE MEAL RESTORATION              </w:t>
      </w:r>
      <w:r w:rsidR="00281F04" w:rsidRPr="00C831FA">
        <w:rPr>
          <w:b/>
          <w:sz w:val="24"/>
          <w:szCs w:val="24"/>
        </w:rPr>
        <w:t xml:space="preserve">                                             </w:t>
      </w:r>
      <w:r w:rsidRPr="00C831FA">
        <w:rPr>
          <w:b/>
          <w:sz w:val="24"/>
          <w:szCs w:val="24"/>
        </w:rPr>
        <w:t xml:space="preserve"> </w:t>
      </w:r>
      <w:r w:rsidR="00281F04" w:rsidRPr="00C831FA">
        <w:rPr>
          <w:b/>
          <w:sz w:val="24"/>
          <w:szCs w:val="24"/>
        </w:rPr>
        <w:t xml:space="preserve">    </w:t>
      </w:r>
      <w:r w:rsidRPr="00C831FA">
        <w:rPr>
          <w:b/>
          <w:sz w:val="24"/>
          <w:szCs w:val="24"/>
        </w:rPr>
        <w:t xml:space="preserve"> </w:t>
      </w:r>
      <w:r w:rsidR="000754CD" w:rsidRPr="00C831FA">
        <w:rPr>
          <w:b/>
          <w:sz w:val="24"/>
          <w:szCs w:val="24"/>
        </w:rPr>
        <w:t xml:space="preserve"> </w:t>
      </w:r>
      <w:r w:rsidR="00A05760" w:rsidRPr="00C831FA">
        <w:rPr>
          <w:b/>
          <w:sz w:val="24"/>
          <w:szCs w:val="24"/>
        </w:rPr>
        <w:t xml:space="preserve"> </w:t>
      </w:r>
      <w:r w:rsidR="0079019A" w:rsidRPr="00C831FA">
        <w:rPr>
          <w:b/>
          <w:sz w:val="24"/>
          <w:szCs w:val="24"/>
        </w:rPr>
        <w:t xml:space="preserve"> </w:t>
      </w:r>
      <w:r w:rsidR="00D7009B" w:rsidRPr="00C831FA">
        <w:rPr>
          <w:b/>
          <w:sz w:val="24"/>
          <w:szCs w:val="24"/>
        </w:rPr>
        <w:t xml:space="preserve"> </w:t>
      </w:r>
      <w:r w:rsidR="004030CD">
        <w:rPr>
          <w:b/>
          <w:sz w:val="24"/>
          <w:szCs w:val="24"/>
        </w:rPr>
        <w:t xml:space="preserve"> </w:t>
      </w:r>
      <w:r w:rsidR="00D7009B" w:rsidRPr="00C831FA">
        <w:rPr>
          <w:b/>
          <w:sz w:val="24"/>
          <w:szCs w:val="24"/>
        </w:rPr>
        <w:t xml:space="preserve"> </w:t>
      </w:r>
      <w:r w:rsidR="008A283D" w:rsidRPr="00C831FA">
        <w:rPr>
          <w:b/>
          <w:sz w:val="24"/>
          <w:szCs w:val="24"/>
        </w:rPr>
        <w:t xml:space="preserve">--- </w:t>
      </w:r>
      <w:r w:rsidR="00A51E8C" w:rsidRPr="00C831FA">
        <w:rPr>
          <w:b/>
          <w:sz w:val="24"/>
          <w:szCs w:val="24"/>
        </w:rPr>
        <w:t>100</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DATABASE REFRESH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79019A" w:rsidRPr="00C831FA">
        <w:rPr>
          <w:b/>
          <w:sz w:val="24"/>
          <w:szCs w:val="24"/>
        </w:rPr>
        <w:t xml:space="preserve">  </w:t>
      </w:r>
      <w:r w:rsidR="00886C47" w:rsidRPr="00C831FA">
        <w:rPr>
          <w:b/>
          <w:sz w:val="24"/>
          <w:szCs w:val="24"/>
        </w:rPr>
        <w:t xml:space="preserve"> </w:t>
      </w:r>
      <w:r w:rsidR="00A05760" w:rsidRPr="00C831FA">
        <w:rPr>
          <w:b/>
          <w:sz w:val="24"/>
          <w:szCs w:val="24"/>
        </w:rPr>
        <w:t xml:space="preserve"> </w:t>
      </w:r>
      <w:r w:rsidR="004030CD">
        <w:rPr>
          <w:b/>
          <w:sz w:val="24"/>
          <w:szCs w:val="24"/>
        </w:rPr>
        <w:t xml:space="preserve"> </w:t>
      </w:r>
      <w:r w:rsidRPr="00C831FA">
        <w:rPr>
          <w:b/>
          <w:sz w:val="24"/>
          <w:szCs w:val="24"/>
        </w:rPr>
        <w:t>---</w:t>
      </w:r>
      <w:r w:rsidR="008A283D" w:rsidRPr="00C831FA">
        <w:rPr>
          <w:b/>
          <w:sz w:val="24"/>
          <w:szCs w:val="24"/>
        </w:rPr>
        <w:t xml:space="preserve"> </w:t>
      </w:r>
      <w:r w:rsidR="00A51E8C" w:rsidRPr="00C831FA">
        <w:rPr>
          <w:b/>
          <w:sz w:val="24"/>
          <w:szCs w:val="24"/>
        </w:rPr>
        <w:t>105</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POINT IN TIME RECOVERY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D7009B" w:rsidRPr="00C831FA">
        <w:rPr>
          <w:b/>
          <w:sz w:val="24"/>
          <w:szCs w:val="24"/>
        </w:rPr>
        <w:t xml:space="preserve">  </w:t>
      </w:r>
      <w:r w:rsidR="0079019A" w:rsidRPr="00C831FA">
        <w:rPr>
          <w:b/>
          <w:sz w:val="24"/>
          <w:szCs w:val="24"/>
        </w:rPr>
        <w:t xml:space="preserve"> </w:t>
      </w:r>
      <w:r w:rsidR="004030CD">
        <w:rPr>
          <w:b/>
          <w:sz w:val="24"/>
          <w:szCs w:val="24"/>
        </w:rPr>
        <w:t xml:space="preserve"> </w:t>
      </w:r>
      <w:r w:rsidRPr="00C831FA">
        <w:rPr>
          <w:b/>
          <w:sz w:val="24"/>
          <w:szCs w:val="24"/>
        </w:rPr>
        <w:t>---</w:t>
      </w:r>
      <w:r w:rsidR="008A283D" w:rsidRPr="00C831FA">
        <w:rPr>
          <w:b/>
          <w:sz w:val="24"/>
          <w:szCs w:val="24"/>
        </w:rPr>
        <w:t xml:space="preserve"> </w:t>
      </w:r>
      <w:r w:rsidR="006875A1" w:rsidRPr="00C831FA">
        <w:rPr>
          <w:b/>
          <w:sz w:val="24"/>
          <w:szCs w:val="24"/>
        </w:rPr>
        <w:t>107</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JOBS &amp; MAINTENANCE PLANS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A05760" w:rsidRPr="00C831FA">
        <w:rPr>
          <w:b/>
          <w:sz w:val="24"/>
          <w:szCs w:val="24"/>
        </w:rPr>
        <w:t xml:space="preserve"> </w:t>
      </w:r>
      <w:r w:rsidR="00281F04" w:rsidRPr="00C831FA">
        <w:rPr>
          <w:b/>
          <w:sz w:val="24"/>
          <w:szCs w:val="24"/>
        </w:rPr>
        <w:t xml:space="preserve">      </w:t>
      </w:r>
      <w:r w:rsidR="00886C47" w:rsidRPr="00C831FA">
        <w:rPr>
          <w:b/>
          <w:sz w:val="24"/>
          <w:szCs w:val="24"/>
        </w:rPr>
        <w:t xml:space="preserve">  </w:t>
      </w:r>
      <w:r w:rsidR="004030CD">
        <w:rPr>
          <w:b/>
          <w:sz w:val="24"/>
          <w:szCs w:val="24"/>
        </w:rPr>
        <w:t xml:space="preserve"> </w:t>
      </w:r>
      <w:r w:rsidR="0079019A" w:rsidRPr="00C831FA">
        <w:rPr>
          <w:b/>
          <w:sz w:val="24"/>
          <w:szCs w:val="24"/>
        </w:rPr>
        <w:t xml:space="preserve"> </w:t>
      </w:r>
      <w:r w:rsidRPr="00C831FA">
        <w:rPr>
          <w:b/>
          <w:sz w:val="24"/>
          <w:szCs w:val="24"/>
        </w:rPr>
        <w:t>---</w:t>
      </w:r>
      <w:r w:rsidR="008A283D" w:rsidRPr="00C831FA">
        <w:rPr>
          <w:b/>
          <w:sz w:val="24"/>
          <w:szCs w:val="24"/>
        </w:rPr>
        <w:t xml:space="preserve"> </w:t>
      </w:r>
      <w:r w:rsidR="006875A1" w:rsidRPr="00C831FA">
        <w:rPr>
          <w:b/>
          <w:sz w:val="24"/>
          <w:szCs w:val="24"/>
        </w:rPr>
        <w:t>108,110</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ATTACH &amp; DETACH DATABASE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79019A" w:rsidRPr="00C831FA">
        <w:rPr>
          <w:b/>
          <w:sz w:val="24"/>
          <w:szCs w:val="24"/>
        </w:rPr>
        <w:t xml:space="preserve"> </w:t>
      </w:r>
      <w:r w:rsidR="00A05760" w:rsidRPr="00C831FA">
        <w:rPr>
          <w:b/>
          <w:sz w:val="24"/>
          <w:szCs w:val="24"/>
        </w:rPr>
        <w:t xml:space="preserve"> </w:t>
      </w:r>
      <w:r w:rsidR="00281F04" w:rsidRPr="00C831FA">
        <w:rPr>
          <w:b/>
          <w:sz w:val="24"/>
          <w:szCs w:val="24"/>
        </w:rPr>
        <w:t xml:space="preserve"> </w:t>
      </w:r>
      <w:r w:rsidR="00D7009B" w:rsidRPr="00C831FA">
        <w:rPr>
          <w:b/>
          <w:sz w:val="24"/>
          <w:szCs w:val="24"/>
        </w:rPr>
        <w:t xml:space="preserve">  </w:t>
      </w:r>
      <w:r w:rsidR="004030CD">
        <w:rPr>
          <w:b/>
          <w:sz w:val="24"/>
          <w:szCs w:val="24"/>
        </w:rPr>
        <w:t xml:space="preserve"> </w:t>
      </w:r>
      <w:r w:rsidR="00D7009B" w:rsidRPr="00C831FA">
        <w:rPr>
          <w:b/>
          <w:sz w:val="24"/>
          <w:szCs w:val="24"/>
        </w:rPr>
        <w:t xml:space="preserve"> </w:t>
      </w:r>
      <w:r w:rsidRPr="00C831FA">
        <w:rPr>
          <w:b/>
          <w:sz w:val="24"/>
          <w:szCs w:val="24"/>
        </w:rPr>
        <w:t>---</w:t>
      </w:r>
      <w:r w:rsidR="000754CD" w:rsidRPr="00C831FA">
        <w:rPr>
          <w:b/>
          <w:sz w:val="24"/>
          <w:szCs w:val="24"/>
        </w:rPr>
        <w:t xml:space="preserve"> </w:t>
      </w:r>
      <w:r w:rsidR="006875A1" w:rsidRPr="00C831FA">
        <w:rPr>
          <w:b/>
          <w:sz w:val="24"/>
          <w:szCs w:val="24"/>
        </w:rPr>
        <w:t>113</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COPY DATABASE WIZARD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79019A" w:rsidRPr="00C831FA">
        <w:rPr>
          <w:b/>
          <w:sz w:val="24"/>
          <w:szCs w:val="24"/>
        </w:rPr>
        <w:t xml:space="preserve"> </w:t>
      </w:r>
      <w:r w:rsidR="00281F04" w:rsidRPr="00C831FA">
        <w:rPr>
          <w:b/>
          <w:sz w:val="24"/>
          <w:szCs w:val="24"/>
        </w:rPr>
        <w:t xml:space="preserve">  </w:t>
      </w:r>
      <w:r w:rsidR="00D7009B" w:rsidRPr="00C831FA">
        <w:rPr>
          <w:b/>
          <w:sz w:val="24"/>
          <w:szCs w:val="24"/>
        </w:rPr>
        <w:t xml:space="preserve">  </w:t>
      </w:r>
      <w:r w:rsidR="004030CD">
        <w:rPr>
          <w:b/>
          <w:sz w:val="24"/>
          <w:szCs w:val="24"/>
        </w:rPr>
        <w:t xml:space="preserve"> </w:t>
      </w:r>
      <w:r w:rsidR="002B3566">
        <w:rPr>
          <w:b/>
          <w:sz w:val="24"/>
          <w:szCs w:val="24"/>
        </w:rPr>
        <w:t xml:space="preserve"> </w:t>
      </w:r>
      <w:r w:rsidRPr="00C831FA">
        <w:rPr>
          <w:b/>
          <w:sz w:val="24"/>
          <w:szCs w:val="24"/>
        </w:rPr>
        <w:t>---</w:t>
      </w:r>
      <w:r w:rsidR="008A283D" w:rsidRPr="00C831FA">
        <w:rPr>
          <w:b/>
          <w:sz w:val="24"/>
          <w:szCs w:val="24"/>
        </w:rPr>
        <w:t xml:space="preserve"> </w:t>
      </w:r>
      <w:r w:rsidR="006875A1" w:rsidRPr="00C831FA">
        <w:rPr>
          <w:b/>
          <w:sz w:val="24"/>
          <w:szCs w:val="24"/>
        </w:rPr>
        <w:t>115</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SYSTEM DATABASE</w:t>
      </w:r>
      <w:r w:rsidR="008D13E5" w:rsidRPr="00C831FA">
        <w:rPr>
          <w:b/>
          <w:sz w:val="24"/>
          <w:szCs w:val="24"/>
        </w:rPr>
        <w:t>S</w:t>
      </w:r>
      <w:r w:rsidRPr="00C831FA">
        <w:rPr>
          <w:b/>
          <w:sz w:val="24"/>
          <w:szCs w:val="24"/>
        </w:rPr>
        <w:t xml:space="preserve">  OVERVIEW        </w:t>
      </w:r>
      <w:r w:rsidR="00A05760" w:rsidRPr="00C831FA">
        <w:rPr>
          <w:b/>
          <w:sz w:val="24"/>
          <w:szCs w:val="24"/>
        </w:rPr>
        <w:t xml:space="preserve">                               </w:t>
      </w:r>
      <w:r w:rsidR="00281F04" w:rsidRPr="00C831FA">
        <w:rPr>
          <w:b/>
          <w:sz w:val="24"/>
          <w:szCs w:val="24"/>
        </w:rPr>
        <w:t xml:space="preserve">                 </w:t>
      </w:r>
      <w:r w:rsidR="0079019A" w:rsidRPr="00C831FA">
        <w:rPr>
          <w:b/>
          <w:sz w:val="24"/>
          <w:szCs w:val="24"/>
        </w:rPr>
        <w:t xml:space="preserve"> </w:t>
      </w:r>
      <w:r w:rsidR="008D13E5" w:rsidRPr="00C831FA">
        <w:rPr>
          <w:b/>
          <w:sz w:val="24"/>
          <w:szCs w:val="24"/>
        </w:rPr>
        <w:t xml:space="preserve"> </w:t>
      </w:r>
      <w:r w:rsidR="004030CD">
        <w:rPr>
          <w:b/>
          <w:sz w:val="24"/>
          <w:szCs w:val="24"/>
        </w:rPr>
        <w:t xml:space="preserve"> </w:t>
      </w:r>
      <w:r w:rsidR="002B3566">
        <w:rPr>
          <w:b/>
          <w:sz w:val="24"/>
          <w:szCs w:val="24"/>
        </w:rPr>
        <w:t xml:space="preserve"> </w:t>
      </w:r>
      <w:r w:rsidR="008D13E5" w:rsidRPr="00C831FA">
        <w:rPr>
          <w:b/>
          <w:sz w:val="24"/>
          <w:szCs w:val="24"/>
        </w:rPr>
        <w:t>--- 116</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SUSPECT DATABASE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79019A" w:rsidRPr="00C831FA">
        <w:rPr>
          <w:b/>
          <w:sz w:val="24"/>
          <w:szCs w:val="24"/>
        </w:rPr>
        <w:t xml:space="preserve"> </w:t>
      </w:r>
      <w:r w:rsidR="000754CD" w:rsidRPr="00C831FA">
        <w:rPr>
          <w:b/>
          <w:sz w:val="24"/>
          <w:szCs w:val="24"/>
        </w:rPr>
        <w:t xml:space="preserve"> </w:t>
      </w:r>
      <w:r w:rsidR="008A697C" w:rsidRPr="00C831FA">
        <w:rPr>
          <w:b/>
          <w:sz w:val="24"/>
          <w:szCs w:val="24"/>
        </w:rPr>
        <w:t xml:space="preserve"> </w:t>
      </w:r>
      <w:r w:rsidR="00D7009B" w:rsidRPr="00C831FA">
        <w:rPr>
          <w:b/>
          <w:sz w:val="24"/>
          <w:szCs w:val="24"/>
        </w:rPr>
        <w:t xml:space="preserve"> </w:t>
      </w:r>
      <w:r w:rsidR="004030CD">
        <w:rPr>
          <w:b/>
          <w:sz w:val="24"/>
          <w:szCs w:val="24"/>
        </w:rPr>
        <w:t xml:space="preserve"> </w:t>
      </w:r>
      <w:r w:rsidR="008A697C" w:rsidRPr="00C831FA">
        <w:rPr>
          <w:b/>
          <w:sz w:val="24"/>
          <w:szCs w:val="24"/>
        </w:rPr>
        <w:t xml:space="preserve"> </w:t>
      </w:r>
      <w:r w:rsidR="00886C47" w:rsidRPr="00C831FA">
        <w:rPr>
          <w:b/>
          <w:sz w:val="24"/>
          <w:szCs w:val="24"/>
        </w:rPr>
        <w:t xml:space="preserve"> </w:t>
      </w:r>
      <w:r w:rsidR="008D13E5" w:rsidRPr="00C831FA">
        <w:rPr>
          <w:b/>
          <w:sz w:val="24"/>
          <w:szCs w:val="24"/>
        </w:rPr>
        <w:t>--- 120</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SYSTEM DATABASE  CORRUPTIONS    </w:t>
      </w:r>
      <w:r w:rsidR="00A05760" w:rsidRPr="00C831FA">
        <w:rPr>
          <w:b/>
          <w:sz w:val="24"/>
          <w:szCs w:val="24"/>
        </w:rPr>
        <w:t xml:space="preserve">                            </w:t>
      </w:r>
      <w:r w:rsidR="00281F04" w:rsidRPr="00C831FA">
        <w:rPr>
          <w:b/>
          <w:sz w:val="24"/>
          <w:szCs w:val="24"/>
        </w:rPr>
        <w:t xml:space="preserve">                  </w:t>
      </w:r>
      <w:r w:rsidR="0079019A" w:rsidRPr="00C831FA">
        <w:rPr>
          <w:b/>
          <w:sz w:val="24"/>
          <w:szCs w:val="24"/>
        </w:rPr>
        <w:t xml:space="preserve"> </w:t>
      </w:r>
      <w:r w:rsidR="008A697C" w:rsidRPr="00C831FA">
        <w:rPr>
          <w:b/>
          <w:sz w:val="24"/>
          <w:szCs w:val="24"/>
        </w:rPr>
        <w:t xml:space="preserve">  </w:t>
      </w:r>
      <w:r w:rsidR="004030CD">
        <w:rPr>
          <w:b/>
          <w:sz w:val="24"/>
          <w:szCs w:val="24"/>
        </w:rPr>
        <w:t xml:space="preserve"> </w:t>
      </w:r>
      <w:r w:rsidR="002B3566">
        <w:rPr>
          <w:b/>
          <w:sz w:val="24"/>
          <w:szCs w:val="24"/>
        </w:rPr>
        <w:t xml:space="preserve"> </w:t>
      </w:r>
      <w:r w:rsidRPr="00C831FA">
        <w:rPr>
          <w:b/>
          <w:sz w:val="24"/>
          <w:szCs w:val="24"/>
        </w:rPr>
        <w:t>--- 122</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FILE MOVEMENTS SYSTEM &amp; USER DATABASES</w:t>
      </w:r>
      <w:r w:rsidR="008A283D" w:rsidRPr="00C831FA">
        <w:rPr>
          <w:b/>
          <w:sz w:val="24"/>
          <w:szCs w:val="24"/>
        </w:rPr>
        <w:t xml:space="preserve">          </w:t>
      </w:r>
      <w:r w:rsidR="00281F04" w:rsidRPr="00C831FA">
        <w:rPr>
          <w:b/>
          <w:sz w:val="24"/>
          <w:szCs w:val="24"/>
        </w:rPr>
        <w:t xml:space="preserve">                   </w:t>
      </w:r>
      <w:r w:rsidR="0079019A" w:rsidRPr="00C831FA">
        <w:rPr>
          <w:b/>
          <w:sz w:val="24"/>
          <w:szCs w:val="24"/>
        </w:rPr>
        <w:t xml:space="preserve"> </w:t>
      </w:r>
      <w:r w:rsidR="008A697C" w:rsidRPr="00C831FA">
        <w:rPr>
          <w:b/>
          <w:sz w:val="24"/>
          <w:szCs w:val="24"/>
        </w:rPr>
        <w:t xml:space="preserve"> </w:t>
      </w:r>
      <w:r w:rsidR="004030CD">
        <w:rPr>
          <w:b/>
          <w:sz w:val="24"/>
          <w:szCs w:val="24"/>
        </w:rPr>
        <w:t xml:space="preserve"> </w:t>
      </w:r>
      <w:r w:rsidR="008A697C" w:rsidRPr="00C831FA">
        <w:rPr>
          <w:b/>
          <w:sz w:val="24"/>
          <w:szCs w:val="24"/>
        </w:rPr>
        <w:t xml:space="preserve"> </w:t>
      </w:r>
      <w:r w:rsidRPr="00C831FA">
        <w:rPr>
          <w:b/>
          <w:sz w:val="24"/>
          <w:szCs w:val="24"/>
        </w:rPr>
        <w:t>--- 126</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 xml:space="preserve">IMPORT/ EXPORT                                                     </w:t>
      </w:r>
      <w:r w:rsidR="008A283D" w:rsidRPr="00C831FA">
        <w:rPr>
          <w:b/>
          <w:sz w:val="24"/>
          <w:szCs w:val="24"/>
        </w:rPr>
        <w:t xml:space="preserve">              </w:t>
      </w:r>
      <w:r w:rsidR="00281F04" w:rsidRPr="00C831FA">
        <w:rPr>
          <w:b/>
          <w:sz w:val="24"/>
          <w:szCs w:val="24"/>
        </w:rPr>
        <w:t xml:space="preserve">             </w:t>
      </w:r>
      <w:r w:rsidR="00D7009B" w:rsidRPr="00C831FA">
        <w:rPr>
          <w:b/>
          <w:sz w:val="24"/>
          <w:szCs w:val="24"/>
        </w:rPr>
        <w:t xml:space="preserve"> </w:t>
      </w:r>
      <w:r w:rsidR="00281F04" w:rsidRPr="00C831FA">
        <w:rPr>
          <w:b/>
          <w:sz w:val="24"/>
          <w:szCs w:val="24"/>
        </w:rPr>
        <w:t xml:space="preserve">  </w:t>
      </w:r>
      <w:r w:rsidR="004030CD">
        <w:rPr>
          <w:b/>
          <w:sz w:val="24"/>
          <w:szCs w:val="24"/>
        </w:rPr>
        <w:t xml:space="preserve"> </w:t>
      </w:r>
      <w:r w:rsidR="00281F04" w:rsidRPr="00C831FA">
        <w:rPr>
          <w:b/>
          <w:sz w:val="24"/>
          <w:szCs w:val="24"/>
        </w:rPr>
        <w:t xml:space="preserve"> </w:t>
      </w:r>
      <w:r w:rsidR="0079019A" w:rsidRPr="00C831FA">
        <w:rPr>
          <w:b/>
          <w:sz w:val="24"/>
          <w:szCs w:val="24"/>
        </w:rPr>
        <w:t xml:space="preserve"> </w:t>
      </w:r>
      <w:r w:rsidR="008A697C" w:rsidRPr="00C831FA">
        <w:rPr>
          <w:b/>
          <w:sz w:val="24"/>
          <w:szCs w:val="24"/>
        </w:rPr>
        <w:t xml:space="preserve"> </w:t>
      </w:r>
      <w:r w:rsidRPr="00C831FA">
        <w:rPr>
          <w:b/>
          <w:sz w:val="24"/>
          <w:szCs w:val="24"/>
        </w:rPr>
        <w:t>--- 131</w:t>
      </w:r>
    </w:p>
    <w:p w:rsidR="000A51BF" w:rsidRPr="00C831FA" w:rsidRDefault="000A51BF" w:rsidP="00281F04">
      <w:pPr>
        <w:pStyle w:val="ListParagraph"/>
        <w:numPr>
          <w:ilvl w:val="0"/>
          <w:numId w:val="9"/>
        </w:numPr>
        <w:spacing w:after="160" w:line="259" w:lineRule="auto"/>
        <w:ind w:left="630"/>
        <w:rPr>
          <w:b/>
          <w:sz w:val="24"/>
          <w:szCs w:val="24"/>
        </w:rPr>
      </w:pPr>
      <w:r w:rsidRPr="00C831FA">
        <w:rPr>
          <w:b/>
          <w:sz w:val="24"/>
          <w:szCs w:val="24"/>
        </w:rPr>
        <w:t>DB MAIL CONFIGURATION</w:t>
      </w:r>
      <w:r w:rsidR="000754CD" w:rsidRPr="00C831FA">
        <w:rPr>
          <w:b/>
          <w:sz w:val="24"/>
          <w:szCs w:val="24"/>
        </w:rPr>
        <w:t xml:space="preserve">                      </w:t>
      </w:r>
      <w:r w:rsidR="008A283D"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D7009B" w:rsidRPr="00C831FA">
        <w:rPr>
          <w:b/>
          <w:sz w:val="24"/>
          <w:szCs w:val="24"/>
        </w:rPr>
        <w:t xml:space="preserve">   </w:t>
      </w:r>
      <w:r w:rsidR="00281F04" w:rsidRPr="00C831FA">
        <w:rPr>
          <w:b/>
          <w:sz w:val="24"/>
          <w:szCs w:val="24"/>
        </w:rPr>
        <w:t xml:space="preserve">  </w:t>
      </w:r>
      <w:r w:rsidR="008A283D" w:rsidRPr="00C831FA">
        <w:rPr>
          <w:b/>
          <w:sz w:val="24"/>
          <w:szCs w:val="24"/>
        </w:rPr>
        <w:t xml:space="preserve"> </w:t>
      </w:r>
      <w:r w:rsidR="000754CD" w:rsidRPr="00C831FA">
        <w:rPr>
          <w:b/>
          <w:sz w:val="24"/>
          <w:szCs w:val="24"/>
        </w:rPr>
        <w:t>--- 133</w:t>
      </w:r>
    </w:p>
    <w:p w:rsidR="00A05760" w:rsidRPr="00C831FA" w:rsidRDefault="00A05760" w:rsidP="00D5375B">
      <w:pPr>
        <w:pStyle w:val="ListParagraph"/>
        <w:numPr>
          <w:ilvl w:val="0"/>
          <w:numId w:val="9"/>
        </w:numPr>
        <w:spacing w:after="160" w:line="259" w:lineRule="auto"/>
        <w:ind w:left="630"/>
        <w:rPr>
          <w:b/>
          <w:sz w:val="24"/>
          <w:szCs w:val="24"/>
        </w:rPr>
      </w:pPr>
      <w:r w:rsidRPr="00C831FA">
        <w:rPr>
          <w:b/>
          <w:sz w:val="24"/>
          <w:szCs w:val="24"/>
        </w:rPr>
        <w:t xml:space="preserve">LITE SPEED                                                                             </w:t>
      </w:r>
      <w:r w:rsidR="0079019A" w:rsidRPr="00C831FA">
        <w:rPr>
          <w:b/>
          <w:sz w:val="24"/>
          <w:szCs w:val="24"/>
        </w:rPr>
        <w:t xml:space="preserve">                 </w:t>
      </w:r>
      <w:r w:rsidR="00281F04" w:rsidRPr="00C831FA">
        <w:rPr>
          <w:b/>
          <w:sz w:val="24"/>
          <w:szCs w:val="24"/>
        </w:rPr>
        <w:t xml:space="preserve">  </w:t>
      </w:r>
      <w:r w:rsidR="008A697C" w:rsidRPr="00C831FA">
        <w:rPr>
          <w:b/>
          <w:sz w:val="24"/>
          <w:szCs w:val="24"/>
        </w:rPr>
        <w:t xml:space="preserve"> </w:t>
      </w:r>
      <w:r w:rsidR="00C831FA">
        <w:rPr>
          <w:b/>
          <w:sz w:val="24"/>
          <w:szCs w:val="24"/>
        </w:rPr>
        <w:t xml:space="preserve">  </w:t>
      </w:r>
      <w:r w:rsidR="00A153B5">
        <w:rPr>
          <w:b/>
          <w:sz w:val="24"/>
          <w:szCs w:val="24"/>
        </w:rPr>
        <w:t xml:space="preserve"> </w:t>
      </w:r>
      <w:r w:rsidR="008A697C" w:rsidRPr="00C831FA">
        <w:rPr>
          <w:b/>
          <w:sz w:val="24"/>
          <w:szCs w:val="24"/>
        </w:rPr>
        <w:t>-</w:t>
      </w:r>
      <w:r w:rsidRPr="00C831FA">
        <w:rPr>
          <w:b/>
          <w:sz w:val="24"/>
          <w:szCs w:val="24"/>
        </w:rPr>
        <w:t>-- 138</w:t>
      </w:r>
    </w:p>
    <w:p w:rsidR="000A51BF" w:rsidRDefault="000A51BF" w:rsidP="00D5375B">
      <w:pPr>
        <w:pStyle w:val="ListParagraph"/>
        <w:numPr>
          <w:ilvl w:val="0"/>
          <w:numId w:val="9"/>
        </w:numPr>
        <w:spacing w:after="160" w:line="259" w:lineRule="auto"/>
        <w:ind w:left="630"/>
        <w:rPr>
          <w:b/>
          <w:sz w:val="24"/>
          <w:szCs w:val="24"/>
        </w:rPr>
      </w:pPr>
      <w:r w:rsidRPr="00C831FA">
        <w:rPr>
          <w:b/>
          <w:sz w:val="24"/>
          <w:szCs w:val="24"/>
        </w:rPr>
        <w:lastRenderedPageBreak/>
        <w:t>SHRINKING OPERATION</w:t>
      </w:r>
      <w:r w:rsidR="00BE329A">
        <w:rPr>
          <w:b/>
          <w:sz w:val="24"/>
          <w:szCs w:val="24"/>
        </w:rPr>
        <w:t xml:space="preserve">                                                                             --- 152</w:t>
      </w:r>
    </w:p>
    <w:p w:rsidR="006C2265" w:rsidRPr="00C831FA" w:rsidRDefault="006C2265" w:rsidP="00D5375B">
      <w:pPr>
        <w:pStyle w:val="ListParagraph"/>
        <w:numPr>
          <w:ilvl w:val="0"/>
          <w:numId w:val="9"/>
        </w:numPr>
        <w:spacing w:after="160" w:line="259" w:lineRule="auto"/>
        <w:ind w:left="630"/>
        <w:rPr>
          <w:b/>
          <w:sz w:val="24"/>
          <w:szCs w:val="24"/>
        </w:rPr>
      </w:pPr>
      <w:r>
        <w:rPr>
          <w:b/>
          <w:sz w:val="24"/>
          <w:szCs w:val="24"/>
        </w:rPr>
        <w:t>UPGRADATION &amp; MIGRATION</w:t>
      </w:r>
      <w:r w:rsidR="00BE329A">
        <w:rPr>
          <w:b/>
          <w:sz w:val="24"/>
          <w:szCs w:val="24"/>
        </w:rPr>
        <w:t xml:space="preserve">                                                                 --- 154</w:t>
      </w:r>
    </w:p>
    <w:p w:rsidR="000A51BF" w:rsidRPr="00C831FA" w:rsidRDefault="000A51BF" w:rsidP="00D5375B">
      <w:pPr>
        <w:pStyle w:val="ListParagraph"/>
        <w:numPr>
          <w:ilvl w:val="0"/>
          <w:numId w:val="9"/>
        </w:numPr>
        <w:spacing w:after="160" w:line="259" w:lineRule="auto"/>
        <w:ind w:left="630"/>
        <w:rPr>
          <w:b/>
          <w:sz w:val="24"/>
          <w:szCs w:val="24"/>
        </w:rPr>
      </w:pPr>
      <w:r w:rsidRPr="00C831FA">
        <w:rPr>
          <w:b/>
          <w:sz w:val="24"/>
          <w:szCs w:val="24"/>
        </w:rPr>
        <w:t>TEMPDB FULL</w:t>
      </w:r>
      <w:r w:rsidR="007A27B0">
        <w:rPr>
          <w:b/>
          <w:sz w:val="24"/>
          <w:szCs w:val="24"/>
        </w:rPr>
        <w:t xml:space="preserve">                                                                                               --- 156</w:t>
      </w:r>
    </w:p>
    <w:p w:rsidR="000A51BF" w:rsidRDefault="000A51BF" w:rsidP="00D5375B">
      <w:pPr>
        <w:pStyle w:val="ListParagraph"/>
        <w:numPr>
          <w:ilvl w:val="0"/>
          <w:numId w:val="9"/>
        </w:numPr>
        <w:spacing w:after="160" w:line="259" w:lineRule="auto"/>
        <w:ind w:left="630"/>
        <w:rPr>
          <w:b/>
          <w:sz w:val="24"/>
          <w:szCs w:val="24"/>
        </w:rPr>
      </w:pPr>
      <w:r w:rsidRPr="00C831FA">
        <w:rPr>
          <w:b/>
          <w:sz w:val="24"/>
          <w:szCs w:val="24"/>
        </w:rPr>
        <w:t>LOG FILE FULL</w:t>
      </w:r>
      <w:r w:rsidR="007A27B0">
        <w:rPr>
          <w:b/>
          <w:sz w:val="24"/>
          <w:szCs w:val="24"/>
        </w:rPr>
        <w:t xml:space="preserve">                                                                                               --- 159</w:t>
      </w:r>
    </w:p>
    <w:p w:rsidR="00145B83" w:rsidRDefault="00145B83" w:rsidP="00D5375B">
      <w:pPr>
        <w:pStyle w:val="ListParagraph"/>
        <w:numPr>
          <w:ilvl w:val="0"/>
          <w:numId w:val="9"/>
        </w:numPr>
        <w:spacing w:after="160" w:line="259" w:lineRule="auto"/>
        <w:ind w:left="630"/>
        <w:rPr>
          <w:b/>
          <w:sz w:val="24"/>
          <w:szCs w:val="24"/>
        </w:rPr>
      </w:pPr>
      <w:r>
        <w:rPr>
          <w:b/>
          <w:sz w:val="24"/>
          <w:szCs w:val="24"/>
        </w:rPr>
        <w:t xml:space="preserve">RESOURCE GOVERNER                  </w:t>
      </w:r>
      <w:r w:rsidR="007A27B0">
        <w:rPr>
          <w:b/>
          <w:sz w:val="24"/>
          <w:szCs w:val="24"/>
        </w:rPr>
        <w:t xml:space="preserve">                                                             --- 160</w:t>
      </w:r>
    </w:p>
    <w:p w:rsidR="00EF4667" w:rsidRPr="00C831FA" w:rsidRDefault="00EF4667" w:rsidP="00D5375B">
      <w:pPr>
        <w:pStyle w:val="ListParagraph"/>
        <w:numPr>
          <w:ilvl w:val="0"/>
          <w:numId w:val="9"/>
        </w:numPr>
        <w:spacing w:after="160" w:line="259" w:lineRule="auto"/>
        <w:ind w:left="630"/>
        <w:rPr>
          <w:b/>
          <w:sz w:val="24"/>
          <w:szCs w:val="24"/>
        </w:rPr>
      </w:pPr>
      <w:r>
        <w:rPr>
          <w:b/>
          <w:sz w:val="24"/>
          <w:szCs w:val="24"/>
        </w:rPr>
        <w:t>POLICY BASED MANAGEMENT</w:t>
      </w:r>
    </w:p>
    <w:p w:rsidR="003D429B" w:rsidRDefault="003D429B" w:rsidP="003D429B">
      <w:pPr>
        <w:spacing w:after="160" w:line="259" w:lineRule="auto"/>
        <w:ind w:left="270"/>
        <w:rPr>
          <w:sz w:val="24"/>
          <w:szCs w:val="24"/>
        </w:rPr>
      </w:pPr>
    </w:p>
    <w:p w:rsidR="003D429B" w:rsidRDefault="003D429B" w:rsidP="003D429B">
      <w:pPr>
        <w:spacing w:after="160" w:line="259" w:lineRule="auto"/>
        <w:ind w:left="270"/>
        <w:rPr>
          <w:sz w:val="24"/>
          <w:szCs w:val="24"/>
        </w:rPr>
      </w:pPr>
    </w:p>
    <w:p w:rsidR="006417DB" w:rsidRDefault="006417DB" w:rsidP="003D429B">
      <w:pPr>
        <w:spacing w:after="160" w:line="259" w:lineRule="auto"/>
        <w:ind w:left="270"/>
        <w:rPr>
          <w:sz w:val="24"/>
          <w:szCs w:val="24"/>
        </w:rPr>
      </w:pPr>
    </w:p>
    <w:p w:rsidR="006417DB" w:rsidRPr="003D429B" w:rsidRDefault="006417DB" w:rsidP="003D429B">
      <w:pPr>
        <w:spacing w:after="160" w:line="259" w:lineRule="auto"/>
        <w:ind w:left="270"/>
        <w:rPr>
          <w:sz w:val="24"/>
          <w:szCs w:val="24"/>
        </w:rPr>
      </w:pPr>
    </w:p>
    <w:p w:rsidR="00F55B9C" w:rsidRPr="001111F9" w:rsidRDefault="00274996" w:rsidP="00D5375B">
      <w:pPr>
        <w:rPr>
          <w:rFonts w:cs="Times New Roman"/>
          <w:b/>
          <w:color w:val="C00000"/>
          <w:sz w:val="24"/>
          <w:szCs w:val="24"/>
          <w:u w:val="single"/>
        </w:rPr>
      </w:pPr>
      <w:r w:rsidRPr="001111F9">
        <w:rPr>
          <w:rFonts w:cs="Times New Roman"/>
          <w:b/>
          <w:color w:val="C00000"/>
          <w:sz w:val="24"/>
          <w:szCs w:val="24"/>
          <w:u w:val="single"/>
        </w:rPr>
        <w:t>HIGH AVILABILITY</w:t>
      </w:r>
    </w:p>
    <w:p w:rsidR="00E6489F" w:rsidRPr="00C831FA" w:rsidRDefault="00F55B9C" w:rsidP="00D5375B">
      <w:pPr>
        <w:pStyle w:val="ListParagraph"/>
        <w:numPr>
          <w:ilvl w:val="0"/>
          <w:numId w:val="10"/>
        </w:numPr>
        <w:spacing w:after="160" w:line="259" w:lineRule="auto"/>
        <w:rPr>
          <w:rFonts w:cs="Times New Roman"/>
          <w:b/>
          <w:sz w:val="24"/>
          <w:szCs w:val="24"/>
        </w:rPr>
      </w:pPr>
      <w:r w:rsidRPr="00C831FA">
        <w:rPr>
          <w:rFonts w:cs="Times New Roman"/>
          <w:b/>
          <w:sz w:val="24"/>
          <w:szCs w:val="24"/>
        </w:rPr>
        <w:t xml:space="preserve">LOG SHIPPING  -----  </w:t>
      </w:r>
      <w:r w:rsidR="00E63A23" w:rsidRPr="00C831FA">
        <w:rPr>
          <w:rFonts w:cs="Times New Roman"/>
          <w:b/>
          <w:sz w:val="24"/>
          <w:szCs w:val="24"/>
        </w:rPr>
        <w:t xml:space="preserve">DATABASE LEVEL                         </w:t>
      </w:r>
      <w:r w:rsidR="00E63A23">
        <w:rPr>
          <w:rFonts w:cs="Times New Roman"/>
          <w:b/>
          <w:sz w:val="24"/>
          <w:szCs w:val="24"/>
        </w:rPr>
        <w:t xml:space="preserve">                            </w:t>
      </w:r>
      <w:r w:rsidR="00C37ACA" w:rsidRPr="00C831FA">
        <w:rPr>
          <w:rFonts w:cs="Times New Roman"/>
          <w:b/>
          <w:sz w:val="24"/>
          <w:szCs w:val="24"/>
        </w:rPr>
        <w:t xml:space="preserve">--- </w:t>
      </w:r>
      <w:r w:rsidR="00B82AD8">
        <w:rPr>
          <w:rFonts w:cs="Times New Roman"/>
          <w:b/>
          <w:sz w:val="24"/>
          <w:szCs w:val="24"/>
        </w:rPr>
        <w:t>163</w:t>
      </w:r>
    </w:p>
    <w:p w:rsidR="00190FEF" w:rsidRPr="00C831FA" w:rsidRDefault="00E6489F" w:rsidP="00E6489F">
      <w:pPr>
        <w:pStyle w:val="ListParagraph"/>
        <w:spacing w:after="160" w:line="259" w:lineRule="auto"/>
        <w:rPr>
          <w:rFonts w:cs="Times New Roman"/>
          <w:b/>
          <w:sz w:val="24"/>
          <w:szCs w:val="24"/>
        </w:rPr>
      </w:pPr>
      <w:r w:rsidRPr="00C831FA">
        <w:rPr>
          <w:rFonts w:cs="Times New Roman"/>
          <w:b/>
          <w:sz w:val="24"/>
          <w:szCs w:val="24"/>
        </w:rPr>
        <w:t xml:space="preserve">LOG </w:t>
      </w:r>
      <w:r w:rsidR="00807B00" w:rsidRPr="00C831FA">
        <w:rPr>
          <w:rFonts w:cs="Times New Roman"/>
          <w:b/>
          <w:sz w:val="24"/>
          <w:szCs w:val="24"/>
        </w:rPr>
        <w:t>SHIPPING SCENARIOS</w:t>
      </w:r>
      <w:r w:rsidRPr="00C831FA">
        <w:rPr>
          <w:rFonts w:cs="Times New Roman"/>
          <w:b/>
          <w:sz w:val="24"/>
          <w:szCs w:val="24"/>
        </w:rPr>
        <w:t>:</w:t>
      </w:r>
      <w:r w:rsidR="00190FEF" w:rsidRPr="00C831FA">
        <w:rPr>
          <w:rFonts w:cs="Times New Roman"/>
          <w:b/>
          <w:sz w:val="24"/>
          <w:szCs w:val="24"/>
        </w:rPr>
        <w:t xml:space="preserve">        </w:t>
      </w:r>
      <w:r w:rsidR="00807B00" w:rsidRPr="00C831FA">
        <w:rPr>
          <w:rFonts w:cs="Times New Roman"/>
          <w:b/>
          <w:sz w:val="24"/>
          <w:szCs w:val="24"/>
        </w:rPr>
        <w:t xml:space="preserve">                                                               </w:t>
      </w:r>
      <w:r w:rsidR="002B3566">
        <w:rPr>
          <w:rFonts w:cs="Times New Roman"/>
          <w:b/>
          <w:sz w:val="24"/>
          <w:szCs w:val="24"/>
        </w:rPr>
        <w:t xml:space="preserve"> </w:t>
      </w:r>
      <w:r w:rsidR="00C831FA" w:rsidRPr="00C831FA">
        <w:rPr>
          <w:rFonts w:cs="Times New Roman"/>
          <w:b/>
          <w:sz w:val="24"/>
          <w:szCs w:val="24"/>
        </w:rPr>
        <w:t xml:space="preserve">--- </w:t>
      </w:r>
      <w:r w:rsidR="00B82AD8">
        <w:rPr>
          <w:rFonts w:cs="Times New Roman"/>
          <w:b/>
          <w:sz w:val="24"/>
          <w:szCs w:val="24"/>
        </w:rPr>
        <w:t>170</w:t>
      </w:r>
    </w:p>
    <w:p w:rsidR="00F55B9C" w:rsidRPr="00C831FA" w:rsidRDefault="00551C48" w:rsidP="00D5375B">
      <w:pPr>
        <w:pStyle w:val="ListParagraph"/>
        <w:numPr>
          <w:ilvl w:val="0"/>
          <w:numId w:val="10"/>
        </w:numPr>
        <w:spacing w:after="160" w:line="259" w:lineRule="auto"/>
        <w:rPr>
          <w:rFonts w:cs="Times New Roman"/>
          <w:b/>
          <w:sz w:val="24"/>
          <w:szCs w:val="24"/>
        </w:rPr>
      </w:pPr>
      <w:r>
        <w:rPr>
          <w:rFonts w:cs="Times New Roman"/>
          <w:b/>
          <w:sz w:val="24"/>
          <w:szCs w:val="24"/>
        </w:rPr>
        <w:t xml:space="preserve">DB MIRRORING </w:t>
      </w:r>
      <w:r w:rsidR="00F55B9C" w:rsidRPr="00C831FA">
        <w:rPr>
          <w:rFonts w:cs="Times New Roman"/>
          <w:b/>
          <w:sz w:val="24"/>
          <w:szCs w:val="24"/>
        </w:rPr>
        <w:t>-----</w:t>
      </w:r>
      <w:r>
        <w:rPr>
          <w:rFonts w:cs="Times New Roman"/>
          <w:b/>
          <w:sz w:val="24"/>
          <w:szCs w:val="24"/>
        </w:rPr>
        <w:t xml:space="preserve"> </w:t>
      </w:r>
      <w:r w:rsidR="00E63A23" w:rsidRPr="00C831FA">
        <w:rPr>
          <w:rFonts w:cs="Times New Roman"/>
          <w:b/>
          <w:sz w:val="24"/>
          <w:szCs w:val="24"/>
        </w:rPr>
        <w:t xml:space="preserve">DATABASE LEVEL                                 </w:t>
      </w:r>
      <w:r w:rsidR="00E63A23">
        <w:rPr>
          <w:rFonts w:cs="Times New Roman"/>
          <w:b/>
          <w:sz w:val="24"/>
          <w:szCs w:val="24"/>
        </w:rPr>
        <w:t xml:space="preserve">                    </w:t>
      </w:r>
      <w:r w:rsidR="002B3566">
        <w:rPr>
          <w:rFonts w:cs="Times New Roman"/>
          <w:b/>
          <w:sz w:val="24"/>
          <w:szCs w:val="24"/>
        </w:rPr>
        <w:t>---</w:t>
      </w:r>
      <w:r w:rsidR="00C831FA">
        <w:rPr>
          <w:rFonts w:cs="Times New Roman"/>
          <w:b/>
          <w:sz w:val="24"/>
          <w:szCs w:val="24"/>
        </w:rPr>
        <w:t xml:space="preserve"> </w:t>
      </w:r>
      <w:r w:rsidR="00B82AD8">
        <w:rPr>
          <w:rFonts w:cs="Times New Roman"/>
          <w:b/>
          <w:sz w:val="24"/>
          <w:szCs w:val="24"/>
        </w:rPr>
        <w:t>188</w:t>
      </w:r>
    </w:p>
    <w:p w:rsidR="005D67D1" w:rsidRPr="00C831FA" w:rsidRDefault="005D67D1" w:rsidP="005D67D1">
      <w:pPr>
        <w:pStyle w:val="ListParagraph"/>
        <w:spacing w:after="160" w:line="259" w:lineRule="auto"/>
        <w:rPr>
          <w:rFonts w:cs="Times New Roman"/>
          <w:b/>
          <w:sz w:val="24"/>
          <w:szCs w:val="24"/>
        </w:rPr>
      </w:pPr>
      <w:r w:rsidRPr="00C831FA">
        <w:rPr>
          <w:rFonts w:cs="Times New Roman"/>
          <w:b/>
          <w:sz w:val="24"/>
          <w:szCs w:val="24"/>
        </w:rPr>
        <w:t xml:space="preserve">DATA BASE MIRRORING SCENARIOS:                                                      </w:t>
      </w:r>
      <w:r w:rsidR="00B82AD8">
        <w:rPr>
          <w:rFonts w:cs="Times New Roman"/>
          <w:b/>
          <w:sz w:val="24"/>
          <w:szCs w:val="24"/>
        </w:rPr>
        <w:t xml:space="preserve"> --- 196</w:t>
      </w:r>
    </w:p>
    <w:p w:rsidR="00F55B9C" w:rsidRPr="00C831FA" w:rsidRDefault="00F55B9C" w:rsidP="00D5375B">
      <w:pPr>
        <w:pStyle w:val="ListParagraph"/>
        <w:numPr>
          <w:ilvl w:val="0"/>
          <w:numId w:val="10"/>
        </w:numPr>
        <w:spacing w:after="160" w:line="259" w:lineRule="auto"/>
        <w:rPr>
          <w:rFonts w:cs="Times New Roman"/>
          <w:b/>
          <w:sz w:val="24"/>
          <w:szCs w:val="24"/>
        </w:rPr>
      </w:pPr>
      <w:r w:rsidRPr="00C831FA">
        <w:rPr>
          <w:b/>
          <w:sz w:val="24"/>
          <w:szCs w:val="24"/>
        </w:rPr>
        <w:t>REPLICATION</w:t>
      </w:r>
      <w:r w:rsidRPr="00C831FA">
        <w:rPr>
          <w:rFonts w:cs="Times New Roman"/>
          <w:b/>
          <w:sz w:val="24"/>
          <w:szCs w:val="24"/>
        </w:rPr>
        <w:t xml:space="preserve"> ------ </w:t>
      </w:r>
      <w:r w:rsidR="00E63A23" w:rsidRPr="00C831FA">
        <w:rPr>
          <w:rFonts w:cs="Times New Roman"/>
          <w:b/>
          <w:sz w:val="24"/>
          <w:szCs w:val="24"/>
        </w:rPr>
        <w:t>OBJECT LEVEL</w:t>
      </w:r>
      <w:r w:rsidR="001C3C84" w:rsidRPr="00C831FA">
        <w:rPr>
          <w:rFonts w:cs="Times New Roman"/>
          <w:b/>
          <w:sz w:val="24"/>
          <w:szCs w:val="24"/>
        </w:rPr>
        <w:t xml:space="preserve">                                      </w:t>
      </w:r>
      <w:r w:rsidR="00650E8E" w:rsidRPr="00C831FA">
        <w:rPr>
          <w:rFonts w:cs="Times New Roman"/>
          <w:b/>
          <w:sz w:val="24"/>
          <w:szCs w:val="24"/>
        </w:rPr>
        <w:t xml:space="preserve">                         --- </w:t>
      </w:r>
      <w:r w:rsidR="00B24B77">
        <w:rPr>
          <w:rFonts w:cs="Times New Roman"/>
          <w:b/>
          <w:sz w:val="24"/>
          <w:szCs w:val="24"/>
        </w:rPr>
        <w:t>210</w:t>
      </w:r>
    </w:p>
    <w:p w:rsidR="0076452B" w:rsidRPr="00C831FA" w:rsidRDefault="0076452B" w:rsidP="0076452B">
      <w:pPr>
        <w:pStyle w:val="ListParagraph"/>
        <w:spacing w:after="160" w:line="259" w:lineRule="auto"/>
        <w:rPr>
          <w:rFonts w:cs="Times New Roman"/>
          <w:b/>
          <w:sz w:val="24"/>
          <w:szCs w:val="24"/>
        </w:rPr>
      </w:pPr>
      <w:r w:rsidRPr="00C831FA">
        <w:rPr>
          <w:b/>
          <w:sz w:val="24"/>
          <w:szCs w:val="24"/>
        </w:rPr>
        <w:t>REPLICATION SCENARIOS</w:t>
      </w:r>
      <w:r w:rsidRPr="00C831FA">
        <w:rPr>
          <w:rFonts w:cs="Times New Roman"/>
          <w:b/>
          <w:sz w:val="24"/>
          <w:szCs w:val="24"/>
        </w:rPr>
        <w:t xml:space="preserve">:                                                                         </w:t>
      </w:r>
      <w:r w:rsidR="00C831FA">
        <w:rPr>
          <w:rFonts w:cs="Times New Roman"/>
          <w:b/>
          <w:sz w:val="24"/>
          <w:szCs w:val="24"/>
        </w:rPr>
        <w:t xml:space="preserve">  </w:t>
      </w:r>
      <w:r w:rsidR="00B24B77">
        <w:rPr>
          <w:rFonts w:cs="Times New Roman"/>
          <w:b/>
          <w:sz w:val="24"/>
          <w:szCs w:val="24"/>
        </w:rPr>
        <w:t>--- 234</w:t>
      </w:r>
    </w:p>
    <w:p w:rsidR="00F55B9C" w:rsidRPr="00C831FA" w:rsidRDefault="00B82AD8" w:rsidP="00D5375B">
      <w:pPr>
        <w:pStyle w:val="ListParagraph"/>
        <w:numPr>
          <w:ilvl w:val="0"/>
          <w:numId w:val="10"/>
        </w:numPr>
        <w:spacing w:after="160" w:line="259" w:lineRule="auto"/>
        <w:rPr>
          <w:rFonts w:cs="Times New Roman"/>
          <w:b/>
          <w:sz w:val="24"/>
          <w:szCs w:val="24"/>
        </w:rPr>
      </w:pPr>
      <w:r>
        <w:rPr>
          <w:rFonts w:cs="Times New Roman"/>
          <w:b/>
          <w:sz w:val="24"/>
          <w:szCs w:val="24"/>
        </w:rPr>
        <w:t xml:space="preserve">CLUSTERING </w:t>
      </w:r>
      <w:r w:rsidR="00E63A23">
        <w:rPr>
          <w:rFonts w:cs="Times New Roman"/>
          <w:b/>
          <w:sz w:val="24"/>
          <w:szCs w:val="24"/>
        </w:rPr>
        <w:t xml:space="preserve">------ </w:t>
      </w:r>
      <w:r w:rsidR="00E63A23" w:rsidRPr="00C831FA">
        <w:rPr>
          <w:rFonts w:cs="Times New Roman"/>
          <w:b/>
          <w:sz w:val="24"/>
          <w:szCs w:val="24"/>
        </w:rPr>
        <w:t>INSTANCE LEVEL</w:t>
      </w:r>
      <w:r w:rsidR="00E63A23">
        <w:rPr>
          <w:rFonts w:cs="Times New Roman"/>
          <w:b/>
          <w:sz w:val="24"/>
          <w:szCs w:val="24"/>
        </w:rPr>
        <w:t xml:space="preserve">                                                           </w:t>
      </w:r>
      <w:r w:rsidR="00B24B77">
        <w:rPr>
          <w:rFonts w:cs="Times New Roman"/>
          <w:b/>
          <w:sz w:val="24"/>
          <w:szCs w:val="24"/>
        </w:rPr>
        <w:t>--- 246</w:t>
      </w:r>
    </w:p>
    <w:p w:rsidR="00F55B9C" w:rsidRPr="00661F57" w:rsidRDefault="00F55B9C" w:rsidP="00D5375B">
      <w:pPr>
        <w:pStyle w:val="ListParagraph"/>
        <w:rPr>
          <w:rFonts w:cs="Times New Roman"/>
          <w:sz w:val="24"/>
          <w:szCs w:val="24"/>
        </w:rPr>
      </w:pPr>
    </w:p>
    <w:p w:rsidR="00F55B9C" w:rsidRDefault="00F55B9C" w:rsidP="00D5375B">
      <w:pPr>
        <w:pStyle w:val="ListParagraph"/>
        <w:rPr>
          <w:rFonts w:cs="Times New Roman"/>
          <w:sz w:val="24"/>
          <w:szCs w:val="24"/>
        </w:rPr>
      </w:pPr>
    </w:p>
    <w:p w:rsidR="003D429B" w:rsidRDefault="003D429B" w:rsidP="00D5375B">
      <w:pPr>
        <w:pStyle w:val="ListParagraph"/>
        <w:rPr>
          <w:rFonts w:cs="Times New Roman"/>
          <w:sz w:val="24"/>
          <w:szCs w:val="24"/>
        </w:rPr>
      </w:pPr>
    </w:p>
    <w:p w:rsidR="006417DB" w:rsidRPr="00661F57" w:rsidRDefault="006417DB" w:rsidP="00D5375B">
      <w:pPr>
        <w:pStyle w:val="ListParagraph"/>
        <w:rPr>
          <w:rFonts w:cs="Times New Roman"/>
          <w:sz w:val="24"/>
          <w:szCs w:val="24"/>
        </w:rPr>
      </w:pPr>
    </w:p>
    <w:p w:rsidR="00F55B9C" w:rsidRPr="00274996" w:rsidRDefault="00F55B9C" w:rsidP="00D5375B">
      <w:pPr>
        <w:rPr>
          <w:rFonts w:cs="Times New Roman"/>
          <w:b/>
          <w:color w:val="FF0000"/>
          <w:sz w:val="24"/>
          <w:szCs w:val="24"/>
          <w:u w:val="single"/>
        </w:rPr>
      </w:pPr>
      <w:r w:rsidRPr="00274996">
        <w:rPr>
          <w:rFonts w:cs="Times New Roman"/>
          <w:b/>
          <w:color w:val="FF0000"/>
          <w:sz w:val="24"/>
          <w:szCs w:val="24"/>
          <w:u w:val="single"/>
        </w:rPr>
        <w:t>PERF</w:t>
      </w:r>
      <w:r w:rsidR="00274996" w:rsidRPr="00274996">
        <w:rPr>
          <w:rFonts w:cs="Times New Roman"/>
          <w:b/>
          <w:color w:val="FF0000"/>
          <w:sz w:val="24"/>
          <w:szCs w:val="24"/>
          <w:u w:val="single"/>
        </w:rPr>
        <w:t>ORMANCE TUNNING</w:t>
      </w:r>
    </w:p>
    <w:p w:rsidR="00F55B9C" w:rsidRPr="00C831FA"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LOCKS</w:t>
      </w:r>
      <w:r w:rsidR="00274996" w:rsidRPr="00C831FA">
        <w:rPr>
          <w:rFonts w:cs="Times New Roman"/>
          <w:b/>
          <w:sz w:val="24"/>
          <w:szCs w:val="24"/>
        </w:rPr>
        <w:t xml:space="preserve">                                                                                   </w:t>
      </w:r>
      <w:r w:rsidR="001F68F4">
        <w:rPr>
          <w:rFonts w:cs="Times New Roman"/>
          <w:b/>
          <w:sz w:val="24"/>
          <w:szCs w:val="24"/>
        </w:rPr>
        <w:t xml:space="preserve">                          --- 252</w:t>
      </w:r>
    </w:p>
    <w:p w:rsidR="00F55B9C" w:rsidRPr="00C831FA"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BLOCKINGS</w:t>
      </w:r>
      <w:r w:rsidR="00274996" w:rsidRPr="00C831FA">
        <w:rPr>
          <w:rFonts w:cs="Times New Roman"/>
          <w:b/>
          <w:sz w:val="24"/>
          <w:szCs w:val="24"/>
        </w:rPr>
        <w:t xml:space="preserve">                                                                    </w:t>
      </w:r>
      <w:r w:rsidR="002B3566">
        <w:rPr>
          <w:rFonts w:cs="Times New Roman"/>
          <w:b/>
          <w:sz w:val="24"/>
          <w:szCs w:val="24"/>
        </w:rPr>
        <w:t xml:space="preserve">                                </w:t>
      </w:r>
      <w:r w:rsidR="0066623D">
        <w:rPr>
          <w:rFonts w:cs="Times New Roman"/>
          <w:b/>
          <w:sz w:val="24"/>
          <w:szCs w:val="24"/>
        </w:rPr>
        <w:t>---</w:t>
      </w:r>
      <w:r w:rsidR="001F68F4">
        <w:rPr>
          <w:rFonts w:cs="Times New Roman"/>
          <w:b/>
          <w:sz w:val="24"/>
          <w:szCs w:val="24"/>
        </w:rPr>
        <w:t xml:space="preserve"> 255</w:t>
      </w:r>
    </w:p>
    <w:p w:rsidR="00F55B9C" w:rsidRPr="00C831FA"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DEAD LOCKS</w:t>
      </w:r>
      <w:r w:rsidR="00274996" w:rsidRPr="00C831FA">
        <w:rPr>
          <w:rFonts w:cs="Times New Roman"/>
          <w:b/>
          <w:sz w:val="24"/>
          <w:szCs w:val="24"/>
        </w:rPr>
        <w:t xml:space="preserve">                                                                                                  --- </w:t>
      </w:r>
      <w:r w:rsidR="001F68F4">
        <w:rPr>
          <w:rFonts w:cs="Times New Roman"/>
          <w:b/>
          <w:sz w:val="24"/>
          <w:szCs w:val="24"/>
        </w:rPr>
        <w:t>258</w:t>
      </w:r>
    </w:p>
    <w:p w:rsidR="00F55B9C" w:rsidRPr="00C831FA"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INDEXES</w:t>
      </w:r>
      <w:r w:rsidR="00CC510E">
        <w:rPr>
          <w:rFonts w:cs="Times New Roman"/>
          <w:b/>
          <w:sz w:val="24"/>
          <w:szCs w:val="24"/>
        </w:rPr>
        <w:t xml:space="preserve">                                                                                           </w:t>
      </w:r>
      <w:r w:rsidR="001F68F4">
        <w:rPr>
          <w:rFonts w:cs="Times New Roman"/>
          <w:b/>
          <w:sz w:val="24"/>
          <w:szCs w:val="24"/>
        </w:rPr>
        <w:t xml:space="preserve">               --- 261</w:t>
      </w:r>
    </w:p>
    <w:p w:rsidR="00F55B9C" w:rsidRPr="002B3566" w:rsidRDefault="00F55B9C" w:rsidP="002B3566">
      <w:pPr>
        <w:pStyle w:val="ListParagraph"/>
        <w:numPr>
          <w:ilvl w:val="0"/>
          <w:numId w:val="11"/>
        </w:numPr>
        <w:spacing w:after="160" w:line="259" w:lineRule="auto"/>
        <w:rPr>
          <w:rFonts w:cs="Times New Roman"/>
          <w:b/>
          <w:sz w:val="24"/>
          <w:szCs w:val="24"/>
        </w:rPr>
      </w:pPr>
      <w:r w:rsidRPr="00C831FA">
        <w:rPr>
          <w:rFonts w:cs="Times New Roman"/>
          <w:b/>
          <w:sz w:val="24"/>
          <w:szCs w:val="24"/>
        </w:rPr>
        <w:t>FRAGMENTATION</w:t>
      </w:r>
      <w:r w:rsidR="001072CA">
        <w:rPr>
          <w:rFonts w:cs="Times New Roman"/>
          <w:b/>
          <w:sz w:val="24"/>
          <w:szCs w:val="24"/>
        </w:rPr>
        <w:t xml:space="preserve">                                                                </w:t>
      </w:r>
      <w:r w:rsidR="001F68F4">
        <w:rPr>
          <w:rFonts w:cs="Times New Roman"/>
          <w:b/>
          <w:sz w:val="24"/>
          <w:szCs w:val="24"/>
        </w:rPr>
        <w:t xml:space="preserve">                         --- 270</w:t>
      </w:r>
    </w:p>
    <w:p w:rsidR="00F55B9C" w:rsidRPr="00C831FA"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ISOLATION LEVELS</w:t>
      </w:r>
      <w:r w:rsidR="001072CA">
        <w:rPr>
          <w:rFonts w:cs="Times New Roman"/>
          <w:b/>
          <w:sz w:val="24"/>
          <w:szCs w:val="24"/>
        </w:rPr>
        <w:t xml:space="preserve">                  </w:t>
      </w:r>
      <w:r w:rsidR="00C34523">
        <w:rPr>
          <w:rFonts w:cs="Times New Roman"/>
          <w:b/>
          <w:sz w:val="24"/>
          <w:szCs w:val="24"/>
        </w:rPr>
        <w:t xml:space="preserve">                                             </w:t>
      </w:r>
      <w:r w:rsidR="001F68F4">
        <w:rPr>
          <w:rFonts w:cs="Times New Roman"/>
          <w:b/>
          <w:sz w:val="24"/>
          <w:szCs w:val="24"/>
        </w:rPr>
        <w:t xml:space="preserve">                         --- 274</w:t>
      </w:r>
    </w:p>
    <w:p w:rsidR="00F55B9C"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SWITCHES</w:t>
      </w:r>
      <w:r w:rsidR="00C34523">
        <w:rPr>
          <w:rFonts w:cs="Times New Roman"/>
          <w:b/>
          <w:sz w:val="24"/>
          <w:szCs w:val="24"/>
        </w:rPr>
        <w:t xml:space="preserve">                                                                                                       --- </w:t>
      </w:r>
      <w:r w:rsidR="005B1B91">
        <w:rPr>
          <w:rFonts w:cs="Times New Roman"/>
          <w:b/>
          <w:sz w:val="24"/>
          <w:szCs w:val="24"/>
        </w:rPr>
        <w:t>282</w:t>
      </w:r>
    </w:p>
    <w:p w:rsidR="00C90F14" w:rsidRPr="00C831FA" w:rsidRDefault="00C90F14" w:rsidP="00C90F14">
      <w:pPr>
        <w:pStyle w:val="ListParagraph"/>
        <w:numPr>
          <w:ilvl w:val="0"/>
          <w:numId w:val="11"/>
        </w:numPr>
        <w:spacing w:after="160" w:line="259" w:lineRule="auto"/>
        <w:rPr>
          <w:rFonts w:cs="Times New Roman"/>
          <w:b/>
          <w:sz w:val="24"/>
          <w:szCs w:val="24"/>
        </w:rPr>
      </w:pPr>
      <w:r w:rsidRPr="00C831FA">
        <w:rPr>
          <w:rFonts w:cs="Times New Roman"/>
          <w:b/>
          <w:sz w:val="24"/>
          <w:szCs w:val="24"/>
        </w:rPr>
        <w:t>LOCK PAGES IN MEMORY</w:t>
      </w:r>
      <w:r w:rsidR="00177A11">
        <w:rPr>
          <w:rFonts w:cs="Times New Roman"/>
          <w:b/>
          <w:sz w:val="24"/>
          <w:szCs w:val="24"/>
        </w:rPr>
        <w:t xml:space="preserve">                                                                           </w:t>
      </w:r>
      <w:r w:rsidR="005B1B91">
        <w:rPr>
          <w:rFonts w:cs="Times New Roman"/>
          <w:b/>
          <w:sz w:val="24"/>
          <w:szCs w:val="24"/>
        </w:rPr>
        <w:t xml:space="preserve">--- 284 </w:t>
      </w:r>
    </w:p>
    <w:p w:rsidR="00F55B9C" w:rsidRPr="00C90F14" w:rsidRDefault="00F55B9C" w:rsidP="00C90F14">
      <w:pPr>
        <w:pStyle w:val="ListParagraph"/>
        <w:numPr>
          <w:ilvl w:val="0"/>
          <w:numId w:val="11"/>
        </w:numPr>
        <w:spacing w:after="160" w:line="259" w:lineRule="auto"/>
        <w:rPr>
          <w:rFonts w:cs="Times New Roman"/>
          <w:b/>
          <w:sz w:val="24"/>
          <w:szCs w:val="24"/>
        </w:rPr>
      </w:pPr>
      <w:r w:rsidRPr="00C90F14">
        <w:rPr>
          <w:rFonts w:cs="Times New Roman"/>
          <w:b/>
          <w:sz w:val="24"/>
          <w:szCs w:val="24"/>
        </w:rPr>
        <w:t>DAC[ DEDICATED ADMIN CONNECTION]</w:t>
      </w:r>
      <w:r w:rsidR="005B1B91">
        <w:rPr>
          <w:rFonts w:cs="Times New Roman"/>
          <w:b/>
          <w:sz w:val="24"/>
          <w:szCs w:val="24"/>
        </w:rPr>
        <w:t xml:space="preserve">                                                 --- 285</w:t>
      </w:r>
    </w:p>
    <w:p w:rsidR="00F55B9C"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CDC [ CHANGE DATA CAPTURE]</w:t>
      </w:r>
      <w:r w:rsidR="005B1B91">
        <w:rPr>
          <w:rFonts w:cs="Times New Roman"/>
          <w:b/>
          <w:sz w:val="24"/>
          <w:szCs w:val="24"/>
        </w:rPr>
        <w:t xml:space="preserve">                                                                 --- 288</w:t>
      </w:r>
    </w:p>
    <w:p w:rsidR="00D302E0" w:rsidRDefault="00D302E0" w:rsidP="00D5375B">
      <w:pPr>
        <w:pStyle w:val="ListParagraph"/>
        <w:numPr>
          <w:ilvl w:val="0"/>
          <w:numId w:val="11"/>
        </w:numPr>
        <w:spacing w:after="160" w:line="259" w:lineRule="auto"/>
        <w:rPr>
          <w:rFonts w:cs="Times New Roman"/>
          <w:b/>
          <w:sz w:val="24"/>
          <w:szCs w:val="24"/>
        </w:rPr>
      </w:pPr>
      <w:r>
        <w:rPr>
          <w:rFonts w:cs="Times New Roman"/>
          <w:b/>
          <w:sz w:val="24"/>
          <w:szCs w:val="24"/>
        </w:rPr>
        <w:t>WAITING TYPES</w:t>
      </w:r>
    </w:p>
    <w:p w:rsidR="006417DB" w:rsidRDefault="006417DB" w:rsidP="006417DB">
      <w:pPr>
        <w:pStyle w:val="ListParagraph"/>
        <w:numPr>
          <w:ilvl w:val="0"/>
          <w:numId w:val="11"/>
        </w:numPr>
        <w:spacing w:after="160" w:line="259" w:lineRule="auto"/>
        <w:rPr>
          <w:rFonts w:cs="Times New Roman"/>
          <w:b/>
          <w:sz w:val="24"/>
          <w:szCs w:val="24"/>
        </w:rPr>
      </w:pPr>
      <w:r w:rsidRPr="00C831FA">
        <w:rPr>
          <w:rFonts w:cs="Times New Roman"/>
          <w:b/>
          <w:sz w:val="24"/>
          <w:szCs w:val="24"/>
        </w:rPr>
        <w:t>SQL ARCHITECTURE</w:t>
      </w:r>
    </w:p>
    <w:p w:rsidR="00E04D08" w:rsidRPr="00B82AD8" w:rsidRDefault="00E04D08" w:rsidP="00B82AD8">
      <w:pPr>
        <w:pStyle w:val="ListParagraph"/>
        <w:numPr>
          <w:ilvl w:val="0"/>
          <w:numId w:val="11"/>
        </w:numPr>
        <w:spacing w:after="160" w:line="259" w:lineRule="auto"/>
        <w:rPr>
          <w:rFonts w:cs="Times New Roman"/>
          <w:b/>
          <w:sz w:val="24"/>
          <w:szCs w:val="24"/>
        </w:rPr>
      </w:pPr>
      <w:r w:rsidRPr="00C831FA">
        <w:rPr>
          <w:rFonts w:cs="Times New Roman"/>
          <w:b/>
          <w:sz w:val="24"/>
          <w:szCs w:val="24"/>
        </w:rPr>
        <w:t>PROFILER &amp; PERFMON TOOLS</w:t>
      </w:r>
      <w:r w:rsidR="004B275F">
        <w:rPr>
          <w:rFonts w:cs="Times New Roman"/>
          <w:b/>
          <w:sz w:val="24"/>
          <w:szCs w:val="24"/>
        </w:rPr>
        <w:t xml:space="preserve">                               </w:t>
      </w:r>
    </w:p>
    <w:p w:rsidR="002E02CE" w:rsidRPr="002E02CE" w:rsidRDefault="002E02CE" w:rsidP="002E02CE">
      <w:pPr>
        <w:pStyle w:val="ListParagraph"/>
        <w:numPr>
          <w:ilvl w:val="0"/>
          <w:numId w:val="11"/>
        </w:numPr>
        <w:spacing w:after="160" w:line="259" w:lineRule="auto"/>
        <w:rPr>
          <w:rFonts w:cs="Times New Roman"/>
          <w:b/>
          <w:sz w:val="24"/>
          <w:szCs w:val="24"/>
        </w:rPr>
      </w:pPr>
      <w:r>
        <w:rPr>
          <w:rFonts w:cs="Times New Roman"/>
          <w:b/>
          <w:sz w:val="24"/>
          <w:szCs w:val="24"/>
        </w:rPr>
        <w:lastRenderedPageBreak/>
        <w:t>DTA[DATABASE TUNING ADVISOR]</w:t>
      </w:r>
    </w:p>
    <w:p w:rsidR="00F55B9C" w:rsidRPr="00C831FA"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ACID PROPERTIES</w:t>
      </w:r>
      <w:r w:rsidR="00193332">
        <w:rPr>
          <w:rFonts w:cs="Times New Roman"/>
          <w:b/>
          <w:sz w:val="24"/>
          <w:szCs w:val="24"/>
        </w:rPr>
        <w:t xml:space="preserve">                                                                                      --- 325</w:t>
      </w:r>
    </w:p>
    <w:p w:rsidR="00F55B9C" w:rsidRDefault="00F55B9C" w:rsidP="00980F16">
      <w:pPr>
        <w:pStyle w:val="ListParagraph"/>
        <w:numPr>
          <w:ilvl w:val="0"/>
          <w:numId w:val="11"/>
        </w:numPr>
        <w:spacing w:after="160" w:line="259" w:lineRule="auto"/>
        <w:rPr>
          <w:rFonts w:cs="Times New Roman"/>
          <w:b/>
          <w:sz w:val="24"/>
          <w:szCs w:val="24"/>
        </w:rPr>
      </w:pPr>
      <w:r w:rsidRPr="00C831FA">
        <w:rPr>
          <w:rFonts w:cs="Times New Roman"/>
          <w:b/>
          <w:sz w:val="24"/>
          <w:szCs w:val="24"/>
        </w:rPr>
        <w:t>WINDOWS TASK SCHEDULAR</w:t>
      </w:r>
      <w:r w:rsidR="00193332">
        <w:rPr>
          <w:rFonts w:cs="Times New Roman"/>
          <w:b/>
          <w:sz w:val="24"/>
          <w:szCs w:val="24"/>
        </w:rPr>
        <w:t xml:space="preserve">                                                                 --- 326</w:t>
      </w:r>
    </w:p>
    <w:p w:rsidR="00DD528C" w:rsidRDefault="00DD528C" w:rsidP="00980F16">
      <w:pPr>
        <w:pStyle w:val="ListParagraph"/>
        <w:numPr>
          <w:ilvl w:val="0"/>
          <w:numId w:val="11"/>
        </w:numPr>
        <w:spacing w:after="160" w:line="259" w:lineRule="auto"/>
        <w:rPr>
          <w:rFonts w:cs="Times New Roman"/>
          <w:b/>
          <w:sz w:val="24"/>
          <w:szCs w:val="24"/>
        </w:rPr>
      </w:pPr>
      <w:r>
        <w:rPr>
          <w:rFonts w:cs="Times New Roman"/>
          <w:b/>
          <w:sz w:val="24"/>
          <w:szCs w:val="24"/>
        </w:rPr>
        <w:t>QUERY TUNING</w:t>
      </w:r>
      <w:r w:rsidR="00193332">
        <w:rPr>
          <w:rFonts w:cs="Times New Roman"/>
          <w:b/>
          <w:sz w:val="24"/>
          <w:szCs w:val="24"/>
        </w:rPr>
        <w:t xml:space="preserve">                                                                                          --- 327</w:t>
      </w:r>
    </w:p>
    <w:p w:rsidR="00123F58" w:rsidRPr="00980F16" w:rsidRDefault="00FC4C47" w:rsidP="00980F16">
      <w:pPr>
        <w:pStyle w:val="ListParagraph"/>
        <w:numPr>
          <w:ilvl w:val="0"/>
          <w:numId w:val="11"/>
        </w:numPr>
        <w:spacing w:after="160" w:line="259" w:lineRule="auto"/>
        <w:rPr>
          <w:rFonts w:cs="Times New Roman"/>
          <w:b/>
          <w:sz w:val="24"/>
          <w:szCs w:val="24"/>
        </w:rPr>
      </w:pPr>
      <w:r>
        <w:rPr>
          <w:rFonts w:cs="Times New Roman"/>
          <w:b/>
          <w:sz w:val="24"/>
          <w:szCs w:val="24"/>
        </w:rPr>
        <w:t>HIGH CPU</w:t>
      </w:r>
      <w:r w:rsidR="00043D6A">
        <w:rPr>
          <w:rFonts w:cs="Times New Roman"/>
          <w:b/>
          <w:sz w:val="24"/>
          <w:szCs w:val="24"/>
        </w:rPr>
        <w:t xml:space="preserve"> ISSUE</w:t>
      </w:r>
      <w:r>
        <w:rPr>
          <w:rFonts w:cs="Times New Roman"/>
          <w:b/>
          <w:sz w:val="24"/>
          <w:szCs w:val="24"/>
        </w:rPr>
        <w:t xml:space="preserve"> &amp; MEMORY ISSUE</w:t>
      </w:r>
      <w:r w:rsidR="00043D6A">
        <w:rPr>
          <w:rFonts w:cs="Times New Roman"/>
          <w:b/>
          <w:sz w:val="24"/>
          <w:szCs w:val="24"/>
        </w:rPr>
        <w:t xml:space="preserve">                                                       --- 330,334</w:t>
      </w:r>
    </w:p>
    <w:p w:rsidR="00584029" w:rsidRDefault="00584029" w:rsidP="00584029">
      <w:pPr>
        <w:pStyle w:val="ListParagraph"/>
        <w:numPr>
          <w:ilvl w:val="0"/>
          <w:numId w:val="11"/>
        </w:numPr>
        <w:spacing w:after="160" w:line="259" w:lineRule="auto"/>
        <w:rPr>
          <w:rFonts w:cs="Times New Roman"/>
          <w:b/>
          <w:sz w:val="24"/>
          <w:szCs w:val="24"/>
        </w:rPr>
      </w:pPr>
      <w:r>
        <w:rPr>
          <w:rFonts w:cs="Times New Roman"/>
          <w:b/>
          <w:sz w:val="24"/>
          <w:szCs w:val="24"/>
        </w:rPr>
        <w:t>UPDATE STATISTICS</w:t>
      </w:r>
      <w:r w:rsidR="00043D6A">
        <w:rPr>
          <w:rFonts w:cs="Times New Roman"/>
          <w:b/>
          <w:sz w:val="24"/>
          <w:szCs w:val="24"/>
        </w:rPr>
        <w:t xml:space="preserve">                                                                                   --- 335</w:t>
      </w:r>
    </w:p>
    <w:p w:rsidR="00145521" w:rsidRDefault="00145521" w:rsidP="00584029">
      <w:pPr>
        <w:pStyle w:val="ListParagraph"/>
        <w:numPr>
          <w:ilvl w:val="0"/>
          <w:numId w:val="11"/>
        </w:numPr>
        <w:spacing w:after="160" w:line="259" w:lineRule="auto"/>
        <w:rPr>
          <w:rFonts w:cs="Times New Roman"/>
          <w:b/>
          <w:sz w:val="24"/>
          <w:szCs w:val="24"/>
        </w:rPr>
      </w:pPr>
      <w:r>
        <w:rPr>
          <w:rFonts w:cs="Times New Roman"/>
          <w:b/>
          <w:sz w:val="24"/>
          <w:szCs w:val="24"/>
        </w:rPr>
        <w:t>ACTIVITY MONITOR</w:t>
      </w:r>
      <w:r w:rsidR="00B660A1">
        <w:rPr>
          <w:rFonts w:cs="Times New Roman"/>
          <w:b/>
          <w:sz w:val="24"/>
          <w:szCs w:val="24"/>
        </w:rPr>
        <w:t xml:space="preserve">                                                                                   --- 336</w:t>
      </w:r>
    </w:p>
    <w:p w:rsidR="00B660A1" w:rsidRPr="00584029" w:rsidRDefault="00B660A1" w:rsidP="00584029">
      <w:pPr>
        <w:pStyle w:val="ListParagraph"/>
        <w:numPr>
          <w:ilvl w:val="0"/>
          <w:numId w:val="11"/>
        </w:numPr>
        <w:spacing w:after="160" w:line="259" w:lineRule="auto"/>
        <w:rPr>
          <w:rFonts w:cs="Times New Roman"/>
          <w:b/>
          <w:sz w:val="24"/>
          <w:szCs w:val="24"/>
        </w:rPr>
      </w:pPr>
      <w:r>
        <w:rPr>
          <w:rFonts w:cs="Times New Roman"/>
          <w:b/>
          <w:sz w:val="24"/>
          <w:szCs w:val="24"/>
        </w:rPr>
        <w:t>EXECUTION PLAN                                                                                       --- 341</w:t>
      </w:r>
    </w:p>
    <w:p w:rsidR="00584029" w:rsidRPr="00584029" w:rsidRDefault="00584029" w:rsidP="00584029">
      <w:pPr>
        <w:pStyle w:val="ListParagraph"/>
        <w:numPr>
          <w:ilvl w:val="0"/>
          <w:numId w:val="11"/>
        </w:numPr>
        <w:spacing w:after="160" w:line="259" w:lineRule="auto"/>
        <w:rPr>
          <w:rFonts w:cs="Times New Roman"/>
          <w:b/>
          <w:sz w:val="24"/>
          <w:szCs w:val="24"/>
        </w:rPr>
      </w:pPr>
      <w:r>
        <w:rPr>
          <w:rFonts w:cs="Times New Roman"/>
          <w:b/>
          <w:sz w:val="24"/>
          <w:szCs w:val="24"/>
        </w:rPr>
        <w:t>RAID LEVELS</w:t>
      </w:r>
      <w:r w:rsidR="00043D6A">
        <w:rPr>
          <w:rFonts w:cs="Times New Roman"/>
          <w:b/>
          <w:sz w:val="24"/>
          <w:szCs w:val="24"/>
        </w:rPr>
        <w:t xml:space="preserve">                                                                                                --- 342</w:t>
      </w:r>
    </w:p>
    <w:p w:rsidR="00D302E0" w:rsidRPr="00123F58" w:rsidRDefault="00F55B9C" w:rsidP="00123F58">
      <w:pPr>
        <w:pStyle w:val="ListParagraph"/>
        <w:numPr>
          <w:ilvl w:val="0"/>
          <w:numId w:val="11"/>
        </w:numPr>
        <w:spacing w:after="160" w:line="259" w:lineRule="auto"/>
        <w:rPr>
          <w:rFonts w:cs="Times New Roman"/>
          <w:b/>
          <w:sz w:val="24"/>
          <w:szCs w:val="24"/>
        </w:rPr>
      </w:pPr>
      <w:r w:rsidRPr="00C831FA">
        <w:rPr>
          <w:rFonts w:cs="Times New Roman"/>
          <w:b/>
          <w:sz w:val="24"/>
          <w:szCs w:val="24"/>
        </w:rPr>
        <w:t>TEMPDB ARCHITECTURE</w:t>
      </w:r>
      <w:r w:rsidR="00425929">
        <w:rPr>
          <w:rFonts w:cs="Times New Roman"/>
          <w:b/>
          <w:sz w:val="24"/>
          <w:szCs w:val="24"/>
        </w:rPr>
        <w:t xml:space="preserve">                                                                          --- 345</w:t>
      </w:r>
    </w:p>
    <w:p w:rsidR="00F55B9C" w:rsidRPr="00C831FA" w:rsidRDefault="00AA090E" w:rsidP="00D5375B">
      <w:pPr>
        <w:pStyle w:val="ListParagraph"/>
        <w:numPr>
          <w:ilvl w:val="0"/>
          <w:numId w:val="11"/>
        </w:numPr>
        <w:spacing w:after="160" w:line="259" w:lineRule="auto"/>
        <w:rPr>
          <w:rFonts w:cs="Times New Roman"/>
          <w:b/>
          <w:sz w:val="24"/>
          <w:szCs w:val="24"/>
        </w:rPr>
      </w:pPr>
      <w:r>
        <w:rPr>
          <w:rFonts w:cs="Times New Roman"/>
          <w:b/>
          <w:sz w:val="24"/>
          <w:szCs w:val="24"/>
        </w:rPr>
        <w:t xml:space="preserve">SQL SERVER </w:t>
      </w:r>
      <w:r w:rsidR="00F55B9C" w:rsidRPr="00C831FA">
        <w:rPr>
          <w:rFonts w:cs="Times New Roman"/>
          <w:b/>
          <w:sz w:val="24"/>
          <w:szCs w:val="24"/>
        </w:rPr>
        <w:t>AUDITING</w:t>
      </w:r>
      <w:r w:rsidR="00425929">
        <w:rPr>
          <w:rFonts w:cs="Times New Roman"/>
          <w:b/>
          <w:sz w:val="24"/>
          <w:szCs w:val="24"/>
        </w:rPr>
        <w:t xml:space="preserve">                                                                             --- 349</w:t>
      </w:r>
    </w:p>
    <w:p w:rsidR="00F55B9C" w:rsidRPr="00C831FA"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NEW FEATURS LIST</w:t>
      </w:r>
      <w:r w:rsidR="00425929">
        <w:rPr>
          <w:rFonts w:cs="Times New Roman"/>
          <w:b/>
          <w:sz w:val="24"/>
          <w:szCs w:val="24"/>
        </w:rPr>
        <w:t xml:space="preserve">                                                                                    --- 363</w:t>
      </w:r>
    </w:p>
    <w:p w:rsidR="00F55B9C" w:rsidRPr="00C831FA" w:rsidRDefault="00F55B9C" w:rsidP="00D5375B">
      <w:pPr>
        <w:pStyle w:val="ListParagraph"/>
        <w:numPr>
          <w:ilvl w:val="0"/>
          <w:numId w:val="11"/>
        </w:numPr>
        <w:spacing w:after="160" w:line="259" w:lineRule="auto"/>
        <w:rPr>
          <w:rFonts w:cs="Times New Roman"/>
          <w:b/>
          <w:sz w:val="24"/>
          <w:szCs w:val="24"/>
        </w:rPr>
      </w:pPr>
      <w:r w:rsidRPr="00C831FA">
        <w:rPr>
          <w:rFonts w:cs="Times New Roman"/>
          <w:b/>
          <w:sz w:val="24"/>
          <w:szCs w:val="24"/>
        </w:rPr>
        <w:t>DMV’S</w:t>
      </w:r>
      <w:r w:rsidR="0022495A">
        <w:rPr>
          <w:rFonts w:cs="Times New Roman"/>
          <w:b/>
          <w:sz w:val="24"/>
          <w:szCs w:val="24"/>
        </w:rPr>
        <w:t xml:space="preserve"> &amp; SP &amp; DBCC                                                                                  --- 365, 369, 371 </w:t>
      </w:r>
    </w:p>
    <w:p w:rsidR="00E63A23" w:rsidRDefault="00F55B9C" w:rsidP="00E63A23">
      <w:pPr>
        <w:pStyle w:val="ListParagraph"/>
        <w:numPr>
          <w:ilvl w:val="0"/>
          <w:numId w:val="11"/>
        </w:numPr>
        <w:spacing w:after="160" w:line="259" w:lineRule="auto"/>
        <w:rPr>
          <w:rFonts w:cs="Times New Roman"/>
          <w:b/>
          <w:sz w:val="24"/>
          <w:szCs w:val="24"/>
        </w:rPr>
      </w:pPr>
      <w:r w:rsidRPr="00C831FA">
        <w:rPr>
          <w:rFonts w:cs="Times New Roman"/>
          <w:b/>
          <w:sz w:val="24"/>
          <w:szCs w:val="24"/>
        </w:rPr>
        <w:t>ALWAYS ON HIGH AVILABILIT</w:t>
      </w:r>
      <w:r w:rsidR="003D429B" w:rsidRPr="00C831FA">
        <w:rPr>
          <w:rFonts w:cs="Times New Roman"/>
          <w:b/>
          <w:sz w:val="24"/>
          <w:szCs w:val="24"/>
        </w:rPr>
        <w:t>Y</w:t>
      </w:r>
    </w:p>
    <w:p w:rsidR="00E63A23" w:rsidRPr="00E63A23" w:rsidRDefault="00E63A23" w:rsidP="00E63A23">
      <w:pPr>
        <w:pStyle w:val="ListParagraph"/>
        <w:numPr>
          <w:ilvl w:val="0"/>
          <w:numId w:val="11"/>
        </w:numPr>
        <w:spacing w:after="160" w:line="259" w:lineRule="auto"/>
        <w:rPr>
          <w:rFonts w:cs="Times New Roman"/>
          <w:b/>
          <w:sz w:val="24"/>
          <w:szCs w:val="24"/>
        </w:rPr>
      </w:pPr>
      <w:r>
        <w:rPr>
          <w:rFonts w:cs="Times New Roman"/>
          <w:b/>
          <w:sz w:val="24"/>
          <w:szCs w:val="24"/>
        </w:rPr>
        <w:t>REAL TIME</w:t>
      </w:r>
      <w:r w:rsidR="0022495A">
        <w:rPr>
          <w:rFonts w:cs="Times New Roman"/>
          <w:b/>
          <w:sz w:val="24"/>
          <w:szCs w:val="24"/>
        </w:rPr>
        <w:t xml:space="preserve"> CLASSES                                                                                   --- 378</w:t>
      </w: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Default="006417DB" w:rsidP="006417DB">
      <w:pPr>
        <w:spacing w:after="160" w:line="259" w:lineRule="auto"/>
        <w:rPr>
          <w:rFonts w:cs="Times New Roman"/>
          <w:b/>
          <w:sz w:val="24"/>
          <w:szCs w:val="24"/>
        </w:rPr>
      </w:pPr>
    </w:p>
    <w:p w:rsidR="006417DB" w:rsidRPr="006417DB" w:rsidRDefault="006417DB" w:rsidP="006417DB">
      <w:pPr>
        <w:spacing w:after="160" w:line="259" w:lineRule="auto"/>
        <w:rPr>
          <w:rFonts w:cs="Times New Roman"/>
          <w:b/>
          <w:sz w:val="24"/>
          <w:szCs w:val="24"/>
        </w:rPr>
      </w:pPr>
    </w:p>
    <w:p w:rsidR="0097047F" w:rsidRPr="00874CB0" w:rsidRDefault="0097047F" w:rsidP="00C27233">
      <w:pPr>
        <w:spacing w:after="160" w:line="259" w:lineRule="auto"/>
        <w:jc w:val="center"/>
        <w:rPr>
          <w:rFonts w:cs="Times New Roman"/>
          <w:b/>
          <w:color w:val="C00000"/>
          <w:sz w:val="24"/>
          <w:szCs w:val="24"/>
        </w:rPr>
      </w:pPr>
      <w:r w:rsidRPr="00874CB0">
        <w:rPr>
          <w:rFonts w:cs="Times New Roman"/>
          <w:b/>
          <w:color w:val="C00000"/>
          <w:sz w:val="24"/>
          <w:szCs w:val="24"/>
        </w:rPr>
        <w:lastRenderedPageBreak/>
        <w:t>INTRODUCTION</w:t>
      </w:r>
    </w:p>
    <w:p w:rsidR="003252FE" w:rsidRPr="00661F57" w:rsidRDefault="003252FE" w:rsidP="00D5375B">
      <w:pPr>
        <w:autoSpaceDE w:val="0"/>
        <w:autoSpaceDN w:val="0"/>
        <w:adjustRightInd w:val="0"/>
        <w:spacing w:after="0" w:line="240" w:lineRule="atLeast"/>
        <w:rPr>
          <w:rFonts w:cs="Times New Roman"/>
          <w:b/>
          <w:kern w:val="24"/>
          <w:sz w:val="24"/>
          <w:szCs w:val="24"/>
        </w:rPr>
      </w:pPr>
    </w:p>
    <w:p w:rsidR="00C2386B" w:rsidRPr="00661F57" w:rsidRDefault="00CE449D" w:rsidP="00D5375B">
      <w:pPr>
        <w:autoSpaceDE w:val="0"/>
        <w:autoSpaceDN w:val="0"/>
        <w:adjustRightInd w:val="0"/>
        <w:spacing w:after="0" w:line="240" w:lineRule="atLeast"/>
        <w:rPr>
          <w:rFonts w:cs="Times New Roman"/>
          <w:b/>
          <w:kern w:val="24"/>
          <w:sz w:val="24"/>
          <w:szCs w:val="24"/>
        </w:rPr>
      </w:pPr>
      <w:r w:rsidRPr="00661F57">
        <w:rPr>
          <w:rFonts w:cs="Times New Roman"/>
          <w:b/>
          <w:kern w:val="24"/>
          <w:sz w:val="24"/>
          <w:szCs w:val="24"/>
        </w:rPr>
        <w:t>SQL SERVER DBA</w:t>
      </w:r>
    </w:p>
    <w:p w:rsidR="00F55B9C" w:rsidRPr="00661F57" w:rsidRDefault="00F55B9C" w:rsidP="00D5375B">
      <w:pPr>
        <w:autoSpaceDE w:val="0"/>
        <w:autoSpaceDN w:val="0"/>
        <w:adjustRightInd w:val="0"/>
        <w:spacing w:after="0" w:line="240" w:lineRule="atLeast"/>
        <w:rPr>
          <w:rFonts w:cs="Times New Roman"/>
          <w:b/>
          <w:kern w:val="24"/>
          <w:sz w:val="24"/>
          <w:szCs w:val="24"/>
        </w:rPr>
      </w:pPr>
    </w:p>
    <w:p w:rsidR="00C2386B" w:rsidRPr="00661F57" w:rsidRDefault="00F300AB" w:rsidP="00D5375B">
      <w:pPr>
        <w:autoSpaceDE w:val="0"/>
        <w:autoSpaceDN w:val="0"/>
        <w:adjustRightInd w:val="0"/>
        <w:spacing w:after="0" w:line="240" w:lineRule="atLeast"/>
        <w:rPr>
          <w:rFonts w:cs="Times New Roman"/>
          <w:kern w:val="24"/>
          <w:sz w:val="24"/>
          <w:szCs w:val="24"/>
        </w:rPr>
      </w:pPr>
      <w:r>
        <w:rPr>
          <w:rFonts w:cs="Times New Roman"/>
          <w:kern w:val="24"/>
          <w:sz w:val="24"/>
          <w:szCs w:val="24"/>
        </w:rPr>
        <w:t xml:space="preserve">&gt; </w:t>
      </w:r>
      <w:r w:rsidR="00C2386B" w:rsidRPr="00661F57">
        <w:rPr>
          <w:rFonts w:cs="Times New Roman"/>
          <w:kern w:val="24"/>
          <w:sz w:val="24"/>
          <w:szCs w:val="24"/>
        </w:rPr>
        <w:t>MS SQL Server is a Relational database server used on Web Servers to access information. Microsoft SQL Server is a database platform for large-scale online transaction processing (OLTP), data warehousing, and e-commerce applications; it is also a business platform for data integration, analysis, and reporting solutions.</w:t>
      </w:r>
    </w:p>
    <w:p w:rsidR="00C2386B" w:rsidRPr="00661F57" w:rsidRDefault="00C2386B" w:rsidP="00D5375B">
      <w:pPr>
        <w:autoSpaceDE w:val="0"/>
        <w:autoSpaceDN w:val="0"/>
        <w:adjustRightInd w:val="0"/>
        <w:spacing w:after="0" w:line="240" w:lineRule="atLeast"/>
        <w:rPr>
          <w:rFonts w:cs="Times New Roman"/>
          <w:b/>
          <w:kern w:val="24"/>
          <w:sz w:val="24"/>
          <w:szCs w:val="24"/>
        </w:rPr>
      </w:pP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RDBMS stands for Relational Database Management System. RDBMS data is structured in database tables, fields and records. Each RDBMS table consists of database table rows. Each database table row consists of one or more database table fields.</w:t>
      </w:r>
    </w:p>
    <w:p w:rsidR="00CE449D" w:rsidRPr="00661F57" w:rsidRDefault="00CE449D" w:rsidP="00D5375B">
      <w:pPr>
        <w:autoSpaceDE w:val="0"/>
        <w:autoSpaceDN w:val="0"/>
        <w:adjustRightInd w:val="0"/>
        <w:spacing w:after="0" w:line="240" w:lineRule="atLeast"/>
        <w:rPr>
          <w:rFonts w:cs="Times New Roman"/>
          <w:kern w:val="24"/>
          <w:sz w:val="24"/>
          <w:szCs w:val="24"/>
        </w:rPr>
      </w:pPr>
    </w:p>
    <w:p w:rsidR="00CE449D" w:rsidRPr="00661F57" w:rsidRDefault="00CE449D" w:rsidP="00D5375B">
      <w:pPr>
        <w:autoSpaceDE w:val="0"/>
        <w:autoSpaceDN w:val="0"/>
        <w:adjustRightInd w:val="0"/>
        <w:spacing w:after="0" w:line="240" w:lineRule="atLeast"/>
        <w:ind w:left="540" w:hanging="540"/>
        <w:rPr>
          <w:rFonts w:cs="Times New Roman"/>
          <w:b/>
          <w:kern w:val="24"/>
          <w:sz w:val="24"/>
          <w:szCs w:val="24"/>
        </w:rPr>
      </w:pPr>
      <w:r w:rsidRPr="00661F57">
        <w:rPr>
          <w:rFonts w:cs="Times New Roman"/>
          <w:b/>
          <w:kern w:val="24"/>
          <w:sz w:val="24"/>
          <w:szCs w:val="24"/>
        </w:rPr>
        <w:t>Most popular RDBMS products are:</w:t>
      </w:r>
    </w:p>
    <w:p w:rsidR="00CE449D" w:rsidRPr="00661F57" w:rsidRDefault="00CE449D" w:rsidP="00D5375B">
      <w:p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SQL Server [MSSQL]</w:t>
      </w:r>
    </w:p>
    <w:p w:rsidR="00CE449D" w:rsidRPr="00661F57" w:rsidRDefault="00CE449D" w:rsidP="00D5375B">
      <w:p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Oracle</w:t>
      </w:r>
    </w:p>
    <w:p w:rsidR="00CE449D" w:rsidRPr="00661F57" w:rsidRDefault="00CE449D" w:rsidP="00D5375B">
      <w:p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DB2</w:t>
      </w:r>
    </w:p>
    <w:p w:rsidR="00CE449D" w:rsidRPr="00661F57" w:rsidRDefault="00CE449D" w:rsidP="00D5375B">
      <w:p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MYSQL</w:t>
      </w:r>
    </w:p>
    <w:p w:rsidR="00CE449D" w:rsidRPr="00661F57" w:rsidRDefault="00CE449D" w:rsidP="00D5375B">
      <w:p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SYBASE</w:t>
      </w:r>
    </w:p>
    <w:p w:rsidR="00CE449D" w:rsidRDefault="00CE449D" w:rsidP="00D5375B">
      <w:pPr>
        <w:autoSpaceDE w:val="0"/>
        <w:autoSpaceDN w:val="0"/>
        <w:adjustRightInd w:val="0"/>
        <w:spacing w:after="0" w:line="240" w:lineRule="atLeast"/>
        <w:ind w:left="540" w:hanging="540"/>
        <w:rPr>
          <w:rFonts w:cs="Times New Roman"/>
          <w:b/>
          <w:bCs/>
          <w:kern w:val="24"/>
          <w:sz w:val="24"/>
          <w:szCs w:val="24"/>
        </w:rPr>
      </w:pPr>
      <w:r w:rsidRPr="00661F57">
        <w:rPr>
          <w:rFonts w:cs="Times New Roman"/>
          <w:b/>
          <w:bCs/>
          <w:kern w:val="24"/>
          <w:sz w:val="24"/>
          <w:szCs w:val="24"/>
        </w:rPr>
        <w:t>Why SQL Server is better than any other RDBMS Applications?</w:t>
      </w:r>
    </w:p>
    <w:p w:rsidR="00F300AB" w:rsidRPr="00661F57" w:rsidRDefault="00F300AB" w:rsidP="00D5375B">
      <w:pPr>
        <w:autoSpaceDE w:val="0"/>
        <w:autoSpaceDN w:val="0"/>
        <w:adjustRightInd w:val="0"/>
        <w:spacing w:after="0" w:line="240" w:lineRule="atLeast"/>
        <w:ind w:left="540" w:hanging="540"/>
        <w:rPr>
          <w:rFonts w:cs="Times New Roman"/>
          <w:kern w:val="24"/>
          <w:sz w:val="24"/>
          <w:szCs w:val="24"/>
        </w:rPr>
      </w:pP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Easy integration with Microsoft Operating systems.</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Easy integration with world’s most common database</w:t>
      </w:r>
      <w:r w:rsidR="00010882" w:rsidRPr="00661F57">
        <w:rPr>
          <w:rFonts w:cs="Times New Roman"/>
          <w:b/>
          <w:bCs/>
          <w:kern w:val="24"/>
          <w:sz w:val="24"/>
          <w:szCs w:val="24"/>
        </w:rPr>
        <w:t>: [</w:t>
      </w:r>
      <w:r w:rsidRPr="00661F57">
        <w:rPr>
          <w:rFonts w:cs="Times New Roman"/>
          <w:b/>
          <w:bCs/>
          <w:kern w:val="24"/>
          <w:sz w:val="24"/>
          <w:szCs w:val="24"/>
        </w:rPr>
        <w:t xml:space="preserve">Import\Export] </w:t>
      </w:r>
      <w:r w:rsidRPr="00661F57">
        <w:rPr>
          <w:rFonts w:cs="Times New Roman"/>
          <w:kern w:val="24"/>
          <w:sz w:val="24"/>
          <w:szCs w:val="24"/>
        </w:rPr>
        <w:t>Spreadsheet, Microsoft excel in particular and power pivot has significantly enhanced its value.</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User friendly interface [Not required to write queries]</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Easy to create maintenance plans.</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Integrated Security (windows authentication)</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Disaster recovery</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Licensing</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SQL Server Business Intelligence –One of the best for reporting to business people</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Administering and Monitoring</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Data Encryption</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Easy Availability</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Perfect suite of application – good clubbing and packaging of Database engine, Agent Service, Notification Service, Reporting Service, Analysis Service, Integration Service.</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Uncomplicated installation process</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lastRenderedPageBreak/>
        <w:t>BOL – help documentation is easily available and more friendly to browse to get the correct help</w:t>
      </w:r>
    </w:p>
    <w:p w:rsidR="00CE449D" w:rsidRPr="00661F57" w:rsidRDefault="00CE449D" w:rsidP="00D5375B">
      <w:pPr>
        <w:numPr>
          <w:ilvl w:val="0"/>
          <w:numId w:val="1"/>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Perfect match for all level of organizations… small firms to big enterprise to data store.</w:t>
      </w:r>
    </w:p>
    <w:p w:rsidR="00CE449D" w:rsidRPr="00661F57" w:rsidRDefault="00CE449D" w:rsidP="00D5375B">
      <w:pPr>
        <w:autoSpaceDE w:val="0"/>
        <w:autoSpaceDN w:val="0"/>
        <w:adjustRightInd w:val="0"/>
        <w:spacing w:after="0" w:line="240" w:lineRule="atLeast"/>
        <w:ind w:left="540" w:hanging="540"/>
        <w:rPr>
          <w:rFonts w:cs="Times New Roman"/>
          <w:kern w:val="24"/>
          <w:sz w:val="24"/>
          <w:szCs w:val="24"/>
        </w:rPr>
      </w:pPr>
    </w:p>
    <w:p w:rsidR="00CE449D" w:rsidRPr="00661F57" w:rsidRDefault="00CE449D" w:rsidP="00D5375B">
      <w:pPr>
        <w:autoSpaceDE w:val="0"/>
        <w:autoSpaceDN w:val="0"/>
        <w:adjustRightInd w:val="0"/>
        <w:spacing w:after="0" w:line="240" w:lineRule="atLeast"/>
        <w:ind w:left="540" w:hanging="540"/>
        <w:rPr>
          <w:rFonts w:cs="Times New Roman"/>
          <w:kern w:val="24"/>
          <w:sz w:val="24"/>
          <w:szCs w:val="24"/>
        </w:rPr>
      </w:pPr>
    </w:p>
    <w:p w:rsidR="00CE449D" w:rsidRPr="00661F57" w:rsidRDefault="00CE449D" w:rsidP="004D0FD7">
      <w:pPr>
        <w:autoSpaceDE w:val="0"/>
        <w:autoSpaceDN w:val="0"/>
        <w:adjustRightInd w:val="0"/>
        <w:spacing w:after="0" w:line="240" w:lineRule="atLeast"/>
        <w:rPr>
          <w:rFonts w:cs="Times New Roman"/>
          <w:kern w:val="24"/>
          <w:sz w:val="24"/>
          <w:szCs w:val="24"/>
        </w:rPr>
      </w:pPr>
    </w:p>
    <w:p w:rsidR="00CE449D" w:rsidRPr="00661F57" w:rsidRDefault="00CE449D" w:rsidP="00D5375B">
      <w:pPr>
        <w:autoSpaceDE w:val="0"/>
        <w:autoSpaceDN w:val="0"/>
        <w:adjustRightInd w:val="0"/>
        <w:spacing w:after="0" w:line="240" w:lineRule="atLeast"/>
        <w:ind w:left="540" w:hanging="540"/>
        <w:rPr>
          <w:rFonts w:cs="Times New Roman"/>
          <w:kern w:val="24"/>
          <w:sz w:val="24"/>
          <w:szCs w:val="24"/>
        </w:rPr>
      </w:pPr>
    </w:p>
    <w:p w:rsidR="00CE449D" w:rsidRPr="00661F57" w:rsidRDefault="00CE449D" w:rsidP="00D5375B">
      <w:pPr>
        <w:autoSpaceDE w:val="0"/>
        <w:autoSpaceDN w:val="0"/>
        <w:adjustRightInd w:val="0"/>
        <w:spacing w:after="0" w:line="240" w:lineRule="atLeast"/>
        <w:ind w:left="540" w:hanging="540"/>
        <w:rPr>
          <w:rFonts w:cs="Times New Roman"/>
          <w:b/>
          <w:kern w:val="24"/>
          <w:sz w:val="24"/>
          <w:szCs w:val="24"/>
        </w:rPr>
      </w:pPr>
      <w:r w:rsidRPr="00661F57">
        <w:rPr>
          <w:rFonts w:cs="Times New Roman"/>
          <w:b/>
          <w:kern w:val="24"/>
          <w:sz w:val="24"/>
          <w:szCs w:val="24"/>
        </w:rPr>
        <w:t>Facts in a market: Business mainly targets on below facts?</w:t>
      </w:r>
    </w:p>
    <w:p w:rsidR="00CE449D" w:rsidRPr="00661F57" w:rsidRDefault="00CE449D" w:rsidP="00D5375B">
      <w:pPr>
        <w:numPr>
          <w:ilvl w:val="0"/>
          <w:numId w:val="2"/>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Size of database</w:t>
      </w:r>
    </w:p>
    <w:p w:rsidR="00CE449D" w:rsidRPr="00661F57" w:rsidRDefault="00CE449D" w:rsidP="00D5375B">
      <w:pPr>
        <w:numPr>
          <w:ilvl w:val="0"/>
          <w:numId w:val="2"/>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Security of data</w:t>
      </w:r>
    </w:p>
    <w:p w:rsidR="00CE449D" w:rsidRPr="00661F57" w:rsidRDefault="00CE449D" w:rsidP="00D5375B">
      <w:pPr>
        <w:numPr>
          <w:ilvl w:val="0"/>
          <w:numId w:val="2"/>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Speed and concurrency</w:t>
      </w:r>
    </w:p>
    <w:p w:rsidR="00CE449D" w:rsidRPr="00661F57" w:rsidRDefault="00CE449D" w:rsidP="00D5375B">
      <w:pPr>
        <w:numPr>
          <w:ilvl w:val="0"/>
          <w:numId w:val="2"/>
        </w:numPr>
        <w:autoSpaceDE w:val="0"/>
        <w:autoSpaceDN w:val="0"/>
        <w:adjustRightInd w:val="0"/>
        <w:spacing w:after="0" w:line="240" w:lineRule="atLeast"/>
        <w:ind w:left="540" w:hanging="540"/>
        <w:rPr>
          <w:rFonts w:cs="Times New Roman"/>
          <w:kern w:val="24"/>
          <w:sz w:val="24"/>
          <w:szCs w:val="24"/>
        </w:rPr>
      </w:pPr>
      <w:r w:rsidRPr="00661F57">
        <w:rPr>
          <w:rFonts w:cs="Times New Roman"/>
          <w:kern w:val="24"/>
          <w:sz w:val="24"/>
          <w:szCs w:val="24"/>
        </w:rPr>
        <w:t>Reliability</w:t>
      </w:r>
    </w:p>
    <w:p w:rsidR="00CE449D" w:rsidRPr="00661F57" w:rsidRDefault="00CE449D" w:rsidP="00D5375B">
      <w:pPr>
        <w:autoSpaceDE w:val="0"/>
        <w:autoSpaceDN w:val="0"/>
        <w:adjustRightInd w:val="0"/>
        <w:spacing w:after="0" w:line="240" w:lineRule="atLeast"/>
        <w:ind w:left="540"/>
        <w:rPr>
          <w:rFonts w:cs="Times New Roman"/>
          <w:kern w:val="24"/>
          <w:sz w:val="24"/>
          <w:szCs w:val="24"/>
        </w:rPr>
      </w:pPr>
    </w:p>
    <w:p w:rsidR="00CE449D" w:rsidRPr="00661F57" w:rsidRDefault="00CE449D" w:rsidP="00D5375B">
      <w:pPr>
        <w:autoSpaceDE w:val="0"/>
        <w:autoSpaceDN w:val="0"/>
        <w:adjustRightInd w:val="0"/>
        <w:spacing w:after="0" w:line="240" w:lineRule="atLeast"/>
        <w:ind w:left="540" w:hanging="540"/>
        <w:rPr>
          <w:rFonts w:cs="Times New Roman"/>
          <w:b/>
          <w:bCs/>
          <w:kern w:val="24"/>
          <w:sz w:val="24"/>
          <w:szCs w:val="24"/>
        </w:rPr>
      </w:pPr>
      <w:r w:rsidRPr="00661F57">
        <w:rPr>
          <w:rFonts w:cs="Times New Roman"/>
          <w:b/>
          <w:bCs/>
          <w:kern w:val="24"/>
          <w:sz w:val="24"/>
          <w:szCs w:val="24"/>
        </w:rPr>
        <w:t>Having said that, if we check the real world scenarios and implementations we will find these facts:</w:t>
      </w:r>
    </w:p>
    <w:p w:rsidR="00D037E5" w:rsidRPr="00661F57" w:rsidRDefault="00D037E5" w:rsidP="00D5375B">
      <w:pPr>
        <w:autoSpaceDE w:val="0"/>
        <w:autoSpaceDN w:val="0"/>
        <w:adjustRightInd w:val="0"/>
        <w:spacing w:after="0" w:line="240" w:lineRule="atLeast"/>
        <w:ind w:left="540" w:hanging="540"/>
        <w:rPr>
          <w:rFonts w:cs="Times New Roman"/>
          <w:b/>
          <w:bCs/>
          <w:kern w:val="24"/>
          <w:sz w:val="24"/>
          <w:szCs w:val="24"/>
        </w:rPr>
      </w:pPr>
    </w:p>
    <w:p w:rsidR="00CE449D" w:rsidRPr="00661F57" w:rsidRDefault="00CE449D" w:rsidP="00D5375B">
      <w:pPr>
        <w:pStyle w:val="ListParagraph"/>
        <w:numPr>
          <w:ilvl w:val="0"/>
          <w:numId w:val="25"/>
        </w:numPr>
        <w:rPr>
          <w:rFonts w:cs="Times New Roman"/>
          <w:sz w:val="24"/>
          <w:szCs w:val="24"/>
        </w:rPr>
      </w:pPr>
      <w:r w:rsidRPr="00661F57">
        <w:rPr>
          <w:rFonts w:cs="Times New Roman"/>
          <w:b/>
          <w:bCs/>
          <w:sz w:val="24"/>
          <w:szCs w:val="24"/>
        </w:rPr>
        <w:t>Size of database</w:t>
      </w:r>
      <w:r w:rsidRPr="00661F57">
        <w:rPr>
          <w:rFonts w:cs="Times New Roman"/>
          <w:sz w:val="24"/>
          <w:szCs w:val="24"/>
        </w:rPr>
        <w:t xml:space="preserve">: According to the 2005 Survey of Winterport [European bank], </w:t>
      </w:r>
      <w:r w:rsidR="00647CE9" w:rsidRPr="00661F57">
        <w:rPr>
          <w:rFonts w:cs="Times New Roman"/>
          <w:sz w:val="24"/>
          <w:szCs w:val="24"/>
        </w:rPr>
        <w:t>the</w:t>
      </w:r>
      <w:r w:rsidRPr="00661F57">
        <w:rPr>
          <w:rFonts w:cs="Times New Roman"/>
          <w:sz w:val="24"/>
          <w:szCs w:val="24"/>
        </w:rPr>
        <w:t xml:space="preserve"> largest SQL Server DW database is the </w:t>
      </w:r>
      <w:r w:rsidRPr="00661F57">
        <w:rPr>
          <w:rFonts w:cs="Times New Roman"/>
          <w:b/>
          <w:bCs/>
          <w:sz w:val="24"/>
          <w:szCs w:val="24"/>
        </w:rPr>
        <w:t>19.5 terabytes</w:t>
      </w:r>
      <w:r w:rsidRPr="00661F57">
        <w:rPr>
          <w:rFonts w:cs="Times New Roman"/>
          <w:sz w:val="24"/>
          <w:szCs w:val="24"/>
        </w:rPr>
        <w:t>.</w:t>
      </w:r>
    </w:p>
    <w:p w:rsidR="00CE449D" w:rsidRPr="00661F57" w:rsidRDefault="00CE449D" w:rsidP="00D5375B">
      <w:pPr>
        <w:pStyle w:val="ListParagraph"/>
        <w:numPr>
          <w:ilvl w:val="0"/>
          <w:numId w:val="25"/>
        </w:numPr>
        <w:rPr>
          <w:rFonts w:cs="Times New Roman"/>
          <w:sz w:val="24"/>
          <w:szCs w:val="24"/>
        </w:rPr>
      </w:pPr>
      <w:r w:rsidRPr="00661F57">
        <w:rPr>
          <w:rFonts w:cs="Times New Roman"/>
          <w:b/>
          <w:bCs/>
          <w:sz w:val="24"/>
          <w:szCs w:val="24"/>
        </w:rPr>
        <w:t>Security of data</w:t>
      </w:r>
      <w:r w:rsidRPr="00661F57">
        <w:rPr>
          <w:rFonts w:cs="Times New Roman"/>
          <w:sz w:val="24"/>
          <w:szCs w:val="24"/>
        </w:rPr>
        <w:t>: “Microsoft beats Oracle in security showdown. The website clearly says “Microsoft patched 59 vulnerabilities in its SQL Server 7, 2000 and 2005 databases during the period, while Oracle issued 233 patches for software flaws in its Oracle 8, 9 and 10g databases”</w:t>
      </w:r>
    </w:p>
    <w:p w:rsidR="00CE449D" w:rsidRPr="00661F57" w:rsidRDefault="00CE449D" w:rsidP="00D5375B">
      <w:pPr>
        <w:pStyle w:val="ListParagraph"/>
        <w:numPr>
          <w:ilvl w:val="0"/>
          <w:numId w:val="25"/>
        </w:numPr>
        <w:rPr>
          <w:rFonts w:cs="Times New Roman"/>
          <w:sz w:val="24"/>
          <w:szCs w:val="24"/>
        </w:rPr>
      </w:pPr>
      <w:r w:rsidRPr="00661F57">
        <w:rPr>
          <w:rFonts w:cs="Times New Roman"/>
          <w:b/>
          <w:bCs/>
          <w:sz w:val="24"/>
          <w:szCs w:val="24"/>
        </w:rPr>
        <w:t xml:space="preserve">Speed and concurrency: </w:t>
      </w:r>
      <w:r w:rsidRPr="00661F57">
        <w:rPr>
          <w:rFonts w:cs="Times New Roman"/>
          <w:sz w:val="24"/>
          <w:szCs w:val="24"/>
        </w:rPr>
        <w:t xml:space="preserve">SQL Server 2005 system that </w:t>
      </w:r>
      <w:r w:rsidRPr="00661F57">
        <w:rPr>
          <w:rFonts w:cs="Times New Roman"/>
          <w:b/>
          <w:bCs/>
          <w:sz w:val="24"/>
          <w:szCs w:val="24"/>
        </w:rPr>
        <w:t>handles 5,000 transactions per second</w:t>
      </w:r>
      <w:r w:rsidRPr="00661F57">
        <w:rPr>
          <w:rFonts w:cs="Times New Roman"/>
          <w:sz w:val="24"/>
          <w:szCs w:val="24"/>
        </w:rPr>
        <w:t xml:space="preserve"> and </w:t>
      </w:r>
      <w:r w:rsidRPr="00661F57">
        <w:rPr>
          <w:rFonts w:cs="Times New Roman"/>
          <w:b/>
          <w:bCs/>
          <w:sz w:val="24"/>
          <w:szCs w:val="24"/>
        </w:rPr>
        <w:t>100,000 queries a day</w:t>
      </w:r>
      <w:r w:rsidRPr="00661F57">
        <w:rPr>
          <w:rFonts w:cs="Times New Roman"/>
          <w:sz w:val="24"/>
          <w:szCs w:val="24"/>
        </w:rPr>
        <w:t xml:space="preserve"> and can </w:t>
      </w:r>
      <w:r w:rsidRPr="00661F57">
        <w:rPr>
          <w:rFonts w:cs="Times New Roman"/>
          <w:b/>
          <w:bCs/>
          <w:sz w:val="24"/>
          <w:szCs w:val="24"/>
        </w:rPr>
        <w:t>scale up to 8 million new rows of data per day</w:t>
      </w:r>
      <w:r w:rsidRPr="00661F57">
        <w:rPr>
          <w:rFonts w:cs="Times New Roman"/>
          <w:sz w:val="24"/>
          <w:szCs w:val="24"/>
        </w:rPr>
        <w:t>, Is still required more performance? no</w:t>
      </w:r>
    </w:p>
    <w:p w:rsidR="00CE449D" w:rsidRPr="00661F57" w:rsidRDefault="00CE449D" w:rsidP="00D5375B">
      <w:pPr>
        <w:pStyle w:val="ListParagraph"/>
        <w:numPr>
          <w:ilvl w:val="0"/>
          <w:numId w:val="25"/>
        </w:numPr>
        <w:rPr>
          <w:rFonts w:cs="Times New Roman"/>
          <w:sz w:val="24"/>
          <w:szCs w:val="24"/>
        </w:rPr>
      </w:pPr>
      <w:r w:rsidRPr="00661F57">
        <w:rPr>
          <w:rFonts w:cs="Times New Roman"/>
          <w:sz w:val="24"/>
          <w:szCs w:val="24"/>
        </w:rPr>
        <w:t xml:space="preserve">Last but not least, search on any job site for “Oracle” and “SQL Server”, you will find more jobs for SQL Server than Oracle, why? Because more companies implement SQL Server than Oracle. For example, I searched on sites for last 7 days jobs. I found </w:t>
      </w:r>
      <w:r w:rsidRPr="00661F57">
        <w:rPr>
          <w:rFonts w:cs="Times New Roman"/>
          <w:b/>
          <w:bCs/>
          <w:sz w:val="24"/>
          <w:szCs w:val="24"/>
        </w:rPr>
        <w:t xml:space="preserve">2143 Jobs for SQL Server </w:t>
      </w:r>
      <w:r w:rsidRPr="00661F57">
        <w:rPr>
          <w:rFonts w:cs="Times New Roman"/>
          <w:sz w:val="24"/>
          <w:szCs w:val="24"/>
        </w:rPr>
        <w:t xml:space="preserve">and </w:t>
      </w:r>
      <w:r w:rsidRPr="00661F57">
        <w:rPr>
          <w:rFonts w:cs="Times New Roman"/>
          <w:b/>
          <w:bCs/>
          <w:sz w:val="24"/>
          <w:szCs w:val="24"/>
        </w:rPr>
        <w:t>1867 jobs for Oracle.</w:t>
      </w: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CE449D" w:rsidRPr="00661F57" w:rsidRDefault="00CE449D" w:rsidP="00D5375B">
      <w:pPr>
        <w:autoSpaceDE w:val="0"/>
        <w:autoSpaceDN w:val="0"/>
        <w:adjustRightInd w:val="0"/>
        <w:spacing w:after="0" w:line="240" w:lineRule="atLeast"/>
        <w:rPr>
          <w:rFonts w:cs="Times New Roman"/>
          <w:b/>
          <w:bCs/>
          <w:kern w:val="24"/>
          <w:sz w:val="24"/>
          <w:szCs w:val="24"/>
        </w:rPr>
      </w:pPr>
    </w:p>
    <w:p w:rsidR="00887D98" w:rsidRDefault="00887D98" w:rsidP="00D5375B">
      <w:pPr>
        <w:autoSpaceDE w:val="0"/>
        <w:autoSpaceDN w:val="0"/>
        <w:adjustRightInd w:val="0"/>
        <w:spacing w:after="0" w:line="240" w:lineRule="atLeast"/>
        <w:rPr>
          <w:rFonts w:cs="Times New Roman"/>
          <w:b/>
          <w:bCs/>
          <w:kern w:val="24"/>
          <w:sz w:val="24"/>
          <w:szCs w:val="24"/>
        </w:rPr>
      </w:pPr>
    </w:p>
    <w:p w:rsidR="00887D98" w:rsidRDefault="00887D98" w:rsidP="00D5375B">
      <w:pPr>
        <w:autoSpaceDE w:val="0"/>
        <w:autoSpaceDN w:val="0"/>
        <w:adjustRightInd w:val="0"/>
        <w:spacing w:after="0" w:line="240" w:lineRule="atLeast"/>
        <w:rPr>
          <w:rFonts w:cs="Times New Roman"/>
          <w:b/>
          <w:bCs/>
          <w:kern w:val="24"/>
          <w:sz w:val="24"/>
          <w:szCs w:val="24"/>
        </w:rPr>
      </w:pPr>
    </w:p>
    <w:p w:rsidR="00887D98" w:rsidRDefault="00887D98" w:rsidP="00D5375B">
      <w:pPr>
        <w:autoSpaceDE w:val="0"/>
        <w:autoSpaceDN w:val="0"/>
        <w:adjustRightInd w:val="0"/>
        <w:spacing w:after="0" w:line="240" w:lineRule="atLeast"/>
        <w:rPr>
          <w:rFonts w:cs="Times New Roman"/>
          <w:b/>
          <w:bCs/>
          <w:kern w:val="24"/>
          <w:sz w:val="24"/>
          <w:szCs w:val="24"/>
        </w:rPr>
      </w:pPr>
    </w:p>
    <w:p w:rsidR="00887D98" w:rsidRDefault="00887D98" w:rsidP="00D5375B">
      <w:pPr>
        <w:autoSpaceDE w:val="0"/>
        <w:autoSpaceDN w:val="0"/>
        <w:adjustRightInd w:val="0"/>
        <w:spacing w:after="0" w:line="240" w:lineRule="atLeast"/>
        <w:rPr>
          <w:rFonts w:cs="Times New Roman"/>
          <w:b/>
          <w:bCs/>
          <w:kern w:val="24"/>
          <w:sz w:val="24"/>
          <w:szCs w:val="24"/>
        </w:rPr>
      </w:pPr>
    </w:p>
    <w:p w:rsidR="00CE449D" w:rsidRDefault="00CE449D" w:rsidP="00D5375B">
      <w:pPr>
        <w:autoSpaceDE w:val="0"/>
        <w:autoSpaceDN w:val="0"/>
        <w:adjustRightInd w:val="0"/>
        <w:spacing w:after="0" w:line="240" w:lineRule="atLeast"/>
        <w:rPr>
          <w:rFonts w:cs="Times New Roman"/>
          <w:b/>
          <w:bCs/>
          <w:kern w:val="24"/>
          <w:sz w:val="24"/>
          <w:szCs w:val="24"/>
        </w:rPr>
      </w:pPr>
      <w:r w:rsidRPr="00661F57">
        <w:rPr>
          <w:rFonts w:cs="Times New Roman"/>
          <w:b/>
          <w:bCs/>
          <w:kern w:val="24"/>
          <w:sz w:val="24"/>
          <w:szCs w:val="24"/>
        </w:rPr>
        <w:lastRenderedPageBreak/>
        <w:t>Multiples of </w:t>
      </w:r>
      <w:r w:rsidRPr="00661F57">
        <w:rPr>
          <w:rFonts w:cs="Times New Roman"/>
          <w:b/>
          <w:bCs/>
          <w:kern w:val="24"/>
          <w:sz w:val="24"/>
          <w:szCs w:val="24"/>
          <w:u w:val="single"/>
        </w:rPr>
        <w:t>bytes</w:t>
      </w:r>
      <w:r w:rsidRPr="00661F57">
        <w:rPr>
          <w:rFonts w:cs="Times New Roman"/>
          <w:b/>
          <w:bCs/>
          <w:kern w:val="24"/>
          <w:sz w:val="24"/>
          <w:szCs w:val="24"/>
        </w:rPr>
        <w:t>:</w:t>
      </w:r>
    </w:p>
    <w:p w:rsidR="00063520" w:rsidRPr="00661F57" w:rsidRDefault="00063520" w:rsidP="00D5375B">
      <w:pPr>
        <w:autoSpaceDE w:val="0"/>
        <w:autoSpaceDN w:val="0"/>
        <w:adjustRightInd w:val="0"/>
        <w:spacing w:after="0" w:line="240" w:lineRule="atLeast"/>
        <w:rPr>
          <w:rFonts w:cs="Times New Roman"/>
          <w:b/>
          <w:bCs/>
          <w:kern w:val="24"/>
          <w:sz w:val="24"/>
          <w:szCs w:val="24"/>
        </w:rPr>
      </w:pPr>
    </w:p>
    <w:p w:rsidR="00CE449D" w:rsidRPr="00661F57" w:rsidRDefault="00647CE9" w:rsidP="00D5375B">
      <w:pPr>
        <w:numPr>
          <w:ilvl w:val="0"/>
          <w:numId w:val="3"/>
        </w:numPr>
        <w:autoSpaceDE w:val="0"/>
        <w:autoSpaceDN w:val="0"/>
        <w:adjustRightInd w:val="0"/>
        <w:spacing w:after="0" w:line="240" w:lineRule="atLeast"/>
        <w:ind w:left="1170" w:hanging="450"/>
        <w:rPr>
          <w:rFonts w:cs="Times New Roman"/>
          <w:kern w:val="24"/>
          <w:sz w:val="24"/>
          <w:szCs w:val="24"/>
        </w:rPr>
      </w:pPr>
      <w:r>
        <w:rPr>
          <w:rFonts w:cs="Times New Roman"/>
          <w:kern w:val="24"/>
          <w:sz w:val="24"/>
          <w:szCs w:val="24"/>
          <w:u w:val="single"/>
        </w:rPr>
        <w:t>K</w:t>
      </w:r>
      <w:r w:rsidR="00CE449D" w:rsidRPr="00661F57">
        <w:rPr>
          <w:rFonts w:cs="Times New Roman"/>
          <w:kern w:val="24"/>
          <w:sz w:val="24"/>
          <w:szCs w:val="24"/>
          <w:u w:val="single"/>
        </w:rPr>
        <w:t>ilobyte</w:t>
      </w:r>
      <w:r w:rsidR="00CE449D" w:rsidRPr="00661F57">
        <w:rPr>
          <w:rFonts w:cs="Times New Roman"/>
          <w:kern w:val="24"/>
          <w:sz w:val="24"/>
          <w:szCs w:val="24"/>
        </w:rPr>
        <w:t> (KB)</w:t>
      </w:r>
    </w:p>
    <w:p w:rsidR="00CE449D" w:rsidRPr="00661F57" w:rsidRDefault="00647CE9" w:rsidP="00D5375B">
      <w:pPr>
        <w:numPr>
          <w:ilvl w:val="0"/>
          <w:numId w:val="3"/>
        </w:numPr>
        <w:autoSpaceDE w:val="0"/>
        <w:autoSpaceDN w:val="0"/>
        <w:adjustRightInd w:val="0"/>
        <w:spacing w:after="0" w:line="240" w:lineRule="atLeast"/>
        <w:ind w:left="1170" w:hanging="450"/>
        <w:rPr>
          <w:rFonts w:cs="Times New Roman"/>
          <w:kern w:val="24"/>
          <w:sz w:val="24"/>
          <w:szCs w:val="24"/>
        </w:rPr>
      </w:pPr>
      <w:r>
        <w:rPr>
          <w:rFonts w:cs="Times New Roman"/>
          <w:kern w:val="24"/>
          <w:sz w:val="24"/>
          <w:szCs w:val="24"/>
          <w:u w:val="single"/>
        </w:rPr>
        <w:t>M</w:t>
      </w:r>
      <w:r w:rsidR="00CE449D" w:rsidRPr="00661F57">
        <w:rPr>
          <w:rFonts w:cs="Times New Roman"/>
          <w:kern w:val="24"/>
          <w:sz w:val="24"/>
          <w:szCs w:val="24"/>
          <w:u w:val="single"/>
        </w:rPr>
        <w:t>egabyte</w:t>
      </w:r>
      <w:r w:rsidR="00CE449D" w:rsidRPr="00661F57">
        <w:rPr>
          <w:rFonts w:cs="Times New Roman"/>
          <w:kern w:val="24"/>
          <w:sz w:val="24"/>
          <w:szCs w:val="24"/>
        </w:rPr>
        <w:t> (MB)</w:t>
      </w:r>
    </w:p>
    <w:p w:rsidR="00CE449D" w:rsidRPr="00661F57" w:rsidRDefault="00647CE9" w:rsidP="00D5375B">
      <w:pPr>
        <w:numPr>
          <w:ilvl w:val="0"/>
          <w:numId w:val="3"/>
        </w:numPr>
        <w:autoSpaceDE w:val="0"/>
        <w:autoSpaceDN w:val="0"/>
        <w:adjustRightInd w:val="0"/>
        <w:spacing w:after="0" w:line="240" w:lineRule="atLeast"/>
        <w:ind w:left="1170" w:hanging="450"/>
        <w:rPr>
          <w:rFonts w:cs="Times New Roman"/>
          <w:kern w:val="24"/>
          <w:sz w:val="24"/>
          <w:szCs w:val="24"/>
        </w:rPr>
      </w:pPr>
      <w:r>
        <w:rPr>
          <w:rFonts w:cs="Times New Roman"/>
          <w:kern w:val="24"/>
          <w:sz w:val="24"/>
          <w:szCs w:val="24"/>
          <w:u w:val="single"/>
        </w:rPr>
        <w:t>G</w:t>
      </w:r>
      <w:r w:rsidR="00CE449D" w:rsidRPr="00661F57">
        <w:rPr>
          <w:rFonts w:cs="Times New Roman"/>
          <w:kern w:val="24"/>
          <w:sz w:val="24"/>
          <w:szCs w:val="24"/>
          <w:u w:val="single"/>
        </w:rPr>
        <w:t>igabyte</w:t>
      </w:r>
      <w:r w:rsidR="00CE449D" w:rsidRPr="00661F57">
        <w:rPr>
          <w:rFonts w:cs="Times New Roman"/>
          <w:kern w:val="24"/>
          <w:sz w:val="24"/>
          <w:szCs w:val="24"/>
        </w:rPr>
        <w:t> (GB)</w:t>
      </w:r>
    </w:p>
    <w:p w:rsidR="00CE449D" w:rsidRPr="00661F57" w:rsidRDefault="00647CE9" w:rsidP="00D5375B">
      <w:pPr>
        <w:numPr>
          <w:ilvl w:val="0"/>
          <w:numId w:val="3"/>
        </w:numPr>
        <w:autoSpaceDE w:val="0"/>
        <w:autoSpaceDN w:val="0"/>
        <w:adjustRightInd w:val="0"/>
        <w:spacing w:after="0" w:line="240" w:lineRule="atLeast"/>
        <w:ind w:left="1170" w:hanging="450"/>
        <w:rPr>
          <w:rFonts w:cs="Times New Roman"/>
          <w:kern w:val="24"/>
          <w:sz w:val="24"/>
          <w:szCs w:val="24"/>
        </w:rPr>
      </w:pPr>
      <w:r>
        <w:rPr>
          <w:rFonts w:cs="Times New Roman"/>
          <w:kern w:val="24"/>
          <w:sz w:val="24"/>
          <w:szCs w:val="24"/>
          <w:u w:val="single"/>
        </w:rPr>
        <w:t>T</w:t>
      </w:r>
      <w:r w:rsidR="00CE449D" w:rsidRPr="00661F57">
        <w:rPr>
          <w:rFonts w:cs="Times New Roman"/>
          <w:kern w:val="24"/>
          <w:sz w:val="24"/>
          <w:szCs w:val="24"/>
          <w:u w:val="single"/>
        </w:rPr>
        <w:t>erabyte</w:t>
      </w:r>
      <w:r w:rsidR="00CE449D" w:rsidRPr="00661F57">
        <w:rPr>
          <w:rFonts w:cs="Times New Roman"/>
          <w:kern w:val="24"/>
          <w:sz w:val="24"/>
          <w:szCs w:val="24"/>
        </w:rPr>
        <w:t> (TB)</w:t>
      </w:r>
    </w:p>
    <w:p w:rsidR="00CE449D" w:rsidRPr="00661F57" w:rsidRDefault="00647CE9" w:rsidP="00D5375B">
      <w:pPr>
        <w:numPr>
          <w:ilvl w:val="0"/>
          <w:numId w:val="3"/>
        </w:numPr>
        <w:autoSpaceDE w:val="0"/>
        <w:autoSpaceDN w:val="0"/>
        <w:adjustRightInd w:val="0"/>
        <w:spacing w:after="0" w:line="240" w:lineRule="atLeast"/>
        <w:ind w:left="1170" w:hanging="450"/>
        <w:rPr>
          <w:rFonts w:cs="Times New Roman"/>
          <w:kern w:val="24"/>
          <w:sz w:val="24"/>
          <w:szCs w:val="24"/>
        </w:rPr>
      </w:pPr>
      <w:r>
        <w:rPr>
          <w:rFonts w:cs="Times New Roman"/>
          <w:bCs/>
          <w:kern w:val="24"/>
          <w:sz w:val="24"/>
          <w:szCs w:val="24"/>
          <w:u w:val="single"/>
        </w:rPr>
        <w:t>P</w:t>
      </w:r>
      <w:r w:rsidR="00CE449D" w:rsidRPr="00661F57">
        <w:rPr>
          <w:rFonts w:cs="Times New Roman"/>
          <w:bCs/>
          <w:kern w:val="24"/>
          <w:sz w:val="24"/>
          <w:szCs w:val="24"/>
          <w:u w:val="single"/>
        </w:rPr>
        <w:t>etabyte</w:t>
      </w:r>
      <w:r w:rsidR="00CE449D" w:rsidRPr="00661F57">
        <w:rPr>
          <w:rFonts w:cs="Times New Roman"/>
          <w:kern w:val="24"/>
          <w:sz w:val="24"/>
          <w:szCs w:val="24"/>
        </w:rPr>
        <w:t> (PB)</w:t>
      </w:r>
    </w:p>
    <w:p w:rsidR="00CE449D" w:rsidRPr="00661F57" w:rsidRDefault="00647CE9" w:rsidP="00D5375B">
      <w:pPr>
        <w:numPr>
          <w:ilvl w:val="0"/>
          <w:numId w:val="3"/>
        </w:numPr>
        <w:autoSpaceDE w:val="0"/>
        <w:autoSpaceDN w:val="0"/>
        <w:adjustRightInd w:val="0"/>
        <w:spacing w:after="0" w:line="240" w:lineRule="atLeast"/>
        <w:ind w:left="1170" w:hanging="450"/>
        <w:rPr>
          <w:rFonts w:cs="Times New Roman"/>
          <w:kern w:val="24"/>
          <w:sz w:val="24"/>
          <w:szCs w:val="24"/>
        </w:rPr>
      </w:pPr>
      <w:r w:rsidRPr="00661F57">
        <w:rPr>
          <w:rFonts w:cs="Times New Roman"/>
          <w:kern w:val="24"/>
          <w:sz w:val="24"/>
          <w:szCs w:val="24"/>
          <w:u w:val="single"/>
        </w:rPr>
        <w:t>Exabyte</w:t>
      </w:r>
      <w:r w:rsidR="00CE449D" w:rsidRPr="00661F57">
        <w:rPr>
          <w:rFonts w:cs="Times New Roman"/>
          <w:kern w:val="24"/>
          <w:sz w:val="24"/>
          <w:szCs w:val="24"/>
        </w:rPr>
        <w:t> (EB)</w:t>
      </w:r>
    </w:p>
    <w:p w:rsidR="00CE449D" w:rsidRPr="00661F57" w:rsidRDefault="00647CE9" w:rsidP="00D5375B">
      <w:pPr>
        <w:numPr>
          <w:ilvl w:val="0"/>
          <w:numId w:val="3"/>
        </w:numPr>
        <w:autoSpaceDE w:val="0"/>
        <w:autoSpaceDN w:val="0"/>
        <w:adjustRightInd w:val="0"/>
        <w:spacing w:after="0" w:line="240" w:lineRule="atLeast"/>
        <w:ind w:left="1170" w:hanging="450"/>
        <w:rPr>
          <w:rFonts w:cs="Times New Roman"/>
          <w:kern w:val="24"/>
          <w:sz w:val="24"/>
          <w:szCs w:val="24"/>
        </w:rPr>
      </w:pPr>
      <w:r>
        <w:rPr>
          <w:rFonts w:cs="Times New Roman"/>
          <w:kern w:val="24"/>
          <w:sz w:val="24"/>
          <w:szCs w:val="24"/>
          <w:u w:val="single"/>
        </w:rPr>
        <w:t>Z</w:t>
      </w:r>
      <w:r w:rsidR="00CE449D" w:rsidRPr="00661F57">
        <w:rPr>
          <w:rFonts w:cs="Times New Roman"/>
          <w:kern w:val="24"/>
          <w:sz w:val="24"/>
          <w:szCs w:val="24"/>
          <w:u w:val="single"/>
        </w:rPr>
        <w:t>ettabyte</w:t>
      </w:r>
      <w:r w:rsidR="00CE449D" w:rsidRPr="00661F57">
        <w:rPr>
          <w:rFonts w:cs="Times New Roman"/>
          <w:kern w:val="24"/>
          <w:sz w:val="24"/>
          <w:szCs w:val="24"/>
        </w:rPr>
        <w:t> (ZB)</w:t>
      </w:r>
    </w:p>
    <w:p w:rsidR="00CE449D" w:rsidRPr="00661F57" w:rsidRDefault="00647CE9" w:rsidP="00D5375B">
      <w:pPr>
        <w:numPr>
          <w:ilvl w:val="0"/>
          <w:numId w:val="3"/>
        </w:numPr>
        <w:autoSpaceDE w:val="0"/>
        <w:autoSpaceDN w:val="0"/>
        <w:adjustRightInd w:val="0"/>
        <w:spacing w:after="0" w:line="240" w:lineRule="atLeast"/>
        <w:ind w:left="1170" w:hanging="450"/>
        <w:rPr>
          <w:rFonts w:cs="Times New Roman"/>
          <w:kern w:val="24"/>
          <w:sz w:val="24"/>
          <w:szCs w:val="24"/>
        </w:rPr>
      </w:pPr>
      <w:r>
        <w:rPr>
          <w:rFonts w:cs="Times New Roman"/>
          <w:kern w:val="24"/>
          <w:sz w:val="24"/>
          <w:szCs w:val="24"/>
          <w:u w:val="single"/>
        </w:rPr>
        <w:t>Y</w:t>
      </w:r>
      <w:r w:rsidR="00CE449D" w:rsidRPr="00661F57">
        <w:rPr>
          <w:rFonts w:cs="Times New Roman"/>
          <w:kern w:val="24"/>
          <w:sz w:val="24"/>
          <w:szCs w:val="24"/>
          <w:u w:val="single"/>
        </w:rPr>
        <w:t>ottabyte</w:t>
      </w:r>
      <w:r w:rsidR="00CE449D" w:rsidRPr="00661F57">
        <w:rPr>
          <w:rFonts w:cs="Times New Roman"/>
          <w:kern w:val="24"/>
          <w:sz w:val="24"/>
          <w:szCs w:val="24"/>
        </w:rPr>
        <w:t> (YB)</w:t>
      </w:r>
    </w:p>
    <w:p w:rsidR="00CE449D" w:rsidRPr="00661F57" w:rsidRDefault="00CE449D" w:rsidP="00D5375B">
      <w:pPr>
        <w:autoSpaceDE w:val="0"/>
        <w:autoSpaceDN w:val="0"/>
        <w:adjustRightInd w:val="0"/>
        <w:spacing w:after="0" w:line="240" w:lineRule="atLeast"/>
        <w:ind w:left="540"/>
        <w:rPr>
          <w:rFonts w:cs="Times New Roman"/>
          <w:kern w:val="24"/>
          <w:sz w:val="24"/>
          <w:szCs w:val="24"/>
        </w:rPr>
      </w:pPr>
    </w:p>
    <w:p w:rsidR="00CE449D" w:rsidRPr="00661F57" w:rsidRDefault="00CE449D" w:rsidP="00D5375B">
      <w:pPr>
        <w:spacing w:line="240" w:lineRule="atLeast"/>
        <w:rPr>
          <w:rFonts w:cs="Times New Roman"/>
          <w:b/>
          <w:sz w:val="24"/>
          <w:szCs w:val="24"/>
          <w:u w:val="single"/>
        </w:rPr>
      </w:pPr>
    </w:p>
    <w:p w:rsidR="00CE449D" w:rsidRPr="00661F57" w:rsidRDefault="00CE449D"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Pr="00661F57" w:rsidRDefault="00A40709" w:rsidP="00D5375B">
      <w:pPr>
        <w:spacing w:line="240" w:lineRule="atLeast"/>
        <w:rPr>
          <w:rFonts w:cs="Times New Roman"/>
          <w:b/>
          <w:sz w:val="24"/>
          <w:szCs w:val="24"/>
          <w:u w:val="single"/>
        </w:rPr>
      </w:pPr>
    </w:p>
    <w:p w:rsidR="00A40709" w:rsidRDefault="00A40709" w:rsidP="00D5375B">
      <w:pPr>
        <w:spacing w:line="240" w:lineRule="atLeast"/>
        <w:rPr>
          <w:rFonts w:cs="Times New Roman"/>
          <w:b/>
          <w:sz w:val="24"/>
          <w:szCs w:val="24"/>
          <w:u w:val="single"/>
        </w:rPr>
      </w:pPr>
    </w:p>
    <w:p w:rsidR="00211292" w:rsidRDefault="00211292" w:rsidP="00D5375B">
      <w:pPr>
        <w:spacing w:line="240" w:lineRule="atLeast"/>
        <w:rPr>
          <w:rFonts w:cs="Times New Roman"/>
          <w:b/>
          <w:sz w:val="24"/>
          <w:szCs w:val="24"/>
          <w:u w:val="single"/>
        </w:rPr>
      </w:pPr>
    </w:p>
    <w:p w:rsidR="00211292" w:rsidRDefault="00211292" w:rsidP="00D5375B">
      <w:pPr>
        <w:spacing w:line="240" w:lineRule="atLeast"/>
        <w:rPr>
          <w:rFonts w:cs="Times New Roman"/>
          <w:b/>
          <w:sz w:val="24"/>
          <w:szCs w:val="24"/>
          <w:u w:val="single"/>
        </w:rPr>
      </w:pPr>
    </w:p>
    <w:p w:rsidR="00211292" w:rsidRPr="00661F57" w:rsidRDefault="00211292" w:rsidP="00D5375B">
      <w:pPr>
        <w:spacing w:line="240" w:lineRule="atLeast"/>
        <w:rPr>
          <w:rFonts w:cs="Times New Roman"/>
          <w:b/>
          <w:sz w:val="24"/>
          <w:szCs w:val="24"/>
          <w:u w:val="single"/>
        </w:rPr>
      </w:pPr>
    </w:p>
    <w:p w:rsidR="00C27233" w:rsidRPr="004D0FD7" w:rsidRDefault="00CB0C29" w:rsidP="004D0FD7">
      <w:pPr>
        <w:spacing w:line="240" w:lineRule="atLeast"/>
        <w:jc w:val="center"/>
        <w:rPr>
          <w:rFonts w:cs="Times New Roman"/>
          <w:b/>
          <w:color w:val="C00000"/>
          <w:sz w:val="24"/>
          <w:szCs w:val="24"/>
        </w:rPr>
      </w:pPr>
      <w:r w:rsidRPr="004D0FD7">
        <w:rPr>
          <w:rFonts w:cs="Times New Roman"/>
          <w:b/>
          <w:color w:val="C00000"/>
          <w:sz w:val="24"/>
          <w:szCs w:val="24"/>
        </w:rPr>
        <w:lastRenderedPageBreak/>
        <w:t>EDITIONS</w:t>
      </w:r>
    </w:p>
    <w:p w:rsidR="0081259D" w:rsidRPr="004D0FD7" w:rsidRDefault="0081259D" w:rsidP="00D5375B">
      <w:pPr>
        <w:spacing w:line="240" w:lineRule="atLeast"/>
        <w:rPr>
          <w:rFonts w:cs="Times New Roman"/>
          <w:b/>
          <w:sz w:val="24"/>
          <w:szCs w:val="24"/>
        </w:rPr>
      </w:pPr>
      <w:r w:rsidRPr="004D0FD7">
        <w:rPr>
          <w:rFonts w:cs="Times New Roman"/>
          <w:b/>
          <w:sz w:val="24"/>
          <w:szCs w:val="24"/>
        </w:rPr>
        <w:t>SQL Server Editions:</w:t>
      </w:r>
    </w:p>
    <w:p w:rsidR="0081259D" w:rsidRPr="00661F57" w:rsidRDefault="0081259D" w:rsidP="00D5375B">
      <w:pPr>
        <w:spacing w:line="240" w:lineRule="atLeast"/>
        <w:rPr>
          <w:rFonts w:cs="Times New Roman"/>
          <w:sz w:val="24"/>
          <w:szCs w:val="24"/>
        </w:rPr>
      </w:pPr>
      <w:r w:rsidRPr="00661F57">
        <w:rPr>
          <w:rFonts w:cs="Times New Roman"/>
          <w:sz w:val="24"/>
          <w:szCs w:val="24"/>
        </w:rPr>
        <w:t>&gt;</w:t>
      </w:r>
      <w:r w:rsidR="00384B71">
        <w:rPr>
          <w:rFonts w:cs="Times New Roman"/>
          <w:sz w:val="24"/>
          <w:szCs w:val="24"/>
        </w:rPr>
        <w:t xml:space="preserve"> </w:t>
      </w:r>
      <w:r w:rsidRPr="00661F57">
        <w:rPr>
          <w:rFonts w:cs="Times New Roman"/>
          <w:sz w:val="24"/>
          <w:szCs w:val="24"/>
        </w:rPr>
        <w:t>The main purpose is to classify the features.</w:t>
      </w:r>
    </w:p>
    <w:p w:rsidR="0081259D" w:rsidRPr="00661F57" w:rsidRDefault="0081259D" w:rsidP="00D5375B">
      <w:pPr>
        <w:spacing w:line="240" w:lineRule="atLeast"/>
        <w:rPr>
          <w:rFonts w:cs="Times New Roman"/>
          <w:sz w:val="24"/>
          <w:szCs w:val="24"/>
        </w:rPr>
      </w:pPr>
      <w:r w:rsidRPr="00661F57">
        <w:rPr>
          <w:rFonts w:cs="Times New Roman"/>
          <w:sz w:val="24"/>
          <w:szCs w:val="24"/>
        </w:rPr>
        <w:t>&gt;</w:t>
      </w:r>
      <w:r w:rsidR="00384B71">
        <w:rPr>
          <w:rFonts w:cs="Times New Roman"/>
          <w:sz w:val="24"/>
          <w:szCs w:val="24"/>
        </w:rPr>
        <w:t xml:space="preserve"> </w:t>
      </w:r>
      <w:r w:rsidRPr="00661F57">
        <w:rPr>
          <w:rFonts w:cs="Times New Roman"/>
          <w:sz w:val="24"/>
          <w:szCs w:val="24"/>
        </w:rPr>
        <w:t>To reduce the cost as per the customer requirement</w:t>
      </w:r>
    </w:p>
    <w:p w:rsidR="0081259D" w:rsidRPr="00661F57" w:rsidRDefault="0081259D" w:rsidP="00D5375B">
      <w:pPr>
        <w:spacing w:line="240" w:lineRule="atLeast"/>
        <w:rPr>
          <w:rFonts w:cs="Times New Roman"/>
          <w:sz w:val="24"/>
          <w:szCs w:val="24"/>
        </w:rPr>
      </w:pPr>
      <w:r w:rsidRPr="00661F57">
        <w:rPr>
          <w:rFonts w:cs="Times New Roman"/>
          <w:sz w:val="24"/>
          <w:szCs w:val="24"/>
        </w:rPr>
        <w:t>Types of editions:</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Developer Edition</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Enterprise Edition</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Standard Edition</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Workgroup Edition</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Express Edition</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Evaluation Edition</w:t>
      </w:r>
    </w:p>
    <w:p w:rsidR="000105CA" w:rsidRPr="00661F57" w:rsidRDefault="001645B4" w:rsidP="00D5375B">
      <w:pPr>
        <w:spacing w:line="240" w:lineRule="atLeast"/>
        <w:rPr>
          <w:rFonts w:cs="Times New Roman"/>
          <w:sz w:val="24"/>
          <w:szCs w:val="24"/>
        </w:rPr>
      </w:pPr>
      <w:r w:rsidRPr="00661F57">
        <w:rPr>
          <w:rFonts w:cs="Times New Roman"/>
          <w:b/>
          <w:bCs/>
          <w:sz w:val="24"/>
          <w:szCs w:val="24"/>
        </w:rPr>
        <w:t>-------------------------------------------------------------------------------------------------------------------------------</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We have some more editions available in market, those are</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Express Edition with advanced services</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Compact Edition(used for mobile applications)</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Data Center Edition</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Embedded Edition</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Fast track Edition</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Web Edition(used for web applications and web servers)</w:t>
      </w:r>
    </w:p>
    <w:p w:rsidR="000105CA" w:rsidRPr="00661F57" w:rsidRDefault="000105CA" w:rsidP="00D5375B">
      <w:pPr>
        <w:numPr>
          <w:ilvl w:val="0"/>
          <w:numId w:val="4"/>
        </w:numPr>
        <w:spacing w:line="240" w:lineRule="atLeast"/>
        <w:rPr>
          <w:rFonts w:cs="Times New Roman"/>
          <w:sz w:val="24"/>
          <w:szCs w:val="24"/>
        </w:rPr>
      </w:pPr>
      <w:r w:rsidRPr="00661F57">
        <w:rPr>
          <w:rFonts w:cs="Times New Roman"/>
          <w:sz w:val="24"/>
          <w:szCs w:val="24"/>
        </w:rPr>
        <w:t>Azure Edition</w:t>
      </w:r>
    </w:p>
    <w:p w:rsidR="002B7F2E" w:rsidRDefault="002B7F2E" w:rsidP="00D5375B">
      <w:pPr>
        <w:spacing w:line="240" w:lineRule="atLeast"/>
        <w:ind w:left="720"/>
        <w:rPr>
          <w:rFonts w:cs="Times New Roman"/>
          <w:b/>
          <w:bCs/>
          <w:sz w:val="24"/>
          <w:szCs w:val="24"/>
        </w:rPr>
      </w:pPr>
    </w:p>
    <w:p w:rsidR="002B7F2E" w:rsidRPr="00661F57" w:rsidRDefault="002B7F2E" w:rsidP="00D5375B">
      <w:pPr>
        <w:spacing w:line="240" w:lineRule="atLeast"/>
        <w:rPr>
          <w:rFonts w:cs="Times New Roman"/>
          <w:sz w:val="24"/>
          <w:szCs w:val="24"/>
        </w:rPr>
      </w:pPr>
      <w:r w:rsidRPr="00661F57">
        <w:rPr>
          <w:rFonts w:cs="Times New Roman"/>
          <w:b/>
          <w:bCs/>
          <w:sz w:val="24"/>
          <w:szCs w:val="24"/>
        </w:rPr>
        <w:t>Enterprise edition is ideally suited for the following usage scenarios:</w:t>
      </w:r>
    </w:p>
    <w:p w:rsidR="000105CA" w:rsidRPr="00661F57" w:rsidRDefault="000105CA" w:rsidP="00D5375B">
      <w:pPr>
        <w:numPr>
          <w:ilvl w:val="0"/>
          <w:numId w:val="5"/>
        </w:numPr>
        <w:spacing w:line="240" w:lineRule="atLeast"/>
        <w:rPr>
          <w:rFonts w:cs="Times New Roman"/>
          <w:sz w:val="24"/>
          <w:szCs w:val="24"/>
        </w:rPr>
      </w:pPr>
      <w:r w:rsidRPr="00661F57">
        <w:rPr>
          <w:rFonts w:cs="Times New Roman"/>
          <w:sz w:val="24"/>
          <w:szCs w:val="24"/>
        </w:rPr>
        <w:t>Mission critical deployments requiring high availability and uptime</w:t>
      </w:r>
    </w:p>
    <w:p w:rsidR="000105CA" w:rsidRPr="00661F57" w:rsidRDefault="000105CA" w:rsidP="00D5375B">
      <w:pPr>
        <w:numPr>
          <w:ilvl w:val="0"/>
          <w:numId w:val="5"/>
        </w:numPr>
        <w:spacing w:line="240" w:lineRule="atLeast"/>
        <w:rPr>
          <w:rFonts w:cs="Times New Roman"/>
          <w:sz w:val="24"/>
          <w:szCs w:val="24"/>
        </w:rPr>
      </w:pPr>
      <w:r w:rsidRPr="00661F57">
        <w:rPr>
          <w:rFonts w:cs="Times New Roman"/>
          <w:sz w:val="24"/>
          <w:szCs w:val="24"/>
        </w:rPr>
        <w:t>Existing large scale OLTP deployments</w:t>
      </w:r>
    </w:p>
    <w:p w:rsidR="000105CA" w:rsidRPr="00661F57" w:rsidRDefault="000105CA" w:rsidP="00D5375B">
      <w:pPr>
        <w:numPr>
          <w:ilvl w:val="0"/>
          <w:numId w:val="5"/>
        </w:numPr>
        <w:spacing w:line="240" w:lineRule="atLeast"/>
        <w:rPr>
          <w:rFonts w:cs="Times New Roman"/>
          <w:sz w:val="24"/>
          <w:szCs w:val="24"/>
        </w:rPr>
      </w:pPr>
      <w:r w:rsidRPr="00661F57">
        <w:rPr>
          <w:rFonts w:cs="Times New Roman"/>
          <w:sz w:val="24"/>
          <w:szCs w:val="24"/>
        </w:rPr>
        <w:t>OLTP deployments that expect to grow rapidly in the future</w:t>
      </w:r>
    </w:p>
    <w:p w:rsidR="00296453" w:rsidRPr="00661F57" w:rsidRDefault="000105CA" w:rsidP="00D5375B">
      <w:pPr>
        <w:numPr>
          <w:ilvl w:val="0"/>
          <w:numId w:val="5"/>
        </w:numPr>
        <w:spacing w:line="240" w:lineRule="atLeast"/>
        <w:rPr>
          <w:rFonts w:cs="Times New Roman"/>
          <w:sz w:val="24"/>
          <w:szCs w:val="24"/>
        </w:rPr>
      </w:pPr>
      <w:r w:rsidRPr="00661F57">
        <w:rPr>
          <w:rFonts w:cs="Times New Roman"/>
          <w:sz w:val="24"/>
          <w:szCs w:val="24"/>
        </w:rPr>
        <w:t>Large scale reporting and analysis deployments</w:t>
      </w:r>
    </w:p>
    <w:p w:rsidR="002B7F2E" w:rsidRPr="00661F57" w:rsidRDefault="002B7F2E" w:rsidP="00D5375B">
      <w:pPr>
        <w:spacing w:line="240" w:lineRule="atLeast"/>
        <w:rPr>
          <w:rFonts w:cs="Times New Roman"/>
          <w:sz w:val="24"/>
          <w:szCs w:val="24"/>
        </w:rPr>
      </w:pPr>
      <w:r w:rsidRPr="00661F57">
        <w:rPr>
          <w:rFonts w:cs="Times New Roman"/>
          <w:b/>
          <w:bCs/>
          <w:sz w:val="24"/>
          <w:szCs w:val="24"/>
        </w:rPr>
        <w:lastRenderedPageBreak/>
        <w:t>Standard edition is ideally suited for the following usage scenarios:</w:t>
      </w:r>
    </w:p>
    <w:p w:rsidR="000105CA" w:rsidRPr="00661F57" w:rsidRDefault="000105CA" w:rsidP="00D5375B">
      <w:pPr>
        <w:numPr>
          <w:ilvl w:val="0"/>
          <w:numId w:val="6"/>
        </w:numPr>
        <w:spacing w:line="240" w:lineRule="atLeast"/>
        <w:rPr>
          <w:rFonts w:cs="Times New Roman"/>
          <w:sz w:val="24"/>
          <w:szCs w:val="24"/>
        </w:rPr>
      </w:pPr>
      <w:r w:rsidRPr="00661F57">
        <w:rPr>
          <w:rFonts w:cs="Times New Roman"/>
          <w:sz w:val="24"/>
          <w:szCs w:val="24"/>
        </w:rPr>
        <w:t>Small to medium scale OLTP deployments</w:t>
      </w:r>
    </w:p>
    <w:p w:rsidR="000105CA" w:rsidRPr="00661F57" w:rsidRDefault="000105CA" w:rsidP="00D5375B">
      <w:pPr>
        <w:numPr>
          <w:ilvl w:val="0"/>
          <w:numId w:val="6"/>
        </w:numPr>
        <w:spacing w:line="240" w:lineRule="atLeast"/>
        <w:rPr>
          <w:rFonts w:cs="Times New Roman"/>
          <w:sz w:val="24"/>
          <w:szCs w:val="24"/>
        </w:rPr>
      </w:pPr>
      <w:r w:rsidRPr="00661F57">
        <w:rPr>
          <w:rFonts w:cs="Times New Roman"/>
          <w:sz w:val="24"/>
          <w:szCs w:val="24"/>
        </w:rPr>
        <w:t>OLTP deployments that are not expected to rapidly grow in the future</w:t>
      </w:r>
    </w:p>
    <w:p w:rsidR="000105CA" w:rsidRPr="00661F57" w:rsidRDefault="000105CA" w:rsidP="00D5375B">
      <w:pPr>
        <w:numPr>
          <w:ilvl w:val="0"/>
          <w:numId w:val="6"/>
        </w:numPr>
        <w:spacing w:line="240" w:lineRule="atLeast"/>
        <w:rPr>
          <w:rFonts w:cs="Times New Roman"/>
          <w:sz w:val="24"/>
          <w:szCs w:val="24"/>
        </w:rPr>
      </w:pPr>
      <w:r w:rsidRPr="00661F57">
        <w:rPr>
          <w:rFonts w:cs="Times New Roman"/>
          <w:sz w:val="24"/>
          <w:szCs w:val="24"/>
        </w:rPr>
        <w:t>Reporting and analysis deployments</w:t>
      </w:r>
    </w:p>
    <w:p w:rsidR="002B7F2E" w:rsidRPr="00661F57" w:rsidRDefault="002B7F2E" w:rsidP="00D5375B">
      <w:pPr>
        <w:spacing w:line="240" w:lineRule="atLeast"/>
        <w:rPr>
          <w:rFonts w:cs="Times New Roman"/>
          <w:sz w:val="24"/>
          <w:szCs w:val="24"/>
        </w:rPr>
      </w:pPr>
      <w:r w:rsidRPr="00661F57">
        <w:rPr>
          <w:rFonts w:cs="Times New Roman"/>
          <w:b/>
          <w:bCs/>
          <w:sz w:val="24"/>
          <w:szCs w:val="24"/>
        </w:rPr>
        <w:t>Web edition is ideally suited for the following usage scenarios:</w:t>
      </w:r>
    </w:p>
    <w:p w:rsidR="000105CA" w:rsidRPr="00661F57" w:rsidRDefault="000105CA" w:rsidP="00D5375B">
      <w:pPr>
        <w:numPr>
          <w:ilvl w:val="0"/>
          <w:numId w:val="7"/>
        </w:numPr>
        <w:spacing w:line="240" w:lineRule="atLeast"/>
        <w:rPr>
          <w:rFonts w:cs="Times New Roman"/>
          <w:sz w:val="24"/>
          <w:szCs w:val="24"/>
        </w:rPr>
      </w:pPr>
      <w:r w:rsidRPr="00661F57">
        <w:rPr>
          <w:rFonts w:cs="Times New Roman"/>
          <w:sz w:val="24"/>
          <w:szCs w:val="24"/>
        </w:rPr>
        <w:t>Small scale OLTP deployments</w:t>
      </w:r>
    </w:p>
    <w:p w:rsidR="000105CA" w:rsidRPr="00661F57" w:rsidRDefault="000105CA" w:rsidP="00D5375B">
      <w:pPr>
        <w:numPr>
          <w:ilvl w:val="0"/>
          <w:numId w:val="7"/>
        </w:numPr>
        <w:spacing w:line="240" w:lineRule="atLeast"/>
        <w:rPr>
          <w:rFonts w:cs="Times New Roman"/>
          <w:sz w:val="24"/>
          <w:szCs w:val="24"/>
        </w:rPr>
      </w:pPr>
      <w:r w:rsidRPr="00661F57">
        <w:rPr>
          <w:rFonts w:cs="Times New Roman"/>
          <w:sz w:val="24"/>
          <w:szCs w:val="24"/>
        </w:rPr>
        <w:t>OLTP deployments that are not expected to slightly grow in the future</w:t>
      </w:r>
    </w:p>
    <w:p w:rsidR="000105CA" w:rsidRPr="00661F57" w:rsidRDefault="000105CA" w:rsidP="00D5375B">
      <w:pPr>
        <w:numPr>
          <w:ilvl w:val="0"/>
          <w:numId w:val="7"/>
        </w:numPr>
        <w:spacing w:line="240" w:lineRule="atLeast"/>
        <w:rPr>
          <w:rFonts w:cs="Times New Roman"/>
          <w:sz w:val="24"/>
          <w:szCs w:val="24"/>
        </w:rPr>
      </w:pPr>
      <w:r w:rsidRPr="00661F57">
        <w:rPr>
          <w:rFonts w:cs="Times New Roman"/>
          <w:sz w:val="24"/>
          <w:szCs w:val="24"/>
        </w:rPr>
        <w:t>Reporting and analysis deployments with limited features.</w:t>
      </w:r>
    </w:p>
    <w:p w:rsidR="002B7F2E" w:rsidRPr="00661F57" w:rsidRDefault="002B7F2E" w:rsidP="00D5375B">
      <w:pPr>
        <w:spacing w:line="240" w:lineRule="atLeast"/>
        <w:rPr>
          <w:rFonts w:cs="Times New Roman"/>
          <w:sz w:val="24"/>
          <w:szCs w:val="24"/>
        </w:rPr>
      </w:pPr>
      <w:r w:rsidRPr="00661F57">
        <w:rPr>
          <w:rFonts w:cs="Times New Roman"/>
          <w:b/>
          <w:bCs/>
          <w:sz w:val="24"/>
          <w:szCs w:val="24"/>
        </w:rPr>
        <w:t>Developer Edition:</w:t>
      </w:r>
    </w:p>
    <w:p w:rsidR="002B7F2E" w:rsidRPr="00C27233" w:rsidRDefault="002B7F2E" w:rsidP="00E61408">
      <w:pPr>
        <w:pStyle w:val="ListParagraph"/>
        <w:numPr>
          <w:ilvl w:val="0"/>
          <w:numId w:val="59"/>
        </w:numPr>
        <w:spacing w:line="240" w:lineRule="atLeast"/>
        <w:rPr>
          <w:rFonts w:cs="Times New Roman"/>
          <w:sz w:val="24"/>
          <w:szCs w:val="24"/>
        </w:rPr>
      </w:pPr>
      <w:r w:rsidRPr="00C27233">
        <w:rPr>
          <w:rFonts w:cs="Times New Roman"/>
          <w:sz w:val="24"/>
          <w:szCs w:val="24"/>
        </w:rPr>
        <w:t>It is especially used for R &amp; D. It is a fully featured version. No limit for the processors and RAM. We can’t use it for business purposes.</w:t>
      </w:r>
    </w:p>
    <w:p w:rsidR="002B7F2E" w:rsidRPr="00661F57" w:rsidRDefault="002B7F2E" w:rsidP="00D5375B">
      <w:pPr>
        <w:spacing w:line="240" w:lineRule="atLeast"/>
        <w:rPr>
          <w:rFonts w:cs="Times New Roman"/>
          <w:sz w:val="24"/>
          <w:szCs w:val="24"/>
        </w:rPr>
      </w:pPr>
      <w:r w:rsidRPr="00661F57">
        <w:rPr>
          <w:rFonts w:cs="Times New Roman"/>
          <w:b/>
          <w:bCs/>
          <w:sz w:val="24"/>
          <w:szCs w:val="24"/>
        </w:rPr>
        <w:t xml:space="preserve">Express edition: </w:t>
      </w:r>
      <w:r w:rsidRPr="00661F57">
        <w:rPr>
          <w:rFonts w:cs="Times New Roman"/>
          <w:sz w:val="24"/>
          <w:szCs w:val="24"/>
        </w:rPr>
        <w:t>It is purely developer’s edition and free.</w:t>
      </w:r>
    </w:p>
    <w:p w:rsidR="000105CA" w:rsidRPr="00661F57" w:rsidRDefault="002B7F2E" w:rsidP="00D5375B">
      <w:pPr>
        <w:spacing w:line="240" w:lineRule="atLeast"/>
        <w:rPr>
          <w:rFonts w:cs="Times New Roman"/>
          <w:sz w:val="24"/>
          <w:szCs w:val="24"/>
        </w:rPr>
      </w:pPr>
      <w:r w:rsidRPr="00661F57">
        <w:rPr>
          <w:rFonts w:cs="Times New Roman"/>
          <w:b/>
          <w:bCs/>
          <w:sz w:val="24"/>
          <w:szCs w:val="24"/>
        </w:rPr>
        <w:t>Evaluation Edition</w:t>
      </w:r>
      <w:r w:rsidRPr="00661F57">
        <w:rPr>
          <w:rFonts w:cs="Times New Roman"/>
          <w:sz w:val="24"/>
          <w:szCs w:val="24"/>
        </w:rPr>
        <w:t>: It is a trail version with a validity of 180 days.</w:t>
      </w:r>
    </w:p>
    <w:p w:rsidR="00ED5D3E" w:rsidRPr="00661F57" w:rsidRDefault="00ED5D3E" w:rsidP="00D5375B">
      <w:pPr>
        <w:spacing w:line="240" w:lineRule="atLeast"/>
        <w:rPr>
          <w:rFonts w:cs="Times New Roman"/>
          <w:sz w:val="24"/>
          <w:szCs w:val="24"/>
        </w:rPr>
      </w:pPr>
    </w:p>
    <w:p w:rsidR="0051705F" w:rsidRPr="00661F57" w:rsidRDefault="0051705F" w:rsidP="00D5375B">
      <w:pPr>
        <w:spacing w:line="240" w:lineRule="atLeast"/>
        <w:rPr>
          <w:rFonts w:cs="Times New Roman"/>
          <w:b/>
          <w:sz w:val="24"/>
          <w:szCs w:val="24"/>
        </w:rPr>
      </w:pPr>
      <w:r w:rsidRPr="00661F57">
        <w:rPr>
          <w:rFonts w:cs="Times New Roman"/>
          <w:b/>
          <w:sz w:val="24"/>
          <w:szCs w:val="24"/>
        </w:rPr>
        <w:t>SQL Server 2012:</w:t>
      </w:r>
    </w:p>
    <w:p w:rsidR="0051705F" w:rsidRPr="00661F57" w:rsidRDefault="0051705F" w:rsidP="00D5375B">
      <w:pPr>
        <w:spacing w:line="240" w:lineRule="atLeast"/>
        <w:rPr>
          <w:rFonts w:cs="Times New Roman"/>
          <w:sz w:val="24"/>
          <w:szCs w:val="24"/>
        </w:rPr>
      </w:pPr>
      <w:r w:rsidRPr="00661F57">
        <w:rPr>
          <w:rFonts w:cs="Times New Roman"/>
          <w:sz w:val="24"/>
          <w:szCs w:val="24"/>
        </w:rPr>
        <w:t>1. Removed datacenter and work editions in SQL Server 2012</w:t>
      </w:r>
    </w:p>
    <w:p w:rsidR="0051705F" w:rsidRPr="00661F57" w:rsidRDefault="0051705F" w:rsidP="00D5375B">
      <w:pPr>
        <w:spacing w:line="240" w:lineRule="atLeast"/>
        <w:rPr>
          <w:rFonts w:cs="Times New Roman"/>
          <w:sz w:val="24"/>
          <w:szCs w:val="24"/>
        </w:rPr>
      </w:pPr>
      <w:r w:rsidRPr="00661F57">
        <w:rPr>
          <w:rFonts w:cs="Times New Roman"/>
          <w:sz w:val="24"/>
          <w:szCs w:val="24"/>
        </w:rPr>
        <w:t>2. From 2012 SQL supporting core based license but not processor based</w:t>
      </w:r>
      <w:r w:rsidR="00DF3402" w:rsidRPr="00661F57">
        <w:rPr>
          <w:rFonts w:cs="Times New Roman"/>
          <w:sz w:val="24"/>
          <w:szCs w:val="24"/>
        </w:rPr>
        <w:t>...</w:t>
      </w:r>
    </w:p>
    <w:p w:rsidR="0051705F" w:rsidRPr="00661F57" w:rsidRDefault="0051705F" w:rsidP="00D5375B">
      <w:pPr>
        <w:spacing w:line="240" w:lineRule="atLeast"/>
        <w:rPr>
          <w:rFonts w:cs="Times New Roman"/>
          <w:sz w:val="24"/>
          <w:szCs w:val="24"/>
        </w:rPr>
      </w:pPr>
      <w:r w:rsidRPr="00661F57">
        <w:rPr>
          <w:rFonts w:cs="Times New Roman"/>
          <w:sz w:val="24"/>
          <w:szCs w:val="24"/>
        </w:rPr>
        <w:t xml:space="preserve">Note: Upto </w:t>
      </w:r>
      <w:r w:rsidR="007D1ADC" w:rsidRPr="00661F57">
        <w:rPr>
          <w:rFonts w:cs="Times New Roman"/>
          <w:sz w:val="24"/>
          <w:szCs w:val="24"/>
        </w:rPr>
        <w:t>Sql</w:t>
      </w:r>
      <w:r w:rsidRPr="00661F57">
        <w:rPr>
          <w:rFonts w:cs="Times New Roman"/>
          <w:sz w:val="24"/>
          <w:szCs w:val="24"/>
        </w:rPr>
        <w:t xml:space="preserve"> 2008 R2 only processor based model...</w:t>
      </w:r>
    </w:p>
    <w:p w:rsidR="0051705F" w:rsidRPr="00661F57" w:rsidRDefault="0051705F" w:rsidP="00D5375B">
      <w:pPr>
        <w:spacing w:line="240" w:lineRule="atLeast"/>
        <w:rPr>
          <w:rFonts w:cs="Times New Roman"/>
          <w:sz w:val="24"/>
          <w:szCs w:val="24"/>
        </w:rPr>
      </w:pPr>
      <w:r w:rsidRPr="00661F57">
        <w:rPr>
          <w:rFonts w:cs="Times New Roman"/>
          <w:sz w:val="24"/>
          <w:szCs w:val="24"/>
        </w:rPr>
        <w:t xml:space="preserve">3. Sql 2012, standard edition support server and cal + per core base both models. In this models </w:t>
      </w:r>
      <w:r w:rsidR="006542DE" w:rsidRPr="00661F57">
        <w:rPr>
          <w:rFonts w:cs="Times New Roman"/>
          <w:sz w:val="24"/>
          <w:szCs w:val="24"/>
        </w:rPr>
        <w:t>UN</w:t>
      </w:r>
      <w:r w:rsidRPr="00661F57">
        <w:rPr>
          <w:rFonts w:cs="Times New Roman"/>
          <w:sz w:val="24"/>
          <w:szCs w:val="24"/>
        </w:rPr>
        <w:t xml:space="preserve"> limited users can connect to database.</w:t>
      </w:r>
    </w:p>
    <w:p w:rsidR="00C27233" w:rsidRDefault="0051705F" w:rsidP="00182B70">
      <w:pPr>
        <w:spacing w:line="240" w:lineRule="atLeast"/>
        <w:rPr>
          <w:rFonts w:cs="Times New Roman"/>
          <w:sz w:val="24"/>
          <w:szCs w:val="24"/>
        </w:rPr>
      </w:pPr>
      <w:r w:rsidRPr="00661F57">
        <w:rPr>
          <w:rFonts w:cs="Times New Roman"/>
          <w:sz w:val="24"/>
          <w:szCs w:val="24"/>
        </w:rPr>
        <w:t>4. For enterprise edition, Microsoft offering only "per core basis" but not "per server +CAL” models.</w:t>
      </w:r>
    </w:p>
    <w:p w:rsidR="004D0FD7" w:rsidRDefault="004D0FD7" w:rsidP="00C27233">
      <w:pPr>
        <w:spacing w:line="240" w:lineRule="atLeast"/>
        <w:jc w:val="center"/>
        <w:rPr>
          <w:rFonts w:cs="Times New Roman"/>
          <w:b/>
          <w:color w:val="FF0000"/>
          <w:sz w:val="26"/>
          <w:szCs w:val="26"/>
        </w:rPr>
      </w:pPr>
    </w:p>
    <w:p w:rsidR="004D0FD7" w:rsidRDefault="004D0FD7" w:rsidP="00C27233">
      <w:pPr>
        <w:spacing w:line="240" w:lineRule="atLeast"/>
        <w:jc w:val="center"/>
        <w:rPr>
          <w:rFonts w:cs="Times New Roman"/>
          <w:b/>
          <w:color w:val="FF0000"/>
          <w:sz w:val="26"/>
          <w:szCs w:val="26"/>
        </w:rPr>
      </w:pPr>
    </w:p>
    <w:p w:rsidR="004D0FD7" w:rsidRDefault="004D0FD7" w:rsidP="00C27233">
      <w:pPr>
        <w:spacing w:line="240" w:lineRule="atLeast"/>
        <w:jc w:val="center"/>
        <w:rPr>
          <w:rFonts w:cs="Times New Roman"/>
          <w:b/>
          <w:color w:val="FF0000"/>
          <w:sz w:val="26"/>
          <w:szCs w:val="26"/>
        </w:rPr>
      </w:pPr>
    </w:p>
    <w:p w:rsidR="004D0FD7" w:rsidRDefault="004D0FD7" w:rsidP="00C27233">
      <w:pPr>
        <w:spacing w:line="240" w:lineRule="atLeast"/>
        <w:jc w:val="center"/>
        <w:rPr>
          <w:rFonts w:cs="Times New Roman"/>
          <w:b/>
          <w:color w:val="FF0000"/>
          <w:sz w:val="26"/>
          <w:szCs w:val="26"/>
        </w:rPr>
      </w:pPr>
    </w:p>
    <w:p w:rsidR="004D0FD7" w:rsidRDefault="004D0FD7" w:rsidP="00C27233">
      <w:pPr>
        <w:spacing w:line="240" w:lineRule="atLeast"/>
        <w:jc w:val="center"/>
        <w:rPr>
          <w:rFonts w:cs="Times New Roman"/>
          <w:b/>
          <w:color w:val="FF0000"/>
          <w:sz w:val="26"/>
          <w:szCs w:val="26"/>
        </w:rPr>
      </w:pPr>
    </w:p>
    <w:p w:rsidR="00C27233" w:rsidRPr="004D0FD7" w:rsidRDefault="00C27233" w:rsidP="004D0FD7">
      <w:pPr>
        <w:spacing w:line="240" w:lineRule="atLeast"/>
        <w:jc w:val="center"/>
        <w:rPr>
          <w:rFonts w:cs="Times New Roman"/>
          <w:b/>
          <w:color w:val="C00000"/>
          <w:sz w:val="24"/>
          <w:szCs w:val="24"/>
        </w:rPr>
      </w:pPr>
      <w:r w:rsidRPr="004D0FD7">
        <w:rPr>
          <w:rFonts w:cs="Times New Roman"/>
          <w:b/>
          <w:color w:val="C00000"/>
          <w:sz w:val="24"/>
          <w:szCs w:val="24"/>
        </w:rPr>
        <w:lastRenderedPageBreak/>
        <w:t>VERSIONS</w:t>
      </w:r>
    </w:p>
    <w:p w:rsidR="002B7F2E" w:rsidRPr="00661F57" w:rsidRDefault="002B7F2E" w:rsidP="00182B70">
      <w:pPr>
        <w:spacing w:line="240" w:lineRule="atLeast"/>
        <w:rPr>
          <w:rFonts w:cs="Times New Roman"/>
          <w:b/>
          <w:sz w:val="24"/>
          <w:szCs w:val="24"/>
        </w:rPr>
      </w:pPr>
      <w:r w:rsidRPr="00661F57">
        <w:rPr>
          <w:rFonts w:cs="Times New Roman"/>
          <w:b/>
          <w:sz w:val="24"/>
          <w:szCs w:val="24"/>
        </w:rPr>
        <w:t>SQL Server DBA Versions:</w:t>
      </w:r>
    </w:p>
    <w:p w:rsidR="00182B70" w:rsidRPr="00661F57" w:rsidRDefault="00182B70" w:rsidP="00182B70">
      <w:pPr>
        <w:spacing w:line="240" w:lineRule="atLeast"/>
        <w:rPr>
          <w:rFonts w:cs="Times New Roman"/>
          <w:b/>
          <w:sz w:val="24"/>
          <w:szCs w:val="24"/>
        </w:rPr>
      </w:pPr>
      <w:r w:rsidRPr="00661F57">
        <w:rPr>
          <w:rFonts w:cs="Times New Roman"/>
          <w:b/>
          <w:sz w:val="24"/>
          <w:szCs w:val="24"/>
        </w:rPr>
        <w:t>Micro Soft SQL Server Versions List:</w:t>
      </w:r>
      <w:r w:rsidR="00265ACE" w:rsidRPr="00661F57">
        <w:rPr>
          <w:rFonts w:cs="Times New Roman"/>
          <w:b/>
          <w:sz w:val="24"/>
          <w:szCs w:val="24"/>
        </w:rPr>
        <w:t>-</w:t>
      </w:r>
    </w:p>
    <w:p w:rsidR="00182B70" w:rsidRPr="00661F57" w:rsidRDefault="00182B70" w:rsidP="00182B70">
      <w:pPr>
        <w:spacing w:line="240" w:lineRule="atLeast"/>
        <w:rPr>
          <w:rFonts w:cs="Times New Roman"/>
          <w:color w:val="00B050"/>
          <w:sz w:val="24"/>
          <w:szCs w:val="24"/>
          <w:u w:val="single"/>
        </w:rPr>
      </w:pPr>
      <w:r w:rsidRPr="00661F57">
        <w:rPr>
          <w:rFonts w:cs="Times New Roman"/>
          <w:color w:val="00B050"/>
          <w:sz w:val="24"/>
          <w:szCs w:val="24"/>
          <w:u w:val="single"/>
        </w:rPr>
        <w:t>http://sqlserverbuilds.blogspot.in</w:t>
      </w:r>
    </w:p>
    <w:p w:rsidR="00182B70" w:rsidRPr="00661F57" w:rsidRDefault="00182B70" w:rsidP="00182B70">
      <w:pPr>
        <w:spacing w:line="240" w:lineRule="atLeast"/>
        <w:rPr>
          <w:rFonts w:cs="Times New Roman"/>
          <w:b/>
          <w:color w:val="FF0000"/>
          <w:sz w:val="26"/>
          <w:szCs w:val="26"/>
        </w:rPr>
      </w:pPr>
    </w:p>
    <w:tbl>
      <w:tblPr>
        <w:tblW w:w="12160" w:type="dxa"/>
        <w:tblInd w:w="-1395" w:type="dxa"/>
        <w:tblCellMar>
          <w:left w:w="0" w:type="dxa"/>
          <w:right w:w="0" w:type="dxa"/>
        </w:tblCellMar>
        <w:tblLook w:val="0600" w:firstRow="0" w:lastRow="0" w:firstColumn="0" w:lastColumn="0" w:noHBand="1" w:noVBand="1"/>
      </w:tblPr>
      <w:tblGrid>
        <w:gridCol w:w="4400"/>
        <w:gridCol w:w="4340"/>
        <w:gridCol w:w="3420"/>
      </w:tblGrid>
      <w:tr w:rsidR="002B7F2E" w:rsidRPr="00661F57" w:rsidTr="000105CA">
        <w:trPr>
          <w:trHeight w:val="234"/>
        </w:trPr>
        <w:tc>
          <w:tcPr>
            <w:tcW w:w="4400" w:type="dxa"/>
            <w:tcBorders>
              <w:top w:val="nil"/>
              <w:left w:val="nil"/>
              <w:bottom w:val="nil"/>
              <w:right w:val="nil"/>
            </w:tcBorders>
            <w:shd w:val="clear" w:color="auto" w:fill="FFFF00"/>
            <w:tcMar>
              <w:top w:w="15" w:type="dxa"/>
              <w:left w:w="15" w:type="dxa"/>
              <w:bottom w:w="0" w:type="dxa"/>
              <w:right w:w="15" w:type="dxa"/>
            </w:tcMar>
            <w:vAlign w:val="center"/>
            <w:hideMark/>
          </w:tcPr>
          <w:p w:rsidR="002B7F2E" w:rsidRPr="00661F57" w:rsidRDefault="002B7F2E" w:rsidP="00D5375B">
            <w:pPr>
              <w:spacing w:after="0" w:line="234" w:lineRule="atLeast"/>
              <w:textAlignment w:val="center"/>
              <w:rPr>
                <w:rFonts w:eastAsia="Times New Roman" w:cs="Times New Roman"/>
                <w:sz w:val="24"/>
                <w:szCs w:val="24"/>
              </w:rPr>
            </w:pPr>
            <w:r w:rsidRPr="00661F57">
              <w:rPr>
                <w:rFonts w:eastAsia="Times New Roman" w:cs="Times New Roman"/>
                <w:b/>
                <w:bCs/>
                <w:color w:val="002060"/>
                <w:kern w:val="24"/>
                <w:sz w:val="24"/>
                <w:szCs w:val="24"/>
              </w:rPr>
              <w:t>Year</w:t>
            </w:r>
          </w:p>
        </w:tc>
        <w:tc>
          <w:tcPr>
            <w:tcW w:w="4340" w:type="dxa"/>
            <w:tcBorders>
              <w:top w:val="nil"/>
              <w:left w:val="nil"/>
              <w:bottom w:val="nil"/>
              <w:right w:val="nil"/>
            </w:tcBorders>
            <w:shd w:val="clear" w:color="auto" w:fill="FFFF00"/>
            <w:tcMar>
              <w:top w:w="15" w:type="dxa"/>
              <w:left w:w="15" w:type="dxa"/>
              <w:bottom w:w="0" w:type="dxa"/>
              <w:right w:w="15" w:type="dxa"/>
            </w:tcMar>
            <w:vAlign w:val="center"/>
            <w:hideMark/>
          </w:tcPr>
          <w:p w:rsidR="002B7F2E" w:rsidRPr="00661F57" w:rsidRDefault="002B7F2E" w:rsidP="00D5375B">
            <w:pPr>
              <w:spacing w:after="0" w:line="234" w:lineRule="atLeast"/>
              <w:textAlignment w:val="center"/>
              <w:rPr>
                <w:rFonts w:eastAsia="Times New Roman" w:cs="Times New Roman"/>
                <w:sz w:val="24"/>
                <w:szCs w:val="24"/>
              </w:rPr>
            </w:pPr>
            <w:r w:rsidRPr="00661F57">
              <w:rPr>
                <w:rFonts w:eastAsia="Times New Roman" w:cs="Times New Roman"/>
                <w:b/>
                <w:bCs/>
                <w:color w:val="002060"/>
                <w:kern w:val="24"/>
                <w:sz w:val="24"/>
                <w:szCs w:val="24"/>
              </w:rPr>
              <w:t>Version</w:t>
            </w:r>
          </w:p>
        </w:tc>
        <w:tc>
          <w:tcPr>
            <w:tcW w:w="3420" w:type="dxa"/>
            <w:tcBorders>
              <w:top w:val="nil"/>
              <w:left w:val="nil"/>
              <w:bottom w:val="nil"/>
              <w:right w:val="nil"/>
            </w:tcBorders>
            <w:shd w:val="clear" w:color="auto" w:fill="FFFF00"/>
            <w:tcMar>
              <w:top w:w="15" w:type="dxa"/>
              <w:left w:w="15" w:type="dxa"/>
              <w:bottom w:w="0" w:type="dxa"/>
              <w:right w:w="15" w:type="dxa"/>
            </w:tcMar>
            <w:vAlign w:val="center"/>
            <w:hideMark/>
          </w:tcPr>
          <w:p w:rsidR="002B7F2E" w:rsidRPr="00661F57" w:rsidRDefault="002B7F2E" w:rsidP="00D5375B">
            <w:pPr>
              <w:spacing w:after="0" w:line="234" w:lineRule="atLeast"/>
              <w:textAlignment w:val="center"/>
              <w:rPr>
                <w:rFonts w:eastAsia="Times New Roman" w:cs="Times New Roman"/>
                <w:sz w:val="24"/>
                <w:szCs w:val="24"/>
              </w:rPr>
            </w:pPr>
            <w:r w:rsidRPr="00661F57">
              <w:rPr>
                <w:rFonts w:eastAsia="Times New Roman" w:cs="Times New Roman"/>
                <w:b/>
                <w:bCs/>
                <w:color w:val="002060"/>
                <w:kern w:val="24"/>
                <w:sz w:val="24"/>
                <w:szCs w:val="24"/>
              </w:rPr>
              <w:t>Code Name</w:t>
            </w:r>
          </w:p>
        </w:tc>
      </w:tr>
      <w:tr w:rsidR="002B7F2E" w:rsidRPr="00661F57" w:rsidTr="000105CA">
        <w:trPr>
          <w:trHeight w:val="464"/>
        </w:trPr>
        <w:tc>
          <w:tcPr>
            <w:tcW w:w="440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1989</w:t>
            </w:r>
          </w:p>
        </w:tc>
        <w:tc>
          <w:tcPr>
            <w:tcW w:w="4340" w:type="dxa"/>
            <w:tcBorders>
              <w:top w:val="nil"/>
              <w:left w:val="nil"/>
              <w:bottom w:val="nil"/>
              <w:right w:val="nil"/>
            </w:tcBorders>
            <w:shd w:val="clear" w:color="auto" w:fill="auto"/>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1.0</w:t>
            </w:r>
          </w:p>
        </w:tc>
        <w:tc>
          <w:tcPr>
            <w:tcW w:w="342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NA</w:t>
            </w:r>
          </w:p>
        </w:tc>
      </w:tr>
      <w:tr w:rsidR="002B7F2E" w:rsidRPr="00661F57" w:rsidTr="000105CA">
        <w:trPr>
          <w:trHeight w:val="464"/>
        </w:trPr>
        <w:tc>
          <w:tcPr>
            <w:tcW w:w="440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1990</w:t>
            </w:r>
          </w:p>
        </w:tc>
        <w:tc>
          <w:tcPr>
            <w:tcW w:w="4340" w:type="dxa"/>
            <w:tcBorders>
              <w:top w:val="nil"/>
              <w:left w:val="nil"/>
              <w:bottom w:val="nil"/>
              <w:right w:val="nil"/>
            </w:tcBorders>
            <w:shd w:val="clear" w:color="auto" w:fill="auto"/>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3.0</w:t>
            </w:r>
          </w:p>
        </w:tc>
        <w:tc>
          <w:tcPr>
            <w:tcW w:w="342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NA</w:t>
            </w:r>
          </w:p>
        </w:tc>
      </w:tr>
      <w:tr w:rsidR="002B7F2E" w:rsidRPr="00661F57" w:rsidTr="000105CA">
        <w:trPr>
          <w:trHeight w:val="416"/>
        </w:trPr>
        <w:tc>
          <w:tcPr>
            <w:tcW w:w="440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1992</w:t>
            </w:r>
          </w:p>
        </w:tc>
        <w:tc>
          <w:tcPr>
            <w:tcW w:w="4340" w:type="dxa"/>
            <w:tcBorders>
              <w:top w:val="nil"/>
              <w:left w:val="nil"/>
              <w:bottom w:val="nil"/>
              <w:right w:val="nil"/>
            </w:tcBorders>
            <w:shd w:val="clear" w:color="auto" w:fill="auto"/>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4.2</w:t>
            </w:r>
          </w:p>
        </w:tc>
        <w:tc>
          <w:tcPr>
            <w:tcW w:w="342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NA</w:t>
            </w:r>
          </w:p>
        </w:tc>
      </w:tr>
      <w:tr w:rsidR="002B7F2E" w:rsidRPr="00661F57" w:rsidTr="000105CA">
        <w:trPr>
          <w:trHeight w:val="464"/>
        </w:trPr>
        <w:tc>
          <w:tcPr>
            <w:tcW w:w="440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1993</w:t>
            </w:r>
          </w:p>
        </w:tc>
        <w:tc>
          <w:tcPr>
            <w:tcW w:w="4340" w:type="dxa"/>
            <w:tcBorders>
              <w:top w:val="nil"/>
              <w:left w:val="nil"/>
              <w:bottom w:val="nil"/>
              <w:right w:val="nil"/>
            </w:tcBorders>
            <w:shd w:val="clear" w:color="auto" w:fill="auto"/>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4.21</w:t>
            </w:r>
          </w:p>
        </w:tc>
        <w:tc>
          <w:tcPr>
            <w:tcW w:w="342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NA</w:t>
            </w:r>
          </w:p>
        </w:tc>
      </w:tr>
      <w:tr w:rsidR="002B7F2E" w:rsidRPr="00661F57" w:rsidTr="000105CA">
        <w:trPr>
          <w:trHeight w:val="464"/>
        </w:trPr>
        <w:tc>
          <w:tcPr>
            <w:tcW w:w="440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1995</w:t>
            </w:r>
          </w:p>
        </w:tc>
        <w:tc>
          <w:tcPr>
            <w:tcW w:w="4340" w:type="dxa"/>
            <w:tcBorders>
              <w:top w:val="nil"/>
              <w:left w:val="nil"/>
              <w:bottom w:val="nil"/>
              <w:right w:val="nil"/>
            </w:tcBorders>
            <w:shd w:val="clear" w:color="auto" w:fill="auto"/>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6.0</w:t>
            </w:r>
          </w:p>
        </w:tc>
        <w:tc>
          <w:tcPr>
            <w:tcW w:w="342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SQL95</w:t>
            </w:r>
          </w:p>
        </w:tc>
      </w:tr>
      <w:tr w:rsidR="002B7F2E" w:rsidRPr="00661F57" w:rsidTr="000105CA">
        <w:trPr>
          <w:trHeight w:val="464"/>
        </w:trPr>
        <w:tc>
          <w:tcPr>
            <w:tcW w:w="440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1996</w:t>
            </w:r>
          </w:p>
        </w:tc>
        <w:tc>
          <w:tcPr>
            <w:tcW w:w="4340" w:type="dxa"/>
            <w:tcBorders>
              <w:top w:val="nil"/>
              <w:left w:val="nil"/>
              <w:bottom w:val="nil"/>
              <w:right w:val="nil"/>
            </w:tcBorders>
            <w:shd w:val="clear" w:color="auto" w:fill="auto"/>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6.5</w:t>
            </w:r>
          </w:p>
        </w:tc>
        <w:tc>
          <w:tcPr>
            <w:tcW w:w="342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Hydra</w:t>
            </w:r>
          </w:p>
        </w:tc>
      </w:tr>
      <w:tr w:rsidR="002B7F2E" w:rsidRPr="00661F57" w:rsidTr="000105CA">
        <w:trPr>
          <w:trHeight w:val="464"/>
        </w:trPr>
        <w:tc>
          <w:tcPr>
            <w:tcW w:w="440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1999</w:t>
            </w:r>
          </w:p>
        </w:tc>
        <w:tc>
          <w:tcPr>
            <w:tcW w:w="4340" w:type="dxa"/>
            <w:tcBorders>
              <w:top w:val="nil"/>
              <w:left w:val="nil"/>
              <w:bottom w:val="nil"/>
              <w:right w:val="nil"/>
            </w:tcBorders>
            <w:shd w:val="clear" w:color="auto" w:fill="auto"/>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7.0</w:t>
            </w:r>
          </w:p>
        </w:tc>
        <w:tc>
          <w:tcPr>
            <w:tcW w:w="342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Sphinx</w:t>
            </w:r>
          </w:p>
        </w:tc>
      </w:tr>
      <w:tr w:rsidR="002B7F2E" w:rsidRPr="00661F57" w:rsidTr="000105CA">
        <w:trPr>
          <w:trHeight w:val="464"/>
        </w:trPr>
        <w:tc>
          <w:tcPr>
            <w:tcW w:w="440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2000</w:t>
            </w:r>
          </w:p>
        </w:tc>
        <w:tc>
          <w:tcPr>
            <w:tcW w:w="4340" w:type="dxa"/>
            <w:tcBorders>
              <w:top w:val="nil"/>
              <w:left w:val="nil"/>
              <w:bottom w:val="nil"/>
              <w:right w:val="nil"/>
            </w:tcBorders>
            <w:shd w:val="clear" w:color="auto" w:fill="auto"/>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2000 32-bit</w:t>
            </w:r>
          </w:p>
        </w:tc>
        <w:tc>
          <w:tcPr>
            <w:tcW w:w="342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Shiloh</w:t>
            </w:r>
          </w:p>
        </w:tc>
      </w:tr>
      <w:tr w:rsidR="002B7F2E" w:rsidRPr="00661F57" w:rsidTr="000105CA">
        <w:trPr>
          <w:trHeight w:val="464"/>
        </w:trPr>
        <w:tc>
          <w:tcPr>
            <w:tcW w:w="440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2003</w:t>
            </w:r>
          </w:p>
        </w:tc>
        <w:tc>
          <w:tcPr>
            <w:tcW w:w="4340" w:type="dxa"/>
            <w:tcBorders>
              <w:top w:val="nil"/>
              <w:left w:val="nil"/>
              <w:bottom w:val="nil"/>
              <w:right w:val="nil"/>
            </w:tcBorders>
            <w:shd w:val="clear" w:color="auto" w:fill="auto"/>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2000 64-bit</w:t>
            </w:r>
          </w:p>
        </w:tc>
        <w:tc>
          <w:tcPr>
            <w:tcW w:w="3420" w:type="dxa"/>
            <w:tcBorders>
              <w:top w:val="nil"/>
              <w:left w:val="nil"/>
              <w:bottom w:val="nil"/>
              <w:right w:val="nil"/>
            </w:tcBorders>
            <w:shd w:val="clear" w:color="auto" w:fill="auto"/>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Liberty</w:t>
            </w:r>
          </w:p>
        </w:tc>
      </w:tr>
      <w:tr w:rsidR="002B7F2E" w:rsidRPr="00661F57" w:rsidTr="000105CA">
        <w:trPr>
          <w:trHeight w:val="464"/>
        </w:trPr>
        <w:tc>
          <w:tcPr>
            <w:tcW w:w="4400" w:type="dxa"/>
            <w:tcBorders>
              <w:top w:val="nil"/>
              <w:left w:val="nil"/>
              <w:bottom w:val="nil"/>
              <w:right w:val="nil"/>
            </w:tcBorders>
            <w:shd w:val="clear" w:color="auto" w:fill="FAC090"/>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2005</w:t>
            </w:r>
          </w:p>
        </w:tc>
        <w:tc>
          <w:tcPr>
            <w:tcW w:w="4340" w:type="dxa"/>
            <w:tcBorders>
              <w:top w:val="nil"/>
              <w:left w:val="nil"/>
              <w:bottom w:val="nil"/>
              <w:right w:val="nil"/>
            </w:tcBorders>
            <w:shd w:val="clear" w:color="auto" w:fill="FAC090"/>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2005</w:t>
            </w:r>
          </w:p>
        </w:tc>
        <w:tc>
          <w:tcPr>
            <w:tcW w:w="3420" w:type="dxa"/>
            <w:tcBorders>
              <w:top w:val="nil"/>
              <w:left w:val="nil"/>
              <w:bottom w:val="nil"/>
              <w:right w:val="nil"/>
            </w:tcBorders>
            <w:shd w:val="clear" w:color="auto" w:fill="FAC090"/>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Yukon</w:t>
            </w:r>
          </w:p>
        </w:tc>
      </w:tr>
      <w:tr w:rsidR="002B7F2E" w:rsidRPr="00661F57" w:rsidTr="000105CA">
        <w:trPr>
          <w:trHeight w:val="464"/>
        </w:trPr>
        <w:tc>
          <w:tcPr>
            <w:tcW w:w="4400" w:type="dxa"/>
            <w:tcBorders>
              <w:top w:val="nil"/>
              <w:left w:val="nil"/>
              <w:bottom w:val="nil"/>
              <w:right w:val="nil"/>
            </w:tcBorders>
            <w:shd w:val="clear" w:color="auto" w:fill="FAC090"/>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2008</w:t>
            </w:r>
          </w:p>
        </w:tc>
        <w:tc>
          <w:tcPr>
            <w:tcW w:w="4340" w:type="dxa"/>
            <w:tcBorders>
              <w:top w:val="nil"/>
              <w:left w:val="nil"/>
              <w:bottom w:val="nil"/>
              <w:right w:val="nil"/>
            </w:tcBorders>
            <w:shd w:val="clear" w:color="auto" w:fill="FAC090"/>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2008</w:t>
            </w:r>
          </w:p>
        </w:tc>
        <w:tc>
          <w:tcPr>
            <w:tcW w:w="3420" w:type="dxa"/>
            <w:tcBorders>
              <w:top w:val="nil"/>
              <w:left w:val="nil"/>
              <w:bottom w:val="nil"/>
              <w:right w:val="nil"/>
            </w:tcBorders>
            <w:shd w:val="clear" w:color="auto" w:fill="FAC090"/>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Katmai</w:t>
            </w:r>
          </w:p>
        </w:tc>
      </w:tr>
      <w:tr w:rsidR="002B7F2E" w:rsidRPr="00661F57" w:rsidTr="000105CA">
        <w:trPr>
          <w:trHeight w:val="464"/>
        </w:trPr>
        <w:tc>
          <w:tcPr>
            <w:tcW w:w="4400" w:type="dxa"/>
            <w:tcBorders>
              <w:top w:val="nil"/>
              <w:left w:val="nil"/>
              <w:bottom w:val="nil"/>
              <w:right w:val="nil"/>
            </w:tcBorders>
            <w:shd w:val="clear" w:color="auto" w:fill="FAC090"/>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2008</w:t>
            </w:r>
          </w:p>
        </w:tc>
        <w:tc>
          <w:tcPr>
            <w:tcW w:w="4340" w:type="dxa"/>
            <w:tcBorders>
              <w:top w:val="nil"/>
              <w:left w:val="nil"/>
              <w:bottom w:val="nil"/>
              <w:right w:val="nil"/>
            </w:tcBorders>
            <w:shd w:val="clear" w:color="auto" w:fill="FAC090"/>
            <w:tcMar>
              <w:top w:w="15" w:type="dxa"/>
              <w:left w:w="15" w:type="dxa"/>
              <w:bottom w:w="0" w:type="dxa"/>
              <w:right w:w="15" w:type="dxa"/>
            </w:tcMar>
            <w:vAlign w:val="bottom"/>
            <w:hideMark/>
          </w:tcPr>
          <w:p w:rsidR="002B7F2E" w:rsidRPr="00661F57" w:rsidRDefault="002B7F2E"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2008 R2</w:t>
            </w:r>
          </w:p>
        </w:tc>
        <w:tc>
          <w:tcPr>
            <w:tcW w:w="3420" w:type="dxa"/>
            <w:tcBorders>
              <w:top w:val="nil"/>
              <w:left w:val="nil"/>
              <w:bottom w:val="nil"/>
              <w:right w:val="nil"/>
            </w:tcBorders>
            <w:shd w:val="clear" w:color="auto" w:fill="FAC090"/>
            <w:tcMar>
              <w:top w:w="15" w:type="dxa"/>
              <w:left w:w="15" w:type="dxa"/>
              <w:bottom w:w="0" w:type="dxa"/>
              <w:right w:w="15" w:type="dxa"/>
            </w:tcMar>
            <w:vAlign w:val="center"/>
            <w:hideMark/>
          </w:tcPr>
          <w:p w:rsidR="002B7F2E" w:rsidRPr="00661F57" w:rsidRDefault="002B7F2E"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Kilimanjaro</w:t>
            </w:r>
          </w:p>
        </w:tc>
      </w:tr>
      <w:tr w:rsidR="000105CA" w:rsidRPr="00661F57" w:rsidTr="000105CA">
        <w:trPr>
          <w:trHeight w:val="453"/>
        </w:trPr>
        <w:tc>
          <w:tcPr>
            <w:tcW w:w="4400" w:type="dxa"/>
            <w:tcBorders>
              <w:top w:val="nil"/>
              <w:left w:val="nil"/>
              <w:bottom w:val="nil"/>
              <w:right w:val="nil"/>
            </w:tcBorders>
            <w:shd w:val="clear" w:color="auto" w:fill="FAC090"/>
            <w:tcMar>
              <w:top w:w="15" w:type="dxa"/>
              <w:left w:w="15" w:type="dxa"/>
              <w:bottom w:w="0" w:type="dxa"/>
              <w:right w:w="15" w:type="dxa"/>
            </w:tcMar>
            <w:vAlign w:val="center"/>
          </w:tcPr>
          <w:p w:rsidR="000105CA" w:rsidRPr="00661F57" w:rsidRDefault="000105CA" w:rsidP="00D5375B">
            <w:pPr>
              <w:spacing w:after="0" w:line="240" w:lineRule="auto"/>
              <w:textAlignment w:val="center"/>
              <w:rPr>
                <w:rFonts w:eastAsia="Times New Roman" w:cs="Times New Roman"/>
                <w:sz w:val="24"/>
                <w:szCs w:val="24"/>
              </w:rPr>
            </w:pPr>
            <w:r w:rsidRPr="00661F57">
              <w:rPr>
                <w:rFonts w:eastAsia="Times New Roman" w:cs="Times New Roman"/>
                <w:b/>
                <w:bCs/>
                <w:i/>
                <w:iCs/>
                <w:color w:val="002060"/>
                <w:kern w:val="24"/>
                <w:sz w:val="24"/>
                <w:szCs w:val="24"/>
              </w:rPr>
              <w:t>2012</w:t>
            </w:r>
          </w:p>
        </w:tc>
        <w:tc>
          <w:tcPr>
            <w:tcW w:w="4340" w:type="dxa"/>
            <w:tcBorders>
              <w:top w:val="nil"/>
              <w:left w:val="nil"/>
              <w:bottom w:val="nil"/>
              <w:right w:val="nil"/>
            </w:tcBorders>
            <w:shd w:val="clear" w:color="auto" w:fill="FAC090"/>
            <w:tcMar>
              <w:top w:w="15" w:type="dxa"/>
              <w:left w:w="15" w:type="dxa"/>
              <w:bottom w:w="0" w:type="dxa"/>
              <w:right w:w="15" w:type="dxa"/>
            </w:tcMar>
            <w:vAlign w:val="bottom"/>
          </w:tcPr>
          <w:p w:rsidR="000105CA" w:rsidRPr="00661F57" w:rsidRDefault="000105CA" w:rsidP="00D5375B">
            <w:pPr>
              <w:spacing w:after="0" w:line="240" w:lineRule="auto"/>
              <w:textAlignment w:val="bottom"/>
              <w:rPr>
                <w:rFonts w:eastAsia="Times New Roman" w:cs="Times New Roman"/>
                <w:sz w:val="24"/>
                <w:szCs w:val="24"/>
              </w:rPr>
            </w:pPr>
            <w:r w:rsidRPr="00661F57">
              <w:rPr>
                <w:rFonts w:eastAsia="Times New Roman" w:cs="Times New Roman"/>
                <w:b/>
                <w:bCs/>
                <w:i/>
                <w:iCs/>
                <w:color w:val="002060"/>
                <w:kern w:val="24"/>
                <w:sz w:val="24"/>
                <w:szCs w:val="24"/>
              </w:rPr>
              <w:t>SQL Server 2012</w:t>
            </w:r>
          </w:p>
        </w:tc>
        <w:tc>
          <w:tcPr>
            <w:tcW w:w="3420" w:type="dxa"/>
            <w:tcBorders>
              <w:top w:val="nil"/>
              <w:left w:val="nil"/>
              <w:bottom w:val="nil"/>
              <w:right w:val="nil"/>
            </w:tcBorders>
            <w:shd w:val="clear" w:color="auto" w:fill="FAC090"/>
            <w:tcMar>
              <w:top w:w="15" w:type="dxa"/>
              <w:left w:w="15" w:type="dxa"/>
              <w:bottom w:w="0" w:type="dxa"/>
              <w:right w:w="15" w:type="dxa"/>
            </w:tcMar>
            <w:vAlign w:val="center"/>
          </w:tcPr>
          <w:p w:rsidR="00ED5D3E" w:rsidRPr="00661F57" w:rsidRDefault="000105CA" w:rsidP="00D5375B">
            <w:pPr>
              <w:spacing w:after="0" w:line="240" w:lineRule="auto"/>
              <w:textAlignment w:val="center"/>
              <w:rPr>
                <w:rFonts w:eastAsia="Times New Roman" w:cs="Times New Roman"/>
                <w:b/>
                <w:bCs/>
                <w:i/>
                <w:iCs/>
                <w:color w:val="002060"/>
                <w:kern w:val="24"/>
                <w:sz w:val="24"/>
                <w:szCs w:val="24"/>
              </w:rPr>
            </w:pPr>
            <w:r w:rsidRPr="00661F57">
              <w:rPr>
                <w:rFonts w:eastAsia="Times New Roman" w:cs="Times New Roman"/>
                <w:b/>
                <w:bCs/>
                <w:i/>
                <w:iCs/>
                <w:color w:val="002060"/>
                <w:kern w:val="24"/>
                <w:sz w:val="24"/>
                <w:szCs w:val="24"/>
              </w:rPr>
              <w:t>Denali</w:t>
            </w:r>
          </w:p>
        </w:tc>
      </w:tr>
    </w:tbl>
    <w:p w:rsidR="00030ABC" w:rsidRDefault="00030ABC" w:rsidP="00D5375B">
      <w:pPr>
        <w:spacing w:line="240" w:lineRule="auto"/>
        <w:rPr>
          <w:rFonts w:cs="Times New Roman"/>
          <w:b/>
          <w:sz w:val="24"/>
          <w:szCs w:val="24"/>
          <w:u w:val="single"/>
        </w:rPr>
      </w:pPr>
    </w:p>
    <w:p w:rsidR="0040253C" w:rsidRPr="00661F57" w:rsidRDefault="0040253C" w:rsidP="00D5375B">
      <w:pPr>
        <w:spacing w:line="240" w:lineRule="auto"/>
        <w:rPr>
          <w:rFonts w:cs="Times New Roman"/>
          <w:b/>
          <w:sz w:val="24"/>
          <w:szCs w:val="24"/>
          <w:u w:val="single"/>
        </w:rPr>
      </w:pPr>
    </w:p>
    <w:p w:rsidR="00030ABC" w:rsidRPr="00661F57" w:rsidRDefault="00030ABC" w:rsidP="00D5375B">
      <w:pPr>
        <w:spacing w:line="240" w:lineRule="auto"/>
        <w:rPr>
          <w:rFonts w:cs="Times New Roman"/>
          <w:b/>
          <w:sz w:val="24"/>
          <w:szCs w:val="24"/>
          <w:u w:val="single"/>
        </w:rPr>
      </w:pPr>
    </w:p>
    <w:p w:rsidR="00582FED" w:rsidRDefault="00582FED" w:rsidP="00D5375B">
      <w:pPr>
        <w:spacing w:line="240" w:lineRule="auto"/>
        <w:rPr>
          <w:rFonts w:cs="Times New Roman"/>
          <w:b/>
          <w:sz w:val="24"/>
          <w:szCs w:val="24"/>
          <w:u w:val="single"/>
        </w:rPr>
      </w:pPr>
    </w:p>
    <w:p w:rsidR="004D0FD7" w:rsidRDefault="004D0FD7" w:rsidP="00D5375B">
      <w:pPr>
        <w:spacing w:line="240" w:lineRule="auto"/>
        <w:rPr>
          <w:rFonts w:cs="Times New Roman"/>
          <w:b/>
          <w:sz w:val="24"/>
          <w:szCs w:val="24"/>
          <w:u w:val="single"/>
        </w:rPr>
      </w:pPr>
    </w:p>
    <w:p w:rsidR="004D0FD7" w:rsidRDefault="004D0FD7" w:rsidP="00D5375B">
      <w:pPr>
        <w:spacing w:line="240" w:lineRule="auto"/>
        <w:rPr>
          <w:rFonts w:cs="Times New Roman"/>
          <w:b/>
          <w:sz w:val="24"/>
          <w:szCs w:val="24"/>
          <w:u w:val="single"/>
        </w:rPr>
      </w:pPr>
    </w:p>
    <w:p w:rsidR="004D0FD7" w:rsidRDefault="004D0FD7" w:rsidP="00D5375B">
      <w:pPr>
        <w:spacing w:line="240" w:lineRule="auto"/>
        <w:rPr>
          <w:rFonts w:cs="Times New Roman"/>
          <w:b/>
          <w:sz w:val="24"/>
          <w:szCs w:val="24"/>
          <w:u w:val="single"/>
        </w:rPr>
      </w:pPr>
    </w:p>
    <w:p w:rsidR="004D0FD7" w:rsidRDefault="004D0FD7" w:rsidP="00D5375B">
      <w:pPr>
        <w:spacing w:line="240" w:lineRule="auto"/>
        <w:rPr>
          <w:rFonts w:cs="Times New Roman"/>
          <w:b/>
          <w:sz w:val="24"/>
          <w:szCs w:val="24"/>
          <w:u w:val="single"/>
        </w:rPr>
      </w:pPr>
    </w:p>
    <w:p w:rsidR="00C212DB" w:rsidRPr="00874CB0" w:rsidRDefault="00030ABC" w:rsidP="00874CB0">
      <w:pPr>
        <w:spacing w:line="240" w:lineRule="auto"/>
        <w:jc w:val="center"/>
        <w:rPr>
          <w:rFonts w:cs="Times New Roman"/>
          <w:color w:val="C00000"/>
          <w:sz w:val="24"/>
          <w:szCs w:val="24"/>
        </w:rPr>
      </w:pPr>
      <w:r w:rsidRPr="004D0FD7">
        <w:rPr>
          <w:rFonts w:cs="Times New Roman"/>
          <w:b/>
          <w:color w:val="C00000"/>
          <w:sz w:val="24"/>
          <w:szCs w:val="24"/>
        </w:rPr>
        <w:lastRenderedPageBreak/>
        <w:t>INSTALLATIONS</w:t>
      </w:r>
      <w:r w:rsidR="0040253C" w:rsidRPr="004D0FD7">
        <w:rPr>
          <w:rFonts w:cs="Times New Roman"/>
          <w:b/>
          <w:color w:val="C00000"/>
          <w:sz w:val="24"/>
          <w:szCs w:val="24"/>
        </w:rPr>
        <w:t xml:space="preserve"> PRE-REQUIREMENTS</w:t>
      </w:r>
    </w:p>
    <w:p w:rsidR="000105CA" w:rsidRPr="00874CB0" w:rsidRDefault="00296453" w:rsidP="00874CB0">
      <w:pPr>
        <w:spacing w:line="240" w:lineRule="auto"/>
        <w:rPr>
          <w:rFonts w:cs="Times New Roman"/>
          <w:sz w:val="24"/>
          <w:szCs w:val="24"/>
        </w:rPr>
      </w:pPr>
      <w:r w:rsidRPr="00661F57">
        <w:rPr>
          <w:rFonts w:cs="Times New Roman"/>
          <w:b/>
          <w:sz w:val="24"/>
          <w:szCs w:val="24"/>
          <w:u w:val="single"/>
        </w:rPr>
        <w:t>Installation Pre-Requirements:</w:t>
      </w:r>
    </w:p>
    <w:tbl>
      <w:tblPr>
        <w:tblW w:w="15305" w:type="dxa"/>
        <w:tblInd w:w="-972" w:type="dxa"/>
        <w:tblLook w:val="04A0" w:firstRow="1" w:lastRow="0" w:firstColumn="1" w:lastColumn="0" w:noHBand="0" w:noVBand="1"/>
      </w:tblPr>
      <w:tblGrid>
        <w:gridCol w:w="3065"/>
        <w:gridCol w:w="2140"/>
        <w:gridCol w:w="10100"/>
      </w:tblGrid>
      <w:tr w:rsidR="000105CA" w:rsidRPr="00661F57" w:rsidTr="000105CA">
        <w:trPr>
          <w:trHeight w:val="300"/>
        </w:trPr>
        <w:tc>
          <w:tcPr>
            <w:tcW w:w="3065" w:type="dxa"/>
            <w:tcBorders>
              <w:top w:val="nil"/>
              <w:left w:val="nil"/>
              <w:bottom w:val="nil"/>
              <w:right w:val="nil"/>
            </w:tcBorders>
            <w:shd w:val="clear" w:color="000000" w:fill="FFFF00"/>
            <w:noWrap/>
            <w:vAlign w:val="bottom"/>
            <w:hideMark/>
          </w:tcPr>
          <w:p w:rsidR="000105CA" w:rsidRPr="00661F57" w:rsidRDefault="000105CA" w:rsidP="00D5375B">
            <w:pPr>
              <w:spacing w:after="0" w:line="240" w:lineRule="auto"/>
              <w:rPr>
                <w:rFonts w:eastAsia="Times New Roman" w:cs="Times New Roman"/>
                <w:color w:val="FF0000"/>
                <w:sz w:val="24"/>
                <w:szCs w:val="24"/>
              </w:rPr>
            </w:pPr>
            <w:r w:rsidRPr="00661F57">
              <w:rPr>
                <w:rFonts w:eastAsia="Times New Roman" w:cs="Times New Roman"/>
                <w:color w:val="FF0000"/>
                <w:sz w:val="24"/>
                <w:szCs w:val="24"/>
              </w:rPr>
              <w:t>Versions</w:t>
            </w: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b/>
                <w:bCs/>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O\S</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Windows Server 2000</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45"/>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Memory (RAM)</w:t>
            </w:r>
            <w:r w:rsidRPr="00661F57">
              <w:rPr>
                <w:rFonts w:eastAsia="Times New Roman" w:cs="Times New Roman"/>
                <w:color w:val="000000"/>
                <w:sz w:val="24"/>
                <w:szCs w:val="24"/>
                <w:vertAlign w:val="superscript"/>
              </w:rPr>
              <w:t>1</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128 MB minimum on Windows XP</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center"/>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64 MB minimum on Windows 2000</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center"/>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32 MB minimum on all other operating systems</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center"/>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center"/>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000000" w:fill="FFFF00"/>
            <w:noWrap/>
            <w:vAlign w:val="bottom"/>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SQL Server 2000</w:t>
            </w: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Hard disk space</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250 MB</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center"/>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.NET Framework</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1.1</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Processor type</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Intel or Pentium1 [Speed: 166 MHz or higher.]</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Windows Installer</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2</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O\S</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Windows Server 2003</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45"/>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Memory (RAM)</w:t>
            </w:r>
            <w:r w:rsidRPr="00661F57">
              <w:rPr>
                <w:rFonts w:eastAsia="Times New Roman" w:cs="Times New Roman"/>
                <w:color w:val="000000"/>
                <w:sz w:val="24"/>
                <w:szCs w:val="24"/>
                <w:vertAlign w:val="superscript"/>
              </w:rPr>
              <w:t>1</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512 MB</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Hard disk space</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1.6 GB</w:t>
            </w:r>
          </w:p>
        </w:tc>
      </w:tr>
      <w:tr w:rsidR="000105CA" w:rsidRPr="00661F57" w:rsidTr="000105CA">
        <w:trPr>
          <w:trHeight w:val="300"/>
        </w:trPr>
        <w:tc>
          <w:tcPr>
            <w:tcW w:w="3065" w:type="dxa"/>
            <w:tcBorders>
              <w:top w:val="nil"/>
              <w:left w:val="nil"/>
              <w:bottom w:val="nil"/>
              <w:right w:val="nil"/>
            </w:tcBorders>
            <w:shd w:val="clear" w:color="000000" w:fill="00B050"/>
            <w:noWrap/>
            <w:vAlign w:val="bottom"/>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SQL Server 2005</w:t>
            </w: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.NET Framework</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2</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Processor type</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Pentium III compatible processor or higher required [SPEED 600 MHz]</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Windows Installer</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3.1</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45"/>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Memory (RAM)</w:t>
            </w:r>
            <w:r w:rsidRPr="00661F57">
              <w:rPr>
                <w:rFonts w:eastAsia="Times New Roman" w:cs="Times New Roman"/>
                <w:color w:val="000000"/>
                <w:sz w:val="24"/>
                <w:szCs w:val="24"/>
                <w:vertAlign w:val="superscript"/>
              </w:rPr>
              <w:t>1</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Min 512 MB:  Recommended: 2.048 GB</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Hard disk space</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2.0 GB</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.NET Framework</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3.5</w:t>
            </w:r>
          </w:p>
        </w:tc>
      </w:tr>
      <w:tr w:rsidR="000105CA" w:rsidRPr="00661F57" w:rsidTr="000105CA">
        <w:trPr>
          <w:trHeight w:val="300"/>
        </w:trPr>
        <w:tc>
          <w:tcPr>
            <w:tcW w:w="3065" w:type="dxa"/>
            <w:tcBorders>
              <w:top w:val="nil"/>
              <w:left w:val="nil"/>
              <w:bottom w:val="nil"/>
              <w:right w:val="nil"/>
            </w:tcBorders>
            <w:shd w:val="clear" w:color="000000" w:fill="00B050"/>
            <w:noWrap/>
            <w:vAlign w:val="bottom"/>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SQL Server 2008</w:t>
            </w: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Processor type</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Itanium processor or faster [1.0 GHz or faster]</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Windows Installer</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4.5</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O\S</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Min&gt;&gt; Windows Server 2003 SP2</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45"/>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Memory (RAM)</w:t>
            </w:r>
            <w:r w:rsidRPr="00661F57">
              <w:rPr>
                <w:rFonts w:eastAsia="Times New Roman" w:cs="Times New Roman"/>
                <w:color w:val="000000"/>
                <w:sz w:val="24"/>
                <w:szCs w:val="24"/>
                <w:vertAlign w:val="superscript"/>
              </w:rPr>
              <w:t>1</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Min 512 MB:  Recommended: 2.048 GB</w:t>
            </w:r>
          </w:p>
        </w:tc>
      </w:tr>
      <w:tr w:rsidR="000105CA" w:rsidRPr="00661F57" w:rsidTr="000105CA">
        <w:trPr>
          <w:trHeight w:val="300"/>
        </w:trPr>
        <w:tc>
          <w:tcPr>
            <w:tcW w:w="3065" w:type="dxa"/>
            <w:tcBorders>
              <w:top w:val="nil"/>
              <w:left w:val="nil"/>
              <w:bottom w:val="nil"/>
              <w:right w:val="nil"/>
            </w:tcBorders>
            <w:shd w:val="clear" w:color="000000" w:fill="00B050"/>
            <w:noWrap/>
            <w:vAlign w:val="bottom"/>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SQL Server 2008 R2</w:t>
            </w: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9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00B0F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Hard disk space</w:t>
            </w:r>
          </w:p>
        </w:tc>
        <w:tc>
          <w:tcPr>
            <w:tcW w:w="10100" w:type="dxa"/>
            <w:tcBorders>
              <w:top w:val="nil"/>
              <w:left w:val="nil"/>
              <w:bottom w:val="nil"/>
              <w:right w:val="nil"/>
            </w:tcBorders>
            <w:shd w:val="clear" w:color="000000" w:fill="00B0F0"/>
            <w:noWrap/>
            <w:vAlign w:val="center"/>
            <w:hideMark/>
          </w:tcPr>
          <w:p w:rsidR="000105CA" w:rsidRPr="00661F57" w:rsidRDefault="000105CA" w:rsidP="00D5375B">
            <w:pPr>
              <w:spacing w:after="0" w:line="240" w:lineRule="auto"/>
              <w:rPr>
                <w:rFonts w:eastAsia="Times New Roman" w:cs="Times New Roman"/>
                <w:color w:val="000000" w:themeColor="text1"/>
                <w:sz w:val="24"/>
                <w:szCs w:val="24"/>
              </w:rPr>
            </w:pPr>
            <w:r w:rsidRPr="00661F57">
              <w:rPr>
                <w:rFonts w:eastAsia="Times New Roman" w:cs="Times New Roman"/>
                <w:color w:val="000000" w:themeColor="text1"/>
                <w:sz w:val="24"/>
                <w:szCs w:val="24"/>
              </w:rPr>
              <w:t>3.6GB</w:t>
            </w:r>
          </w:p>
        </w:tc>
      </w:tr>
      <w:tr w:rsidR="000105CA" w:rsidRPr="00661F57" w:rsidTr="000105CA">
        <w:trPr>
          <w:trHeight w:val="39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6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.NET Framework</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3.5</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66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Processor type</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Itanium processor or faster [1.0 GHz or faster]</w:t>
            </w:r>
          </w:p>
        </w:tc>
      </w:tr>
      <w:tr w:rsidR="000105CA" w:rsidRPr="00661F57" w:rsidTr="000105CA">
        <w:trPr>
          <w:trHeight w:val="6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Windows Installer</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4.5</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O\S</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Min&gt;&gt; Windows Server 2003 SP2</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45"/>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Memory (RAM)</w:t>
            </w:r>
            <w:r w:rsidRPr="00661F57">
              <w:rPr>
                <w:rFonts w:eastAsia="Times New Roman" w:cs="Times New Roman"/>
                <w:color w:val="000000"/>
                <w:sz w:val="24"/>
                <w:szCs w:val="24"/>
                <w:vertAlign w:val="superscript"/>
              </w:rPr>
              <w:t>1</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1.0 GB</w:t>
            </w:r>
          </w:p>
        </w:tc>
      </w:tr>
      <w:tr w:rsidR="000105CA" w:rsidRPr="00661F57" w:rsidTr="000105CA">
        <w:trPr>
          <w:trHeight w:val="300"/>
        </w:trPr>
        <w:tc>
          <w:tcPr>
            <w:tcW w:w="3065" w:type="dxa"/>
            <w:tcBorders>
              <w:top w:val="nil"/>
              <w:left w:val="nil"/>
              <w:bottom w:val="nil"/>
              <w:right w:val="nil"/>
            </w:tcBorders>
            <w:shd w:val="clear" w:color="000000" w:fill="00B0F0"/>
            <w:noWrap/>
            <w:vAlign w:val="bottom"/>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SQL Server 2012</w:t>
            </w: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Hard disk space</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6.0 GB</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.NET Framework</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NET 3.5 SP1 or 4.0</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Processor type</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AMD Opteron, AMD Athlon 64, Intel Xeon with Intel EM64T support, Intel Pentium IV with EM64T support</w:t>
            </w: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Windows Installer</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4.5</w:t>
            </w:r>
          </w:p>
        </w:tc>
      </w:tr>
      <w:tr w:rsidR="000105CA" w:rsidRPr="00661F57" w:rsidTr="000105CA">
        <w:trPr>
          <w:trHeight w:val="36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10100"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r>
      <w:tr w:rsidR="000105CA" w:rsidRPr="00661F57" w:rsidTr="000105CA">
        <w:trPr>
          <w:trHeight w:val="300"/>
        </w:trPr>
        <w:tc>
          <w:tcPr>
            <w:tcW w:w="3065" w:type="dxa"/>
            <w:tcBorders>
              <w:top w:val="nil"/>
              <w:left w:val="nil"/>
              <w:bottom w:val="nil"/>
              <w:right w:val="nil"/>
            </w:tcBorders>
            <w:shd w:val="clear" w:color="auto" w:fill="auto"/>
            <w:noWrap/>
            <w:vAlign w:val="bottom"/>
            <w:hideMark/>
          </w:tcPr>
          <w:p w:rsidR="000105CA" w:rsidRPr="00661F57" w:rsidRDefault="000105CA" w:rsidP="00D5375B">
            <w:pPr>
              <w:spacing w:after="0" w:line="240" w:lineRule="auto"/>
              <w:rPr>
                <w:rFonts w:eastAsia="Times New Roman" w:cs="Times New Roman"/>
                <w:color w:val="000000"/>
                <w:sz w:val="24"/>
                <w:szCs w:val="24"/>
              </w:rPr>
            </w:pPr>
          </w:p>
        </w:tc>
        <w:tc>
          <w:tcPr>
            <w:tcW w:w="2140" w:type="dxa"/>
            <w:tcBorders>
              <w:top w:val="nil"/>
              <w:left w:val="nil"/>
              <w:bottom w:val="nil"/>
              <w:right w:val="nil"/>
            </w:tcBorders>
            <w:shd w:val="clear" w:color="000000" w:fill="8DB4E2"/>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Windows O\S</w:t>
            </w:r>
          </w:p>
        </w:tc>
        <w:tc>
          <w:tcPr>
            <w:tcW w:w="10100" w:type="dxa"/>
            <w:tcBorders>
              <w:top w:val="nil"/>
              <w:left w:val="nil"/>
              <w:bottom w:val="nil"/>
              <w:right w:val="nil"/>
            </w:tcBorders>
            <w:shd w:val="clear" w:color="000000" w:fill="FFC00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Windows 2008 SP2 Minimum</w:t>
            </w:r>
          </w:p>
        </w:tc>
      </w:tr>
    </w:tbl>
    <w:p w:rsidR="000105CA" w:rsidRPr="00661F57" w:rsidRDefault="000105CA" w:rsidP="00D5375B">
      <w:pPr>
        <w:spacing w:line="240" w:lineRule="atLeast"/>
        <w:rPr>
          <w:rFonts w:cs="Times New Roman"/>
          <w:b/>
          <w:sz w:val="24"/>
          <w:szCs w:val="24"/>
          <w:u w:val="single"/>
        </w:rPr>
      </w:pPr>
    </w:p>
    <w:p w:rsidR="00943DE7" w:rsidRPr="00661F57" w:rsidRDefault="00943DE7" w:rsidP="00D5375B">
      <w:pPr>
        <w:spacing w:line="240" w:lineRule="atLeast"/>
        <w:rPr>
          <w:rFonts w:cs="Times New Roman"/>
          <w:b/>
          <w:sz w:val="24"/>
          <w:szCs w:val="24"/>
          <w:u w:val="single"/>
        </w:rPr>
      </w:pPr>
    </w:p>
    <w:tbl>
      <w:tblPr>
        <w:tblW w:w="4653" w:type="dxa"/>
        <w:tblInd w:w="5175" w:type="dxa"/>
        <w:tblLook w:val="04A0" w:firstRow="1" w:lastRow="0" w:firstColumn="1" w:lastColumn="0" w:noHBand="0" w:noVBand="1"/>
      </w:tblPr>
      <w:tblGrid>
        <w:gridCol w:w="2280"/>
        <w:gridCol w:w="2373"/>
      </w:tblGrid>
      <w:tr w:rsidR="000105CA" w:rsidRPr="00661F57" w:rsidTr="00490B73">
        <w:trPr>
          <w:trHeight w:val="300"/>
        </w:trPr>
        <w:tc>
          <w:tcPr>
            <w:tcW w:w="2280" w:type="dxa"/>
            <w:tcBorders>
              <w:top w:val="nil"/>
              <w:left w:val="nil"/>
              <w:bottom w:val="nil"/>
              <w:right w:val="nil"/>
            </w:tcBorders>
            <w:shd w:val="clear" w:color="000000" w:fill="92D05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Feature</w:t>
            </w:r>
          </w:p>
        </w:tc>
        <w:tc>
          <w:tcPr>
            <w:tcW w:w="2373" w:type="dxa"/>
            <w:tcBorders>
              <w:top w:val="nil"/>
              <w:left w:val="nil"/>
              <w:bottom w:val="nil"/>
              <w:right w:val="nil"/>
            </w:tcBorders>
            <w:shd w:val="clear" w:color="000000" w:fill="92D05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Disk space requirement</w:t>
            </w:r>
          </w:p>
        </w:tc>
      </w:tr>
      <w:tr w:rsidR="000105CA" w:rsidRPr="00661F57" w:rsidTr="00490B73">
        <w:trPr>
          <w:trHeight w:val="900"/>
        </w:trPr>
        <w:tc>
          <w:tcPr>
            <w:tcW w:w="2280" w:type="dxa"/>
            <w:tcBorders>
              <w:top w:val="nil"/>
              <w:left w:val="nil"/>
              <w:bottom w:val="nil"/>
              <w:right w:val="nil"/>
            </w:tcBorders>
            <w:shd w:val="clear" w:color="auto" w:fill="auto"/>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Database Engine and data files, Replication, and Full-</w:t>
            </w:r>
            <w:r w:rsidRPr="00661F57">
              <w:rPr>
                <w:rFonts w:eastAsia="Times New Roman" w:cs="Times New Roman"/>
                <w:color w:val="000000"/>
                <w:sz w:val="24"/>
                <w:szCs w:val="24"/>
              </w:rPr>
              <w:lastRenderedPageBreak/>
              <w:t>Text Search</w:t>
            </w:r>
          </w:p>
        </w:tc>
        <w:tc>
          <w:tcPr>
            <w:tcW w:w="2373" w:type="dxa"/>
            <w:tcBorders>
              <w:top w:val="nil"/>
              <w:left w:val="nil"/>
              <w:bottom w:val="nil"/>
              <w:right w:val="nil"/>
            </w:tcBorders>
            <w:shd w:val="clear" w:color="000000" w:fill="00B0F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lastRenderedPageBreak/>
              <w:t>711 MB</w:t>
            </w:r>
          </w:p>
        </w:tc>
      </w:tr>
      <w:tr w:rsidR="000105CA" w:rsidRPr="00661F57" w:rsidTr="00490B73">
        <w:trPr>
          <w:trHeight w:val="390"/>
        </w:trPr>
        <w:tc>
          <w:tcPr>
            <w:tcW w:w="2280" w:type="dxa"/>
            <w:tcBorders>
              <w:top w:val="nil"/>
              <w:left w:val="nil"/>
              <w:bottom w:val="nil"/>
              <w:right w:val="nil"/>
            </w:tcBorders>
            <w:shd w:val="clear" w:color="auto" w:fill="auto"/>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lastRenderedPageBreak/>
              <w:t>Analysis Services and data files</w:t>
            </w:r>
          </w:p>
        </w:tc>
        <w:tc>
          <w:tcPr>
            <w:tcW w:w="2373" w:type="dxa"/>
            <w:tcBorders>
              <w:top w:val="nil"/>
              <w:left w:val="nil"/>
              <w:bottom w:val="nil"/>
              <w:right w:val="nil"/>
            </w:tcBorders>
            <w:shd w:val="clear" w:color="000000" w:fill="00B0F0"/>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345 MB</w:t>
            </w:r>
          </w:p>
        </w:tc>
      </w:tr>
      <w:tr w:rsidR="000105CA" w:rsidRPr="00661F57" w:rsidTr="00490B73">
        <w:trPr>
          <w:trHeight w:val="600"/>
        </w:trPr>
        <w:tc>
          <w:tcPr>
            <w:tcW w:w="2280" w:type="dxa"/>
            <w:tcBorders>
              <w:top w:val="nil"/>
              <w:left w:val="nil"/>
              <w:bottom w:val="nil"/>
              <w:right w:val="nil"/>
            </w:tcBorders>
            <w:shd w:val="clear" w:color="000000" w:fill="00B0F0"/>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Reporting Services and Report Manager</w:t>
            </w:r>
          </w:p>
        </w:tc>
        <w:tc>
          <w:tcPr>
            <w:tcW w:w="2373" w:type="dxa"/>
            <w:tcBorders>
              <w:top w:val="nil"/>
              <w:left w:val="nil"/>
              <w:bottom w:val="nil"/>
              <w:right w:val="nil"/>
            </w:tcBorders>
            <w:shd w:val="clear" w:color="auto" w:fill="auto"/>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304 MB</w:t>
            </w:r>
          </w:p>
        </w:tc>
      </w:tr>
      <w:tr w:rsidR="000105CA" w:rsidRPr="00661F57" w:rsidTr="00490B73">
        <w:trPr>
          <w:trHeight w:val="300"/>
        </w:trPr>
        <w:tc>
          <w:tcPr>
            <w:tcW w:w="2280" w:type="dxa"/>
            <w:tcBorders>
              <w:top w:val="nil"/>
              <w:left w:val="nil"/>
              <w:bottom w:val="nil"/>
              <w:right w:val="nil"/>
            </w:tcBorders>
            <w:shd w:val="clear" w:color="auto" w:fill="auto"/>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Integration Services</w:t>
            </w:r>
          </w:p>
        </w:tc>
        <w:tc>
          <w:tcPr>
            <w:tcW w:w="2373" w:type="dxa"/>
            <w:tcBorders>
              <w:top w:val="nil"/>
              <w:left w:val="nil"/>
              <w:bottom w:val="nil"/>
              <w:right w:val="nil"/>
            </w:tcBorders>
            <w:shd w:val="clear" w:color="auto" w:fill="auto"/>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591 MB</w:t>
            </w:r>
          </w:p>
        </w:tc>
      </w:tr>
      <w:tr w:rsidR="000105CA" w:rsidRPr="00661F57" w:rsidTr="00490B73">
        <w:trPr>
          <w:trHeight w:val="660"/>
        </w:trPr>
        <w:tc>
          <w:tcPr>
            <w:tcW w:w="2280" w:type="dxa"/>
            <w:tcBorders>
              <w:top w:val="nil"/>
              <w:left w:val="nil"/>
              <w:bottom w:val="nil"/>
              <w:right w:val="nil"/>
            </w:tcBorders>
            <w:shd w:val="clear" w:color="auto" w:fill="auto"/>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Client Components (Other than Books Online and Integration Services tools)</w:t>
            </w:r>
          </w:p>
        </w:tc>
        <w:tc>
          <w:tcPr>
            <w:tcW w:w="2373" w:type="dxa"/>
            <w:tcBorders>
              <w:top w:val="nil"/>
              <w:left w:val="nil"/>
              <w:bottom w:val="nil"/>
              <w:right w:val="nil"/>
            </w:tcBorders>
            <w:shd w:val="clear" w:color="auto" w:fill="auto"/>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1823 MB</w:t>
            </w:r>
          </w:p>
        </w:tc>
      </w:tr>
      <w:tr w:rsidR="000105CA" w:rsidRPr="00661F57" w:rsidTr="00490B73">
        <w:trPr>
          <w:trHeight w:val="600"/>
        </w:trPr>
        <w:tc>
          <w:tcPr>
            <w:tcW w:w="2280" w:type="dxa"/>
            <w:tcBorders>
              <w:top w:val="nil"/>
              <w:left w:val="nil"/>
              <w:bottom w:val="nil"/>
              <w:right w:val="nil"/>
            </w:tcBorders>
            <w:shd w:val="clear" w:color="auto" w:fill="auto"/>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SQL Server Books Online</w:t>
            </w:r>
          </w:p>
        </w:tc>
        <w:tc>
          <w:tcPr>
            <w:tcW w:w="2373" w:type="dxa"/>
            <w:tcBorders>
              <w:top w:val="nil"/>
              <w:left w:val="nil"/>
              <w:bottom w:val="nil"/>
              <w:right w:val="nil"/>
            </w:tcBorders>
            <w:shd w:val="clear" w:color="auto" w:fill="auto"/>
            <w:noWrap/>
            <w:vAlign w:val="center"/>
            <w:hideMark/>
          </w:tcPr>
          <w:p w:rsidR="000105CA" w:rsidRPr="00661F57" w:rsidRDefault="000105CA"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157 MB</w:t>
            </w:r>
          </w:p>
        </w:tc>
      </w:tr>
    </w:tbl>
    <w:p w:rsidR="000105CA" w:rsidRPr="00661F57" w:rsidRDefault="000105CA" w:rsidP="00D5375B">
      <w:pPr>
        <w:spacing w:line="240" w:lineRule="atLeast"/>
        <w:rPr>
          <w:rFonts w:cs="Times New Roman"/>
          <w:b/>
          <w:sz w:val="24"/>
          <w:szCs w:val="24"/>
          <w:u w:val="single"/>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6A14FF" w:rsidRPr="00661F57" w:rsidRDefault="006A14FF" w:rsidP="00D5375B">
      <w:pPr>
        <w:spacing w:line="240" w:lineRule="auto"/>
        <w:rPr>
          <w:rFonts w:cs="Times New Roman"/>
        </w:rPr>
      </w:pPr>
    </w:p>
    <w:p w:rsidR="00485013" w:rsidRPr="00661F57" w:rsidRDefault="00485013" w:rsidP="00D5375B">
      <w:pPr>
        <w:spacing w:line="240" w:lineRule="auto"/>
        <w:rPr>
          <w:rFonts w:cs="Times New Roman"/>
        </w:rPr>
      </w:pPr>
    </w:p>
    <w:p w:rsidR="00485013" w:rsidRPr="00661F57" w:rsidRDefault="00485013" w:rsidP="00D5375B">
      <w:pPr>
        <w:spacing w:line="240" w:lineRule="auto"/>
        <w:rPr>
          <w:rFonts w:cs="Times New Roman"/>
        </w:rPr>
      </w:pPr>
    </w:p>
    <w:p w:rsidR="00582FED" w:rsidRDefault="00582FED" w:rsidP="00D5375B">
      <w:pPr>
        <w:rPr>
          <w:b/>
          <w:color w:val="FF0000"/>
          <w:sz w:val="24"/>
          <w:szCs w:val="24"/>
        </w:rPr>
      </w:pPr>
    </w:p>
    <w:p w:rsidR="00874CB0" w:rsidRDefault="00874CB0" w:rsidP="00D5375B">
      <w:pPr>
        <w:rPr>
          <w:b/>
          <w:color w:val="FF0000"/>
          <w:sz w:val="24"/>
          <w:szCs w:val="24"/>
        </w:rPr>
      </w:pPr>
    </w:p>
    <w:p w:rsidR="004D0FD7" w:rsidRDefault="004D0FD7" w:rsidP="00D5375B">
      <w:pPr>
        <w:rPr>
          <w:b/>
          <w:color w:val="FF0000"/>
          <w:sz w:val="24"/>
          <w:szCs w:val="24"/>
        </w:rPr>
      </w:pPr>
    </w:p>
    <w:p w:rsidR="00485013" w:rsidRPr="004D0FD7" w:rsidRDefault="00485013" w:rsidP="006542DE">
      <w:pPr>
        <w:jc w:val="center"/>
        <w:rPr>
          <w:color w:val="C00000"/>
          <w:sz w:val="24"/>
          <w:szCs w:val="24"/>
        </w:rPr>
      </w:pPr>
      <w:r w:rsidRPr="004D0FD7">
        <w:rPr>
          <w:b/>
          <w:color w:val="C00000"/>
          <w:sz w:val="24"/>
          <w:szCs w:val="24"/>
        </w:rPr>
        <w:lastRenderedPageBreak/>
        <w:t>DIFFERE</w:t>
      </w:r>
      <w:r w:rsidR="00874CB0">
        <w:rPr>
          <w:b/>
          <w:color w:val="C00000"/>
          <w:sz w:val="24"/>
          <w:szCs w:val="24"/>
        </w:rPr>
        <w:t>NCE B/W DELELTE AND TRUNCATE</w:t>
      </w:r>
    </w:p>
    <w:p w:rsidR="000C3B2D" w:rsidRPr="00661F57" w:rsidRDefault="000C3B2D" w:rsidP="00D5375B">
      <w:pPr>
        <w:spacing w:line="240" w:lineRule="atLeast"/>
        <w:rPr>
          <w:rFonts w:cs="Times New Roman"/>
          <w:b/>
          <w:sz w:val="24"/>
          <w:szCs w:val="24"/>
        </w:rPr>
      </w:pPr>
      <w:r w:rsidRPr="00661F57">
        <w:rPr>
          <w:rFonts w:cs="Times New Roman"/>
          <w:b/>
          <w:sz w:val="24"/>
          <w:szCs w:val="24"/>
        </w:rPr>
        <w:t>Types of queries:</w:t>
      </w:r>
    </w:p>
    <w:p w:rsidR="000C3B2D" w:rsidRPr="00661F57" w:rsidRDefault="000C3B2D" w:rsidP="00D5375B">
      <w:pPr>
        <w:spacing w:line="240" w:lineRule="atLeast"/>
        <w:rPr>
          <w:rFonts w:cs="Times New Roman"/>
          <w:sz w:val="24"/>
          <w:szCs w:val="24"/>
        </w:rPr>
      </w:pPr>
      <w:r w:rsidRPr="00661F57">
        <w:rPr>
          <w:rFonts w:cs="Times New Roman"/>
          <w:sz w:val="24"/>
          <w:szCs w:val="24"/>
        </w:rPr>
        <w:t>1. DML [Data Manipulation Language] - Insert, update and Delete</w:t>
      </w:r>
    </w:p>
    <w:p w:rsidR="000C3B2D" w:rsidRPr="00661F57" w:rsidRDefault="000C3B2D" w:rsidP="00D5375B">
      <w:pPr>
        <w:spacing w:line="240" w:lineRule="atLeast"/>
        <w:rPr>
          <w:rFonts w:cs="Times New Roman"/>
          <w:sz w:val="24"/>
          <w:szCs w:val="24"/>
        </w:rPr>
      </w:pPr>
      <w:r w:rsidRPr="00661F57">
        <w:rPr>
          <w:rFonts w:cs="Times New Roman"/>
          <w:sz w:val="24"/>
          <w:szCs w:val="24"/>
        </w:rPr>
        <w:t>2. DDL [Data definition Language] - Create, alter and Drop</w:t>
      </w:r>
    </w:p>
    <w:p w:rsidR="000C3B2D" w:rsidRPr="00661F57" w:rsidRDefault="000C3B2D" w:rsidP="00D5375B">
      <w:pPr>
        <w:spacing w:line="240" w:lineRule="atLeast"/>
        <w:rPr>
          <w:rFonts w:cs="Times New Roman"/>
          <w:sz w:val="24"/>
          <w:szCs w:val="24"/>
        </w:rPr>
      </w:pPr>
      <w:r w:rsidRPr="00661F57">
        <w:rPr>
          <w:rFonts w:cs="Times New Roman"/>
          <w:sz w:val="24"/>
          <w:szCs w:val="24"/>
        </w:rPr>
        <w:t>3. DCL [Data Control Language]: Grant, Revoke</w:t>
      </w:r>
    </w:p>
    <w:p w:rsidR="000C3B2D" w:rsidRDefault="000C3B2D" w:rsidP="00D5375B">
      <w:pPr>
        <w:spacing w:line="240" w:lineRule="atLeast"/>
        <w:rPr>
          <w:rFonts w:cs="Times New Roman"/>
          <w:sz w:val="24"/>
          <w:szCs w:val="24"/>
        </w:rPr>
      </w:pPr>
      <w:r w:rsidRPr="00661F57">
        <w:rPr>
          <w:rFonts w:cs="Times New Roman"/>
          <w:sz w:val="24"/>
          <w:szCs w:val="24"/>
        </w:rPr>
        <w:t>4. TCL [Transaction Control Language]: select</w:t>
      </w:r>
    </w:p>
    <w:p w:rsidR="007556FA" w:rsidRDefault="00370B6A" w:rsidP="007556FA">
      <w:pPr>
        <w:spacing w:line="240" w:lineRule="atLeast"/>
        <w:rPr>
          <w:rFonts w:cs="Times New Roman"/>
          <w:sz w:val="24"/>
          <w:szCs w:val="24"/>
        </w:rPr>
      </w:pPr>
      <w:r w:rsidRPr="00370B6A">
        <w:rPr>
          <w:rFonts w:cs="Times New Roman"/>
          <w:noProof/>
          <w:sz w:val="24"/>
          <w:szCs w:val="24"/>
        </w:rPr>
        <w:drawing>
          <wp:inline distT="0" distB="0" distL="0" distR="0">
            <wp:extent cx="5895975" cy="2028825"/>
            <wp:effectExtent l="0" t="0" r="9525" b="0"/>
            <wp:docPr id="15" name="Picture 15" descr="C:\Users\GEETHU\Desktop\sql-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ETHU\Desktop\sql-comma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2028825"/>
                    </a:xfrm>
                    <a:prstGeom prst="rect">
                      <a:avLst/>
                    </a:prstGeom>
                    <a:noFill/>
                    <a:ln>
                      <a:noFill/>
                    </a:ln>
                  </pic:spPr>
                </pic:pic>
              </a:graphicData>
            </a:graphic>
          </wp:inline>
        </w:drawing>
      </w:r>
    </w:p>
    <w:p w:rsidR="007556FA" w:rsidRDefault="00370B6A" w:rsidP="007556FA">
      <w:pPr>
        <w:spacing w:line="240" w:lineRule="atLeast"/>
        <w:rPr>
          <w:rFonts w:cs="Times New Roman"/>
          <w:sz w:val="24"/>
          <w:szCs w:val="24"/>
        </w:rPr>
      </w:pPr>
      <w:r w:rsidRPr="00370B6A">
        <w:rPr>
          <w:rFonts w:eastAsia="Times New Roman" w:cstheme="minorHAnsi"/>
          <w:b/>
          <w:bCs/>
          <w:color w:val="000000"/>
          <w:sz w:val="24"/>
          <w:szCs w:val="24"/>
        </w:rPr>
        <w:t>Only for remember</w:t>
      </w:r>
    </w:p>
    <w:p w:rsidR="00370B6A" w:rsidRPr="00370B6A" w:rsidRDefault="00370B6A" w:rsidP="007556FA">
      <w:pPr>
        <w:spacing w:line="240" w:lineRule="atLeast"/>
        <w:rPr>
          <w:rFonts w:cs="Times New Roman"/>
          <w:sz w:val="24"/>
          <w:szCs w:val="24"/>
        </w:rPr>
      </w:pPr>
      <w:r w:rsidRPr="00370B6A">
        <w:rPr>
          <w:rFonts w:eastAsia="Times New Roman" w:cstheme="minorHAnsi"/>
          <w:color w:val="000000"/>
          <w:sz w:val="24"/>
          <w:szCs w:val="24"/>
        </w:rPr>
        <w:t>Use can rememb</w:t>
      </w:r>
      <w:r>
        <w:rPr>
          <w:rFonts w:eastAsia="Times New Roman" w:cstheme="minorHAnsi"/>
          <w:color w:val="000000"/>
          <w:sz w:val="24"/>
          <w:szCs w:val="24"/>
        </w:rPr>
        <w:t>er these all command like below:</w:t>
      </w:r>
    </w:p>
    <w:p w:rsidR="00370B6A" w:rsidRPr="00370B6A" w:rsidRDefault="00370B6A" w:rsidP="00E61408">
      <w:pPr>
        <w:numPr>
          <w:ilvl w:val="0"/>
          <w:numId w:val="123"/>
        </w:numPr>
        <w:shd w:val="clear" w:color="auto" w:fill="FFFFFF"/>
        <w:spacing w:before="75" w:after="0" w:line="432" w:lineRule="atLeast"/>
        <w:ind w:left="300" w:right="300"/>
        <w:rPr>
          <w:rFonts w:eastAsia="Times New Roman" w:cstheme="minorHAnsi"/>
          <w:color w:val="000000"/>
          <w:sz w:val="24"/>
          <w:szCs w:val="24"/>
        </w:rPr>
      </w:pPr>
      <w:r w:rsidRPr="00370B6A">
        <w:rPr>
          <w:rFonts w:eastAsia="Times New Roman" w:cstheme="minorHAnsi"/>
          <w:color w:val="000000"/>
          <w:sz w:val="24"/>
          <w:szCs w:val="24"/>
        </w:rPr>
        <w:t>DDL Commands "dr. cat" d-drop, r-remane, c-create, a-alter, t-truncate.</w:t>
      </w:r>
    </w:p>
    <w:p w:rsidR="00370B6A" w:rsidRPr="00370B6A" w:rsidRDefault="00370B6A" w:rsidP="00E61408">
      <w:pPr>
        <w:numPr>
          <w:ilvl w:val="0"/>
          <w:numId w:val="123"/>
        </w:numPr>
        <w:shd w:val="clear" w:color="auto" w:fill="FFFFFF"/>
        <w:spacing w:before="75" w:after="0" w:line="432" w:lineRule="atLeast"/>
        <w:ind w:left="300" w:right="300"/>
        <w:rPr>
          <w:rFonts w:eastAsia="Times New Roman" w:cstheme="minorHAnsi"/>
          <w:color w:val="000000"/>
          <w:sz w:val="24"/>
          <w:szCs w:val="24"/>
        </w:rPr>
      </w:pPr>
      <w:r w:rsidRPr="00370B6A">
        <w:rPr>
          <w:rFonts w:eastAsia="Times New Roman" w:cstheme="minorHAnsi"/>
          <w:color w:val="000000"/>
          <w:sz w:val="24"/>
          <w:szCs w:val="24"/>
        </w:rPr>
        <w:t>DML commands "sudi". S-select, u-update, d-delete, i-insert.</w:t>
      </w:r>
    </w:p>
    <w:p w:rsidR="00370B6A" w:rsidRPr="00661F57" w:rsidRDefault="00370B6A" w:rsidP="00D5375B">
      <w:pPr>
        <w:rPr>
          <w:color w:val="FF0000"/>
          <w:sz w:val="24"/>
          <w:szCs w:val="24"/>
        </w:rPr>
      </w:pPr>
    </w:p>
    <w:p w:rsidR="006A14FF" w:rsidRPr="007556FA" w:rsidRDefault="006A14FF" w:rsidP="00D5375B">
      <w:pPr>
        <w:rPr>
          <w:b/>
          <w:color w:val="FF0000"/>
          <w:sz w:val="24"/>
          <w:szCs w:val="24"/>
        </w:rPr>
      </w:pPr>
      <w:r w:rsidRPr="007556FA">
        <w:rPr>
          <w:b/>
          <w:color w:val="FF0000"/>
          <w:sz w:val="24"/>
          <w:szCs w:val="24"/>
        </w:rPr>
        <w:t>What are the difference between DDL, DML and DCL commands?</w:t>
      </w:r>
    </w:p>
    <w:p w:rsidR="006A14FF" w:rsidRPr="00661F57" w:rsidRDefault="006A14FF" w:rsidP="00D5375B">
      <w:pPr>
        <w:rPr>
          <w:rFonts w:eastAsia="Times New Roman"/>
          <w:bCs/>
          <w:color w:val="6699CC"/>
        </w:rPr>
      </w:pPr>
      <w:r w:rsidRPr="00661F57">
        <w:rPr>
          <w:rFonts w:eastAsia="Times New Roman"/>
          <w:b/>
          <w:bCs/>
          <w:color w:val="6699CC"/>
          <w:u w:val="single"/>
        </w:rPr>
        <w:t>DDL</w:t>
      </w:r>
      <w:r w:rsidRPr="00661F57">
        <w:rPr>
          <w:rFonts w:eastAsia="Times New Roman"/>
          <w:color w:val="333333"/>
        </w:rPr>
        <w:br/>
      </w:r>
      <w:r w:rsidRPr="00661F57">
        <w:rPr>
          <w:rFonts w:eastAsia="Times New Roman"/>
          <w:b/>
          <w:bCs/>
          <w:color w:val="333333"/>
        </w:rPr>
        <w:t>Data Definition Language</w:t>
      </w:r>
      <w:r w:rsidRPr="00661F57">
        <w:rPr>
          <w:rFonts w:eastAsia="Times New Roman"/>
          <w:color w:val="333333"/>
        </w:rPr>
        <w:t xml:space="preserve"> (DDL) statements are used to define the database structure or schema. Some examples:</w:t>
      </w:r>
    </w:p>
    <w:p w:rsidR="006A14FF" w:rsidRPr="00661F57" w:rsidRDefault="006A14FF" w:rsidP="00D5375B">
      <w:pPr>
        <w:pStyle w:val="ListParagraph"/>
        <w:numPr>
          <w:ilvl w:val="0"/>
          <w:numId w:val="26"/>
        </w:numPr>
      </w:pPr>
      <w:r w:rsidRPr="00661F57">
        <w:rPr>
          <w:b/>
        </w:rPr>
        <w:t>CREATE</w:t>
      </w:r>
      <w:r w:rsidRPr="00661F57">
        <w:t xml:space="preserve"> - to create objects in the database</w:t>
      </w:r>
    </w:p>
    <w:p w:rsidR="006A14FF" w:rsidRPr="00661F57" w:rsidRDefault="006A14FF" w:rsidP="00D5375B">
      <w:pPr>
        <w:pStyle w:val="ListParagraph"/>
        <w:numPr>
          <w:ilvl w:val="0"/>
          <w:numId w:val="26"/>
        </w:numPr>
      </w:pPr>
      <w:r w:rsidRPr="00661F57">
        <w:rPr>
          <w:b/>
        </w:rPr>
        <w:t>ALTER</w:t>
      </w:r>
      <w:r w:rsidRPr="00661F57">
        <w:t xml:space="preserve"> - alters the structure of the database</w:t>
      </w:r>
    </w:p>
    <w:p w:rsidR="006A14FF" w:rsidRPr="00661F57" w:rsidRDefault="006A14FF" w:rsidP="00D5375B">
      <w:pPr>
        <w:pStyle w:val="ListParagraph"/>
        <w:numPr>
          <w:ilvl w:val="0"/>
          <w:numId w:val="26"/>
        </w:numPr>
      </w:pPr>
      <w:r w:rsidRPr="00661F57">
        <w:rPr>
          <w:b/>
        </w:rPr>
        <w:t>DROP</w:t>
      </w:r>
      <w:r w:rsidRPr="00661F57">
        <w:t xml:space="preserve"> - delete objects from the database</w:t>
      </w:r>
    </w:p>
    <w:p w:rsidR="006A14FF" w:rsidRPr="00661F57" w:rsidRDefault="006A14FF" w:rsidP="00D5375B">
      <w:pPr>
        <w:pStyle w:val="ListParagraph"/>
        <w:numPr>
          <w:ilvl w:val="0"/>
          <w:numId w:val="26"/>
        </w:numPr>
      </w:pPr>
      <w:r w:rsidRPr="00661F57">
        <w:rPr>
          <w:b/>
        </w:rPr>
        <w:t>TRUNCATE</w:t>
      </w:r>
      <w:r w:rsidRPr="00661F57">
        <w:t xml:space="preserve"> - remove all records from a table, including all spaces allocated for the records are removed</w:t>
      </w:r>
    </w:p>
    <w:p w:rsidR="006A14FF" w:rsidRPr="00661F57" w:rsidRDefault="006A14FF" w:rsidP="00D5375B">
      <w:pPr>
        <w:pStyle w:val="ListParagraph"/>
        <w:numPr>
          <w:ilvl w:val="0"/>
          <w:numId w:val="26"/>
        </w:numPr>
      </w:pPr>
      <w:r w:rsidRPr="00661F57">
        <w:rPr>
          <w:b/>
        </w:rPr>
        <w:t>COMMENT</w:t>
      </w:r>
      <w:r w:rsidRPr="00661F57">
        <w:t xml:space="preserve"> - add comments to the data dictionary</w:t>
      </w:r>
    </w:p>
    <w:p w:rsidR="006A14FF" w:rsidRPr="00661F57" w:rsidRDefault="006A14FF" w:rsidP="00D5375B">
      <w:pPr>
        <w:pStyle w:val="ListParagraph"/>
        <w:numPr>
          <w:ilvl w:val="0"/>
          <w:numId w:val="26"/>
        </w:numPr>
      </w:pPr>
      <w:r w:rsidRPr="00661F57">
        <w:rPr>
          <w:b/>
        </w:rPr>
        <w:t>RENAME</w:t>
      </w:r>
      <w:r w:rsidRPr="00661F57">
        <w:t xml:space="preserve"> - rename an object</w:t>
      </w:r>
    </w:p>
    <w:p w:rsidR="006A14FF" w:rsidRPr="00661F57" w:rsidRDefault="006A14FF" w:rsidP="00D5375B">
      <w:pPr>
        <w:rPr>
          <w:bCs/>
          <w:color w:val="6699CC"/>
        </w:rPr>
      </w:pPr>
      <w:bookmarkStart w:id="1" w:name="DML"/>
      <w:r w:rsidRPr="00661F57">
        <w:rPr>
          <w:bCs/>
          <w:color w:val="6699CC"/>
          <w:u w:val="single"/>
        </w:rPr>
        <w:lastRenderedPageBreak/>
        <w:t>DML</w:t>
      </w:r>
      <w:bookmarkEnd w:id="1"/>
      <w:r w:rsidRPr="00661F57">
        <w:br/>
      </w:r>
      <w:r w:rsidRPr="00661F57">
        <w:rPr>
          <w:b/>
          <w:bCs/>
        </w:rPr>
        <w:t>Data Manipulation Language</w:t>
      </w:r>
      <w:r w:rsidRPr="00661F57">
        <w:t xml:space="preserve"> (DML) statements are used for managing data within schema objects. Some examples:</w:t>
      </w:r>
    </w:p>
    <w:p w:rsidR="006A14FF" w:rsidRPr="00661F57" w:rsidRDefault="006A14FF" w:rsidP="00D5375B">
      <w:pPr>
        <w:pStyle w:val="ListParagraph"/>
        <w:numPr>
          <w:ilvl w:val="0"/>
          <w:numId w:val="27"/>
        </w:numPr>
      </w:pPr>
      <w:r w:rsidRPr="00661F57">
        <w:rPr>
          <w:b/>
        </w:rPr>
        <w:t>SELECT</w:t>
      </w:r>
      <w:r w:rsidRPr="00661F57">
        <w:t xml:space="preserve"> - retrieve data from the a database</w:t>
      </w:r>
    </w:p>
    <w:p w:rsidR="006A14FF" w:rsidRPr="00661F57" w:rsidRDefault="006A14FF" w:rsidP="00D5375B">
      <w:pPr>
        <w:pStyle w:val="ListParagraph"/>
        <w:numPr>
          <w:ilvl w:val="0"/>
          <w:numId w:val="27"/>
        </w:numPr>
      </w:pPr>
      <w:r w:rsidRPr="00661F57">
        <w:rPr>
          <w:b/>
        </w:rPr>
        <w:t>INSERT</w:t>
      </w:r>
      <w:r w:rsidRPr="00661F57">
        <w:t xml:space="preserve"> - insert data into a table</w:t>
      </w:r>
    </w:p>
    <w:p w:rsidR="006A14FF" w:rsidRPr="00661F57" w:rsidRDefault="006A14FF" w:rsidP="00D5375B">
      <w:pPr>
        <w:pStyle w:val="ListParagraph"/>
        <w:numPr>
          <w:ilvl w:val="0"/>
          <w:numId w:val="27"/>
        </w:numPr>
      </w:pPr>
      <w:r w:rsidRPr="00661F57">
        <w:rPr>
          <w:b/>
        </w:rPr>
        <w:t>UPDATE</w:t>
      </w:r>
      <w:r w:rsidRPr="00661F57">
        <w:t xml:space="preserve"> - updates existing data within a table</w:t>
      </w:r>
    </w:p>
    <w:p w:rsidR="006A14FF" w:rsidRPr="00661F57" w:rsidRDefault="006A14FF" w:rsidP="00D5375B">
      <w:pPr>
        <w:pStyle w:val="ListParagraph"/>
        <w:numPr>
          <w:ilvl w:val="0"/>
          <w:numId w:val="27"/>
        </w:numPr>
      </w:pPr>
      <w:r w:rsidRPr="00661F57">
        <w:rPr>
          <w:b/>
        </w:rPr>
        <w:t>DELETE</w:t>
      </w:r>
      <w:r w:rsidRPr="00661F57">
        <w:t xml:space="preserve"> - deletes all records from a table, the space for the records remain</w:t>
      </w:r>
    </w:p>
    <w:p w:rsidR="006A14FF" w:rsidRPr="00661F57" w:rsidRDefault="006A14FF" w:rsidP="00D5375B">
      <w:pPr>
        <w:pStyle w:val="ListParagraph"/>
        <w:numPr>
          <w:ilvl w:val="0"/>
          <w:numId w:val="27"/>
        </w:numPr>
      </w:pPr>
      <w:r w:rsidRPr="00661F57">
        <w:rPr>
          <w:b/>
        </w:rPr>
        <w:t>MERGE</w:t>
      </w:r>
      <w:r w:rsidRPr="00661F57">
        <w:t xml:space="preserve"> - UPSERT operation (insert or update)</w:t>
      </w:r>
    </w:p>
    <w:p w:rsidR="006A14FF" w:rsidRPr="00661F57" w:rsidRDefault="006A14FF" w:rsidP="00D5375B">
      <w:pPr>
        <w:pStyle w:val="ListParagraph"/>
        <w:numPr>
          <w:ilvl w:val="0"/>
          <w:numId w:val="27"/>
        </w:numPr>
      </w:pPr>
      <w:r w:rsidRPr="00661F57">
        <w:rPr>
          <w:b/>
        </w:rPr>
        <w:t>CALL</w:t>
      </w:r>
      <w:r w:rsidRPr="00661F57">
        <w:t xml:space="preserve"> - call a PL/SQL or Java subprogram</w:t>
      </w:r>
    </w:p>
    <w:p w:rsidR="006A14FF" w:rsidRPr="00661F57" w:rsidRDefault="006A14FF" w:rsidP="00D5375B">
      <w:pPr>
        <w:pStyle w:val="ListParagraph"/>
        <w:numPr>
          <w:ilvl w:val="0"/>
          <w:numId w:val="27"/>
        </w:numPr>
      </w:pPr>
      <w:r w:rsidRPr="00661F57">
        <w:rPr>
          <w:b/>
        </w:rPr>
        <w:t>EXPLAIN PLAN</w:t>
      </w:r>
      <w:r w:rsidRPr="00661F57">
        <w:t xml:space="preserve"> - explain access path to data</w:t>
      </w:r>
    </w:p>
    <w:p w:rsidR="0015767A" w:rsidRPr="007556FA" w:rsidRDefault="006A14FF" w:rsidP="00D5375B">
      <w:pPr>
        <w:pStyle w:val="ListParagraph"/>
        <w:numPr>
          <w:ilvl w:val="0"/>
          <w:numId w:val="27"/>
        </w:numPr>
      </w:pPr>
      <w:r w:rsidRPr="00661F57">
        <w:rPr>
          <w:b/>
        </w:rPr>
        <w:t>LOCK TABLE</w:t>
      </w:r>
      <w:r w:rsidRPr="00661F57">
        <w:t xml:space="preserve"> - control concurrency</w:t>
      </w:r>
      <w:bookmarkStart w:id="2" w:name="DCL"/>
    </w:p>
    <w:p w:rsidR="006A14FF" w:rsidRPr="00661F57" w:rsidRDefault="006A14FF" w:rsidP="00D5375B">
      <w:pPr>
        <w:rPr>
          <w:bCs/>
          <w:color w:val="6699CC"/>
        </w:rPr>
      </w:pPr>
      <w:r w:rsidRPr="00661F57">
        <w:rPr>
          <w:b/>
          <w:bCs/>
          <w:color w:val="6699CC"/>
          <w:u w:val="single"/>
        </w:rPr>
        <w:t>DCL</w:t>
      </w:r>
      <w:bookmarkEnd w:id="2"/>
      <w:r w:rsidRPr="00661F57">
        <w:br/>
      </w:r>
      <w:r w:rsidRPr="00661F57">
        <w:rPr>
          <w:b/>
          <w:bCs/>
        </w:rPr>
        <w:t>Data Control Language</w:t>
      </w:r>
      <w:r w:rsidRPr="00661F57">
        <w:t xml:space="preserve"> (DCL) statements. Some examples:</w:t>
      </w:r>
    </w:p>
    <w:p w:rsidR="006A14FF" w:rsidRPr="00661F57" w:rsidRDefault="006A14FF" w:rsidP="00D5375B">
      <w:pPr>
        <w:pStyle w:val="ListParagraph"/>
        <w:numPr>
          <w:ilvl w:val="0"/>
          <w:numId w:val="28"/>
        </w:numPr>
      </w:pPr>
      <w:r w:rsidRPr="00661F57">
        <w:rPr>
          <w:b/>
        </w:rPr>
        <w:t>GRANT</w:t>
      </w:r>
      <w:r w:rsidRPr="00661F57">
        <w:t xml:space="preserve"> - gives user's access privileges to database</w:t>
      </w:r>
    </w:p>
    <w:p w:rsidR="00FF3272" w:rsidRPr="00661F57" w:rsidRDefault="006A14FF" w:rsidP="00D5375B">
      <w:pPr>
        <w:pStyle w:val="ListParagraph"/>
        <w:numPr>
          <w:ilvl w:val="0"/>
          <w:numId w:val="28"/>
        </w:numPr>
      </w:pPr>
      <w:r w:rsidRPr="00661F57">
        <w:rPr>
          <w:b/>
        </w:rPr>
        <w:t>REVOKE</w:t>
      </w:r>
      <w:r w:rsidRPr="00661F57">
        <w:t xml:space="preserve"> - withdraw access privileges given with the GRANT </w:t>
      </w:r>
      <w:r w:rsidRPr="00366765">
        <w:t>command</w:t>
      </w:r>
    </w:p>
    <w:p w:rsidR="006A14FF" w:rsidRPr="00661F57" w:rsidRDefault="006A14FF" w:rsidP="00D5375B">
      <w:pPr>
        <w:rPr>
          <w:bCs/>
          <w:color w:val="6699CC"/>
        </w:rPr>
      </w:pPr>
      <w:bookmarkStart w:id="3" w:name="TCL"/>
      <w:r w:rsidRPr="00661F57">
        <w:rPr>
          <w:b/>
          <w:bCs/>
          <w:color w:val="6699CC"/>
          <w:u w:val="single"/>
        </w:rPr>
        <w:t>TCL</w:t>
      </w:r>
      <w:bookmarkEnd w:id="3"/>
      <w:r w:rsidRPr="00661F57">
        <w:br/>
      </w:r>
      <w:r w:rsidRPr="00661F57">
        <w:rPr>
          <w:b/>
          <w:bCs/>
        </w:rPr>
        <w:t>Transaction Control</w:t>
      </w:r>
      <w:r w:rsidRPr="00661F57">
        <w:t xml:space="preserve"> (TCL) statements are used to manage the changes made by DML statements. It allows statements to be grouped together into logical transactions.</w:t>
      </w:r>
    </w:p>
    <w:p w:rsidR="006A14FF" w:rsidRPr="00661F57" w:rsidRDefault="006A14FF" w:rsidP="00D5375B">
      <w:pPr>
        <w:pStyle w:val="ListParagraph"/>
        <w:numPr>
          <w:ilvl w:val="0"/>
          <w:numId w:val="29"/>
        </w:numPr>
        <w:tabs>
          <w:tab w:val="left" w:pos="3285"/>
        </w:tabs>
      </w:pPr>
      <w:r w:rsidRPr="00661F57">
        <w:rPr>
          <w:b/>
        </w:rPr>
        <w:t>COMMIT</w:t>
      </w:r>
      <w:r w:rsidRPr="00661F57">
        <w:t xml:space="preserve"> - save work done</w:t>
      </w:r>
    </w:p>
    <w:p w:rsidR="006A14FF" w:rsidRPr="00661F57" w:rsidRDefault="006A14FF" w:rsidP="00D5375B">
      <w:pPr>
        <w:pStyle w:val="ListParagraph"/>
        <w:numPr>
          <w:ilvl w:val="0"/>
          <w:numId w:val="29"/>
        </w:numPr>
      </w:pPr>
      <w:r w:rsidRPr="00661F57">
        <w:rPr>
          <w:b/>
        </w:rPr>
        <w:t>SAVEPOINT</w:t>
      </w:r>
      <w:r w:rsidRPr="00661F57">
        <w:t xml:space="preserve"> - identify a point in a transaction to which you can later roll back</w:t>
      </w:r>
    </w:p>
    <w:p w:rsidR="006A14FF" w:rsidRPr="00661F57" w:rsidRDefault="006A14FF" w:rsidP="00D5375B">
      <w:pPr>
        <w:pStyle w:val="ListParagraph"/>
        <w:numPr>
          <w:ilvl w:val="0"/>
          <w:numId w:val="29"/>
        </w:numPr>
      </w:pPr>
      <w:r w:rsidRPr="00661F57">
        <w:rPr>
          <w:b/>
        </w:rPr>
        <w:t>ROLLBACK</w:t>
      </w:r>
      <w:r w:rsidRPr="00661F57">
        <w:t xml:space="preserve"> - restore database to original since the last COMMIT</w:t>
      </w:r>
    </w:p>
    <w:p w:rsidR="00B830CA" w:rsidRPr="00661F57" w:rsidRDefault="006A14FF" w:rsidP="00D5375B">
      <w:pPr>
        <w:pStyle w:val="ListParagraph"/>
        <w:numPr>
          <w:ilvl w:val="0"/>
          <w:numId w:val="29"/>
        </w:numPr>
      </w:pPr>
      <w:r w:rsidRPr="00661F57">
        <w:rPr>
          <w:b/>
        </w:rPr>
        <w:t>SET TRANSACTION</w:t>
      </w:r>
      <w:r w:rsidRPr="00661F57">
        <w:t xml:space="preserve"> - Change transaction options like isolation level and what rollback segment to use</w:t>
      </w:r>
    </w:p>
    <w:p w:rsidR="006A14FF" w:rsidRPr="00661F57" w:rsidRDefault="006A14FF" w:rsidP="00D5375B">
      <w:pPr>
        <w:rPr>
          <w:rFonts w:eastAsia="Times New Roman"/>
          <w:color w:val="333333"/>
          <w:sz w:val="24"/>
          <w:szCs w:val="24"/>
        </w:rPr>
      </w:pPr>
    </w:p>
    <w:tbl>
      <w:tblPr>
        <w:tblW w:w="11440" w:type="dxa"/>
        <w:tblInd w:w="-1043" w:type="dxa"/>
        <w:tblLook w:val="04A0" w:firstRow="1" w:lastRow="0" w:firstColumn="1" w:lastColumn="0" w:noHBand="0" w:noVBand="1"/>
      </w:tblPr>
      <w:tblGrid>
        <w:gridCol w:w="4960"/>
        <w:gridCol w:w="6480"/>
      </w:tblGrid>
      <w:tr w:rsidR="003E0DF3" w:rsidRPr="00661F57" w:rsidTr="00FF3272">
        <w:trPr>
          <w:trHeight w:val="300"/>
        </w:trPr>
        <w:tc>
          <w:tcPr>
            <w:tcW w:w="496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DELETE</w:t>
            </w:r>
          </w:p>
        </w:tc>
        <w:tc>
          <w:tcPr>
            <w:tcW w:w="6480" w:type="dxa"/>
            <w:tcBorders>
              <w:top w:val="single" w:sz="4" w:space="0" w:color="auto"/>
              <w:left w:val="nil"/>
              <w:bottom w:val="single" w:sz="4" w:space="0" w:color="auto"/>
              <w:right w:val="single" w:sz="4" w:space="0" w:color="auto"/>
            </w:tcBorders>
            <w:shd w:val="clear" w:color="000000" w:fill="FFFF00"/>
            <w:noWrap/>
            <w:vAlign w:val="center"/>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TRUNCATE</w:t>
            </w:r>
          </w:p>
        </w:tc>
      </w:tr>
      <w:tr w:rsidR="003E0DF3" w:rsidRPr="00661F57" w:rsidTr="00FF3272">
        <w:trPr>
          <w:trHeight w:val="30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Delete row by row values</w:t>
            </w:r>
          </w:p>
        </w:tc>
        <w:tc>
          <w:tcPr>
            <w:tcW w:w="6480" w:type="dxa"/>
            <w:tcBorders>
              <w:top w:val="nil"/>
              <w:left w:val="nil"/>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Truncate entire data from the table at one shot</w:t>
            </w:r>
          </w:p>
        </w:tc>
      </w:tr>
      <w:tr w:rsidR="003E0DF3" w:rsidRPr="00661F57" w:rsidTr="00FF3272">
        <w:trPr>
          <w:trHeight w:val="30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Delete can have where condition</w:t>
            </w:r>
          </w:p>
        </w:tc>
        <w:tc>
          <w:tcPr>
            <w:tcW w:w="6480" w:type="dxa"/>
            <w:tcBorders>
              <w:top w:val="nil"/>
              <w:left w:val="nil"/>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Truncate we cannot apply where condition</w:t>
            </w:r>
          </w:p>
        </w:tc>
      </w:tr>
      <w:tr w:rsidR="003E0DF3" w:rsidRPr="00661F57" w:rsidTr="00FF3272">
        <w:trPr>
          <w:trHeight w:val="30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Roll back is possible</w:t>
            </w:r>
          </w:p>
        </w:tc>
        <w:tc>
          <w:tcPr>
            <w:tcW w:w="6480" w:type="dxa"/>
            <w:tcBorders>
              <w:top w:val="nil"/>
              <w:left w:val="nil"/>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Roll back is not possible</w:t>
            </w:r>
          </w:p>
        </w:tc>
      </w:tr>
      <w:tr w:rsidR="003E0DF3" w:rsidRPr="00661F57" w:rsidTr="00FF3272">
        <w:trPr>
          <w:trHeight w:val="30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Slow operation</w:t>
            </w:r>
          </w:p>
        </w:tc>
        <w:tc>
          <w:tcPr>
            <w:tcW w:w="6480" w:type="dxa"/>
            <w:tcBorders>
              <w:top w:val="nil"/>
              <w:left w:val="nil"/>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Very fast operation</w:t>
            </w:r>
          </w:p>
        </w:tc>
      </w:tr>
      <w:tr w:rsidR="003E0DF3" w:rsidRPr="00661F57" w:rsidTr="00FF3272">
        <w:trPr>
          <w:trHeight w:val="30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DML Operation</w:t>
            </w:r>
          </w:p>
        </w:tc>
        <w:tc>
          <w:tcPr>
            <w:tcW w:w="6480" w:type="dxa"/>
            <w:tcBorders>
              <w:top w:val="nil"/>
              <w:left w:val="nil"/>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DDL operation</w:t>
            </w:r>
          </w:p>
        </w:tc>
      </w:tr>
      <w:tr w:rsidR="003E0DF3" w:rsidRPr="00661F57" w:rsidTr="00FF3272">
        <w:trPr>
          <w:trHeight w:val="30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if we delete only data gets deleted</w:t>
            </w:r>
          </w:p>
        </w:tc>
        <w:tc>
          <w:tcPr>
            <w:tcW w:w="6480" w:type="dxa"/>
            <w:tcBorders>
              <w:top w:val="nil"/>
              <w:left w:val="nil"/>
              <w:bottom w:val="single" w:sz="4" w:space="0" w:color="auto"/>
              <w:right w:val="single" w:sz="4" w:space="0" w:color="auto"/>
            </w:tcBorders>
            <w:shd w:val="clear" w:color="auto" w:fill="auto"/>
            <w:noWrap/>
            <w:vAlign w:val="bottom"/>
            <w:hideMark/>
          </w:tcPr>
          <w:p w:rsidR="003E0DF3" w:rsidRPr="00661F57" w:rsidRDefault="003E0DF3" w:rsidP="00D5375B">
            <w:pPr>
              <w:spacing w:after="0" w:line="240" w:lineRule="auto"/>
              <w:rPr>
                <w:rFonts w:eastAsia="Times New Roman" w:cs="Times New Roman"/>
                <w:color w:val="000000"/>
              </w:rPr>
            </w:pPr>
            <w:r w:rsidRPr="00661F57">
              <w:rPr>
                <w:rFonts w:eastAsia="Times New Roman" w:cs="Times New Roman"/>
                <w:color w:val="000000"/>
              </w:rPr>
              <w:t>If we truncate only data gets deleted but structure remains same</w:t>
            </w:r>
          </w:p>
        </w:tc>
      </w:tr>
      <w:tr w:rsidR="003E0DF3" w:rsidRPr="00661F57" w:rsidTr="00FF3272">
        <w:trPr>
          <w:trHeight w:val="300"/>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rsidR="003E0DF3" w:rsidRPr="00661F57" w:rsidRDefault="00CD73ED" w:rsidP="00D5375B">
            <w:pPr>
              <w:spacing w:after="0" w:line="240" w:lineRule="auto"/>
              <w:rPr>
                <w:rFonts w:eastAsia="Times New Roman" w:cs="Times New Roman"/>
                <w:color w:val="000000"/>
              </w:rPr>
            </w:pPr>
            <w:r>
              <w:rPr>
                <w:rFonts w:eastAsia="Times New Roman" w:cs="Times New Roman"/>
                <w:color w:val="000000"/>
              </w:rPr>
              <w:t xml:space="preserve">Delete Operation will not reset seed value of identify column </w:t>
            </w:r>
          </w:p>
        </w:tc>
        <w:tc>
          <w:tcPr>
            <w:tcW w:w="6480" w:type="dxa"/>
            <w:tcBorders>
              <w:top w:val="nil"/>
              <w:left w:val="nil"/>
              <w:bottom w:val="single" w:sz="4" w:space="0" w:color="auto"/>
              <w:right w:val="single" w:sz="4" w:space="0" w:color="auto"/>
            </w:tcBorders>
            <w:shd w:val="clear" w:color="auto" w:fill="auto"/>
            <w:noWrap/>
            <w:vAlign w:val="bottom"/>
            <w:hideMark/>
          </w:tcPr>
          <w:p w:rsidR="003E0DF3" w:rsidRPr="00661F57" w:rsidRDefault="00CD73ED" w:rsidP="00D5375B">
            <w:pPr>
              <w:spacing w:after="0" w:line="240" w:lineRule="auto"/>
              <w:rPr>
                <w:rFonts w:eastAsia="Times New Roman" w:cs="Times New Roman"/>
                <w:color w:val="000000"/>
              </w:rPr>
            </w:pPr>
            <w:r>
              <w:rPr>
                <w:rFonts w:eastAsia="Times New Roman" w:cs="Times New Roman"/>
                <w:color w:val="000000"/>
              </w:rPr>
              <w:t>Truncate resets the seed value</w:t>
            </w:r>
          </w:p>
        </w:tc>
      </w:tr>
    </w:tbl>
    <w:p w:rsidR="006A14FF" w:rsidRPr="00661F57" w:rsidRDefault="006A14FF" w:rsidP="00D5375B">
      <w:pPr>
        <w:rPr>
          <w:rFonts w:eastAsia="Times New Roman"/>
          <w:color w:val="333333"/>
          <w:sz w:val="24"/>
          <w:szCs w:val="24"/>
        </w:rPr>
      </w:pPr>
    </w:p>
    <w:p w:rsidR="009A388D" w:rsidRDefault="009A388D" w:rsidP="00D5375B">
      <w:pPr>
        <w:rPr>
          <w:rFonts w:eastAsia="Times New Roman"/>
          <w:color w:val="333333"/>
          <w:sz w:val="24"/>
          <w:szCs w:val="24"/>
        </w:rPr>
      </w:pPr>
    </w:p>
    <w:p w:rsidR="00FF3272" w:rsidRPr="00C96AD4" w:rsidRDefault="00593D8F" w:rsidP="00CC0F33">
      <w:pPr>
        <w:spacing w:line="240" w:lineRule="atLeast"/>
        <w:jc w:val="center"/>
        <w:rPr>
          <w:rFonts w:cs="Times New Roman"/>
          <w:b/>
          <w:color w:val="C00000"/>
          <w:sz w:val="24"/>
          <w:szCs w:val="24"/>
        </w:rPr>
      </w:pPr>
      <w:r w:rsidRPr="00C96AD4">
        <w:rPr>
          <w:rFonts w:cs="Times New Roman"/>
          <w:b/>
          <w:color w:val="C00000"/>
          <w:sz w:val="24"/>
          <w:szCs w:val="24"/>
        </w:rPr>
        <w:lastRenderedPageBreak/>
        <w:t>INSTALLATION</w:t>
      </w:r>
    </w:p>
    <w:p w:rsidR="00E7537C" w:rsidRPr="00661F57" w:rsidRDefault="00E7537C" w:rsidP="00D5375B">
      <w:pPr>
        <w:spacing w:line="240" w:lineRule="atLeast"/>
        <w:rPr>
          <w:rFonts w:cs="Times New Roman"/>
          <w:b/>
          <w:sz w:val="24"/>
          <w:szCs w:val="24"/>
          <w:u w:val="single"/>
        </w:rPr>
      </w:pPr>
    </w:p>
    <w:p w:rsidR="00654018" w:rsidRPr="00661F57" w:rsidRDefault="00654018" w:rsidP="00D5375B">
      <w:pPr>
        <w:spacing w:line="240" w:lineRule="atLeast"/>
        <w:rPr>
          <w:rFonts w:cs="Times New Roman"/>
          <w:sz w:val="24"/>
          <w:szCs w:val="24"/>
          <w:u w:val="single"/>
        </w:rPr>
      </w:pPr>
      <w:r w:rsidRPr="00661F57">
        <w:rPr>
          <w:rFonts w:cs="Times New Roman"/>
          <w:b/>
          <w:sz w:val="24"/>
          <w:szCs w:val="24"/>
          <w:u w:val="single"/>
        </w:rPr>
        <w:t>SQL Server Installation:</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Servers and Tools:</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&gt; </w:t>
      </w:r>
      <w:r w:rsidRPr="00661F57">
        <w:rPr>
          <w:rFonts w:cs="Times New Roman"/>
          <w:b/>
          <w:sz w:val="24"/>
          <w:szCs w:val="24"/>
        </w:rPr>
        <w:t>Tools:</w:t>
      </w:r>
      <w:r w:rsidRPr="00661F57">
        <w:rPr>
          <w:rFonts w:cs="Times New Roman"/>
          <w:sz w:val="24"/>
          <w:szCs w:val="24"/>
        </w:rPr>
        <w:t xml:space="preserve"> Help only to connect to </w:t>
      </w:r>
      <w:r w:rsidR="004F1917" w:rsidRPr="00661F57">
        <w:rPr>
          <w:rFonts w:cs="Times New Roman"/>
          <w:sz w:val="24"/>
          <w:szCs w:val="24"/>
        </w:rPr>
        <w:t>Sql</w:t>
      </w:r>
      <w:r w:rsidRPr="00661F57">
        <w:rPr>
          <w:rFonts w:cs="Times New Roman"/>
          <w:sz w:val="24"/>
          <w:szCs w:val="24"/>
        </w:rPr>
        <w:t xml:space="preserve"> servers</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&gt; </w:t>
      </w:r>
      <w:r w:rsidRPr="00661F57">
        <w:rPr>
          <w:rFonts w:cs="Times New Roman"/>
          <w:b/>
          <w:sz w:val="24"/>
          <w:szCs w:val="24"/>
        </w:rPr>
        <w:t>Servers:</w:t>
      </w:r>
      <w:r w:rsidRPr="00661F57">
        <w:rPr>
          <w:rFonts w:cs="Times New Roman"/>
          <w:sz w:val="24"/>
          <w:szCs w:val="24"/>
        </w:rPr>
        <w:t xml:space="preserve"> Can use servers for creating a database or operations.</w:t>
      </w:r>
    </w:p>
    <w:p w:rsidR="00654018" w:rsidRPr="00B13103" w:rsidRDefault="00654018" w:rsidP="00D5375B">
      <w:pPr>
        <w:spacing w:line="240" w:lineRule="atLeast"/>
        <w:rPr>
          <w:rFonts w:cs="Times New Roman"/>
          <w:b/>
          <w:sz w:val="24"/>
          <w:szCs w:val="24"/>
        </w:rPr>
      </w:pPr>
      <w:r w:rsidRPr="00B13103">
        <w:rPr>
          <w:rFonts w:cs="Times New Roman"/>
          <w:b/>
          <w:sz w:val="24"/>
          <w:szCs w:val="24"/>
        </w:rPr>
        <w:t>Ex:</w:t>
      </w:r>
    </w:p>
    <w:p w:rsidR="00654018" w:rsidRPr="00661F57" w:rsidRDefault="00654018" w:rsidP="00D5375B">
      <w:pPr>
        <w:spacing w:line="240" w:lineRule="atLeast"/>
        <w:rPr>
          <w:rFonts w:cs="Times New Roman"/>
          <w:sz w:val="24"/>
          <w:szCs w:val="24"/>
        </w:rPr>
      </w:pPr>
      <w:r w:rsidRPr="00661F57">
        <w:rPr>
          <w:rFonts w:cs="Times New Roman"/>
          <w:sz w:val="24"/>
          <w:szCs w:val="24"/>
        </w:rPr>
        <w:t>&gt; In data center servers install servers and tools.</w:t>
      </w:r>
    </w:p>
    <w:p w:rsidR="00654018" w:rsidRPr="00661F57" w:rsidRDefault="00654018" w:rsidP="00D5375B">
      <w:pPr>
        <w:spacing w:line="240" w:lineRule="atLeast"/>
        <w:rPr>
          <w:rFonts w:cs="Times New Roman"/>
          <w:sz w:val="24"/>
          <w:szCs w:val="24"/>
        </w:rPr>
      </w:pPr>
      <w:r w:rsidRPr="00661F57">
        <w:rPr>
          <w:rFonts w:cs="Times New Roman"/>
          <w:sz w:val="24"/>
          <w:szCs w:val="24"/>
        </w:rPr>
        <w:t>&gt; In developer or local systems only we install tools.</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 xml:space="preserve">SQL Server minimum </w:t>
      </w:r>
      <w:r w:rsidR="00880797" w:rsidRPr="00661F57">
        <w:rPr>
          <w:rFonts w:cs="Times New Roman"/>
          <w:b/>
          <w:sz w:val="24"/>
          <w:szCs w:val="24"/>
        </w:rPr>
        <w:t>requirements</w:t>
      </w:r>
      <w:r w:rsidRPr="00661F57">
        <w:rPr>
          <w:rFonts w:cs="Times New Roman"/>
          <w:b/>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.Net Framework:</w:t>
      </w:r>
    </w:p>
    <w:p w:rsidR="00654018" w:rsidRPr="00661F57" w:rsidRDefault="00654018" w:rsidP="00D5375B">
      <w:pPr>
        <w:spacing w:line="240" w:lineRule="atLeast"/>
        <w:rPr>
          <w:rFonts w:cs="Times New Roman"/>
          <w:sz w:val="24"/>
          <w:szCs w:val="24"/>
        </w:rPr>
      </w:pPr>
      <w:r w:rsidRPr="00661F57">
        <w:rPr>
          <w:rFonts w:cs="Times New Roman"/>
          <w:sz w:val="24"/>
          <w:szCs w:val="24"/>
        </w:rPr>
        <w:t>It helps to display the pop-up's</w:t>
      </w:r>
    </w:p>
    <w:p w:rsidR="00654018" w:rsidRPr="00661F57" w:rsidRDefault="00880797" w:rsidP="00D5375B">
      <w:pPr>
        <w:spacing w:line="240" w:lineRule="atLeast"/>
        <w:rPr>
          <w:rFonts w:cs="Times New Roman"/>
          <w:sz w:val="24"/>
          <w:szCs w:val="24"/>
        </w:rPr>
      </w:pPr>
      <w:r w:rsidRPr="00CC0F33">
        <w:rPr>
          <w:rFonts w:cs="Times New Roman"/>
          <w:b/>
          <w:sz w:val="24"/>
          <w:szCs w:val="24"/>
        </w:rPr>
        <w:t>Note</w:t>
      </w:r>
      <w:r w:rsidR="00654018" w:rsidRPr="00CC0F33">
        <w:rPr>
          <w:rFonts w:cs="Times New Roman"/>
          <w:b/>
          <w:sz w:val="24"/>
          <w:szCs w:val="24"/>
        </w:rPr>
        <w:t>:</w:t>
      </w:r>
      <w:r w:rsidR="00654018" w:rsidRPr="00661F57">
        <w:rPr>
          <w:rFonts w:cs="Times New Roman"/>
          <w:sz w:val="24"/>
          <w:szCs w:val="24"/>
        </w:rPr>
        <w:t xml:space="preserve"> SQL Server version increase then my .</w:t>
      </w:r>
      <w:r w:rsidRPr="00661F57">
        <w:rPr>
          <w:rFonts w:cs="Times New Roman"/>
          <w:sz w:val="24"/>
          <w:szCs w:val="24"/>
        </w:rPr>
        <w:t>net,</w:t>
      </w:r>
      <w:r w:rsidR="00654018" w:rsidRPr="00661F57">
        <w:rPr>
          <w:rFonts w:cs="Times New Roman"/>
          <w:sz w:val="24"/>
          <w:szCs w:val="24"/>
        </w:rPr>
        <w:t xml:space="preserve"> windows in</w:t>
      </w:r>
      <w:r w:rsidRPr="00661F57">
        <w:rPr>
          <w:rFonts w:cs="Times New Roman"/>
          <w:sz w:val="24"/>
          <w:szCs w:val="24"/>
        </w:rPr>
        <w:t>staller, o\s, memory and hard Disk</w:t>
      </w:r>
      <w:r w:rsidR="00654018" w:rsidRPr="00661F57">
        <w:rPr>
          <w:rFonts w:cs="Times New Roman"/>
          <w:sz w:val="24"/>
          <w:szCs w:val="24"/>
        </w:rPr>
        <w:t xml:space="preserve"> are different.</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Diff between X86 and X 64 bit:</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1. In x86 only 32buses </w:t>
      </w:r>
      <w:r w:rsidR="003C0144" w:rsidRPr="00661F57">
        <w:rPr>
          <w:rFonts w:cs="Times New Roman"/>
          <w:sz w:val="24"/>
          <w:szCs w:val="24"/>
        </w:rPr>
        <w:t>transferred</w:t>
      </w:r>
      <w:r w:rsidRPr="00661F57">
        <w:rPr>
          <w:rFonts w:cs="Times New Roman"/>
          <w:sz w:val="24"/>
          <w:szCs w:val="24"/>
        </w:rPr>
        <w:t xml:space="preserve"> each time. Where as in 6</w:t>
      </w:r>
      <w:r w:rsidR="003C0144" w:rsidRPr="00661F57">
        <w:rPr>
          <w:rFonts w:cs="Times New Roman"/>
          <w:sz w:val="24"/>
          <w:szCs w:val="24"/>
        </w:rPr>
        <w:t xml:space="preserve">4 bit 64 buses transferred each </w:t>
      </w:r>
      <w:r w:rsidRPr="00661F57">
        <w:rPr>
          <w:rFonts w:cs="Times New Roman"/>
          <w:sz w:val="24"/>
          <w:szCs w:val="24"/>
        </w:rPr>
        <w:t>time.</w:t>
      </w:r>
    </w:p>
    <w:p w:rsidR="00654018" w:rsidRPr="00661F57" w:rsidRDefault="00654018" w:rsidP="00D5375B">
      <w:pPr>
        <w:spacing w:line="240" w:lineRule="atLeast"/>
        <w:rPr>
          <w:rFonts w:cs="Times New Roman"/>
          <w:sz w:val="24"/>
          <w:szCs w:val="24"/>
        </w:rPr>
      </w:pPr>
      <w:r w:rsidRPr="00661F57">
        <w:rPr>
          <w:rFonts w:cs="Times New Roman"/>
          <w:sz w:val="24"/>
          <w:szCs w:val="24"/>
        </w:rPr>
        <w:t>2. In X86 have limitations when trying to consume the hard ware resources like memory.</w:t>
      </w:r>
    </w:p>
    <w:p w:rsidR="00654018" w:rsidRPr="00661F57" w:rsidRDefault="00654018" w:rsidP="00D5375B">
      <w:pPr>
        <w:spacing w:line="240" w:lineRule="atLeast"/>
        <w:rPr>
          <w:rFonts w:cs="Times New Roman"/>
          <w:sz w:val="24"/>
          <w:szCs w:val="24"/>
        </w:rPr>
      </w:pPr>
      <w:r w:rsidRPr="00CC0F33">
        <w:rPr>
          <w:rFonts w:cs="Times New Roman"/>
          <w:b/>
          <w:sz w:val="24"/>
          <w:szCs w:val="24"/>
        </w:rPr>
        <w:t>Ex:</w:t>
      </w:r>
      <w:r w:rsidRPr="00661F57">
        <w:rPr>
          <w:rFonts w:cs="Times New Roman"/>
          <w:sz w:val="24"/>
          <w:szCs w:val="24"/>
        </w:rPr>
        <w:t xml:space="preserve"> In windows server O\S[X-86] Max memory by default can </w:t>
      </w:r>
      <w:r w:rsidR="003C0144" w:rsidRPr="00661F57">
        <w:rPr>
          <w:rFonts w:cs="Times New Roman"/>
          <w:sz w:val="24"/>
          <w:szCs w:val="24"/>
        </w:rPr>
        <w:t xml:space="preserve">utilize only 2 GB for the SQL </w:t>
      </w:r>
      <w:r w:rsidRPr="00661F57">
        <w:rPr>
          <w:rFonts w:cs="Times New Roman"/>
          <w:sz w:val="24"/>
          <w:szCs w:val="24"/>
        </w:rPr>
        <w:t xml:space="preserve">Server. If we want to use more than 2 </w:t>
      </w:r>
      <w:r w:rsidR="009E53BD" w:rsidRPr="00661F57">
        <w:rPr>
          <w:rFonts w:cs="Times New Roman"/>
          <w:sz w:val="24"/>
          <w:szCs w:val="24"/>
        </w:rPr>
        <w:t>GB</w:t>
      </w:r>
      <w:r w:rsidRPr="00661F57">
        <w:rPr>
          <w:rFonts w:cs="Times New Roman"/>
          <w:sz w:val="24"/>
          <w:szCs w:val="24"/>
        </w:rPr>
        <w:t xml:space="preserve"> then need to e</w:t>
      </w:r>
      <w:r w:rsidR="003C0144" w:rsidRPr="00661F57">
        <w:rPr>
          <w:rFonts w:cs="Times New Roman"/>
          <w:sz w:val="24"/>
          <w:szCs w:val="24"/>
        </w:rPr>
        <w:t xml:space="preserve">nable switches at O\S and </w:t>
      </w:r>
      <w:r w:rsidR="009626C3" w:rsidRPr="00661F57">
        <w:rPr>
          <w:rFonts w:cs="Times New Roman"/>
          <w:sz w:val="24"/>
          <w:szCs w:val="24"/>
        </w:rPr>
        <w:t>Sql</w:t>
      </w:r>
      <w:r w:rsidR="003C0144" w:rsidRPr="00661F57">
        <w:rPr>
          <w:rFonts w:cs="Times New Roman"/>
          <w:sz w:val="24"/>
          <w:szCs w:val="24"/>
        </w:rPr>
        <w:t xml:space="preserve"> </w:t>
      </w:r>
      <w:r w:rsidRPr="00661F57">
        <w:rPr>
          <w:rFonts w:cs="Times New Roman"/>
          <w:sz w:val="24"/>
          <w:szCs w:val="24"/>
        </w:rPr>
        <w:t>level.</w:t>
      </w:r>
    </w:p>
    <w:p w:rsidR="00654018" w:rsidRPr="00661F57" w:rsidRDefault="00654018" w:rsidP="00D5375B">
      <w:pPr>
        <w:spacing w:line="240" w:lineRule="atLeast"/>
        <w:rPr>
          <w:rFonts w:cs="Times New Roman"/>
          <w:sz w:val="24"/>
          <w:szCs w:val="24"/>
        </w:rPr>
      </w:pPr>
      <w:r w:rsidRPr="00661F57">
        <w:rPr>
          <w:rFonts w:cs="Times New Roman"/>
          <w:sz w:val="24"/>
          <w:szCs w:val="24"/>
        </w:rPr>
        <w:t>In X64 bit no need to enable any switches and no l</w:t>
      </w:r>
      <w:r w:rsidR="003C0144" w:rsidRPr="00661F57">
        <w:rPr>
          <w:rFonts w:cs="Times New Roman"/>
          <w:sz w:val="24"/>
          <w:szCs w:val="24"/>
        </w:rPr>
        <w:t xml:space="preserve">imitation while consuming the </w:t>
      </w:r>
      <w:r w:rsidRPr="00661F57">
        <w:rPr>
          <w:rFonts w:cs="Times New Roman"/>
          <w:sz w:val="24"/>
          <w:szCs w:val="24"/>
        </w:rPr>
        <w:t>resources.</w:t>
      </w:r>
    </w:p>
    <w:p w:rsidR="00654018" w:rsidRPr="00661F57" w:rsidRDefault="00654018" w:rsidP="00D5375B">
      <w:pPr>
        <w:spacing w:line="240" w:lineRule="atLeast"/>
        <w:rPr>
          <w:rFonts w:cs="Times New Roman"/>
          <w:sz w:val="24"/>
          <w:szCs w:val="24"/>
        </w:rPr>
      </w:pPr>
      <w:r w:rsidRPr="00661F57">
        <w:rPr>
          <w:rFonts w:cs="Times New Roman"/>
          <w:sz w:val="24"/>
          <w:szCs w:val="24"/>
        </w:rPr>
        <w:t>3. Performance is very good in X64 bit compare to X32 bit O\S.</w:t>
      </w:r>
    </w:p>
    <w:p w:rsidR="00654018" w:rsidRPr="00661F57" w:rsidRDefault="00654018" w:rsidP="00D5375B">
      <w:pPr>
        <w:spacing w:line="240" w:lineRule="atLeast"/>
        <w:rPr>
          <w:rFonts w:cs="Times New Roman"/>
          <w:sz w:val="24"/>
          <w:szCs w:val="24"/>
        </w:rPr>
      </w:pPr>
      <w:r w:rsidRPr="00661F57">
        <w:rPr>
          <w:rFonts w:cs="Times New Roman"/>
          <w:sz w:val="24"/>
          <w:szCs w:val="24"/>
        </w:rPr>
        <w:t>----------------------------------</w:t>
      </w:r>
      <w:r w:rsidR="00943DE7" w:rsidRPr="00661F57">
        <w:rPr>
          <w:rFonts w:cs="Times New Roman"/>
          <w:sz w:val="24"/>
          <w:szCs w:val="24"/>
        </w:rPr>
        <w:t>-------------------------------------------------------------------------------</w:t>
      </w:r>
      <w:r w:rsidR="005306BB" w:rsidRPr="00661F57">
        <w:rPr>
          <w:rFonts w:cs="Times New Roman"/>
          <w:sz w:val="24"/>
          <w:szCs w:val="24"/>
        </w:rPr>
        <w:t>--------------</w:t>
      </w:r>
    </w:p>
    <w:p w:rsidR="006542DE" w:rsidRDefault="006542DE"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lastRenderedPageBreak/>
        <w:t>Installation of SQL Server 2005 Screen:</w:t>
      </w:r>
    </w:p>
    <w:p w:rsidR="00654018" w:rsidRPr="00661F57" w:rsidRDefault="00654018" w:rsidP="00D5375B">
      <w:pPr>
        <w:spacing w:line="240" w:lineRule="atLeast"/>
        <w:rPr>
          <w:rFonts w:cs="Times New Roman"/>
          <w:b/>
          <w:sz w:val="24"/>
          <w:szCs w:val="24"/>
        </w:rPr>
      </w:pPr>
      <w:r w:rsidRPr="00661F57">
        <w:rPr>
          <w:rFonts w:cs="Times New Roman"/>
          <w:b/>
          <w:sz w:val="24"/>
          <w:szCs w:val="24"/>
        </w:rPr>
        <w:t>1. End user Lic</w:t>
      </w:r>
      <w:r w:rsidR="00943DE7" w:rsidRPr="00661F57">
        <w:rPr>
          <w:rFonts w:cs="Times New Roman"/>
          <w:b/>
          <w:sz w:val="24"/>
          <w:szCs w:val="24"/>
        </w:rPr>
        <w:t>ense</w:t>
      </w:r>
      <w:r w:rsidRPr="00661F57">
        <w:rPr>
          <w:rFonts w:cs="Times New Roman"/>
          <w:b/>
          <w:sz w:val="24"/>
          <w:szCs w:val="24"/>
        </w:rPr>
        <w:t xml:space="preserve"> agreement [EULA]</w:t>
      </w:r>
    </w:p>
    <w:p w:rsidR="00654018" w:rsidRPr="00661F57" w:rsidRDefault="003C0144" w:rsidP="00D5375B">
      <w:pPr>
        <w:spacing w:line="240" w:lineRule="atLeast"/>
        <w:rPr>
          <w:rFonts w:cs="Times New Roman"/>
          <w:sz w:val="24"/>
          <w:szCs w:val="24"/>
        </w:rPr>
      </w:pPr>
      <w:r w:rsidRPr="0046108A">
        <w:rPr>
          <w:rFonts w:cs="Times New Roman"/>
          <w:b/>
          <w:sz w:val="24"/>
          <w:szCs w:val="24"/>
        </w:rPr>
        <w:t>Note:</w:t>
      </w:r>
      <w:r w:rsidR="00654018" w:rsidRPr="00661F57">
        <w:rPr>
          <w:rFonts w:cs="Times New Roman"/>
          <w:sz w:val="24"/>
          <w:szCs w:val="24"/>
        </w:rPr>
        <w:t xml:space="preserve"> How to what edition, version of </w:t>
      </w:r>
      <w:r w:rsidR="004F1917" w:rsidRPr="00661F57">
        <w:rPr>
          <w:rFonts w:cs="Times New Roman"/>
          <w:sz w:val="24"/>
          <w:szCs w:val="24"/>
        </w:rPr>
        <w:t>Sql</w:t>
      </w:r>
      <w:r w:rsidR="00654018" w:rsidRPr="00661F57">
        <w:rPr>
          <w:rFonts w:cs="Times New Roman"/>
          <w:sz w:val="24"/>
          <w:szCs w:val="24"/>
        </w:rPr>
        <w:t xml:space="preserve"> server?</w:t>
      </w:r>
    </w:p>
    <w:p w:rsidR="00654018" w:rsidRPr="00661F57" w:rsidRDefault="00654018" w:rsidP="00D5375B">
      <w:pPr>
        <w:spacing w:line="240" w:lineRule="atLeast"/>
        <w:rPr>
          <w:rFonts w:cs="Times New Roman"/>
          <w:sz w:val="24"/>
          <w:szCs w:val="24"/>
        </w:rPr>
      </w:pPr>
      <w:r w:rsidRPr="0046108A">
        <w:rPr>
          <w:rFonts w:cs="Times New Roman"/>
          <w:b/>
          <w:sz w:val="24"/>
          <w:szCs w:val="24"/>
        </w:rPr>
        <w:t>M</w:t>
      </w:r>
      <w:r w:rsidR="0046108A" w:rsidRPr="0046108A">
        <w:rPr>
          <w:rFonts w:cs="Times New Roman"/>
          <w:b/>
          <w:sz w:val="24"/>
          <w:szCs w:val="24"/>
        </w:rPr>
        <w:t>ethod</w:t>
      </w:r>
      <w:r w:rsidRPr="0046108A">
        <w:rPr>
          <w:rFonts w:cs="Times New Roman"/>
          <w:b/>
          <w:sz w:val="24"/>
          <w:szCs w:val="24"/>
        </w:rPr>
        <w:t>1:</w:t>
      </w:r>
      <w:r w:rsidRPr="00661F57">
        <w:rPr>
          <w:rFonts w:cs="Times New Roman"/>
          <w:sz w:val="24"/>
          <w:szCs w:val="24"/>
        </w:rPr>
        <w:t xml:space="preserve"> Just run the setup and can get </w:t>
      </w:r>
      <w:r w:rsidR="003C0144" w:rsidRPr="00661F57">
        <w:rPr>
          <w:rFonts w:cs="Times New Roman"/>
          <w:sz w:val="24"/>
          <w:szCs w:val="24"/>
        </w:rPr>
        <w:t>without</w:t>
      </w:r>
      <w:r w:rsidRPr="00661F57">
        <w:rPr>
          <w:rFonts w:cs="Times New Roman"/>
          <w:sz w:val="24"/>
          <w:szCs w:val="24"/>
        </w:rPr>
        <w:t xml:space="preserve"> installing</w:t>
      </w:r>
    </w:p>
    <w:p w:rsidR="00654018" w:rsidRPr="00661F57" w:rsidRDefault="00654018" w:rsidP="00D5375B">
      <w:pPr>
        <w:spacing w:line="240" w:lineRule="atLeast"/>
        <w:rPr>
          <w:rFonts w:cs="Times New Roman"/>
          <w:sz w:val="24"/>
          <w:szCs w:val="24"/>
        </w:rPr>
      </w:pPr>
      <w:r w:rsidRPr="0046108A">
        <w:rPr>
          <w:rFonts w:cs="Times New Roman"/>
          <w:b/>
          <w:sz w:val="24"/>
          <w:szCs w:val="24"/>
        </w:rPr>
        <w:t>M</w:t>
      </w:r>
      <w:r w:rsidR="0046108A" w:rsidRPr="0046108A">
        <w:rPr>
          <w:rFonts w:cs="Times New Roman"/>
          <w:b/>
          <w:sz w:val="24"/>
          <w:szCs w:val="24"/>
        </w:rPr>
        <w:t>ethod</w:t>
      </w:r>
      <w:r w:rsidRPr="0046108A">
        <w:rPr>
          <w:rFonts w:cs="Times New Roman"/>
          <w:b/>
          <w:sz w:val="24"/>
          <w:szCs w:val="24"/>
        </w:rPr>
        <w:t>2:</w:t>
      </w:r>
      <w:r w:rsidRPr="00661F57">
        <w:rPr>
          <w:rFonts w:cs="Times New Roman"/>
          <w:sz w:val="24"/>
          <w:szCs w:val="24"/>
        </w:rPr>
        <w:t xml:space="preserve"> Go to image folder in </w:t>
      </w:r>
      <w:r w:rsidR="006542DE">
        <w:rPr>
          <w:rFonts w:cs="Times New Roman"/>
          <w:sz w:val="24"/>
          <w:szCs w:val="24"/>
        </w:rPr>
        <w:t>soft</w:t>
      </w:r>
      <w:r w:rsidR="006542DE" w:rsidRPr="00661F57">
        <w:rPr>
          <w:rFonts w:cs="Times New Roman"/>
          <w:sz w:val="24"/>
          <w:szCs w:val="24"/>
        </w:rPr>
        <w:t>wares</w:t>
      </w:r>
      <w:r w:rsidRPr="00661F57">
        <w:rPr>
          <w:rFonts w:cs="Times New Roman"/>
          <w:sz w:val="24"/>
          <w:szCs w:val="24"/>
        </w:rPr>
        <w:t xml:space="preserve"> and can get the same info.</w:t>
      </w:r>
    </w:p>
    <w:p w:rsidR="00654018" w:rsidRPr="00661F57" w:rsidRDefault="00654018" w:rsidP="00D5375B">
      <w:pPr>
        <w:spacing w:line="240" w:lineRule="atLeast"/>
        <w:rPr>
          <w:rFonts w:cs="Times New Roman"/>
          <w:sz w:val="24"/>
          <w:szCs w:val="24"/>
        </w:rPr>
      </w:pPr>
      <w:r w:rsidRPr="004D6B15">
        <w:rPr>
          <w:rFonts w:cs="Times New Roman"/>
          <w:b/>
          <w:sz w:val="24"/>
          <w:szCs w:val="24"/>
        </w:rPr>
        <w:t>Path:</w:t>
      </w:r>
      <w:r w:rsidRPr="00661F57">
        <w:rPr>
          <w:rFonts w:cs="Times New Roman"/>
          <w:sz w:val="24"/>
          <w:szCs w:val="24"/>
        </w:rPr>
        <w:t xml:space="preserve"> SQL Server &gt; Setup &gt; Image</w:t>
      </w:r>
    </w:p>
    <w:p w:rsidR="003C0144" w:rsidRPr="00661F57" w:rsidRDefault="003C0144"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 xml:space="preserve">2. Installation pre </w:t>
      </w:r>
      <w:r w:rsidR="003C0144" w:rsidRPr="00661F57">
        <w:rPr>
          <w:rFonts w:cs="Times New Roman"/>
          <w:b/>
          <w:sz w:val="24"/>
          <w:szCs w:val="24"/>
        </w:rPr>
        <w:t>requisites</w:t>
      </w:r>
    </w:p>
    <w:p w:rsidR="00592769" w:rsidRPr="00661F57" w:rsidRDefault="00592769" w:rsidP="00D5375B">
      <w:pPr>
        <w:spacing w:line="240" w:lineRule="atLeast"/>
        <w:rPr>
          <w:rFonts w:cs="Times New Roman"/>
          <w:sz w:val="24"/>
          <w:szCs w:val="24"/>
        </w:rPr>
      </w:pPr>
      <w:r w:rsidRPr="00661F57">
        <w:rPr>
          <w:rFonts w:cs="Times New Roman"/>
          <w:b/>
          <w:sz w:val="24"/>
          <w:szCs w:val="24"/>
        </w:rPr>
        <w:t xml:space="preserve">Native Client: </w:t>
      </w:r>
      <w:r w:rsidRPr="00661F57">
        <w:rPr>
          <w:rFonts w:cs="Times New Roman"/>
          <w:sz w:val="24"/>
          <w:szCs w:val="24"/>
        </w:rPr>
        <w:t>Internal Communication purpose</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&gt; </w:t>
      </w:r>
      <w:r w:rsidR="003C0144" w:rsidRPr="00661F57">
        <w:rPr>
          <w:rFonts w:cs="Times New Roman"/>
          <w:sz w:val="24"/>
          <w:szCs w:val="24"/>
        </w:rPr>
        <w:t>Setup</w:t>
      </w:r>
      <w:r w:rsidRPr="00661F57">
        <w:rPr>
          <w:rFonts w:cs="Times New Roman"/>
          <w:sz w:val="24"/>
          <w:szCs w:val="24"/>
        </w:rPr>
        <w:t xml:space="preserve"> support </w:t>
      </w:r>
      <w:r w:rsidR="003C0144" w:rsidRPr="00661F57">
        <w:rPr>
          <w:rFonts w:cs="Times New Roman"/>
          <w:sz w:val="24"/>
          <w:szCs w:val="24"/>
        </w:rPr>
        <w:t xml:space="preserve">rules </w:t>
      </w:r>
      <w:r w:rsidR="001E08B0" w:rsidRPr="00661F57">
        <w:rPr>
          <w:rFonts w:cs="Times New Roman"/>
          <w:sz w:val="24"/>
          <w:szCs w:val="24"/>
        </w:rPr>
        <w:t>[.</w:t>
      </w:r>
      <w:r w:rsidRPr="00661F57">
        <w:rPr>
          <w:rFonts w:cs="Times New Roman"/>
          <w:sz w:val="24"/>
          <w:szCs w:val="24"/>
        </w:rPr>
        <w:t>NET Framework, windows installer]</w:t>
      </w:r>
    </w:p>
    <w:p w:rsidR="00592769" w:rsidRPr="00661F57" w:rsidRDefault="00592769" w:rsidP="00D5375B">
      <w:pPr>
        <w:spacing w:line="240" w:lineRule="atLeast"/>
        <w:rPr>
          <w:rFonts w:cs="Times New Roman"/>
          <w:sz w:val="24"/>
          <w:szCs w:val="24"/>
        </w:rPr>
      </w:pPr>
      <w:r w:rsidRPr="00661F57">
        <w:rPr>
          <w:rFonts w:cs="Times New Roman"/>
          <w:b/>
          <w:sz w:val="24"/>
          <w:szCs w:val="24"/>
        </w:rPr>
        <w:t xml:space="preserve">Windows PowerShell: </w:t>
      </w:r>
      <w:r w:rsidRPr="00661F57">
        <w:rPr>
          <w:rFonts w:cs="Times New Roman"/>
          <w:sz w:val="24"/>
          <w:szCs w:val="24"/>
        </w:rPr>
        <w:t>It is connectivity purpose to SQL Server</w:t>
      </w:r>
    </w:p>
    <w:p w:rsidR="00592769" w:rsidRPr="00661F57" w:rsidRDefault="00592769" w:rsidP="00D5375B">
      <w:pPr>
        <w:spacing w:line="240" w:lineRule="atLeast"/>
        <w:rPr>
          <w:rFonts w:cs="Times New Roman"/>
          <w:sz w:val="24"/>
          <w:szCs w:val="24"/>
        </w:rPr>
      </w:pPr>
      <w:r w:rsidRPr="00661F57">
        <w:rPr>
          <w:rFonts w:cs="Times New Roman"/>
          <w:b/>
          <w:sz w:val="24"/>
          <w:szCs w:val="24"/>
        </w:rPr>
        <w:t xml:space="preserve">Windows Installer: </w:t>
      </w:r>
      <w:r w:rsidRPr="00661F57">
        <w:rPr>
          <w:rFonts w:cs="Times New Roman"/>
          <w:sz w:val="24"/>
          <w:szCs w:val="24"/>
        </w:rPr>
        <w:t>This is one of the operating system where it helps to deployed the SQL Server services into O\S</w:t>
      </w:r>
    </w:p>
    <w:p w:rsidR="002C5B06" w:rsidRPr="00661F57" w:rsidRDefault="002C5B06" w:rsidP="00D5375B">
      <w:pPr>
        <w:spacing w:line="240" w:lineRule="atLeast"/>
        <w:rPr>
          <w:rFonts w:cs="Times New Roman"/>
          <w:sz w:val="24"/>
          <w:szCs w:val="24"/>
        </w:rPr>
      </w:pPr>
      <w:r w:rsidRPr="00661F57">
        <w:rPr>
          <w:rFonts w:cs="Times New Roman"/>
          <w:b/>
          <w:sz w:val="24"/>
          <w:szCs w:val="24"/>
        </w:rPr>
        <w:t xml:space="preserve">Firewall: </w:t>
      </w:r>
      <w:r w:rsidRPr="00661F57">
        <w:rPr>
          <w:rFonts w:cs="Times New Roman"/>
          <w:sz w:val="24"/>
          <w:szCs w:val="24"/>
        </w:rPr>
        <w:t>It will give end points to communication purpose and validate your connection</w:t>
      </w:r>
    </w:p>
    <w:p w:rsidR="00654018" w:rsidRPr="00661F57" w:rsidRDefault="00654018" w:rsidP="00D5375B">
      <w:pPr>
        <w:spacing w:line="240" w:lineRule="atLeast"/>
        <w:rPr>
          <w:rFonts w:cs="Times New Roman"/>
          <w:sz w:val="24"/>
          <w:szCs w:val="24"/>
        </w:rPr>
      </w:pPr>
      <w:r w:rsidRPr="00D6491F">
        <w:rPr>
          <w:rFonts w:cs="Times New Roman"/>
          <w:b/>
          <w:sz w:val="24"/>
          <w:szCs w:val="24"/>
        </w:rPr>
        <w:t>Note:</w:t>
      </w:r>
      <w:r w:rsidRPr="00661F57">
        <w:rPr>
          <w:rFonts w:cs="Times New Roman"/>
          <w:sz w:val="24"/>
          <w:szCs w:val="24"/>
        </w:rPr>
        <w:t xml:space="preserve"> Only 1 time installation is enough for many </w:t>
      </w:r>
      <w:r w:rsidR="00BB35C6" w:rsidRPr="00661F57">
        <w:rPr>
          <w:rFonts w:cs="Times New Roman"/>
          <w:sz w:val="24"/>
          <w:szCs w:val="24"/>
        </w:rPr>
        <w:t>Sql</w:t>
      </w:r>
      <w:r w:rsidRPr="00661F57">
        <w:rPr>
          <w:rFonts w:cs="Times New Roman"/>
          <w:sz w:val="24"/>
          <w:szCs w:val="24"/>
        </w:rPr>
        <w:t xml:space="preserve"> ser</w:t>
      </w:r>
      <w:r w:rsidR="003C0144" w:rsidRPr="00661F57">
        <w:rPr>
          <w:rFonts w:cs="Times New Roman"/>
          <w:sz w:val="24"/>
          <w:szCs w:val="24"/>
        </w:rPr>
        <w:t xml:space="preserve">ver installations in the same </w:t>
      </w:r>
      <w:r w:rsidRPr="00661F57">
        <w:rPr>
          <w:rFonts w:cs="Times New Roman"/>
          <w:sz w:val="24"/>
          <w:szCs w:val="24"/>
        </w:rPr>
        <w:t>server.</w:t>
      </w:r>
    </w:p>
    <w:p w:rsidR="001631D8" w:rsidRPr="00661F57" w:rsidRDefault="001631D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3. System configuration checks [Total 14]</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r w:rsidRPr="00D6491F">
        <w:rPr>
          <w:rFonts w:cs="Times New Roman"/>
          <w:b/>
          <w:sz w:val="24"/>
          <w:szCs w:val="24"/>
        </w:rPr>
        <w:t>Note:</w:t>
      </w:r>
      <w:r w:rsidRPr="00661F57">
        <w:rPr>
          <w:rFonts w:cs="Times New Roman"/>
          <w:sz w:val="24"/>
          <w:szCs w:val="24"/>
        </w:rPr>
        <w:t xml:space="preserve"> Ensure all checks are successful in real </w:t>
      </w:r>
      <w:r w:rsidR="003C0144" w:rsidRPr="00661F57">
        <w:rPr>
          <w:rFonts w:cs="Times New Roman"/>
          <w:sz w:val="24"/>
          <w:szCs w:val="24"/>
        </w:rPr>
        <w:t>time.</w:t>
      </w:r>
    </w:p>
    <w:p w:rsidR="00654018" w:rsidRPr="00661F57" w:rsidRDefault="00654018" w:rsidP="00D5375B">
      <w:pPr>
        <w:spacing w:line="240" w:lineRule="atLeast"/>
        <w:rPr>
          <w:rFonts w:cs="Times New Roman"/>
          <w:sz w:val="24"/>
          <w:szCs w:val="24"/>
        </w:rPr>
      </w:pPr>
      <w:r w:rsidRPr="00661F57">
        <w:rPr>
          <w:rFonts w:cs="Times New Roman"/>
          <w:sz w:val="24"/>
          <w:szCs w:val="24"/>
        </w:rPr>
        <w:t>Installing IIS performed by O\S team [Windows team</w:t>
      </w:r>
      <w:r w:rsidR="000538D4" w:rsidRPr="00661F57">
        <w:rPr>
          <w:rFonts w:cs="Times New Roman"/>
          <w:sz w:val="24"/>
          <w:szCs w:val="24"/>
        </w:rPr>
        <w:t>] ---</w:t>
      </w:r>
      <w:r w:rsidR="001C6616" w:rsidRPr="00661F57">
        <w:rPr>
          <w:rFonts w:cs="Times New Roman"/>
          <w:sz w:val="24"/>
          <w:szCs w:val="24"/>
        </w:rPr>
        <w:t>web application</w:t>
      </w:r>
    </w:p>
    <w:p w:rsidR="00654018" w:rsidRPr="00661F57" w:rsidRDefault="00654018" w:rsidP="00D5375B">
      <w:pPr>
        <w:spacing w:line="240" w:lineRule="atLeast"/>
        <w:rPr>
          <w:rFonts w:cs="Times New Roman"/>
          <w:b/>
          <w:sz w:val="24"/>
          <w:szCs w:val="24"/>
        </w:rPr>
      </w:pPr>
      <w:r w:rsidRPr="00661F57">
        <w:rPr>
          <w:rFonts w:cs="Times New Roman"/>
          <w:b/>
          <w:sz w:val="24"/>
          <w:szCs w:val="24"/>
        </w:rPr>
        <w:t>4. Registration information</w:t>
      </w:r>
    </w:p>
    <w:p w:rsidR="00654018" w:rsidRPr="00661F57" w:rsidRDefault="00654018" w:rsidP="00D5375B">
      <w:pPr>
        <w:spacing w:line="240" w:lineRule="atLeast"/>
        <w:rPr>
          <w:rFonts w:cs="Times New Roman"/>
          <w:b/>
          <w:sz w:val="24"/>
          <w:szCs w:val="24"/>
        </w:rPr>
      </w:pPr>
      <w:r w:rsidRPr="00661F57">
        <w:rPr>
          <w:rFonts w:cs="Times New Roman"/>
          <w:b/>
          <w:sz w:val="24"/>
          <w:szCs w:val="24"/>
        </w:rPr>
        <w:t>5. Component selection</w:t>
      </w:r>
    </w:p>
    <w:p w:rsidR="00654018" w:rsidRPr="00661F57" w:rsidRDefault="00654018" w:rsidP="00D5375B">
      <w:pPr>
        <w:spacing w:line="240" w:lineRule="atLeast"/>
        <w:rPr>
          <w:rFonts w:cs="Times New Roman"/>
          <w:sz w:val="24"/>
          <w:szCs w:val="24"/>
        </w:rPr>
      </w:pPr>
      <w:r w:rsidRPr="00661F57">
        <w:rPr>
          <w:rFonts w:cs="Times New Roman"/>
          <w:sz w:val="24"/>
          <w:szCs w:val="24"/>
        </w:rPr>
        <w:t>3 Types:</w:t>
      </w:r>
    </w:p>
    <w:p w:rsidR="00654018" w:rsidRPr="00661F57" w:rsidRDefault="00654018" w:rsidP="00D5375B">
      <w:pPr>
        <w:spacing w:line="240" w:lineRule="atLeast"/>
        <w:rPr>
          <w:rFonts w:cs="Times New Roman"/>
          <w:sz w:val="24"/>
          <w:szCs w:val="24"/>
        </w:rPr>
      </w:pPr>
      <w:r w:rsidRPr="00AA29AD">
        <w:rPr>
          <w:rFonts w:cs="Times New Roman"/>
          <w:b/>
          <w:sz w:val="24"/>
          <w:szCs w:val="24"/>
        </w:rPr>
        <w:t xml:space="preserve">1. </w:t>
      </w:r>
      <w:r w:rsidR="003C0144" w:rsidRPr="00AA29AD">
        <w:rPr>
          <w:rFonts w:cs="Times New Roman"/>
          <w:b/>
          <w:sz w:val="24"/>
          <w:szCs w:val="24"/>
        </w:rPr>
        <w:t>OLTP:</w:t>
      </w:r>
      <w:r w:rsidRPr="00661F57">
        <w:rPr>
          <w:rFonts w:cs="Times New Roman"/>
          <w:sz w:val="24"/>
          <w:szCs w:val="24"/>
        </w:rPr>
        <w:t xml:space="preserve"> Database engine</w:t>
      </w:r>
    </w:p>
    <w:p w:rsidR="00654018" w:rsidRPr="00661F57" w:rsidRDefault="00654018" w:rsidP="00D5375B">
      <w:pPr>
        <w:spacing w:line="240" w:lineRule="atLeast"/>
        <w:rPr>
          <w:rFonts w:cs="Times New Roman"/>
          <w:sz w:val="24"/>
          <w:szCs w:val="24"/>
        </w:rPr>
      </w:pPr>
      <w:r w:rsidRPr="00AA29AD">
        <w:rPr>
          <w:rFonts w:cs="Times New Roman"/>
          <w:b/>
          <w:sz w:val="24"/>
          <w:szCs w:val="24"/>
        </w:rPr>
        <w:t>2. OLAP:</w:t>
      </w:r>
      <w:r w:rsidRPr="00661F57">
        <w:rPr>
          <w:rFonts w:cs="Times New Roman"/>
          <w:sz w:val="24"/>
          <w:szCs w:val="24"/>
        </w:rPr>
        <w:t xml:space="preserve"> SSIS [SQL INTEGRATION SERVICE], </w:t>
      </w:r>
      <w:r w:rsidR="003C0144" w:rsidRPr="00661F57">
        <w:rPr>
          <w:rFonts w:cs="Times New Roman"/>
          <w:sz w:val="24"/>
          <w:szCs w:val="24"/>
        </w:rPr>
        <w:t>SSRS [</w:t>
      </w:r>
      <w:r w:rsidRPr="00661F57">
        <w:rPr>
          <w:rFonts w:cs="Times New Roman"/>
          <w:sz w:val="24"/>
          <w:szCs w:val="24"/>
        </w:rPr>
        <w:t xml:space="preserve">SQL REPORTING </w:t>
      </w:r>
      <w:r w:rsidR="003C0144" w:rsidRPr="00661F57">
        <w:rPr>
          <w:rFonts w:cs="Times New Roman"/>
          <w:sz w:val="24"/>
          <w:szCs w:val="24"/>
        </w:rPr>
        <w:t xml:space="preserve">SERVICES], SSAS [SQL ANALYSIS </w:t>
      </w:r>
      <w:r w:rsidRPr="00661F57">
        <w:rPr>
          <w:rFonts w:cs="Times New Roman"/>
          <w:sz w:val="24"/>
          <w:szCs w:val="24"/>
        </w:rPr>
        <w:t>SERVICE]</w:t>
      </w:r>
    </w:p>
    <w:p w:rsidR="006542DE" w:rsidRDefault="00AA29AD" w:rsidP="00D5375B">
      <w:pPr>
        <w:spacing w:line="240" w:lineRule="atLeast"/>
        <w:rPr>
          <w:rFonts w:cs="Times New Roman"/>
          <w:sz w:val="24"/>
          <w:szCs w:val="24"/>
        </w:rPr>
      </w:pPr>
      <w:r w:rsidRPr="00AA29AD">
        <w:rPr>
          <w:rFonts w:cs="Times New Roman"/>
          <w:b/>
          <w:sz w:val="24"/>
          <w:szCs w:val="24"/>
        </w:rPr>
        <w:t>3.</w:t>
      </w:r>
      <w:r w:rsidR="00654018" w:rsidRPr="00AA29AD">
        <w:rPr>
          <w:rFonts w:cs="Times New Roman"/>
          <w:b/>
          <w:sz w:val="24"/>
          <w:szCs w:val="24"/>
        </w:rPr>
        <w:t xml:space="preserve"> Common components:</w:t>
      </w:r>
      <w:r w:rsidR="00654018" w:rsidRPr="00661F57">
        <w:rPr>
          <w:rFonts w:cs="Times New Roman"/>
          <w:sz w:val="24"/>
          <w:szCs w:val="24"/>
        </w:rPr>
        <w:t xml:space="preserve"> Book online [BOL]</w:t>
      </w:r>
      <w:r w:rsidR="003C0144" w:rsidRPr="00661F57">
        <w:rPr>
          <w:rFonts w:cs="Times New Roman"/>
          <w:sz w:val="24"/>
          <w:szCs w:val="24"/>
        </w:rPr>
        <w:t>, Tools</w:t>
      </w:r>
      <w:r w:rsidR="00654018" w:rsidRPr="00661F57">
        <w:rPr>
          <w:rFonts w:cs="Times New Roman"/>
          <w:sz w:val="24"/>
          <w:szCs w:val="24"/>
        </w:rPr>
        <w:t>, notification services</w:t>
      </w:r>
      <w:r w:rsidR="002B0A20" w:rsidRPr="00661F57">
        <w:rPr>
          <w:rFonts w:cs="Times New Roman"/>
          <w:sz w:val="24"/>
          <w:szCs w:val="24"/>
        </w:rPr>
        <w:t>...</w:t>
      </w:r>
    </w:p>
    <w:p w:rsidR="004165F4" w:rsidRPr="00661F57" w:rsidRDefault="00654018" w:rsidP="00D5375B">
      <w:pPr>
        <w:spacing w:line="240" w:lineRule="atLeast"/>
        <w:rPr>
          <w:rFonts w:cs="Times New Roman"/>
          <w:sz w:val="24"/>
          <w:szCs w:val="24"/>
        </w:rPr>
      </w:pPr>
      <w:r w:rsidRPr="00661F57">
        <w:rPr>
          <w:rFonts w:cs="Times New Roman"/>
          <w:b/>
          <w:sz w:val="24"/>
          <w:szCs w:val="24"/>
        </w:rPr>
        <w:lastRenderedPageBreak/>
        <w:t>Note:</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When you run setup file for the folder </w:t>
      </w:r>
      <w:r w:rsidR="003C0144" w:rsidRPr="00661F57">
        <w:rPr>
          <w:rFonts w:cs="Times New Roman"/>
          <w:sz w:val="24"/>
          <w:szCs w:val="24"/>
        </w:rPr>
        <w:t xml:space="preserve">SERVERS...You have option to install tools </w:t>
      </w:r>
      <w:r w:rsidRPr="00661F57">
        <w:rPr>
          <w:rFonts w:cs="Times New Roman"/>
          <w:sz w:val="24"/>
          <w:szCs w:val="24"/>
        </w:rPr>
        <w:t>as well as</w:t>
      </w:r>
      <w:r w:rsidR="003C0144" w:rsidRPr="00661F57">
        <w:rPr>
          <w:rFonts w:cs="Times New Roman"/>
          <w:sz w:val="24"/>
          <w:szCs w:val="24"/>
        </w:rPr>
        <w:t>...</w:t>
      </w:r>
      <w:r w:rsidRPr="00661F57">
        <w:rPr>
          <w:rFonts w:cs="Times New Roman"/>
          <w:sz w:val="24"/>
          <w:szCs w:val="24"/>
        </w:rPr>
        <w:t>No need to install again tools for multiple times in singe server.</w:t>
      </w:r>
    </w:p>
    <w:p w:rsidR="00654018" w:rsidRPr="00661F57" w:rsidRDefault="00654018" w:rsidP="00D5375B">
      <w:pPr>
        <w:spacing w:line="240" w:lineRule="atLeast"/>
        <w:rPr>
          <w:rFonts w:cs="Times New Roman"/>
          <w:sz w:val="24"/>
          <w:szCs w:val="24"/>
        </w:rPr>
      </w:pPr>
      <w:r w:rsidRPr="00661F57">
        <w:rPr>
          <w:rFonts w:cs="Times New Roman"/>
          <w:sz w:val="24"/>
          <w:szCs w:val="24"/>
        </w:rPr>
        <w:t>&gt; Please enable all advanced featured in real time.</w:t>
      </w:r>
    </w:p>
    <w:p w:rsidR="00654018" w:rsidRPr="00661F57" w:rsidRDefault="00654018" w:rsidP="00D5375B">
      <w:pPr>
        <w:spacing w:line="240" w:lineRule="atLeast"/>
        <w:rPr>
          <w:rFonts w:cs="Times New Roman"/>
          <w:sz w:val="24"/>
          <w:szCs w:val="24"/>
        </w:rPr>
      </w:pPr>
    </w:p>
    <w:p w:rsidR="00654018" w:rsidRPr="00661F57" w:rsidRDefault="003C0144" w:rsidP="00D5375B">
      <w:pPr>
        <w:spacing w:line="240" w:lineRule="atLeast"/>
        <w:rPr>
          <w:rFonts w:cs="Times New Roman"/>
          <w:sz w:val="24"/>
          <w:szCs w:val="24"/>
        </w:rPr>
      </w:pPr>
      <w:r w:rsidRPr="00661F57">
        <w:rPr>
          <w:rFonts w:cs="Times New Roman"/>
          <w:b/>
          <w:sz w:val="24"/>
          <w:szCs w:val="24"/>
        </w:rPr>
        <w:t>6. Instance</w:t>
      </w:r>
      <w:r w:rsidR="00654018" w:rsidRPr="00661F57">
        <w:rPr>
          <w:rFonts w:cs="Times New Roman"/>
          <w:b/>
          <w:sz w:val="24"/>
          <w:szCs w:val="24"/>
        </w:rPr>
        <w:t xml:space="preserve"> </w:t>
      </w:r>
      <w:r w:rsidRPr="00661F57">
        <w:rPr>
          <w:rFonts w:cs="Times New Roman"/>
          <w:b/>
          <w:sz w:val="24"/>
          <w:szCs w:val="24"/>
        </w:rPr>
        <w:t>Name:</w:t>
      </w:r>
      <w:r w:rsidRPr="00661F57">
        <w:rPr>
          <w:rFonts w:cs="Times New Roman"/>
          <w:sz w:val="24"/>
          <w:szCs w:val="24"/>
        </w:rPr>
        <w:t xml:space="preserve"> Just</w:t>
      </w:r>
      <w:r w:rsidR="00654018" w:rsidRPr="00661F57">
        <w:rPr>
          <w:rFonts w:cs="Times New Roman"/>
          <w:sz w:val="24"/>
          <w:szCs w:val="24"/>
        </w:rPr>
        <w:t xml:space="preserve"> a name which is used to connect to </w:t>
      </w:r>
      <w:r w:rsidR="007E4AAF" w:rsidRPr="00661F57">
        <w:rPr>
          <w:rFonts w:cs="Times New Roman"/>
          <w:sz w:val="24"/>
          <w:szCs w:val="24"/>
        </w:rPr>
        <w:t>Sql</w:t>
      </w:r>
      <w:r w:rsidR="00654018" w:rsidRPr="00661F57">
        <w:rPr>
          <w:rFonts w:cs="Times New Roman"/>
          <w:sz w:val="24"/>
          <w:szCs w:val="24"/>
        </w:rPr>
        <w:t xml:space="preserve"> server</w:t>
      </w:r>
    </w:p>
    <w:p w:rsidR="00654018" w:rsidRPr="00661F57" w:rsidRDefault="00654018" w:rsidP="00D5375B">
      <w:pPr>
        <w:spacing w:line="240" w:lineRule="atLeast"/>
        <w:rPr>
          <w:rFonts w:cs="Times New Roman"/>
          <w:sz w:val="24"/>
          <w:szCs w:val="24"/>
        </w:rPr>
      </w:pPr>
      <w:r w:rsidRPr="00661F57">
        <w:rPr>
          <w:rFonts w:cs="Times New Roman"/>
          <w:sz w:val="24"/>
          <w:szCs w:val="24"/>
        </w:rPr>
        <w:t>2 types of SQL Server instance names:</w:t>
      </w:r>
    </w:p>
    <w:p w:rsidR="00654018" w:rsidRPr="00661F57" w:rsidRDefault="00654018" w:rsidP="00D5375B">
      <w:pPr>
        <w:spacing w:line="240" w:lineRule="atLeast"/>
        <w:rPr>
          <w:rFonts w:cs="Times New Roman"/>
          <w:sz w:val="24"/>
          <w:szCs w:val="24"/>
        </w:rPr>
      </w:pPr>
      <w:r w:rsidRPr="00661F57">
        <w:rPr>
          <w:rFonts w:cs="Times New Roman"/>
          <w:sz w:val="24"/>
          <w:szCs w:val="24"/>
        </w:rPr>
        <w:t>1. Default:  Takes computer name or host name as a</w:t>
      </w:r>
      <w:r w:rsidR="009A388D">
        <w:rPr>
          <w:rFonts w:cs="Times New Roman"/>
          <w:sz w:val="24"/>
          <w:szCs w:val="24"/>
        </w:rPr>
        <w:t>n</w:t>
      </w:r>
      <w:r w:rsidRPr="00661F57">
        <w:rPr>
          <w:rFonts w:cs="Times New Roman"/>
          <w:sz w:val="24"/>
          <w:szCs w:val="24"/>
        </w:rPr>
        <w:t xml:space="preserve"> instance name.</w:t>
      </w:r>
    </w:p>
    <w:p w:rsidR="00654018" w:rsidRPr="00661F57" w:rsidRDefault="00654018" w:rsidP="00D5375B">
      <w:pPr>
        <w:spacing w:line="240" w:lineRule="atLeast"/>
        <w:rPr>
          <w:rFonts w:cs="Times New Roman"/>
          <w:sz w:val="24"/>
          <w:szCs w:val="24"/>
        </w:rPr>
      </w:pPr>
      <w:r w:rsidRPr="00661F57">
        <w:rPr>
          <w:rFonts w:cs="Times New Roman"/>
          <w:sz w:val="24"/>
          <w:szCs w:val="24"/>
        </w:rPr>
        <w:t>2. Named Instance: Can specify the customized name as per the requirement.</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Note:</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1. If SQL Server edition is </w:t>
      </w:r>
      <w:r w:rsidR="003C0144" w:rsidRPr="00661F57">
        <w:rPr>
          <w:rFonts w:cs="Times New Roman"/>
          <w:sz w:val="24"/>
          <w:szCs w:val="24"/>
        </w:rPr>
        <w:t>enterprise:</w:t>
      </w:r>
      <w:r w:rsidRPr="00661F57">
        <w:rPr>
          <w:rFonts w:cs="Times New Roman"/>
          <w:sz w:val="24"/>
          <w:szCs w:val="24"/>
        </w:rPr>
        <w:t xml:space="preserve"> total no. of instances can install 50 per server</w:t>
      </w:r>
    </w:p>
    <w:p w:rsidR="00654018" w:rsidRPr="00661F57" w:rsidRDefault="00654018" w:rsidP="00D5375B">
      <w:pPr>
        <w:spacing w:line="240" w:lineRule="atLeast"/>
        <w:rPr>
          <w:rFonts w:cs="Times New Roman"/>
          <w:sz w:val="24"/>
          <w:szCs w:val="24"/>
        </w:rPr>
      </w:pPr>
      <w:r w:rsidRPr="00661F57">
        <w:rPr>
          <w:rFonts w:cs="Times New Roman"/>
          <w:sz w:val="24"/>
          <w:szCs w:val="24"/>
        </w:rPr>
        <w:t>1: default + 49 named instances</w:t>
      </w:r>
    </w:p>
    <w:p w:rsidR="00654018" w:rsidRPr="00661F57" w:rsidRDefault="00654018" w:rsidP="00D5375B">
      <w:pPr>
        <w:spacing w:line="240" w:lineRule="atLeast"/>
        <w:rPr>
          <w:rFonts w:cs="Times New Roman"/>
          <w:sz w:val="24"/>
          <w:szCs w:val="24"/>
        </w:rPr>
      </w:pPr>
      <w:r w:rsidRPr="00661F57">
        <w:rPr>
          <w:rFonts w:cs="Times New Roman"/>
          <w:sz w:val="24"/>
          <w:szCs w:val="24"/>
        </w:rPr>
        <w:t>2. If SQL Server edition is other than EE: total no. of</w:t>
      </w:r>
      <w:r w:rsidR="003C0144" w:rsidRPr="00661F57">
        <w:rPr>
          <w:rFonts w:cs="Times New Roman"/>
          <w:sz w:val="24"/>
          <w:szCs w:val="24"/>
        </w:rPr>
        <w:t xml:space="preserve"> instances can install 16 per </w:t>
      </w:r>
      <w:r w:rsidRPr="00661F57">
        <w:rPr>
          <w:rFonts w:cs="Times New Roman"/>
          <w:sz w:val="24"/>
          <w:szCs w:val="24"/>
        </w:rPr>
        <w:t>server</w:t>
      </w:r>
    </w:p>
    <w:p w:rsidR="00654018" w:rsidRPr="00661F57" w:rsidRDefault="00654018" w:rsidP="00D5375B">
      <w:pPr>
        <w:spacing w:line="240" w:lineRule="atLeast"/>
        <w:rPr>
          <w:rFonts w:cs="Times New Roman"/>
          <w:sz w:val="24"/>
          <w:szCs w:val="24"/>
        </w:rPr>
      </w:pPr>
      <w:r w:rsidRPr="00661F57">
        <w:rPr>
          <w:rFonts w:cs="Times New Roman"/>
          <w:sz w:val="24"/>
          <w:szCs w:val="24"/>
        </w:rPr>
        <w:t>1: default + 15 named instances</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Even can install all 16 or 50 named instances as well</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Limitations:</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1. Max instance name char </w:t>
      </w:r>
      <w:r w:rsidR="003C0144" w:rsidRPr="00661F57">
        <w:rPr>
          <w:rFonts w:cs="Times New Roman"/>
          <w:sz w:val="24"/>
          <w:szCs w:val="24"/>
        </w:rPr>
        <w:t>allow:</w:t>
      </w:r>
      <w:r w:rsidRPr="00661F57">
        <w:rPr>
          <w:rFonts w:cs="Times New Roman"/>
          <w:sz w:val="24"/>
          <w:szCs w:val="24"/>
        </w:rPr>
        <w:t xml:space="preserve"> 16 only</w:t>
      </w:r>
    </w:p>
    <w:p w:rsidR="00654018" w:rsidRPr="00661F57" w:rsidRDefault="00654018" w:rsidP="00D5375B">
      <w:pPr>
        <w:spacing w:line="240" w:lineRule="atLeast"/>
        <w:rPr>
          <w:rFonts w:cs="Times New Roman"/>
          <w:sz w:val="24"/>
          <w:szCs w:val="24"/>
        </w:rPr>
      </w:pPr>
      <w:r w:rsidRPr="00661F57">
        <w:rPr>
          <w:rFonts w:cs="Times New Roman"/>
          <w:sz w:val="24"/>
          <w:szCs w:val="24"/>
        </w:rPr>
        <w:t>2. No special char allowed for the instance name</w:t>
      </w:r>
    </w:p>
    <w:p w:rsidR="00654018" w:rsidRPr="00661F57" w:rsidRDefault="003C0144" w:rsidP="00D5375B">
      <w:pPr>
        <w:spacing w:line="240" w:lineRule="atLeast"/>
        <w:rPr>
          <w:rFonts w:cs="Times New Roman"/>
          <w:sz w:val="24"/>
          <w:szCs w:val="24"/>
        </w:rPr>
      </w:pPr>
      <w:r w:rsidRPr="00661F57">
        <w:rPr>
          <w:rFonts w:cs="Times New Roman"/>
          <w:sz w:val="24"/>
          <w:szCs w:val="24"/>
        </w:rPr>
        <w:t>3. No</w:t>
      </w:r>
      <w:r w:rsidR="00654018" w:rsidRPr="00661F57">
        <w:rPr>
          <w:rFonts w:cs="Times New Roman"/>
          <w:sz w:val="24"/>
          <w:szCs w:val="24"/>
        </w:rPr>
        <w:t xml:space="preserve"> instance can start with numbers</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Please collect the instance name from requestor.</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r w:rsidRPr="00661F57">
        <w:rPr>
          <w:rFonts w:cs="Times New Roman"/>
          <w:b/>
          <w:sz w:val="24"/>
          <w:szCs w:val="24"/>
        </w:rPr>
        <w:t>7. Authentication mode:</w:t>
      </w:r>
      <w:r w:rsidRPr="00661F57">
        <w:rPr>
          <w:rFonts w:cs="Times New Roman"/>
          <w:sz w:val="24"/>
          <w:szCs w:val="24"/>
        </w:rPr>
        <w:t xml:space="preserve"> Authenticate while connecting to SQL Server user accounts.</w:t>
      </w:r>
    </w:p>
    <w:p w:rsidR="00654018" w:rsidRPr="00661F57" w:rsidRDefault="00654018" w:rsidP="00D5375B">
      <w:pPr>
        <w:spacing w:line="240" w:lineRule="atLeast"/>
        <w:rPr>
          <w:rFonts w:cs="Times New Roman"/>
          <w:sz w:val="24"/>
          <w:szCs w:val="24"/>
        </w:rPr>
      </w:pPr>
      <w:r w:rsidRPr="00661F57">
        <w:rPr>
          <w:rFonts w:cs="Times New Roman"/>
          <w:sz w:val="24"/>
          <w:szCs w:val="24"/>
        </w:rPr>
        <w:t>&gt; Windows authentication:</w:t>
      </w:r>
    </w:p>
    <w:p w:rsidR="00654018" w:rsidRPr="00661F57" w:rsidRDefault="00654018" w:rsidP="00D5375B">
      <w:pPr>
        <w:spacing w:line="240" w:lineRule="atLeast"/>
        <w:rPr>
          <w:rFonts w:cs="Times New Roman"/>
          <w:sz w:val="24"/>
          <w:szCs w:val="24"/>
        </w:rPr>
      </w:pPr>
      <w:r w:rsidRPr="00661F57">
        <w:rPr>
          <w:rFonts w:cs="Times New Roman"/>
          <w:sz w:val="24"/>
          <w:szCs w:val="24"/>
        </w:rPr>
        <w:t>&gt; Mixed mode</w:t>
      </w:r>
      <w:r w:rsidR="00A32F72" w:rsidRPr="00661F57">
        <w:rPr>
          <w:rFonts w:cs="Times New Roman"/>
          <w:sz w:val="24"/>
          <w:szCs w:val="24"/>
        </w:rPr>
        <w:t>:</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In real time always select "Mixed mode" and required to provide the password </w:t>
      </w:r>
      <w:r w:rsidR="003C0144" w:rsidRPr="00661F57">
        <w:rPr>
          <w:rFonts w:cs="Times New Roman"/>
          <w:sz w:val="24"/>
          <w:szCs w:val="24"/>
        </w:rPr>
        <w:t>called “</w:t>
      </w:r>
      <w:r w:rsidRPr="00661F57">
        <w:rPr>
          <w:rFonts w:cs="Times New Roman"/>
          <w:sz w:val="24"/>
          <w:szCs w:val="24"/>
        </w:rPr>
        <w:t>SA account ".</w:t>
      </w:r>
    </w:p>
    <w:p w:rsidR="00654018" w:rsidRPr="00661F57" w:rsidRDefault="00654018" w:rsidP="00D5375B">
      <w:pPr>
        <w:spacing w:line="240" w:lineRule="atLeast"/>
        <w:rPr>
          <w:rFonts w:cs="Times New Roman"/>
          <w:sz w:val="24"/>
          <w:szCs w:val="24"/>
        </w:rPr>
      </w:pPr>
      <w:r w:rsidRPr="00661F57">
        <w:rPr>
          <w:rFonts w:cs="Times New Roman"/>
          <w:b/>
          <w:sz w:val="24"/>
          <w:szCs w:val="24"/>
        </w:rPr>
        <w:t>8. Service accounts:</w:t>
      </w:r>
      <w:r w:rsidRPr="00661F57">
        <w:rPr>
          <w:rFonts w:cs="Times New Roman"/>
          <w:sz w:val="24"/>
          <w:szCs w:val="24"/>
        </w:rPr>
        <w:t xml:space="preserve"> On which service account the SQL Server services need to run.</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In real time always use domain level services and install SQL Server.</w:t>
      </w:r>
    </w:p>
    <w:p w:rsidR="00654018" w:rsidRPr="00661F57" w:rsidRDefault="00654018" w:rsidP="00D5375B">
      <w:pPr>
        <w:spacing w:line="240" w:lineRule="atLeast"/>
        <w:rPr>
          <w:rFonts w:cs="Times New Roman"/>
          <w:sz w:val="24"/>
          <w:szCs w:val="24"/>
        </w:rPr>
      </w:pPr>
      <w:r w:rsidRPr="00661F57">
        <w:rPr>
          <w:rFonts w:cs="Times New Roman"/>
          <w:b/>
          <w:sz w:val="24"/>
          <w:szCs w:val="24"/>
        </w:rPr>
        <w:t>9. Collation setting</w:t>
      </w:r>
      <w:r w:rsidR="00654E83" w:rsidRPr="00661F57">
        <w:rPr>
          <w:rFonts w:cs="Times New Roman"/>
          <w:b/>
          <w:sz w:val="24"/>
          <w:szCs w:val="24"/>
        </w:rPr>
        <w:t>s</w:t>
      </w:r>
      <w:r w:rsidRPr="00661F57">
        <w:rPr>
          <w:rFonts w:cs="Times New Roman"/>
          <w:b/>
          <w:sz w:val="24"/>
          <w:szCs w:val="24"/>
        </w:rPr>
        <w:t>:</w:t>
      </w:r>
      <w:r w:rsidRPr="00661F57">
        <w:rPr>
          <w:rFonts w:cs="Times New Roman"/>
          <w:sz w:val="24"/>
          <w:szCs w:val="24"/>
        </w:rPr>
        <w:t xml:space="preserve"> Nothing but language preference</w:t>
      </w:r>
    </w:p>
    <w:p w:rsidR="00654018" w:rsidRPr="00661F57" w:rsidRDefault="00654018" w:rsidP="00D5375B">
      <w:pPr>
        <w:spacing w:line="240" w:lineRule="atLeast"/>
        <w:rPr>
          <w:rFonts w:cs="Times New Roman"/>
          <w:color w:val="FF0000"/>
          <w:sz w:val="24"/>
          <w:szCs w:val="24"/>
        </w:rPr>
      </w:pPr>
      <w:r w:rsidRPr="00661F57">
        <w:rPr>
          <w:rFonts w:cs="Times New Roman"/>
          <w:sz w:val="24"/>
          <w:szCs w:val="24"/>
        </w:rPr>
        <w:t xml:space="preserve">Default Collation for SQL Server: </w:t>
      </w:r>
      <w:r w:rsidRPr="00661F57">
        <w:rPr>
          <w:rFonts w:cs="Times New Roman"/>
          <w:b/>
          <w:color w:val="FF0000"/>
          <w:sz w:val="24"/>
          <w:szCs w:val="24"/>
        </w:rPr>
        <w:t>SQL_Latin1_General_CP1_CI_AS, SQL</w:t>
      </w:r>
    </w:p>
    <w:p w:rsidR="00654018" w:rsidRPr="00661F57" w:rsidRDefault="00654018" w:rsidP="00D5375B">
      <w:pPr>
        <w:spacing w:line="240" w:lineRule="atLeast"/>
        <w:rPr>
          <w:rFonts w:cs="Times New Roman"/>
          <w:sz w:val="24"/>
          <w:szCs w:val="24"/>
        </w:rPr>
      </w:pPr>
      <w:r w:rsidRPr="00661F57">
        <w:rPr>
          <w:rFonts w:cs="Times New Roman"/>
          <w:sz w:val="24"/>
          <w:szCs w:val="24"/>
        </w:rPr>
        <w:t>CP: Code page</w:t>
      </w:r>
    </w:p>
    <w:p w:rsidR="00654018" w:rsidRPr="00661F57" w:rsidRDefault="00654018" w:rsidP="00D5375B">
      <w:pPr>
        <w:spacing w:line="240" w:lineRule="atLeast"/>
        <w:rPr>
          <w:rFonts w:cs="Times New Roman"/>
          <w:sz w:val="24"/>
          <w:szCs w:val="24"/>
        </w:rPr>
      </w:pPr>
      <w:r w:rsidRPr="00661F57">
        <w:rPr>
          <w:rFonts w:cs="Times New Roman"/>
          <w:sz w:val="24"/>
          <w:szCs w:val="24"/>
        </w:rPr>
        <w:t>CI: Case in sensivity</w:t>
      </w:r>
    </w:p>
    <w:p w:rsidR="00654018" w:rsidRPr="00661F57" w:rsidRDefault="00654018" w:rsidP="00D5375B">
      <w:pPr>
        <w:spacing w:line="240" w:lineRule="atLeast"/>
        <w:rPr>
          <w:rFonts w:cs="Times New Roman"/>
          <w:sz w:val="24"/>
          <w:szCs w:val="24"/>
        </w:rPr>
      </w:pPr>
      <w:r w:rsidRPr="00661F57">
        <w:rPr>
          <w:rFonts w:cs="Times New Roman"/>
          <w:sz w:val="24"/>
          <w:szCs w:val="24"/>
        </w:rPr>
        <w:t>AS: Accent sensivity</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Ensure you confirmed the collation name with req</w:t>
      </w:r>
      <w:r w:rsidR="003C0144" w:rsidRPr="00661F57">
        <w:rPr>
          <w:rFonts w:cs="Times New Roman"/>
          <w:sz w:val="24"/>
          <w:szCs w:val="24"/>
        </w:rPr>
        <w:t xml:space="preserve">uestor or application team... </w:t>
      </w:r>
      <w:r w:rsidRPr="00661F57">
        <w:rPr>
          <w:rFonts w:cs="Times New Roman"/>
          <w:sz w:val="24"/>
          <w:szCs w:val="24"/>
        </w:rPr>
        <w:t>Collation need to specify on basis of your application</w:t>
      </w:r>
    </w:p>
    <w:p w:rsidR="00654018" w:rsidRPr="00661F57" w:rsidRDefault="00654018" w:rsidP="00D5375B">
      <w:pPr>
        <w:spacing w:line="240" w:lineRule="atLeast"/>
        <w:rPr>
          <w:rFonts w:cs="Times New Roman"/>
          <w:b/>
          <w:sz w:val="24"/>
          <w:szCs w:val="24"/>
        </w:rPr>
      </w:pPr>
      <w:r w:rsidRPr="00661F57">
        <w:rPr>
          <w:rFonts w:cs="Times New Roman"/>
          <w:b/>
          <w:sz w:val="24"/>
          <w:szCs w:val="24"/>
        </w:rPr>
        <w:t>10. Errors and Warning</w:t>
      </w:r>
    </w:p>
    <w:p w:rsidR="00654018" w:rsidRPr="00661F57" w:rsidRDefault="00654018" w:rsidP="00D5375B">
      <w:pPr>
        <w:spacing w:line="240" w:lineRule="atLeast"/>
        <w:rPr>
          <w:rFonts w:cs="Times New Roman"/>
          <w:b/>
          <w:sz w:val="24"/>
          <w:szCs w:val="24"/>
        </w:rPr>
      </w:pPr>
      <w:r w:rsidRPr="00661F57">
        <w:rPr>
          <w:rFonts w:cs="Times New Roman"/>
          <w:b/>
          <w:sz w:val="24"/>
          <w:szCs w:val="24"/>
        </w:rPr>
        <w:t>11. Install</w:t>
      </w:r>
    </w:p>
    <w:p w:rsidR="00654018" w:rsidRPr="00661F57" w:rsidRDefault="00654018" w:rsidP="00D5375B">
      <w:pPr>
        <w:spacing w:line="240" w:lineRule="atLeast"/>
        <w:rPr>
          <w:rFonts w:cs="Times New Roman"/>
          <w:sz w:val="24"/>
          <w:szCs w:val="24"/>
        </w:rPr>
      </w:pPr>
      <w:r w:rsidRPr="00661F57">
        <w:rPr>
          <w:rFonts w:cs="Times New Roman"/>
          <w:sz w:val="24"/>
          <w:szCs w:val="24"/>
        </w:rPr>
        <w:t>----------------------</w:t>
      </w:r>
      <w:r w:rsidR="003C0144" w:rsidRPr="00661F57">
        <w:rPr>
          <w:rFonts w:cs="Times New Roman"/>
          <w:sz w:val="24"/>
          <w:szCs w:val="24"/>
        </w:rPr>
        <w:t>-------------------------------</w:t>
      </w:r>
      <w:r w:rsidR="00797607" w:rsidRPr="00661F57">
        <w:rPr>
          <w:rFonts w:cs="Times New Roman"/>
          <w:sz w:val="24"/>
          <w:szCs w:val="24"/>
        </w:rPr>
        <w:t>--------------------------------------------------------------------------</w:t>
      </w:r>
    </w:p>
    <w:p w:rsidR="0073108E" w:rsidRPr="00661F57" w:rsidRDefault="0073108E"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r w:rsidRPr="00661F57">
        <w:rPr>
          <w:rFonts w:cs="Times New Roman"/>
          <w:b/>
          <w:sz w:val="24"/>
          <w:szCs w:val="24"/>
        </w:rPr>
        <w:t>SQ</w:t>
      </w:r>
      <w:r w:rsidR="003C0144" w:rsidRPr="00661F57">
        <w:rPr>
          <w:rFonts w:cs="Times New Roman"/>
          <w:b/>
          <w:sz w:val="24"/>
          <w:szCs w:val="24"/>
        </w:rPr>
        <w:t>L Server configuration manager:</w:t>
      </w:r>
      <w:r w:rsidR="003C0144" w:rsidRPr="00661F57">
        <w:rPr>
          <w:rFonts w:cs="Times New Roman"/>
          <w:sz w:val="24"/>
          <w:szCs w:val="24"/>
        </w:rPr>
        <w:t xml:space="preserve"> </w:t>
      </w:r>
      <w:r w:rsidRPr="00661F57">
        <w:rPr>
          <w:rFonts w:cs="Times New Roman"/>
          <w:sz w:val="24"/>
          <w:szCs w:val="24"/>
        </w:rPr>
        <w:t>This tool shows only SQL Server related services.</w:t>
      </w:r>
    </w:p>
    <w:p w:rsidR="003C0144"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Every version of SQL Server have configuration ma</w:t>
      </w:r>
      <w:r w:rsidR="003C0144" w:rsidRPr="00661F57">
        <w:rPr>
          <w:rFonts w:cs="Times New Roman"/>
          <w:sz w:val="24"/>
          <w:szCs w:val="24"/>
        </w:rPr>
        <w:t xml:space="preserve">nager tool. In higher version </w:t>
      </w:r>
      <w:r w:rsidRPr="00661F57">
        <w:rPr>
          <w:rFonts w:cs="Times New Roman"/>
          <w:sz w:val="24"/>
          <w:szCs w:val="24"/>
        </w:rPr>
        <w:t>configuration manager I can see the services o</w:t>
      </w:r>
      <w:r w:rsidR="003C0144" w:rsidRPr="00661F57">
        <w:rPr>
          <w:rFonts w:cs="Times New Roman"/>
          <w:sz w:val="24"/>
          <w:szCs w:val="24"/>
        </w:rPr>
        <w:t xml:space="preserve">f lower version of </w:t>
      </w:r>
      <w:r w:rsidR="004F1917" w:rsidRPr="00661F57">
        <w:rPr>
          <w:rFonts w:cs="Times New Roman"/>
          <w:sz w:val="24"/>
          <w:szCs w:val="24"/>
        </w:rPr>
        <w:t>Sql</w:t>
      </w:r>
      <w:r w:rsidR="003C0144" w:rsidRPr="00661F57">
        <w:rPr>
          <w:rFonts w:cs="Times New Roman"/>
          <w:sz w:val="24"/>
          <w:szCs w:val="24"/>
        </w:rPr>
        <w:t xml:space="preserve"> as well.</w:t>
      </w:r>
    </w:p>
    <w:p w:rsidR="00654018" w:rsidRPr="00661F57" w:rsidRDefault="00654018" w:rsidP="00D5375B">
      <w:pPr>
        <w:spacing w:line="240" w:lineRule="atLeast"/>
        <w:rPr>
          <w:rFonts w:cs="Times New Roman"/>
          <w:sz w:val="24"/>
          <w:szCs w:val="24"/>
        </w:rPr>
      </w:pPr>
      <w:r w:rsidRPr="00661F57">
        <w:rPr>
          <w:rFonts w:cs="Times New Roman"/>
          <w:sz w:val="24"/>
          <w:szCs w:val="24"/>
        </w:rPr>
        <w:t>Operation</w:t>
      </w:r>
      <w:r w:rsidR="00933C9F" w:rsidRPr="00661F57">
        <w:rPr>
          <w:rFonts w:cs="Times New Roman"/>
          <w:sz w:val="24"/>
          <w:szCs w:val="24"/>
        </w:rPr>
        <w:t>s</w:t>
      </w:r>
      <w:r w:rsidRPr="00661F57">
        <w:rPr>
          <w:rFonts w:cs="Times New Roman"/>
          <w:sz w:val="24"/>
          <w:szCs w:val="24"/>
        </w:rPr>
        <w:t xml:space="preserve"> can perform?</w:t>
      </w:r>
    </w:p>
    <w:p w:rsidR="00654018" w:rsidRPr="00661F57" w:rsidRDefault="00654018" w:rsidP="00D5375B">
      <w:pPr>
        <w:spacing w:line="240" w:lineRule="atLeast"/>
        <w:rPr>
          <w:rFonts w:cs="Times New Roman"/>
          <w:sz w:val="24"/>
          <w:szCs w:val="24"/>
        </w:rPr>
      </w:pPr>
      <w:r w:rsidRPr="00661F57">
        <w:rPr>
          <w:rFonts w:cs="Times New Roman"/>
          <w:sz w:val="24"/>
          <w:szCs w:val="24"/>
        </w:rPr>
        <w:t>Start</w:t>
      </w:r>
    </w:p>
    <w:p w:rsidR="00654018" w:rsidRPr="00661F57" w:rsidRDefault="00654018" w:rsidP="00D5375B">
      <w:pPr>
        <w:spacing w:line="240" w:lineRule="atLeast"/>
        <w:rPr>
          <w:rFonts w:cs="Times New Roman"/>
          <w:sz w:val="24"/>
          <w:szCs w:val="24"/>
        </w:rPr>
      </w:pPr>
      <w:r w:rsidRPr="00661F57">
        <w:rPr>
          <w:rFonts w:cs="Times New Roman"/>
          <w:sz w:val="24"/>
          <w:szCs w:val="24"/>
        </w:rPr>
        <w:t>Stop</w:t>
      </w:r>
    </w:p>
    <w:p w:rsidR="00654018" w:rsidRPr="00661F57" w:rsidRDefault="00654018" w:rsidP="00D5375B">
      <w:pPr>
        <w:spacing w:line="240" w:lineRule="atLeast"/>
        <w:rPr>
          <w:rFonts w:cs="Times New Roman"/>
          <w:sz w:val="24"/>
          <w:szCs w:val="24"/>
        </w:rPr>
      </w:pPr>
      <w:r w:rsidRPr="00661F57">
        <w:rPr>
          <w:rFonts w:cs="Times New Roman"/>
          <w:sz w:val="24"/>
          <w:szCs w:val="24"/>
        </w:rPr>
        <w:t>Pause</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Restart of the </w:t>
      </w:r>
      <w:r w:rsidR="004F1917" w:rsidRPr="00661F57">
        <w:rPr>
          <w:rFonts w:cs="Times New Roman"/>
          <w:sz w:val="24"/>
          <w:szCs w:val="24"/>
        </w:rPr>
        <w:t>Sql</w:t>
      </w:r>
      <w:r w:rsidRPr="00661F57">
        <w:rPr>
          <w:rFonts w:cs="Times New Roman"/>
          <w:sz w:val="24"/>
          <w:szCs w:val="24"/>
        </w:rPr>
        <w:t xml:space="preserve"> services.</w:t>
      </w:r>
    </w:p>
    <w:p w:rsidR="00654018" w:rsidRPr="00661F57" w:rsidRDefault="00654018" w:rsidP="00D5375B">
      <w:pPr>
        <w:spacing w:line="240" w:lineRule="atLeast"/>
        <w:rPr>
          <w:rFonts w:cs="Times New Roman"/>
          <w:sz w:val="24"/>
          <w:szCs w:val="24"/>
        </w:rPr>
      </w:pPr>
      <w:r w:rsidRPr="00D6491F">
        <w:rPr>
          <w:rFonts w:cs="Times New Roman"/>
          <w:b/>
          <w:sz w:val="24"/>
          <w:szCs w:val="24"/>
        </w:rPr>
        <w:t>&gt;</w:t>
      </w:r>
      <w:r w:rsidRPr="00661F57">
        <w:rPr>
          <w:rFonts w:cs="Times New Roman"/>
          <w:sz w:val="24"/>
          <w:szCs w:val="24"/>
        </w:rPr>
        <w:t xml:space="preserve"> </w:t>
      </w:r>
      <w:r w:rsidRPr="00661F57">
        <w:rPr>
          <w:rFonts w:cs="Times New Roman"/>
          <w:b/>
          <w:sz w:val="24"/>
          <w:szCs w:val="24"/>
        </w:rPr>
        <w:t>Report server configuration:</w:t>
      </w:r>
      <w:r w:rsidRPr="00661F57">
        <w:rPr>
          <w:rFonts w:cs="Times New Roman"/>
          <w:sz w:val="24"/>
          <w:szCs w:val="24"/>
        </w:rPr>
        <w:t xml:space="preserve"> This is one of the tool </w:t>
      </w:r>
      <w:r w:rsidR="003C0144" w:rsidRPr="00661F57">
        <w:rPr>
          <w:rFonts w:cs="Times New Roman"/>
          <w:sz w:val="24"/>
          <w:szCs w:val="24"/>
        </w:rPr>
        <w:t xml:space="preserve">help to configure reporting </w:t>
      </w:r>
      <w:r w:rsidRPr="00661F57">
        <w:rPr>
          <w:rFonts w:cs="Times New Roman"/>
          <w:sz w:val="24"/>
          <w:szCs w:val="24"/>
        </w:rPr>
        <w:t>services.</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Reporting [SSRS] component should install before configuration.</w:t>
      </w:r>
    </w:p>
    <w:p w:rsidR="000D62CC" w:rsidRPr="00661F57" w:rsidRDefault="00654018" w:rsidP="00D5375B">
      <w:pPr>
        <w:spacing w:line="240" w:lineRule="atLeast"/>
        <w:rPr>
          <w:rFonts w:cs="Times New Roman"/>
          <w:sz w:val="24"/>
          <w:szCs w:val="24"/>
        </w:rPr>
      </w:pPr>
      <w:r w:rsidRPr="00661F57">
        <w:rPr>
          <w:rFonts w:cs="Times New Roman"/>
          <w:sz w:val="24"/>
          <w:szCs w:val="24"/>
        </w:rPr>
        <w:t xml:space="preserve">&gt; SQL </w:t>
      </w:r>
      <w:r w:rsidR="003C0144" w:rsidRPr="00661F57">
        <w:rPr>
          <w:rFonts w:cs="Times New Roman"/>
          <w:sz w:val="24"/>
          <w:szCs w:val="24"/>
        </w:rPr>
        <w:t>Server</w:t>
      </w:r>
      <w:r w:rsidRPr="00661F57">
        <w:rPr>
          <w:rFonts w:cs="Times New Roman"/>
          <w:sz w:val="24"/>
          <w:szCs w:val="24"/>
        </w:rPr>
        <w:t xml:space="preserve"> root directory: c:\program files\</w:t>
      </w:r>
      <w:r w:rsidR="004F1917" w:rsidRPr="00661F57">
        <w:rPr>
          <w:rFonts w:cs="Times New Roman"/>
          <w:sz w:val="24"/>
          <w:szCs w:val="24"/>
        </w:rPr>
        <w:t>Microsoft</w:t>
      </w:r>
      <w:r w:rsidRPr="00661F57">
        <w:rPr>
          <w:rFonts w:cs="Times New Roman"/>
          <w:sz w:val="24"/>
          <w:szCs w:val="24"/>
        </w:rPr>
        <w:t xml:space="preserve"> </w:t>
      </w:r>
      <w:r w:rsidR="004F1917" w:rsidRPr="00661F57">
        <w:rPr>
          <w:rFonts w:cs="Times New Roman"/>
          <w:sz w:val="24"/>
          <w:szCs w:val="24"/>
        </w:rPr>
        <w:t>Sql</w:t>
      </w:r>
      <w:r w:rsidRPr="00661F57">
        <w:rPr>
          <w:rFonts w:cs="Times New Roman"/>
          <w:sz w:val="24"/>
          <w:szCs w:val="24"/>
        </w:rPr>
        <w:t xml:space="preserve"> server\</w:t>
      </w:r>
    </w:p>
    <w:p w:rsidR="000D62CC" w:rsidRPr="00661F57" w:rsidRDefault="000D62CC"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Folder inside the instance:</w:t>
      </w:r>
    </w:p>
    <w:p w:rsidR="00A46316" w:rsidRPr="00661F57" w:rsidRDefault="00A46316"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r w:rsidRPr="00661F57">
        <w:rPr>
          <w:rFonts w:cs="Times New Roman"/>
          <w:b/>
          <w:sz w:val="24"/>
          <w:szCs w:val="24"/>
        </w:rPr>
        <w:t>Folder 80</w:t>
      </w:r>
      <w:r w:rsidRPr="00661F57">
        <w:rPr>
          <w:rFonts w:cs="Times New Roman"/>
          <w:sz w:val="24"/>
          <w:szCs w:val="24"/>
        </w:rPr>
        <w:t xml:space="preserve">: Created when you install </w:t>
      </w:r>
      <w:r w:rsidR="004F1917" w:rsidRPr="00661F57">
        <w:rPr>
          <w:rFonts w:cs="Times New Roman"/>
          <w:sz w:val="24"/>
          <w:szCs w:val="24"/>
        </w:rPr>
        <w:t>Sql</w:t>
      </w:r>
      <w:r w:rsidRPr="00661F57">
        <w:rPr>
          <w:rFonts w:cs="Times New Roman"/>
          <w:sz w:val="24"/>
          <w:szCs w:val="24"/>
        </w:rPr>
        <w:t xml:space="preserve"> server 2005 </w:t>
      </w:r>
      <w:r w:rsidR="003C0144" w:rsidRPr="00661F57">
        <w:rPr>
          <w:rFonts w:cs="Times New Roman"/>
          <w:sz w:val="24"/>
          <w:szCs w:val="24"/>
        </w:rPr>
        <w:t xml:space="preserve">version and used for backward </w:t>
      </w:r>
      <w:r w:rsidR="00C01476" w:rsidRPr="00661F57">
        <w:rPr>
          <w:rFonts w:cs="Times New Roman"/>
          <w:sz w:val="24"/>
          <w:szCs w:val="24"/>
        </w:rPr>
        <w:t>Compatibility</w:t>
      </w:r>
    </w:p>
    <w:p w:rsidR="00C95D67" w:rsidRPr="00661F57" w:rsidRDefault="003C0144" w:rsidP="00D5375B">
      <w:pPr>
        <w:spacing w:line="240" w:lineRule="atLeast"/>
        <w:rPr>
          <w:rFonts w:cs="Times New Roman"/>
          <w:sz w:val="24"/>
          <w:szCs w:val="24"/>
        </w:rPr>
      </w:pPr>
      <w:r w:rsidRPr="00661F57">
        <w:rPr>
          <w:rFonts w:cs="Times New Roman"/>
          <w:b/>
          <w:sz w:val="24"/>
          <w:szCs w:val="24"/>
        </w:rPr>
        <w:t>Folder 90</w:t>
      </w:r>
      <w:r w:rsidRPr="00661F57">
        <w:rPr>
          <w:rFonts w:cs="Times New Roman"/>
          <w:sz w:val="24"/>
          <w:szCs w:val="24"/>
        </w:rPr>
        <w:t>: Contains</w:t>
      </w:r>
    </w:p>
    <w:p w:rsidR="00654018" w:rsidRPr="00661F57" w:rsidRDefault="00654018" w:rsidP="00D5375B">
      <w:pPr>
        <w:spacing w:line="240" w:lineRule="atLeast"/>
        <w:rPr>
          <w:rFonts w:cs="Times New Roman"/>
          <w:sz w:val="24"/>
          <w:szCs w:val="24"/>
        </w:rPr>
      </w:pPr>
      <w:r w:rsidRPr="00661F57">
        <w:rPr>
          <w:rFonts w:cs="Times New Roman"/>
          <w:b/>
          <w:sz w:val="24"/>
          <w:szCs w:val="24"/>
        </w:rPr>
        <w:t>COM</w:t>
      </w:r>
      <w:r w:rsidRPr="00661F57">
        <w:rPr>
          <w:rFonts w:cs="Times New Roman"/>
          <w:sz w:val="24"/>
          <w:szCs w:val="24"/>
        </w:rPr>
        <w:t xml:space="preserve"> </w:t>
      </w:r>
      <w:r w:rsidR="003C0144" w:rsidRPr="00661F57">
        <w:rPr>
          <w:rFonts w:cs="Times New Roman"/>
          <w:sz w:val="24"/>
          <w:szCs w:val="24"/>
        </w:rPr>
        <w:t>[Component</w:t>
      </w:r>
      <w:r w:rsidRPr="00661F57">
        <w:rPr>
          <w:rFonts w:cs="Times New Roman"/>
          <w:sz w:val="24"/>
          <w:szCs w:val="24"/>
        </w:rPr>
        <w:t xml:space="preserve"> management] - SQL Server exe files and DL</w:t>
      </w:r>
      <w:r w:rsidR="003C0144" w:rsidRPr="00661F57">
        <w:rPr>
          <w:rFonts w:cs="Times New Roman"/>
          <w:sz w:val="24"/>
          <w:szCs w:val="24"/>
        </w:rPr>
        <w:t xml:space="preserve">L files related to SQL Server </w:t>
      </w:r>
      <w:r w:rsidRPr="00661F57">
        <w:rPr>
          <w:rFonts w:cs="Times New Roman"/>
          <w:sz w:val="24"/>
          <w:szCs w:val="24"/>
        </w:rPr>
        <w:t>components</w:t>
      </w:r>
    </w:p>
    <w:p w:rsidR="00654018" w:rsidRPr="00661F57" w:rsidRDefault="00654018" w:rsidP="00D5375B">
      <w:pPr>
        <w:spacing w:line="240" w:lineRule="atLeast"/>
        <w:rPr>
          <w:rFonts w:cs="Times New Roman"/>
          <w:sz w:val="24"/>
          <w:szCs w:val="24"/>
        </w:rPr>
      </w:pPr>
      <w:r w:rsidRPr="00661F57">
        <w:rPr>
          <w:rFonts w:cs="Times New Roman"/>
          <w:b/>
          <w:sz w:val="24"/>
          <w:szCs w:val="24"/>
        </w:rPr>
        <w:t>DTS:</w:t>
      </w:r>
      <w:r w:rsidRPr="00661F57">
        <w:rPr>
          <w:rFonts w:cs="Times New Roman"/>
          <w:sz w:val="24"/>
          <w:szCs w:val="24"/>
        </w:rPr>
        <w:t xml:space="preserve"> Used this folder only for SSIS</w:t>
      </w:r>
    </w:p>
    <w:p w:rsidR="00654018" w:rsidRPr="00661F57" w:rsidRDefault="00654018" w:rsidP="00D5375B">
      <w:pPr>
        <w:spacing w:line="240" w:lineRule="atLeast"/>
        <w:rPr>
          <w:rFonts w:cs="Times New Roman"/>
          <w:sz w:val="24"/>
          <w:szCs w:val="24"/>
        </w:rPr>
      </w:pPr>
      <w:r w:rsidRPr="00661F57">
        <w:rPr>
          <w:rFonts w:cs="Times New Roman"/>
          <w:b/>
          <w:sz w:val="24"/>
          <w:szCs w:val="24"/>
        </w:rPr>
        <w:t>EULA:</w:t>
      </w:r>
      <w:r w:rsidRPr="00661F57">
        <w:rPr>
          <w:rFonts w:cs="Times New Roman"/>
          <w:sz w:val="24"/>
          <w:szCs w:val="24"/>
        </w:rPr>
        <w:t xml:space="preserve"> Contains a text files of license information</w:t>
      </w:r>
    </w:p>
    <w:p w:rsidR="00654018" w:rsidRPr="00661F57" w:rsidRDefault="00654018" w:rsidP="00D5375B">
      <w:pPr>
        <w:spacing w:line="240" w:lineRule="atLeast"/>
        <w:rPr>
          <w:rFonts w:cs="Times New Roman"/>
          <w:sz w:val="24"/>
          <w:szCs w:val="24"/>
        </w:rPr>
      </w:pPr>
      <w:r w:rsidRPr="00661F57">
        <w:rPr>
          <w:rFonts w:cs="Times New Roman"/>
          <w:b/>
          <w:sz w:val="24"/>
          <w:szCs w:val="24"/>
        </w:rPr>
        <w:t>NOTIFICATION SERVICES:</w:t>
      </w:r>
      <w:r w:rsidRPr="00661F57">
        <w:rPr>
          <w:rFonts w:cs="Times New Roman"/>
          <w:sz w:val="24"/>
          <w:szCs w:val="24"/>
        </w:rPr>
        <w:t xml:space="preserve"> Contains command prompt for notification services.</w:t>
      </w:r>
    </w:p>
    <w:p w:rsidR="00654018" w:rsidRPr="00661F57" w:rsidRDefault="00654018" w:rsidP="00D5375B">
      <w:pPr>
        <w:spacing w:line="240" w:lineRule="atLeast"/>
        <w:rPr>
          <w:rFonts w:cs="Times New Roman"/>
          <w:sz w:val="24"/>
          <w:szCs w:val="24"/>
        </w:rPr>
      </w:pPr>
      <w:r w:rsidRPr="00661F57">
        <w:rPr>
          <w:rFonts w:cs="Times New Roman"/>
          <w:b/>
          <w:sz w:val="24"/>
          <w:szCs w:val="24"/>
        </w:rPr>
        <w:t>SDK:</w:t>
      </w:r>
      <w:r w:rsidRPr="00661F57">
        <w:rPr>
          <w:rFonts w:cs="Times New Roman"/>
          <w:sz w:val="24"/>
          <w:szCs w:val="24"/>
        </w:rPr>
        <w:t xml:space="preserve"> [Software development kit] Contains developer </w:t>
      </w:r>
      <w:r w:rsidR="003C0144" w:rsidRPr="00661F57">
        <w:rPr>
          <w:rFonts w:cs="Times New Roman"/>
          <w:sz w:val="24"/>
          <w:szCs w:val="24"/>
        </w:rPr>
        <w:t>related</w:t>
      </w:r>
      <w:r w:rsidRPr="00661F57">
        <w:rPr>
          <w:rFonts w:cs="Times New Roman"/>
          <w:sz w:val="24"/>
          <w:szCs w:val="24"/>
        </w:rPr>
        <w:t xml:space="preserve"> tools</w:t>
      </w:r>
    </w:p>
    <w:p w:rsidR="00654018" w:rsidRPr="00661F57" w:rsidRDefault="00654018" w:rsidP="00D5375B">
      <w:pPr>
        <w:spacing w:line="240" w:lineRule="atLeast"/>
        <w:rPr>
          <w:rFonts w:cs="Times New Roman"/>
          <w:sz w:val="24"/>
          <w:szCs w:val="24"/>
        </w:rPr>
      </w:pPr>
      <w:r w:rsidRPr="00661F57">
        <w:rPr>
          <w:rFonts w:cs="Times New Roman"/>
          <w:b/>
          <w:sz w:val="24"/>
          <w:szCs w:val="24"/>
        </w:rPr>
        <w:t>SETUP BOOTSTRAP:</w:t>
      </w:r>
      <w:r w:rsidRPr="00661F57">
        <w:rPr>
          <w:rFonts w:cs="Times New Roman"/>
          <w:sz w:val="24"/>
          <w:szCs w:val="24"/>
        </w:rPr>
        <w:t xml:space="preserve"> Key folder contains [1033, bin, log, resource, arpwraper</w:t>
      </w:r>
      <w:r w:rsidR="003C0144" w:rsidRPr="00661F57">
        <w:rPr>
          <w:rFonts w:cs="Times New Roman"/>
          <w:sz w:val="24"/>
          <w:szCs w:val="24"/>
        </w:rPr>
        <w:t xml:space="preserve">, setup, dll </w:t>
      </w:r>
      <w:r w:rsidRPr="00661F57">
        <w:rPr>
          <w:rFonts w:cs="Times New Roman"/>
          <w:sz w:val="24"/>
          <w:szCs w:val="24"/>
        </w:rPr>
        <w:t>files]</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Installation success or failure can get from SETUP BOOTSTRAP\</w:t>
      </w:r>
      <w:r w:rsidR="002577F9" w:rsidRPr="00661F57">
        <w:rPr>
          <w:rFonts w:cs="Times New Roman"/>
          <w:sz w:val="24"/>
          <w:szCs w:val="24"/>
        </w:rPr>
        <w:t>LOG\</w:t>
      </w:r>
      <w:r w:rsidRPr="00661F57">
        <w:rPr>
          <w:rFonts w:cs="Times New Roman"/>
          <w:sz w:val="24"/>
          <w:szCs w:val="24"/>
        </w:rPr>
        <w:t>summery.txt</w:t>
      </w:r>
    </w:p>
    <w:p w:rsidR="00654018" w:rsidRPr="00661F57" w:rsidRDefault="00654018" w:rsidP="00D5375B">
      <w:pPr>
        <w:spacing w:line="240" w:lineRule="atLeast"/>
        <w:rPr>
          <w:rFonts w:cs="Times New Roman"/>
          <w:sz w:val="24"/>
          <w:szCs w:val="24"/>
        </w:rPr>
      </w:pPr>
      <w:r w:rsidRPr="00661F57">
        <w:rPr>
          <w:rFonts w:cs="Times New Roman"/>
          <w:sz w:val="24"/>
          <w:szCs w:val="24"/>
        </w:rPr>
        <w:t>Always contains recent installation information.</w:t>
      </w:r>
    </w:p>
    <w:p w:rsidR="00654018" w:rsidRPr="00661F57" w:rsidRDefault="008151BD" w:rsidP="00D5375B">
      <w:pPr>
        <w:spacing w:line="240" w:lineRule="atLeast"/>
        <w:rPr>
          <w:rFonts w:cs="Times New Roman"/>
          <w:sz w:val="24"/>
          <w:szCs w:val="24"/>
        </w:rPr>
      </w:pPr>
      <w:r w:rsidRPr="00661F57">
        <w:rPr>
          <w:rFonts w:cs="Times New Roman"/>
          <w:b/>
          <w:sz w:val="24"/>
          <w:szCs w:val="24"/>
        </w:rPr>
        <w:t>SHARED:</w:t>
      </w:r>
      <w:r w:rsidR="00654018" w:rsidRPr="00661F57">
        <w:rPr>
          <w:rFonts w:cs="Times New Roman"/>
          <w:sz w:val="24"/>
          <w:szCs w:val="24"/>
        </w:rPr>
        <w:t xml:space="preserve"> Contains common component related information</w:t>
      </w:r>
    </w:p>
    <w:p w:rsidR="00654018" w:rsidRPr="00661F57" w:rsidRDefault="008151BD" w:rsidP="00D5375B">
      <w:pPr>
        <w:spacing w:line="240" w:lineRule="atLeast"/>
        <w:rPr>
          <w:rFonts w:cs="Times New Roman"/>
          <w:sz w:val="24"/>
          <w:szCs w:val="24"/>
        </w:rPr>
      </w:pPr>
      <w:r w:rsidRPr="00661F57">
        <w:rPr>
          <w:rFonts w:cs="Times New Roman"/>
          <w:b/>
          <w:sz w:val="24"/>
          <w:szCs w:val="24"/>
        </w:rPr>
        <w:t>TOOLS:</w:t>
      </w:r>
      <w:r w:rsidR="00654018" w:rsidRPr="00661F57">
        <w:rPr>
          <w:rFonts w:cs="Times New Roman"/>
          <w:sz w:val="24"/>
          <w:szCs w:val="24"/>
        </w:rPr>
        <w:t xml:space="preserve"> Tools related exe files for </w:t>
      </w:r>
      <w:r w:rsidR="006542DE" w:rsidRPr="00661F57">
        <w:rPr>
          <w:rFonts w:cs="Times New Roman"/>
          <w:sz w:val="24"/>
          <w:szCs w:val="24"/>
        </w:rPr>
        <w:t>tells</w:t>
      </w:r>
      <w:r w:rsidR="00654018" w:rsidRPr="00661F57">
        <w:rPr>
          <w:rFonts w:cs="Times New Roman"/>
          <w:sz w:val="24"/>
          <w:szCs w:val="24"/>
        </w:rPr>
        <w:t xml:space="preserve"> and sample databases.</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Folder inside Database engine:</w:t>
      </w:r>
    </w:p>
    <w:p w:rsidR="00654018" w:rsidRPr="00661F57" w:rsidRDefault="00654018" w:rsidP="00D5375B">
      <w:pPr>
        <w:spacing w:line="240" w:lineRule="atLeast"/>
        <w:rPr>
          <w:rFonts w:cs="Times New Roman"/>
          <w:sz w:val="24"/>
          <w:szCs w:val="24"/>
        </w:rPr>
      </w:pPr>
      <w:r w:rsidRPr="00661F57">
        <w:rPr>
          <w:rFonts w:cs="Times New Roman"/>
          <w:b/>
          <w:sz w:val="24"/>
          <w:szCs w:val="24"/>
        </w:rPr>
        <w:t>Binn:</w:t>
      </w:r>
      <w:r w:rsidRPr="00661F57">
        <w:rPr>
          <w:rFonts w:cs="Times New Roman"/>
          <w:sz w:val="24"/>
          <w:szCs w:val="24"/>
        </w:rPr>
        <w:t xml:space="preserve"> Critical folder for the instance and contains instance related .DLL and .EXE files.</w:t>
      </w:r>
    </w:p>
    <w:p w:rsidR="00654018" w:rsidRPr="00661F57" w:rsidRDefault="00654018" w:rsidP="00D5375B">
      <w:pPr>
        <w:spacing w:line="240" w:lineRule="atLeast"/>
        <w:rPr>
          <w:rFonts w:cs="Times New Roman"/>
          <w:sz w:val="24"/>
          <w:szCs w:val="24"/>
        </w:rPr>
      </w:pPr>
      <w:r w:rsidRPr="00661F57">
        <w:rPr>
          <w:rFonts w:cs="Times New Roman"/>
          <w:b/>
          <w:sz w:val="24"/>
          <w:szCs w:val="24"/>
        </w:rPr>
        <w:t>Repldata</w:t>
      </w:r>
      <w:r w:rsidR="003C0144" w:rsidRPr="00661F57">
        <w:rPr>
          <w:rFonts w:cs="Times New Roman"/>
          <w:b/>
          <w:sz w:val="24"/>
          <w:szCs w:val="24"/>
        </w:rPr>
        <w:t>:</w:t>
      </w:r>
      <w:r w:rsidR="003C0144" w:rsidRPr="00661F57">
        <w:rPr>
          <w:rFonts w:cs="Times New Roman"/>
          <w:sz w:val="24"/>
          <w:szCs w:val="24"/>
        </w:rPr>
        <w:t xml:space="preserve"> Stores</w:t>
      </w:r>
      <w:r w:rsidRPr="00661F57">
        <w:rPr>
          <w:rFonts w:cs="Times New Roman"/>
          <w:sz w:val="24"/>
          <w:szCs w:val="24"/>
        </w:rPr>
        <w:t xml:space="preserve"> replicated information</w:t>
      </w:r>
    </w:p>
    <w:p w:rsidR="00654018" w:rsidRPr="00661F57" w:rsidRDefault="00654018" w:rsidP="00D5375B">
      <w:pPr>
        <w:spacing w:line="240" w:lineRule="atLeast"/>
        <w:rPr>
          <w:rFonts w:cs="Times New Roman"/>
          <w:sz w:val="24"/>
          <w:szCs w:val="24"/>
        </w:rPr>
      </w:pPr>
      <w:r w:rsidRPr="00661F57">
        <w:rPr>
          <w:rFonts w:cs="Times New Roman"/>
          <w:b/>
          <w:sz w:val="24"/>
          <w:szCs w:val="24"/>
        </w:rPr>
        <w:t>Data:</w:t>
      </w:r>
      <w:r w:rsidRPr="00661F57">
        <w:rPr>
          <w:rFonts w:cs="Times New Roman"/>
          <w:sz w:val="24"/>
          <w:szCs w:val="24"/>
        </w:rPr>
        <w:t xml:space="preserve"> Contains database files</w:t>
      </w:r>
    </w:p>
    <w:p w:rsidR="00654018" w:rsidRPr="00661F57" w:rsidRDefault="00654018" w:rsidP="00D5375B">
      <w:pPr>
        <w:spacing w:line="240" w:lineRule="atLeast"/>
        <w:rPr>
          <w:rFonts w:cs="Times New Roman"/>
          <w:sz w:val="24"/>
          <w:szCs w:val="24"/>
        </w:rPr>
      </w:pPr>
      <w:r w:rsidRPr="00661F57">
        <w:rPr>
          <w:rFonts w:cs="Times New Roman"/>
          <w:sz w:val="24"/>
          <w:szCs w:val="24"/>
        </w:rPr>
        <w:t>By default 2 types of database</w:t>
      </w:r>
    </w:p>
    <w:p w:rsidR="00654018" w:rsidRPr="00661F57" w:rsidRDefault="00654018" w:rsidP="00D5375B">
      <w:pPr>
        <w:spacing w:line="240" w:lineRule="atLeast"/>
        <w:rPr>
          <w:rFonts w:cs="Times New Roman"/>
          <w:sz w:val="24"/>
          <w:szCs w:val="24"/>
        </w:rPr>
      </w:pPr>
      <w:r w:rsidRPr="00D846EE">
        <w:rPr>
          <w:rFonts w:cs="Times New Roman"/>
          <w:b/>
          <w:sz w:val="24"/>
          <w:szCs w:val="24"/>
        </w:rPr>
        <w:t>1. System databases:</w:t>
      </w:r>
      <w:r w:rsidRPr="00661F57">
        <w:rPr>
          <w:rFonts w:cs="Times New Roman"/>
          <w:sz w:val="24"/>
          <w:szCs w:val="24"/>
        </w:rPr>
        <w:t xml:space="preserve"> Create at the time of </w:t>
      </w:r>
      <w:r w:rsidR="000A513E" w:rsidRPr="00661F57">
        <w:rPr>
          <w:rFonts w:cs="Times New Roman"/>
          <w:sz w:val="24"/>
          <w:szCs w:val="24"/>
        </w:rPr>
        <w:t>Sql</w:t>
      </w:r>
      <w:r w:rsidRPr="00661F57">
        <w:rPr>
          <w:rFonts w:cs="Times New Roman"/>
          <w:sz w:val="24"/>
          <w:szCs w:val="24"/>
        </w:rPr>
        <w:t xml:space="preserve"> server installation</w:t>
      </w:r>
    </w:p>
    <w:p w:rsidR="00654018" w:rsidRPr="00661F57" w:rsidRDefault="00654018" w:rsidP="00D5375B">
      <w:pPr>
        <w:spacing w:line="240" w:lineRule="atLeast"/>
        <w:rPr>
          <w:rFonts w:cs="Times New Roman"/>
          <w:sz w:val="24"/>
          <w:szCs w:val="24"/>
        </w:rPr>
      </w:pPr>
      <w:r w:rsidRPr="00D846EE">
        <w:rPr>
          <w:rFonts w:cs="Times New Roman"/>
          <w:b/>
          <w:sz w:val="24"/>
          <w:szCs w:val="24"/>
        </w:rPr>
        <w:t>2. User defined databases:</w:t>
      </w:r>
      <w:r w:rsidRPr="00661F57">
        <w:rPr>
          <w:rFonts w:cs="Times New Roman"/>
          <w:sz w:val="24"/>
          <w:szCs w:val="24"/>
        </w:rPr>
        <w:t xml:space="preserve"> Should create by USER.</w:t>
      </w:r>
    </w:p>
    <w:p w:rsidR="00880797" w:rsidRPr="00661F57" w:rsidRDefault="00880797"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r w:rsidRPr="00661F57">
        <w:rPr>
          <w:rFonts w:cs="Times New Roman"/>
          <w:b/>
          <w:sz w:val="24"/>
          <w:szCs w:val="24"/>
        </w:rPr>
        <w:t>FTDATA:</w:t>
      </w:r>
      <w:r w:rsidR="00880797" w:rsidRPr="00661F57">
        <w:rPr>
          <w:rFonts w:cs="Times New Roman"/>
          <w:sz w:val="24"/>
          <w:szCs w:val="24"/>
        </w:rPr>
        <w:t xml:space="preserve"> </w:t>
      </w:r>
      <w:r w:rsidRPr="00661F57">
        <w:rPr>
          <w:rFonts w:cs="Times New Roman"/>
          <w:sz w:val="24"/>
          <w:szCs w:val="24"/>
        </w:rPr>
        <w:t>Full text related information gets stored in FT Data folder</w:t>
      </w:r>
    </w:p>
    <w:p w:rsidR="00654018" w:rsidRPr="00661F57" w:rsidRDefault="00654018" w:rsidP="00D5375B">
      <w:pPr>
        <w:spacing w:line="240" w:lineRule="atLeast"/>
        <w:rPr>
          <w:rFonts w:cs="Times New Roman"/>
          <w:sz w:val="24"/>
          <w:szCs w:val="24"/>
        </w:rPr>
      </w:pPr>
      <w:r w:rsidRPr="00661F57">
        <w:rPr>
          <w:rFonts w:cs="Times New Roman"/>
          <w:b/>
          <w:sz w:val="24"/>
          <w:szCs w:val="24"/>
        </w:rPr>
        <w:t>JOBS:</w:t>
      </w:r>
      <w:r w:rsidRPr="00661F57">
        <w:rPr>
          <w:rFonts w:cs="Times New Roman"/>
          <w:sz w:val="24"/>
          <w:szCs w:val="24"/>
        </w:rPr>
        <w:t xml:space="preserve"> Stores only </w:t>
      </w:r>
      <w:r w:rsidR="004F1917" w:rsidRPr="00661F57">
        <w:rPr>
          <w:rFonts w:cs="Times New Roman"/>
          <w:sz w:val="24"/>
          <w:szCs w:val="24"/>
        </w:rPr>
        <w:t>Sql</w:t>
      </w:r>
      <w:r w:rsidRPr="00661F57">
        <w:rPr>
          <w:rFonts w:cs="Times New Roman"/>
          <w:sz w:val="24"/>
          <w:szCs w:val="24"/>
        </w:rPr>
        <w:t xml:space="preserve"> server jobs related information</w:t>
      </w:r>
    </w:p>
    <w:p w:rsidR="00654018" w:rsidRPr="00661F57" w:rsidRDefault="00654018" w:rsidP="00D5375B">
      <w:pPr>
        <w:spacing w:line="240" w:lineRule="atLeast"/>
        <w:rPr>
          <w:rFonts w:cs="Times New Roman"/>
          <w:sz w:val="24"/>
          <w:szCs w:val="24"/>
        </w:rPr>
      </w:pPr>
      <w:r w:rsidRPr="00661F57">
        <w:rPr>
          <w:rFonts w:cs="Times New Roman"/>
          <w:b/>
          <w:sz w:val="24"/>
          <w:szCs w:val="24"/>
        </w:rPr>
        <w:t>INSTALL:</w:t>
      </w:r>
      <w:r w:rsidRPr="00661F57">
        <w:rPr>
          <w:rFonts w:cs="Times New Roman"/>
          <w:sz w:val="24"/>
          <w:szCs w:val="24"/>
        </w:rPr>
        <w:t xml:space="preserve"> Contains some scripts</w:t>
      </w:r>
    </w:p>
    <w:p w:rsidR="00654018" w:rsidRPr="00661F57" w:rsidRDefault="00654018" w:rsidP="00D5375B">
      <w:pPr>
        <w:spacing w:line="240" w:lineRule="atLeast"/>
        <w:rPr>
          <w:rFonts w:cs="Times New Roman"/>
          <w:sz w:val="24"/>
          <w:szCs w:val="24"/>
        </w:rPr>
      </w:pPr>
      <w:r w:rsidRPr="00661F57">
        <w:rPr>
          <w:rFonts w:cs="Times New Roman"/>
          <w:b/>
          <w:sz w:val="24"/>
          <w:szCs w:val="24"/>
        </w:rPr>
        <w:t>Logs:</w:t>
      </w:r>
      <w:r w:rsidRPr="00661F57">
        <w:rPr>
          <w:rFonts w:cs="Times New Roman"/>
          <w:sz w:val="24"/>
          <w:szCs w:val="24"/>
        </w:rPr>
        <w:t xml:space="preserve"> Very </w:t>
      </w:r>
      <w:r w:rsidR="00880797" w:rsidRPr="00661F57">
        <w:rPr>
          <w:rFonts w:cs="Times New Roman"/>
          <w:sz w:val="24"/>
          <w:szCs w:val="24"/>
        </w:rPr>
        <w:t>important</w:t>
      </w:r>
      <w:r w:rsidRPr="00661F57">
        <w:rPr>
          <w:rFonts w:cs="Times New Roman"/>
          <w:sz w:val="24"/>
          <w:szCs w:val="24"/>
        </w:rPr>
        <w:t xml:space="preserve"> folder to store event tracking insid</w:t>
      </w:r>
      <w:r w:rsidR="00880797" w:rsidRPr="00661F57">
        <w:rPr>
          <w:rFonts w:cs="Times New Roman"/>
          <w:sz w:val="24"/>
          <w:szCs w:val="24"/>
        </w:rPr>
        <w:t xml:space="preserve">e the </w:t>
      </w:r>
      <w:r w:rsidR="00463F2D" w:rsidRPr="00661F57">
        <w:rPr>
          <w:rFonts w:cs="Times New Roman"/>
          <w:sz w:val="24"/>
          <w:szCs w:val="24"/>
        </w:rPr>
        <w:t>Sql</w:t>
      </w:r>
      <w:r w:rsidR="00880797" w:rsidRPr="00661F57">
        <w:rPr>
          <w:rFonts w:cs="Times New Roman"/>
          <w:sz w:val="24"/>
          <w:szCs w:val="24"/>
        </w:rPr>
        <w:t xml:space="preserve"> server and used for </w:t>
      </w:r>
      <w:r w:rsidRPr="00661F57">
        <w:rPr>
          <w:rFonts w:cs="Times New Roman"/>
          <w:sz w:val="24"/>
          <w:szCs w:val="24"/>
        </w:rPr>
        <w:t xml:space="preserve">DBA trouble </w:t>
      </w:r>
      <w:r w:rsidR="00880797" w:rsidRPr="00661F57">
        <w:rPr>
          <w:rFonts w:cs="Times New Roman"/>
          <w:sz w:val="24"/>
          <w:szCs w:val="24"/>
        </w:rPr>
        <w:t>shooting</w:t>
      </w:r>
      <w:r w:rsidRPr="00661F57">
        <w:rPr>
          <w:rFonts w:cs="Times New Roman"/>
          <w:sz w:val="24"/>
          <w:szCs w:val="24"/>
        </w:rPr>
        <w:t xml:space="preserve"> area.</w:t>
      </w:r>
    </w:p>
    <w:p w:rsidR="00654018" w:rsidRPr="00661F57" w:rsidRDefault="00654018" w:rsidP="00D5375B">
      <w:pPr>
        <w:spacing w:line="240" w:lineRule="atLeast"/>
        <w:rPr>
          <w:rFonts w:cs="Times New Roman"/>
          <w:sz w:val="24"/>
          <w:szCs w:val="24"/>
        </w:rPr>
      </w:pPr>
      <w:r w:rsidRPr="00661F57">
        <w:rPr>
          <w:rFonts w:cs="Times New Roman"/>
          <w:b/>
          <w:sz w:val="24"/>
          <w:szCs w:val="24"/>
        </w:rPr>
        <w:t>Backup:</w:t>
      </w:r>
      <w:r w:rsidRPr="00661F57">
        <w:rPr>
          <w:rFonts w:cs="Times New Roman"/>
          <w:sz w:val="24"/>
          <w:szCs w:val="24"/>
        </w:rPr>
        <w:t xml:space="preserve"> Store backup related files.</w:t>
      </w:r>
    </w:p>
    <w:p w:rsidR="00201225" w:rsidRPr="00661F57" w:rsidRDefault="00880797" w:rsidP="00D5375B">
      <w:pPr>
        <w:spacing w:line="240" w:lineRule="atLeast"/>
        <w:rPr>
          <w:rFonts w:cs="Times New Roman"/>
          <w:sz w:val="24"/>
          <w:szCs w:val="24"/>
        </w:rPr>
      </w:pPr>
      <w:r w:rsidRPr="00661F57">
        <w:rPr>
          <w:rFonts w:cs="Times New Roman"/>
          <w:sz w:val="24"/>
          <w:szCs w:val="24"/>
        </w:rPr>
        <w:t>----------------------------------------------------------------------------------------</w:t>
      </w:r>
      <w:r w:rsidR="00385216" w:rsidRPr="00661F57">
        <w:rPr>
          <w:rFonts w:cs="Times New Roman"/>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Build Numbers:</w:t>
      </w:r>
    </w:p>
    <w:p w:rsidR="00654018" w:rsidRPr="00661F57" w:rsidRDefault="00654018" w:rsidP="00D5375B">
      <w:pPr>
        <w:spacing w:line="240" w:lineRule="atLeast"/>
        <w:rPr>
          <w:rFonts w:cs="Times New Roman"/>
          <w:sz w:val="24"/>
          <w:szCs w:val="24"/>
        </w:rPr>
      </w:pPr>
      <w:r w:rsidRPr="00661F57">
        <w:rPr>
          <w:rFonts w:cs="Times New Roman"/>
          <w:sz w:val="24"/>
          <w:szCs w:val="24"/>
        </w:rPr>
        <w:t>SQL 2000: 80: 8.0</w:t>
      </w:r>
    </w:p>
    <w:p w:rsidR="00654018" w:rsidRPr="00661F57" w:rsidRDefault="00654018" w:rsidP="00D5375B">
      <w:pPr>
        <w:spacing w:line="240" w:lineRule="atLeast"/>
        <w:rPr>
          <w:rFonts w:cs="Times New Roman"/>
          <w:sz w:val="24"/>
          <w:szCs w:val="24"/>
        </w:rPr>
      </w:pPr>
      <w:r w:rsidRPr="00661F57">
        <w:rPr>
          <w:rFonts w:cs="Times New Roman"/>
          <w:sz w:val="24"/>
          <w:szCs w:val="24"/>
        </w:rPr>
        <w:t>SQL 2005: 90: 9.0</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SQL </w:t>
      </w:r>
      <w:r w:rsidR="00880797" w:rsidRPr="00661F57">
        <w:rPr>
          <w:rFonts w:cs="Times New Roman"/>
          <w:sz w:val="24"/>
          <w:szCs w:val="24"/>
        </w:rPr>
        <w:t>2008:</w:t>
      </w:r>
      <w:r w:rsidRPr="00661F57">
        <w:rPr>
          <w:rFonts w:cs="Times New Roman"/>
          <w:sz w:val="24"/>
          <w:szCs w:val="24"/>
        </w:rPr>
        <w:t xml:space="preserve"> 100: 10.0</w:t>
      </w:r>
    </w:p>
    <w:p w:rsidR="00654018" w:rsidRPr="00661F57" w:rsidRDefault="00654018" w:rsidP="00D5375B">
      <w:pPr>
        <w:spacing w:line="240" w:lineRule="atLeast"/>
        <w:rPr>
          <w:rFonts w:cs="Times New Roman"/>
          <w:sz w:val="24"/>
          <w:szCs w:val="24"/>
        </w:rPr>
      </w:pPr>
      <w:r w:rsidRPr="00661F57">
        <w:rPr>
          <w:rFonts w:cs="Times New Roman"/>
          <w:sz w:val="24"/>
          <w:szCs w:val="24"/>
        </w:rPr>
        <w:t>SQL 2008 R2: 100:  10.50</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SQL 2012: </w:t>
      </w:r>
      <w:r w:rsidR="00880797" w:rsidRPr="00661F57">
        <w:rPr>
          <w:rFonts w:cs="Times New Roman"/>
          <w:sz w:val="24"/>
          <w:szCs w:val="24"/>
        </w:rPr>
        <w:t>110:</w:t>
      </w:r>
      <w:r w:rsidRPr="00661F57">
        <w:rPr>
          <w:rFonts w:cs="Times New Roman"/>
          <w:sz w:val="24"/>
          <w:szCs w:val="24"/>
        </w:rPr>
        <w:t xml:space="preserve"> 11.0</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SQL 2014: </w:t>
      </w:r>
      <w:r w:rsidR="00880797" w:rsidRPr="00661F57">
        <w:rPr>
          <w:rFonts w:cs="Times New Roman"/>
          <w:sz w:val="24"/>
          <w:szCs w:val="24"/>
        </w:rPr>
        <w:t>120:</w:t>
      </w:r>
      <w:r w:rsidRPr="00661F57">
        <w:rPr>
          <w:rFonts w:cs="Times New Roman"/>
          <w:sz w:val="24"/>
          <w:szCs w:val="24"/>
        </w:rPr>
        <w:t xml:space="preserve"> 12.0</w:t>
      </w:r>
    </w:p>
    <w:p w:rsidR="00654018" w:rsidRPr="00661F57" w:rsidRDefault="00880797" w:rsidP="00D5375B">
      <w:pPr>
        <w:spacing w:line="240" w:lineRule="atLeast"/>
        <w:rPr>
          <w:rFonts w:cs="Times New Roman"/>
          <w:sz w:val="24"/>
          <w:szCs w:val="24"/>
        </w:rPr>
      </w:pPr>
      <w:r w:rsidRPr="00661F57">
        <w:rPr>
          <w:rFonts w:cs="Times New Roman"/>
          <w:sz w:val="24"/>
          <w:szCs w:val="24"/>
        </w:rPr>
        <w:t>--------------------------------------------------------------------------------</w:t>
      </w:r>
      <w:r w:rsidR="00FD1EF5" w:rsidRPr="00661F57">
        <w:rPr>
          <w:rFonts w:cs="Times New Roman"/>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Connectivity Procedure:</w:t>
      </w:r>
    </w:p>
    <w:p w:rsidR="00654018" w:rsidRPr="00C96AD4" w:rsidRDefault="00654018" w:rsidP="00D5375B">
      <w:pPr>
        <w:spacing w:line="240" w:lineRule="atLeast"/>
        <w:rPr>
          <w:rFonts w:cs="Times New Roman"/>
          <w:b/>
          <w:sz w:val="24"/>
          <w:szCs w:val="24"/>
        </w:rPr>
      </w:pPr>
      <w:r w:rsidRPr="00C96AD4">
        <w:rPr>
          <w:rFonts w:cs="Times New Roman"/>
          <w:b/>
          <w:sz w:val="24"/>
          <w:szCs w:val="24"/>
        </w:rPr>
        <w:t>To connect to default instance:</w:t>
      </w:r>
    </w:p>
    <w:p w:rsidR="00654018" w:rsidRPr="00661F57" w:rsidRDefault="00654018" w:rsidP="00D5375B">
      <w:pPr>
        <w:spacing w:line="240" w:lineRule="atLeast"/>
        <w:rPr>
          <w:rFonts w:cs="Times New Roman"/>
          <w:sz w:val="24"/>
          <w:szCs w:val="24"/>
        </w:rPr>
      </w:pPr>
      <w:r w:rsidRPr="00661F57">
        <w:rPr>
          <w:rFonts w:cs="Times New Roman"/>
          <w:sz w:val="24"/>
          <w:szCs w:val="24"/>
        </w:rPr>
        <w:t>[</w:t>
      </w:r>
      <w:r w:rsidR="00880797" w:rsidRPr="00661F57">
        <w:rPr>
          <w:rFonts w:cs="Times New Roman"/>
          <w:sz w:val="24"/>
          <w:szCs w:val="24"/>
        </w:rPr>
        <w:t>Hostname</w:t>
      </w:r>
      <w:r w:rsidRPr="00661F57">
        <w:rPr>
          <w:rFonts w:cs="Times New Roman"/>
          <w:sz w:val="24"/>
          <w:szCs w:val="24"/>
        </w:rPr>
        <w:t xml:space="preserve"> or local]</w:t>
      </w:r>
    </w:p>
    <w:p w:rsidR="00654018" w:rsidRPr="00C96AD4" w:rsidRDefault="00654018" w:rsidP="00D5375B">
      <w:pPr>
        <w:spacing w:line="240" w:lineRule="atLeast"/>
        <w:rPr>
          <w:rFonts w:cs="Times New Roman"/>
          <w:b/>
          <w:sz w:val="24"/>
          <w:szCs w:val="24"/>
        </w:rPr>
      </w:pPr>
      <w:r w:rsidRPr="00C96AD4">
        <w:rPr>
          <w:rFonts w:cs="Times New Roman"/>
          <w:b/>
          <w:sz w:val="24"/>
          <w:szCs w:val="24"/>
        </w:rPr>
        <w:t>To connect to named instance:</w:t>
      </w:r>
    </w:p>
    <w:p w:rsidR="00654018" w:rsidRPr="00661F57" w:rsidRDefault="00654018" w:rsidP="00D5375B">
      <w:pPr>
        <w:spacing w:line="240" w:lineRule="atLeast"/>
        <w:rPr>
          <w:rFonts w:cs="Times New Roman"/>
          <w:sz w:val="24"/>
          <w:szCs w:val="24"/>
        </w:rPr>
      </w:pPr>
      <w:r w:rsidRPr="00661F57">
        <w:rPr>
          <w:rFonts w:cs="Times New Roman"/>
          <w:sz w:val="24"/>
          <w:szCs w:val="24"/>
        </w:rPr>
        <w:t>[HOSTNAME\instance name]</w:t>
      </w:r>
    </w:p>
    <w:p w:rsidR="00654018" w:rsidRPr="00661F57" w:rsidRDefault="00880797" w:rsidP="00D5375B">
      <w:pPr>
        <w:spacing w:line="240" w:lineRule="atLeast"/>
        <w:rPr>
          <w:rFonts w:cs="Times New Roman"/>
          <w:sz w:val="24"/>
          <w:szCs w:val="24"/>
        </w:rPr>
      </w:pPr>
      <w:r w:rsidRPr="00661F57">
        <w:rPr>
          <w:rFonts w:cs="Times New Roman"/>
          <w:sz w:val="24"/>
          <w:szCs w:val="24"/>
        </w:rPr>
        <w:t>---------------------------------------------------------------------------------------</w:t>
      </w:r>
      <w:r w:rsidR="00FD1EF5" w:rsidRPr="00661F57">
        <w:rPr>
          <w:rFonts w:cs="Times New Roman"/>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Shortcuts:</w:t>
      </w:r>
    </w:p>
    <w:p w:rsidR="00654018" w:rsidRPr="00661F57" w:rsidRDefault="00654018" w:rsidP="00D5375B">
      <w:pPr>
        <w:spacing w:line="240" w:lineRule="atLeast"/>
        <w:rPr>
          <w:rFonts w:cs="Times New Roman"/>
          <w:sz w:val="24"/>
          <w:szCs w:val="24"/>
        </w:rPr>
      </w:pPr>
      <w:r w:rsidRPr="00661F57">
        <w:rPr>
          <w:rFonts w:cs="Times New Roman"/>
          <w:sz w:val="24"/>
          <w:szCs w:val="24"/>
        </w:rPr>
        <w:t>SQL 2000: ISQLW</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2005: </w:t>
      </w:r>
      <w:r w:rsidR="00880797" w:rsidRPr="00661F57">
        <w:rPr>
          <w:rFonts w:cs="Times New Roman"/>
          <w:sz w:val="24"/>
          <w:szCs w:val="24"/>
        </w:rPr>
        <w:t>SQLWB [SQL</w:t>
      </w:r>
      <w:r w:rsidRPr="00661F57">
        <w:rPr>
          <w:rFonts w:cs="Times New Roman"/>
          <w:sz w:val="24"/>
          <w:szCs w:val="24"/>
        </w:rPr>
        <w:t xml:space="preserve"> WORK BENCH]</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2008\8R2\2012\14: </w:t>
      </w:r>
      <w:r w:rsidR="00880797" w:rsidRPr="00661F57">
        <w:rPr>
          <w:rFonts w:cs="Times New Roman"/>
          <w:sz w:val="24"/>
          <w:szCs w:val="24"/>
        </w:rPr>
        <w:t>SSMS [SQL</w:t>
      </w:r>
      <w:r w:rsidRPr="00661F57">
        <w:rPr>
          <w:rFonts w:cs="Times New Roman"/>
          <w:sz w:val="24"/>
          <w:szCs w:val="24"/>
        </w:rPr>
        <w:t xml:space="preserve"> Server management studio]</w:t>
      </w:r>
    </w:p>
    <w:p w:rsidR="00654018" w:rsidRPr="00661F57" w:rsidRDefault="00880797" w:rsidP="00D5375B">
      <w:pPr>
        <w:spacing w:line="240" w:lineRule="atLeast"/>
        <w:rPr>
          <w:rFonts w:cs="Times New Roman"/>
          <w:sz w:val="24"/>
          <w:szCs w:val="24"/>
        </w:rPr>
      </w:pPr>
      <w:r w:rsidRPr="00661F57">
        <w:rPr>
          <w:rFonts w:cs="Times New Roman"/>
          <w:sz w:val="24"/>
          <w:szCs w:val="24"/>
        </w:rPr>
        <w:t>-------------------------------------------------------------------------------------</w:t>
      </w:r>
      <w:r w:rsidR="00F4258C" w:rsidRPr="00661F57">
        <w:rPr>
          <w:rFonts w:cs="Times New Roman"/>
          <w:sz w:val="24"/>
          <w:szCs w:val="24"/>
        </w:rPr>
        <w:t>------------------------------------------</w:t>
      </w:r>
    </w:p>
    <w:p w:rsidR="00654018" w:rsidRPr="00661F57" w:rsidRDefault="00654018" w:rsidP="00D5375B">
      <w:pPr>
        <w:spacing w:line="240" w:lineRule="atLeast"/>
        <w:rPr>
          <w:rFonts w:cs="Times New Roman"/>
          <w:sz w:val="24"/>
          <w:szCs w:val="24"/>
        </w:rPr>
      </w:pPr>
      <w:r w:rsidRPr="00661F57">
        <w:rPr>
          <w:rFonts w:cs="Times New Roman"/>
          <w:sz w:val="24"/>
          <w:szCs w:val="24"/>
        </w:rPr>
        <w:t>Resource database is introduced in SQL Server 2005 newly for security purpose.</w:t>
      </w:r>
    </w:p>
    <w:p w:rsidR="00C96AD4" w:rsidRDefault="00C96AD4" w:rsidP="00D5375B">
      <w:pPr>
        <w:spacing w:line="240" w:lineRule="atLeast"/>
        <w:rPr>
          <w:rFonts w:cs="Times New Roman"/>
          <w:b/>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2 types of service classification:</w:t>
      </w:r>
    </w:p>
    <w:p w:rsidR="00654018" w:rsidRPr="00661F57" w:rsidRDefault="00654018" w:rsidP="00D5375B">
      <w:pPr>
        <w:spacing w:line="240" w:lineRule="atLeast"/>
        <w:rPr>
          <w:rFonts w:cs="Times New Roman"/>
          <w:b/>
          <w:sz w:val="24"/>
          <w:szCs w:val="24"/>
        </w:rPr>
      </w:pPr>
      <w:r w:rsidRPr="00661F57">
        <w:rPr>
          <w:rFonts w:cs="Times New Roman"/>
          <w:b/>
          <w:sz w:val="24"/>
          <w:szCs w:val="24"/>
        </w:rPr>
        <w:t>1. Instance aware services:</w:t>
      </w:r>
    </w:p>
    <w:p w:rsidR="00654018" w:rsidRPr="00661F57" w:rsidRDefault="00654018" w:rsidP="00D5375B">
      <w:pPr>
        <w:spacing w:line="240" w:lineRule="atLeast"/>
        <w:rPr>
          <w:rFonts w:cs="Times New Roman"/>
          <w:sz w:val="24"/>
          <w:szCs w:val="24"/>
        </w:rPr>
      </w:pPr>
      <w:r w:rsidRPr="00661F57">
        <w:rPr>
          <w:rFonts w:cs="Times New Roman"/>
          <w:sz w:val="24"/>
          <w:szCs w:val="24"/>
        </w:rPr>
        <w:t>&gt; SQL Server main s</w:t>
      </w:r>
      <w:r w:rsidR="00880797" w:rsidRPr="00661F57">
        <w:rPr>
          <w:rFonts w:cs="Times New Roman"/>
          <w:sz w:val="24"/>
          <w:szCs w:val="24"/>
        </w:rPr>
        <w:t>e</w:t>
      </w:r>
      <w:r w:rsidRPr="00661F57">
        <w:rPr>
          <w:rFonts w:cs="Times New Roman"/>
          <w:sz w:val="24"/>
          <w:szCs w:val="24"/>
        </w:rPr>
        <w:t>rv</w:t>
      </w:r>
      <w:r w:rsidR="00880797" w:rsidRPr="00661F57">
        <w:rPr>
          <w:rFonts w:cs="Times New Roman"/>
          <w:sz w:val="24"/>
          <w:szCs w:val="24"/>
        </w:rPr>
        <w:t>ice</w:t>
      </w:r>
    </w:p>
    <w:p w:rsidR="00654018" w:rsidRPr="00661F57" w:rsidRDefault="00654018" w:rsidP="00D5375B">
      <w:pPr>
        <w:spacing w:line="240" w:lineRule="atLeast"/>
        <w:rPr>
          <w:rFonts w:cs="Times New Roman"/>
          <w:sz w:val="24"/>
          <w:szCs w:val="24"/>
        </w:rPr>
      </w:pPr>
      <w:r w:rsidRPr="00661F57">
        <w:rPr>
          <w:rFonts w:cs="Times New Roman"/>
          <w:sz w:val="24"/>
          <w:szCs w:val="24"/>
        </w:rPr>
        <w:t>&gt;</w:t>
      </w:r>
      <w:r w:rsidR="00D846EE">
        <w:rPr>
          <w:rFonts w:cs="Times New Roman"/>
          <w:sz w:val="24"/>
          <w:szCs w:val="24"/>
        </w:rPr>
        <w:t xml:space="preserve"> </w:t>
      </w:r>
      <w:r w:rsidRPr="00661F57">
        <w:rPr>
          <w:rFonts w:cs="Times New Roman"/>
          <w:sz w:val="24"/>
          <w:szCs w:val="24"/>
        </w:rPr>
        <w:t>SQL Server agent s</w:t>
      </w:r>
      <w:r w:rsidR="00880797" w:rsidRPr="00661F57">
        <w:rPr>
          <w:rFonts w:cs="Times New Roman"/>
          <w:sz w:val="24"/>
          <w:szCs w:val="24"/>
        </w:rPr>
        <w:t>e</w:t>
      </w:r>
      <w:r w:rsidRPr="00661F57">
        <w:rPr>
          <w:rFonts w:cs="Times New Roman"/>
          <w:sz w:val="24"/>
          <w:szCs w:val="24"/>
        </w:rPr>
        <w:t>rv</w:t>
      </w:r>
      <w:r w:rsidR="00880797" w:rsidRPr="00661F57">
        <w:rPr>
          <w:rFonts w:cs="Times New Roman"/>
          <w:sz w:val="24"/>
          <w:szCs w:val="24"/>
        </w:rPr>
        <w:t>ice</w:t>
      </w:r>
    </w:p>
    <w:p w:rsidR="00654018" w:rsidRDefault="00654018" w:rsidP="00D5375B">
      <w:pPr>
        <w:spacing w:line="240" w:lineRule="atLeast"/>
        <w:rPr>
          <w:rFonts w:cs="Times New Roman"/>
          <w:sz w:val="24"/>
          <w:szCs w:val="24"/>
        </w:rPr>
      </w:pPr>
      <w:r w:rsidRPr="00661F57">
        <w:rPr>
          <w:rFonts w:cs="Times New Roman"/>
          <w:sz w:val="24"/>
          <w:szCs w:val="24"/>
        </w:rPr>
        <w:t>&gt; SQL f</w:t>
      </w:r>
      <w:r w:rsidR="00880797" w:rsidRPr="00661F57">
        <w:rPr>
          <w:rFonts w:cs="Times New Roman"/>
          <w:sz w:val="24"/>
          <w:szCs w:val="24"/>
        </w:rPr>
        <w:t>ull-</w:t>
      </w:r>
      <w:r w:rsidRPr="00661F57">
        <w:rPr>
          <w:rFonts w:cs="Times New Roman"/>
          <w:sz w:val="24"/>
          <w:szCs w:val="24"/>
        </w:rPr>
        <w:t>t</w:t>
      </w:r>
      <w:r w:rsidR="00880797" w:rsidRPr="00661F57">
        <w:rPr>
          <w:rFonts w:cs="Times New Roman"/>
          <w:sz w:val="24"/>
          <w:szCs w:val="24"/>
        </w:rPr>
        <w:t>ext</w:t>
      </w:r>
      <w:r w:rsidRPr="00661F57">
        <w:rPr>
          <w:rFonts w:cs="Times New Roman"/>
          <w:sz w:val="24"/>
          <w:szCs w:val="24"/>
        </w:rPr>
        <w:t xml:space="preserve"> s</w:t>
      </w:r>
      <w:r w:rsidR="00880797" w:rsidRPr="00661F57">
        <w:rPr>
          <w:rFonts w:cs="Times New Roman"/>
          <w:sz w:val="24"/>
          <w:szCs w:val="24"/>
        </w:rPr>
        <w:t>e</w:t>
      </w:r>
      <w:r w:rsidRPr="00661F57">
        <w:rPr>
          <w:rFonts w:cs="Times New Roman"/>
          <w:sz w:val="24"/>
          <w:szCs w:val="24"/>
        </w:rPr>
        <w:t>rv</w:t>
      </w:r>
      <w:r w:rsidR="00880797" w:rsidRPr="00661F57">
        <w:rPr>
          <w:rFonts w:cs="Times New Roman"/>
          <w:sz w:val="24"/>
          <w:szCs w:val="24"/>
        </w:rPr>
        <w:t>ice</w:t>
      </w:r>
    </w:p>
    <w:p w:rsidR="00F54967" w:rsidRPr="00661F57" w:rsidRDefault="00F54967" w:rsidP="00F54967">
      <w:pPr>
        <w:spacing w:line="240" w:lineRule="atLeast"/>
        <w:rPr>
          <w:rFonts w:cs="Times New Roman"/>
          <w:sz w:val="24"/>
          <w:szCs w:val="24"/>
        </w:rPr>
      </w:pPr>
      <w:r>
        <w:rPr>
          <w:rFonts w:cs="Times New Roman"/>
          <w:sz w:val="24"/>
          <w:szCs w:val="24"/>
        </w:rPr>
        <w:t xml:space="preserve">&gt; </w:t>
      </w:r>
      <w:r w:rsidRPr="00661F57">
        <w:rPr>
          <w:rFonts w:cs="Times New Roman"/>
          <w:sz w:val="24"/>
          <w:szCs w:val="24"/>
        </w:rPr>
        <w:t>SSAS Service</w:t>
      </w:r>
    </w:p>
    <w:p w:rsidR="00F54967" w:rsidRPr="00661F57" w:rsidRDefault="00F54967" w:rsidP="00F54967">
      <w:pPr>
        <w:spacing w:line="240" w:lineRule="atLeast"/>
        <w:rPr>
          <w:rFonts w:cs="Times New Roman"/>
          <w:sz w:val="24"/>
          <w:szCs w:val="24"/>
        </w:rPr>
      </w:pPr>
      <w:r>
        <w:rPr>
          <w:rFonts w:cs="Times New Roman"/>
          <w:sz w:val="24"/>
          <w:szCs w:val="24"/>
        </w:rPr>
        <w:t xml:space="preserve">&gt; </w:t>
      </w:r>
      <w:r w:rsidRPr="00661F57">
        <w:rPr>
          <w:rFonts w:cs="Times New Roman"/>
          <w:sz w:val="24"/>
          <w:szCs w:val="24"/>
        </w:rPr>
        <w:t>SSRA service</w:t>
      </w:r>
    </w:p>
    <w:p w:rsidR="00F54967" w:rsidRPr="00661F57" w:rsidRDefault="00F54967" w:rsidP="00D5375B">
      <w:pPr>
        <w:spacing w:line="240" w:lineRule="atLeast"/>
        <w:rPr>
          <w:rFonts w:cs="Times New Roman"/>
          <w:sz w:val="24"/>
          <w:szCs w:val="24"/>
        </w:rPr>
      </w:pPr>
    </w:p>
    <w:p w:rsidR="00654018" w:rsidRPr="00661F57" w:rsidRDefault="00880797" w:rsidP="00D5375B">
      <w:pPr>
        <w:spacing w:line="240" w:lineRule="atLeast"/>
        <w:rPr>
          <w:rFonts w:cs="Times New Roman"/>
          <w:b/>
          <w:sz w:val="24"/>
          <w:szCs w:val="24"/>
        </w:rPr>
      </w:pPr>
      <w:r w:rsidRPr="00661F57">
        <w:rPr>
          <w:rFonts w:cs="Times New Roman"/>
          <w:b/>
          <w:sz w:val="24"/>
          <w:szCs w:val="24"/>
        </w:rPr>
        <w:t xml:space="preserve">2. Instance </w:t>
      </w:r>
      <w:r w:rsidR="006542DE" w:rsidRPr="00661F57">
        <w:rPr>
          <w:rFonts w:cs="Times New Roman"/>
          <w:b/>
          <w:sz w:val="24"/>
          <w:szCs w:val="24"/>
        </w:rPr>
        <w:t>unaware</w:t>
      </w:r>
      <w:r w:rsidR="00654018" w:rsidRPr="00661F57">
        <w:rPr>
          <w:rFonts w:cs="Times New Roman"/>
          <w:b/>
          <w:sz w:val="24"/>
          <w:szCs w:val="24"/>
        </w:rPr>
        <w:t xml:space="preserve"> services:</w:t>
      </w:r>
    </w:p>
    <w:p w:rsidR="00654018" w:rsidRPr="00661F57" w:rsidRDefault="00654018" w:rsidP="0000467E">
      <w:pPr>
        <w:tabs>
          <w:tab w:val="left" w:pos="2790"/>
        </w:tabs>
        <w:spacing w:line="240" w:lineRule="atLeast"/>
        <w:rPr>
          <w:rFonts w:cs="Times New Roman"/>
          <w:b/>
          <w:sz w:val="24"/>
          <w:szCs w:val="24"/>
        </w:rPr>
      </w:pPr>
      <w:r w:rsidRPr="00661F57">
        <w:rPr>
          <w:rFonts w:cs="Times New Roman"/>
          <w:b/>
          <w:sz w:val="24"/>
          <w:szCs w:val="24"/>
        </w:rPr>
        <w:t>Common services:</w:t>
      </w:r>
      <w:r w:rsidR="0000467E">
        <w:rPr>
          <w:rFonts w:cs="Times New Roman"/>
          <w:b/>
          <w:sz w:val="24"/>
          <w:szCs w:val="24"/>
        </w:rPr>
        <w:tab/>
      </w:r>
    </w:p>
    <w:p w:rsidR="00654018" w:rsidRPr="00661F57" w:rsidRDefault="00654018" w:rsidP="00D5375B">
      <w:pPr>
        <w:spacing w:line="240" w:lineRule="atLeast"/>
        <w:rPr>
          <w:rFonts w:cs="Times New Roman"/>
          <w:sz w:val="24"/>
          <w:szCs w:val="24"/>
        </w:rPr>
      </w:pPr>
      <w:r w:rsidRPr="00661F57">
        <w:rPr>
          <w:rFonts w:cs="Times New Roman"/>
          <w:sz w:val="24"/>
          <w:szCs w:val="24"/>
        </w:rPr>
        <w:t>Integration service</w:t>
      </w:r>
    </w:p>
    <w:p w:rsidR="00654018" w:rsidRPr="00661F57" w:rsidRDefault="00654018" w:rsidP="00D5375B">
      <w:pPr>
        <w:spacing w:line="240" w:lineRule="atLeast"/>
        <w:rPr>
          <w:rFonts w:cs="Times New Roman"/>
          <w:sz w:val="24"/>
          <w:szCs w:val="24"/>
        </w:rPr>
      </w:pPr>
      <w:r w:rsidRPr="00661F57">
        <w:rPr>
          <w:rFonts w:cs="Times New Roman"/>
          <w:sz w:val="24"/>
          <w:szCs w:val="24"/>
        </w:rPr>
        <w:t>Browser</w:t>
      </w:r>
    </w:p>
    <w:p w:rsidR="00654018" w:rsidRPr="00661F57" w:rsidRDefault="00654018" w:rsidP="00D5375B">
      <w:pPr>
        <w:spacing w:line="240" w:lineRule="atLeast"/>
        <w:rPr>
          <w:rFonts w:cs="Times New Roman"/>
          <w:sz w:val="24"/>
          <w:szCs w:val="24"/>
        </w:rPr>
      </w:pPr>
      <w:r w:rsidRPr="00661F57">
        <w:rPr>
          <w:rFonts w:cs="Times New Roman"/>
          <w:sz w:val="24"/>
          <w:szCs w:val="24"/>
        </w:rPr>
        <w:t>Notification services</w:t>
      </w:r>
    </w:p>
    <w:p w:rsidR="00654018" w:rsidRPr="00661F57" w:rsidRDefault="00880797" w:rsidP="00D5375B">
      <w:pPr>
        <w:spacing w:line="240" w:lineRule="atLeast"/>
        <w:rPr>
          <w:rFonts w:cs="Times New Roman"/>
          <w:sz w:val="24"/>
          <w:szCs w:val="24"/>
        </w:rPr>
      </w:pPr>
      <w:r w:rsidRPr="00661F57">
        <w:rPr>
          <w:rFonts w:cs="Times New Roman"/>
          <w:sz w:val="24"/>
          <w:szCs w:val="24"/>
        </w:rPr>
        <w:t>----------------------------------------------------------------------------------------</w:t>
      </w:r>
      <w:r w:rsidR="00C6417A" w:rsidRPr="00661F57">
        <w:rPr>
          <w:rFonts w:cs="Times New Roman"/>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RTM Build Numbers:</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w:t>
      </w:r>
      <w:r w:rsidR="00880797" w:rsidRPr="00661F57">
        <w:rPr>
          <w:rFonts w:cs="Times New Roman"/>
          <w:sz w:val="24"/>
          <w:szCs w:val="24"/>
        </w:rPr>
        <w:t>whenever</w:t>
      </w:r>
      <w:r w:rsidRPr="00661F57">
        <w:rPr>
          <w:rFonts w:cs="Times New Roman"/>
          <w:sz w:val="24"/>
          <w:szCs w:val="24"/>
        </w:rPr>
        <w:t xml:space="preserve"> </w:t>
      </w:r>
      <w:r w:rsidR="00880797" w:rsidRPr="00661F57">
        <w:rPr>
          <w:rFonts w:cs="Times New Roman"/>
          <w:sz w:val="24"/>
          <w:szCs w:val="24"/>
        </w:rPr>
        <w:t>Microsoft</w:t>
      </w:r>
      <w:r w:rsidRPr="00661F57">
        <w:rPr>
          <w:rFonts w:cs="Times New Roman"/>
          <w:sz w:val="24"/>
          <w:szCs w:val="24"/>
        </w:rPr>
        <w:t xml:space="preserve"> releases new product or version into market called RTM</w:t>
      </w:r>
    </w:p>
    <w:p w:rsidR="00654018" w:rsidRPr="00661F57" w:rsidRDefault="00654018" w:rsidP="00D5375B">
      <w:pPr>
        <w:spacing w:line="240" w:lineRule="atLeast"/>
        <w:rPr>
          <w:rFonts w:cs="Times New Roman"/>
          <w:sz w:val="24"/>
          <w:szCs w:val="24"/>
        </w:rPr>
      </w:pPr>
      <w:r w:rsidRPr="00661F57">
        <w:rPr>
          <w:rFonts w:cs="Times New Roman"/>
          <w:sz w:val="24"/>
          <w:szCs w:val="24"/>
        </w:rPr>
        <w:t>2000: 8.0.194</w:t>
      </w:r>
    </w:p>
    <w:p w:rsidR="00654018" w:rsidRPr="00661F57" w:rsidRDefault="00654018" w:rsidP="00D5375B">
      <w:pPr>
        <w:spacing w:line="240" w:lineRule="atLeast"/>
        <w:rPr>
          <w:rFonts w:cs="Times New Roman"/>
          <w:sz w:val="24"/>
          <w:szCs w:val="24"/>
        </w:rPr>
      </w:pPr>
      <w:r w:rsidRPr="00661F57">
        <w:rPr>
          <w:rFonts w:cs="Times New Roman"/>
          <w:sz w:val="24"/>
          <w:szCs w:val="24"/>
        </w:rPr>
        <w:t>2005: 9.0.1399</w:t>
      </w:r>
    </w:p>
    <w:p w:rsidR="00654018" w:rsidRPr="00661F57" w:rsidRDefault="00654018" w:rsidP="00D5375B">
      <w:pPr>
        <w:spacing w:line="240" w:lineRule="atLeast"/>
        <w:rPr>
          <w:rFonts w:cs="Times New Roman"/>
          <w:sz w:val="24"/>
          <w:szCs w:val="24"/>
        </w:rPr>
      </w:pPr>
      <w:r w:rsidRPr="00661F57">
        <w:rPr>
          <w:rFonts w:cs="Times New Roman"/>
          <w:sz w:val="24"/>
          <w:szCs w:val="24"/>
        </w:rPr>
        <w:t>2008: 10.0.1600</w:t>
      </w:r>
    </w:p>
    <w:p w:rsidR="00654018" w:rsidRPr="00661F57" w:rsidRDefault="00654018" w:rsidP="00D5375B">
      <w:pPr>
        <w:spacing w:line="240" w:lineRule="atLeast"/>
        <w:rPr>
          <w:rFonts w:cs="Times New Roman"/>
          <w:sz w:val="24"/>
          <w:szCs w:val="24"/>
        </w:rPr>
      </w:pPr>
      <w:r w:rsidRPr="00661F57">
        <w:rPr>
          <w:rFonts w:cs="Times New Roman"/>
          <w:sz w:val="24"/>
          <w:szCs w:val="24"/>
        </w:rPr>
        <w:t>2008 R2: 10.50.1600</w:t>
      </w:r>
    </w:p>
    <w:p w:rsidR="00654018" w:rsidRPr="00661F57" w:rsidRDefault="00654018" w:rsidP="00D5375B">
      <w:pPr>
        <w:spacing w:line="240" w:lineRule="atLeast"/>
        <w:rPr>
          <w:rFonts w:cs="Times New Roman"/>
          <w:sz w:val="24"/>
          <w:szCs w:val="24"/>
        </w:rPr>
      </w:pPr>
      <w:r w:rsidRPr="00661F57">
        <w:rPr>
          <w:rFonts w:cs="Times New Roman"/>
          <w:sz w:val="24"/>
          <w:szCs w:val="24"/>
        </w:rPr>
        <w:t>2012: 11.0.2100</w:t>
      </w:r>
    </w:p>
    <w:p w:rsidR="00654018" w:rsidRPr="00661F57" w:rsidRDefault="00654018" w:rsidP="00D5375B">
      <w:pPr>
        <w:spacing w:line="240" w:lineRule="atLeast"/>
        <w:rPr>
          <w:rFonts w:cs="Times New Roman"/>
          <w:sz w:val="24"/>
          <w:szCs w:val="24"/>
        </w:rPr>
      </w:pPr>
      <w:r w:rsidRPr="00661F57">
        <w:rPr>
          <w:rFonts w:cs="Times New Roman"/>
          <w:sz w:val="24"/>
          <w:szCs w:val="24"/>
        </w:rPr>
        <w:t>----------------------</w:t>
      </w:r>
      <w:r w:rsidR="00880797" w:rsidRPr="00661F57">
        <w:rPr>
          <w:rFonts w:cs="Times New Roman"/>
          <w:sz w:val="24"/>
          <w:szCs w:val="24"/>
        </w:rPr>
        <w:t>------------------------------------------------------------------------------------------------</w:t>
      </w:r>
      <w:r w:rsidR="002D723A" w:rsidRPr="00661F57">
        <w:rPr>
          <w:rFonts w:cs="Times New Roman"/>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Per instance how many no of database can create?</w:t>
      </w:r>
    </w:p>
    <w:p w:rsidR="00654018" w:rsidRPr="00661F57" w:rsidRDefault="00654018" w:rsidP="00D5375B">
      <w:pPr>
        <w:spacing w:line="240" w:lineRule="atLeast"/>
        <w:rPr>
          <w:rFonts w:cs="Times New Roman"/>
          <w:sz w:val="24"/>
          <w:szCs w:val="24"/>
        </w:rPr>
      </w:pPr>
      <w:r w:rsidRPr="00661F57">
        <w:rPr>
          <w:rFonts w:cs="Times New Roman"/>
          <w:sz w:val="24"/>
          <w:szCs w:val="24"/>
        </w:rPr>
        <w:t>32767</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5 </w:t>
      </w:r>
      <w:r w:rsidR="00880797" w:rsidRPr="00661F57">
        <w:rPr>
          <w:rFonts w:cs="Times New Roman"/>
          <w:sz w:val="24"/>
          <w:szCs w:val="24"/>
        </w:rPr>
        <w:t>[master</w:t>
      </w:r>
      <w:r w:rsidRPr="00661F57">
        <w:rPr>
          <w:rFonts w:cs="Times New Roman"/>
          <w:sz w:val="24"/>
          <w:szCs w:val="24"/>
        </w:rPr>
        <w:t>+model+msdb+tempdb+resource</w:t>
      </w:r>
      <w:r w:rsidR="00880797" w:rsidRPr="00661F57">
        <w:rPr>
          <w:rFonts w:cs="Times New Roman"/>
          <w:sz w:val="24"/>
          <w:szCs w:val="24"/>
        </w:rPr>
        <w:t>] -</w:t>
      </w:r>
      <w:r w:rsidRPr="00661F57">
        <w:rPr>
          <w:rFonts w:cs="Times New Roman"/>
          <w:sz w:val="24"/>
          <w:szCs w:val="24"/>
        </w:rPr>
        <w:t xml:space="preserve"> system database</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32762- </w:t>
      </w:r>
      <w:r w:rsidR="00880797" w:rsidRPr="00661F57">
        <w:rPr>
          <w:rFonts w:cs="Times New Roman"/>
          <w:sz w:val="24"/>
          <w:szCs w:val="24"/>
        </w:rPr>
        <w:t>User</w:t>
      </w:r>
      <w:r w:rsidRPr="00661F57">
        <w:rPr>
          <w:rFonts w:cs="Times New Roman"/>
          <w:sz w:val="24"/>
          <w:szCs w:val="24"/>
        </w:rPr>
        <w:t xml:space="preserve"> defined databases</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Database ID's:</w:t>
      </w:r>
    </w:p>
    <w:p w:rsidR="00654018" w:rsidRPr="00661F57" w:rsidRDefault="00880797" w:rsidP="00D5375B">
      <w:pPr>
        <w:spacing w:line="240" w:lineRule="atLeast"/>
        <w:rPr>
          <w:rFonts w:cs="Times New Roman"/>
          <w:sz w:val="24"/>
          <w:szCs w:val="24"/>
        </w:rPr>
      </w:pPr>
      <w:r w:rsidRPr="00661F57">
        <w:rPr>
          <w:rFonts w:cs="Times New Roman"/>
          <w:sz w:val="24"/>
          <w:szCs w:val="24"/>
        </w:rPr>
        <w:t>Master</w:t>
      </w:r>
      <w:r w:rsidR="00654018" w:rsidRPr="00661F57">
        <w:rPr>
          <w:rFonts w:cs="Times New Roman"/>
          <w:sz w:val="24"/>
          <w:szCs w:val="24"/>
        </w:rPr>
        <w:t xml:space="preserve"> -1</w:t>
      </w:r>
    </w:p>
    <w:p w:rsidR="00654018" w:rsidRPr="00661F57" w:rsidRDefault="00880797" w:rsidP="00D5375B">
      <w:pPr>
        <w:spacing w:line="240" w:lineRule="atLeast"/>
        <w:rPr>
          <w:rFonts w:cs="Times New Roman"/>
          <w:sz w:val="24"/>
          <w:szCs w:val="24"/>
        </w:rPr>
      </w:pPr>
      <w:r w:rsidRPr="00661F57">
        <w:rPr>
          <w:rFonts w:cs="Times New Roman"/>
          <w:sz w:val="24"/>
          <w:szCs w:val="24"/>
        </w:rPr>
        <w:t>Model-3</w:t>
      </w:r>
    </w:p>
    <w:p w:rsidR="00654018" w:rsidRPr="00661F57" w:rsidRDefault="00880797" w:rsidP="00D5375B">
      <w:pPr>
        <w:spacing w:line="240" w:lineRule="atLeast"/>
        <w:rPr>
          <w:rFonts w:cs="Times New Roman"/>
          <w:sz w:val="24"/>
          <w:szCs w:val="24"/>
        </w:rPr>
      </w:pPr>
      <w:r w:rsidRPr="00661F57">
        <w:rPr>
          <w:rFonts w:cs="Times New Roman"/>
          <w:sz w:val="24"/>
          <w:szCs w:val="24"/>
        </w:rPr>
        <w:t>Msdb-4</w:t>
      </w:r>
    </w:p>
    <w:p w:rsidR="00654018" w:rsidRPr="00661F57" w:rsidRDefault="00880797" w:rsidP="00D5375B">
      <w:pPr>
        <w:spacing w:line="240" w:lineRule="atLeast"/>
        <w:rPr>
          <w:rFonts w:cs="Times New Roman"/>
          <w:sz w:val="24"/>
          <w:szCs w:val="24"/>
        </w:rPr>
      </w:pPr>
      <w:r w:rsidRPr="00661F57">
        <w:rPr>
          <w:rFonts w:cs="Times New Roman"/>
          <w:sz w:val="24"/>
          <w:szCs w:val="24"/>
        </w:rPr>
        <w:t>Tempdb-</w:t>
      </w:r>
      <w:r w:rsidR="00654018" w:rsidRPr="00661F57">
        <w:rPr>
          <w:rFonts w:cs="Times New Roman"/>
          <w:sz w:val="24"/>
          <w:szCs w:val="24"/>
        </w:rPr>
        <w:t xml:space="preserve"> 2</w:t>
      </w:r>
    </w:p>
    <w:p w:rsidR="00654018" w:rsidRPr="00661F57" w:rsidRDefault="00880797" w:rsidP="00D5375B">
      <w:pPr>
        <w:spacing w:line="240" w:lineRule="atLeast"/>
        <w:rPr>
          <w:rFonts w:cs="Times New Roman"/>
          <w:sz w:val="24"/>
          <w:szCs w:val="24"/>
        </w:rPr>
      </w:pPr>
      <w:r w:rsidRPr="00661F57">
        <w:rPr>
          <w:rFonts w:cs="Times New Roman"/>
          <w:sz w:val="24"/>
          <w:szCs w:val="24"/>
        </w:rPr>
        <w:t>Resource-32767</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When you create any user database id starts from [5</w:t>
      </w:r>
      <w:r w:rsidR="004F1917" w:rsidRPr="00661F57">
        <w:rPr>
          <w:rFonts w:cs="Times New Roman"/>
          <w:sz w:val="24"/>
          <w:szCs w:val="24"/>
        </w:rPr>
        <w:t xml:space="preserve">]. </w:t>
      </w:r>
      <w:r w:rsidR="00880797" w:rsidRPr="00661F57">
        <w:rPr>
          <w:rFonts w:cs="Times New Roman"/>
          <w:sz w:val="24"/>
          <w:szCs w:val="24"/>
        </w:rPr>
        <w:t>Database engine always uses or</w:t>
      </w:r>
      <w:r w:rsidRPr="00661F57">
        <w:rPr>
          <w:rFonts w:cs="Times New Roman"/>
          <w:sz w:val="24"/>
          <w:szCs w:val="24"/>
        </w:rPr>
        <w:t xml:space="preserve"> communicate with DBID</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If I delete any between database then the same ID assign </w:t>
      </w:r>
      <w:r w:rsidR="00880797" w:rsidRPr="00661F57">
        <w:rPr>
          <w:rFonts w:cs="Times New Roman"/>
          <w:sz w:val="24"/>
          <w:szCs w:val="24"/>
        </w:rPr>
        <w:t>to a new database in sequence manner</w:t>
      </w:r>
      <w:r w:rsidRPr="00661F57">
        <w:rPr>
          <w:rFonts w:cs="Times New Roman"/>
          <w:sz w:val="24"/>
          <w:szCs w:val="24"/>
        </w:rPr>
        <w:t>.</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Diff between SQL Server logs and error logs:</w:t>
      </w:r>
    </w:p>
    <w:p w:rsidR="00654018" w:rsidRPr="00661F57" w:rsidRDefault="00654018" w:rsidP="00D5375B">
      <w:pPr>
        <w:spacing w:line="240" w:lineRule="atLeast"/>
        <w:rPr>
          <w:rFonts w:cs="Times New Roman"/>
          <w:sz w:val="24"/>
          <w:szCs w:val="24"/>
        </w:rPr>
      </w:pPr>
      <w:r w:rsidRPr="00661F57">
        <w:rPr>
          <w:rFonts w:cs="Times New Roman"/>
          <w:sz w:val="24"/>
          <w:szCs w:val="24"/>
        </w:rPr>
        <w:t>SQL Server logs track or contains "instance level event" but</w:t>
      </w:r>
      <w:r w:rsidR="00880797" w:rsidRPr="00661F57">
        <w:rPr>
          <w:rFonts w:cs="Times New Roman"/>
          <w:sz w:val="24"/>
          <w:szCs w:val="24"/>
        </w:rPr>
        <w:t xml:space="preserve"> whereas error log have only </w:t>
      </w:r>
      <w:r w:rsidR="004F1917" w:rsidRPr="00661F57">
        <w:rPr>
          <w:rFonts w:cs="Times New Roman"/>
          <w:sz w:val="24"/>
          <w:szCs w:val="24"/>
        </w:rPr>
        <w:t>“SQL</w:t>
      </w:r>
      <w:r w:rsidRPr="00661F57">
        <w:rPr>
          <w:rFonts w:cs="Times New Roman"/>
          <w:sz w:val="24"/>
          <w:szCs w:val="24"/>
        </w:rPr>
        <w:t xml:space="preserve"> Server agent related event tracking"</w:t>
      </w:r>
    </w:p>
    <w:p w:rsidR="00654018" w:rsidRPr="00661F57" w:rsidRDefault="00880797" w:rsidP="00D5375B">
      <w:pPr>
        <w:spacing w:line="240" w:lineRule="atLeast"/>
        <w:rPr>
          <w:rFonts w:cs="Times New Roman"/>
          <w:sz w:val="24"/>
          <w:szCs w:val="24"/>
        </w:rPr>
      </w:pPr>
      <w:r w:rsidRPr="00661F57">
        <w:rPr>
          <w:rFonts w:cs="Times New Roman"/>
          <w:sz w:val="24"/>
          <w:szCs w:val="24"/>
        </w:rPr>
        <w:t>----------------------------------------------------------------------------------------------------</w:t>
      </w:r>
      <w:r w:rsidR="00FD1A24" w:rsidRPr="00661F57">
        <w:rPr>
          <w:rFonts w:cs="Times New Roman"/>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 xml:space="preserve">How to find how many instances are installed in </w:t>
      </w:r>
      <w:r w:rsidR="00880797" w:rsidRPr="00661F57">
        <w:rPr>
          <w:rFonts w:cs="Times New Roman"/>
          <w:b/>
          <w:sz w:val="24"/>
          <w:szCs w:val="24"/>
        </w:rPr>
        <w:t>server?</w:t>
      </w:r>
    </w:p>
    <w:p w:rsidR="00654018" w:rsidRPr="00661F57" w:rsidRDefault="00654018" w:rsidP="00D5375B">
      <w:pPr>
        <w:spacing w:line="240" w:lineRule="atLeast"/>
        <w:rPr>
          <w:rFonts w:cs="Times New Roman"/>
          <w:b/>
          <w:sz w:val="24"/>
          <w:szCs w:val="24"/>
        </w:rPr>
      </w:pPr>
      <w:r w:rsidRPr="00661F57">
        <w:rPr>
          <w:rFonts w:cs="Times New Roman"/>
          <w:b/>
          <w:sz w:val="24"/>
          <w:szCs w:val="24"/>
        </w:rPr>
        <w:t>NET START |FINDSTR -I SQL</w:t>
      </w:r>
    </w:p>
    <w:p w:rsidR="00654018" w:rsidRPr="00661F57" w:rsidRDefault="00654018" w:rsidP="00D5375B">
      <w:pPr>
        <w:spacing w:line="240" w:lineRule="atLeast"/>
        <w:rPr>
          <w:rFonts w:cs="Times New Roman"/>
          <w:sz w:val="24"/>
          <w:szCs w:val="24"/>
        </w:rPr>
      </w:pPr>
    </w:p>
    <w:p w:rsidR="0026250F"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SQL Server 2008 \R2 configuration manager show all SQL</w:t>
      </w:r>
      <w:r w:rsidR="0026250F" w:rsidRPr="00661F57">
        <w:rPr>
          <w:rFonts w:cs="Times New Roman"/>
          <w:sz w:val="24"/>
          <w:szCs w:val="24"/>
        </w:rPr>
        <w:t xml:space="preserve"> Server services for same </w:t>
      </w:r>
      <w:r w:rsidR="00880797" w:rsidRPr="00661F57">
        <w:rPr>
          <w:rFonts w:cs="Times New Roman"/>
          <w:sz w:val="24"/>
          <w:szCs w:val="24"/>
        </w:rPr>
        <w:t>and lower</w:t>
      </w:r>
      <w:r w:rsidR="0026250F" w:rsidRPr="00661F57">
        <w:rPr>
          <w:rFonts w:cs="Times New Roman"/>
          <w:sz w:val="24"/>
          <w:szCs w:val="24"/>
        </w:rPr>
        <w:t xml:space="preserve"> version of </w:t>
      </w:r>
      <w:r w:rsidR="00880797" w:rsidRPr="00661F57">
        <w:rPr>
          <w:rFonts w:cs="Times New Roman"/>
          <w:sz w:val="24"/>
          <w:szCs w:val="24"/>
        </w:rPr>
        <w:t>SQL as</w:t>
      </w:r>
      <w:r w:rsidR="0026250F" w:rsidRPr="00661F57">
        <w:rPr>
          <w:rFonts w:cs="Times New Roman"/>
          <w:sz w:val="24"/>
          <w:szCs w:val="24"/>
        </w:rPr>
        <w:t xml:space="preserve"> well</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But where as in </w:t>
      </w:r>
      <w:r w:rsidR="004F1917" w:rsidRPr="00661F57">
        <w:rPr>
          <w:rFonts w:cs="Times New Roman"/>
          <w:sz w:val="24"/>
          <w:szCs w:val="24"/>
        </w:rPr>
        <w:t>Sql</w:t>
      </w:r>
      <w:r w:rsidRPr="00661F57">
        <w:rPr>
          <w:rFonts w:cs="Times New Roman"/>
          <w:sz w:val="24"/>
          <w:szCs w:val="24"/>
        </w:rPr>
        <w:t xml:space="preserve"> server 2005 configuration </w:t>
      </w:r>
      <w:r w:rsidR="00880797" w:rsidRPr="00661F57">
        <w:rPr>
          <w:rFonts w:cs="Times New Roman"/>
          <w:sz w:val="24"/>
          <w:szCs w:val="24"/>
        </w:rPr>
        <w:t>manager</w:t>
      </w:r>
      <w:r w:rsidRPr="00661F57">
        <w:rPr>
          <w:rFonts w:cs="Times New Roman"/>
          <w:sz w:val="24"/>
          <w:szCs w:val="24"/>
        </w:rPr>
        <w:t xml:space="preserve"> does not show 2008 \R2 or </w:t>
      </w:r>
      <w:r w:rsidR="00880797" w:rsidRPr="00661F57">
        <w:rPr>
          <w:rFonts w:cs="Times New Roman"/>
          <w:sz w:val="24"/>
          <w:szCs w:val="24"/>
        </w:rPr>
        <w:t>higher version</w:t>
      </w:r>
      <w:r w:rsidRPr="00661F57">
        <w:rPr>
          <w:rFonts w:cs="Times New Roman"/>
          <w:sz w:val="24"/>
          <w:szCs w:val="24"/>
        </w:rPr>
        <w:t xml:space="preserve"> services.</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 xml:space="preserve">Uninstallation process of SQL </w:t>
      </w:r>
      <w:r w:rsidR="0026250F" w:rsidRPr="00661F57">
        <w:rPr>
          <w:rFonts w:cs="Times New Roman"/>
          <w:b/>
          <w:sz w:val="24"/>
          <w:szCs w:val="24"/>
        </w:rPr>
        <w:t>Server:</w:t>
      </w:r>
      <w:r w:rsidRPr="00661F57">
        <w:rPr>
          <w:rFonts w:cs="Times New Roman"/>
          <w:b/>
          <w:sz w:val="24"/>
          <w:szCs w:val="24"/>
        </w:rPr>
        <w:t xml:space="preserve"> [Decommission of the SQL Server]</w:t>
      </w:r>
    </w:p>
    <w:p w:rsidR="00654018" w:rsidRPr="00661F57" w:rsidRDefault="0026250F" w:rsidP="00D5375B">
      <w:pPr>
        <w:spacing w:line="240" w:lineRule="atLeast"/>
        <w:rPr>
          <w:rFonts w:cs="Times New Roman"/>
          <w:sz w:val="24"/>
          <w:szCs w:val="24"/>
        </w:rPr>
      </w:pPr>
      <w:r w:rsidRPr="00661F57">
        <w:rPr>
          <w:rFonts w:cs="Times New Roman"/>
          <w:b/>
          <w:sz w:val="24"/>
          <w:szCs w:val="24"/>
        </w:rPr>
        <w:t>Appwiz.cpl</w:t>
      </w:r>
      <w:r w:rsidR="00654018" w:rsidRPr="00661F57">
        <w:rPr>
          <w:rFonts w:cs="Times New Roman"/>
          <w:sz w:val="24"/>
          <w:szCs w:val="24"/>
        </w:rPr>
        <w:t xml:space="preserve"> or Add\remove programs</w:t>
      </w:r>
      <w:r w:rsidRPr="00661F57">
        <w:rPr>
          <w:rFonts w:cs="Times New Roman"/>
          <w:sz w:val="24"/>
          <w:szCs w:val="24"/>
        </w:rPr>
        <w:t xml:space="preserve">-----Shortcut of Control </w:t>
      </w:r>
      <w:r w:rsidR="00B04D5D" w:rsidRPr="00661F57">
        <w:rPr>
          <w:rFonts w:cs="Times New Roman"/>
          <w:sz w:val="24"/>
          <w:szCs w:val="24"/>
        </w:rPr>
        <w:t>panel</w:t>
      </w:r>
    </w:p>
    <w:p w:rsidR="00E21F32" w:rsidRPr="00661F57" w:rsidRDefault="00E21F32"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p>
    <w:p w:rsidR="00C96AD4" w:rsidRDefault="00C96AD4" w:rsidP="00D5375B">
      <w:pPr>
        <w:spacing w:line="240" w:lineRule="atLeast"/>
        <w:rPr>
          <w:rFonts w:cs="Times New Roman"/>
          <w:b/>
          <w:sz w:val="24"/>
          <w:szCs w:val="24"/>
        </w:rPr>
      </w:pPr>
    </w:p>
    <w:p w:rsidR="0055325F" w:rsidRDefault="0055325F" w:rsidP="00D5375B">
      <w:pPr>
        <w:spacing w:line="240" w:lineRule="atLeast"/>
        <w:rPr>
          <w:rFonts w:cs="Times New Roman"/>
          <w:b/>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Methods for Uninstallations:</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1. Add\remove programs- control </w:t>
      </w:r>
      <w:r w:rsidR="00C019BC" w:rsidRPr="00661F57">
        <w:rPr>
          <w:rFonts w:cs="Times New Roman"/>
          <w:sz w:val="24"/>
          <w:szCs w:val="24"/>
        </w:rPr>
        <w:t>panel</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2. Arpwraper option to uninstall </w:t>
      </w:r>
      <w:r w:rsidR="00C019BC" w:rsidRPr="00661F57">
        <w:rPr>
          <w:rFonts w:cs="Times New Roman"/>
          <w:sz w:val="24"/>
          <w:szCs w:val="24"/>
        </w:rPr>
        <w:t>Sql</w:t>
      </w:r>
      <w:r w:rsidRPr="00661F57">
        <w:rPr>
          <w:rFonts w:cs="Times New Roman"/>
          <w:sz w:val="24"/>
          <w:szCs w:val="24"/>
        </w:rPr>
        <w:t xml:space="preserve"> server</w:t>
      </w:r>
    </w:p>
    <w:p w:rsidR="00654018" w:rsidRPr="00661F57" w:rsidRDefault="00654018" w:rsidP="00D5375B">
      <w:pPr>
        <w:spacing w:line="240" w:lineRule="atLeast"/>
        <w:rPr>
          <w:rFonts w:cs="Times New Roman"/>
          <w:sz w:val="24"/>
          <w:szCs w:val="24"/>
        </w:rPr>
      </w:pPr>
      <w:r w:rsidRPr="00661F57">
        <w:rPr>
          <w:rFonts w:cs="Times New Roman"/>
          <w:sz w:val="24"/>
          <w:szCs w:val="24"/>
        </w:rPr>
        <w:t>C:\Program Files\Microsoft SQL Server\90\Setup Bootstrap\ "</w:t>
      </w:r>
      <w:r w:rsidR="0026250F" w:rsidRPr="00661F57">
        <w:rPr>
          <w:rFonts w:cs="Times New Roman"/>
          <w:sz w:val="24"/>
          <w:szCs w:val="24"/>
        </w:rPr>
        <w:t>Arpwraper</w:t>
      </w:r>
      <w:r w:rsidRPr="00661F57">
        <w:rPr>
          <w:rFonts w:cs="Times New Roman"/>
          <w:sz w:val="24"/>
          <w:szCs w:val="24"/>
        </w:rPr>
        <w:t>"</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u w:val="single"/>
        </w:rPr>
      </w:pPr>
      <w:r w:rsidRPr="00661F57">
        <w:rPr>
          <w:rFonts w:cs="Times New Roman"/>
          <w:b/>
          <w:sz w:val="24"/>
          <w:szCs w:val="24"/>
          <w:u w:val="single"/>
        </w:rPr>
        <w:t>Complete Uninstallation of SQL Server:</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1. </w:t>
      </w:r>
      <w:r w:rsidRPr="00661F57">
        <w:rPr>
          <w:rFonts w:cs="Times New Roman"/>
          <w:b/>
          <w:sz w:val="24"/>
          <w:szCs w:val="24"/>
        </w:rPr>
        <w:t>Pre installation steps:</w:t>
      </w:r>
    </w:p>
    <w:p w:rsidR="00654018" w:rsidRPr="00661F57" w:rsidRDefault="00654018" w:rsidP="00D5375B">
      <w:pPr>
        <w:spacing w:line="240" w:lineRule="atLeast"/>
        <w:rPr>
          <w:rFonts w:cs="Times New Roman"/>
          <w:sz w:val="24"/>
          <w:szCs w:val="24"/>
        </w:rPr>
      </w:pPr>
      <w:r w:rsidRPr="00661F57">
        <w:rPr>
          <w:rFonts w:cs="Times New Roman"/>
          <w:sz w:val="24"/>
          <w:szCs w:val="24"/>
        </w:rPr>
        <w:t>&gt; Collect instance name to uninstall</w:t>
      </w:r>
    </w:p>
    <w:p w:rsidR="00654018" w:rsidRPr="00661F57" w:rsidRDefault="00654018" w:rsidP="00D5375B">
      <w:pPr>
        <w:spacing w:line="240" w:lineRule="atLeast"/>
        <w:rPr>
          <w:rFonts w:cs="Times New Roman"/>
          <w:sz w:val="24"/>
          <w:szCs w:val="24"/>
        </w:rPr>
      </w:pPr>
      <w:r w:rsidRPr="00661F57">
        <w:rPr>
          <w:rFonts w:cs="Times New Roman"/>
          <w:sz w:val="24"/>
          <w:szCs w:val="24"/>
        </w:rPr>
        <w:t>&gt; Collect server name</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&gt; Check whether what </w:t>
      </w:r>
      <w:r w:rsidR="008837F0" w:rsidRPr="00661F57">
        <w:rPr>
          <w:rFonts w:cs="Times New Roman"/>
          <w:sz w:val="24"/>
          <w:szCs w:val="24"/>
        </w:rPr>
        <w:t>components</w:t>
      </w:r>
      <w:r w:rsidRPr="00661F57">
        <w:rPr>
          <w:rFonts w:cs="Times New Roman"/>
          <w:sz w:val="24"/>
          <w:szCs w:val="24"/>
        </w:rPr>
        <w:t xml:space="preserve"> to uninstall</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&gt; Check how many instances, based on uninstall tools as </w:t>
      </w:r>
      <w:r w:rsidR="00B04D5D" w:rsidRPr="00661F57">
        <w:rPr>
          <w:rFonts w:cs="Times New Roman"/>
          <w:sz w:val="24"/>
          <w:szCs w:val="24"/>
        </w:rPr>
        <w:t>well?</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2. Installation steps:</w:t>
      </w:r>
    </w:p>
    <w:p w:rsidR="00654018" w:rsidRDefault="00654018" w:rsidP="00D5375B">
      <w:pPr>
        <w:spacing w:line="240" w:lineRule="atLeast"/>
        <w:rPr>
          <w:rFonts w:cs="Times New Roman"/>
          <w:sz w:val="24"/>
          <w:szCs w:val="24"/>
        </w:rPr>
      </w:pPr>
      <w:r w:rsidRPr="00661F57">
        <w:rPr>
          <w:rFonts w:cs="Times New Roman"/>
          <w:sz w:val="24"/>
          <w:szCs w:val="24"/>
        </w:rPr>
        <w:t>Uninstall SQL Server instance</w:t>
      </w:r>
    </w:p>
    <w:p w:rsidR="00C96AD4" w:rsidRDefault="00C96AD4" w:rsidP="00D5375B">
      <w:pPr>
        <w:spacing w:line="240" w:lineRule="atLeast"/>
        <w:rPr>
          <w:rFonts w:cs="Times New Roman"/>
          <w:sz w:val="24"/>
          <w:szCs w:val="24"/>
        </w:rPr>
      </w:pPr>
    </w:p>
    <w:p w:rsidR="00654018" w:rsidRPr="00661F57" w:rsidRDefault="00654018" w:rsidP="00D5375B">
      <w:pPr>
        <w:spacing w:line="240" w:lineRule="atLeast"/>
        <w:rPr>
          <w:rFonts w:cs="Times New Roman"/>
          <w:b/>
          <w:sz w:val="24"/>
          <w:szCs w:val="24"/>
        </w:rPr>
      </w:pPr>
      <w:r w:rsidRPr="00661F57">
        <w:rPr>
          <w:rFonts w:cs="Times New Roman"/>
          <w:b/>
          <w:sz w:val="24"/>
          <w:szCs w:val="24"/>
        </w:rPr>
        <w:t>3. Post installation steps:</w:t>
      </w:r>
    </w:p>
    <w:p w:rsidR="008837F0" w:rsidRPr="00661F57" w:rsidRDefault="00654018" w:rsidP="00D5375B">
      <w:pPr>
        <w:spacing w:line="240" w:lineRule="atLeast"/>
        <w:rPr>
          <w:rFonts w:cs="Times New Roman"/>
          <w:sz w:val="24"/>
          <w:szCs w:val="24"/>
        </w:rPr>
      </w:pPr>
      <w:r w:rsidRPr="00661F57">
        <w:rPr>
          <w:rFonts w:cs="Times New Roman"/>
          <w:sz w:val="24"/>
          <w:szCs w:val="24"/>
        </w:rPr>
        <w:t>&gt;</w:t>
      </w:r>
      <w:r w:rsidR="00EA45E1">
        <w:rPr>
          <w:rFonts w:cs="Times New Roman"/>
          <w:sz w:val="24"/>
          <w:szCs w:val="24"/>
        </w:rPr>
        <w:t xml:space="preserve"> </w:t>
      </w:r>
      <w:r w:rsidRPr="00661F57">
        <w:rPr>
          <w:rFonts w:cs="Times New Roman"/>
          <w:sz w:val="24"/>
          <w:szCs w:val="24"/>
        </w:rPr>
        <w:t xml:space="preserve">Verify whether SQL Server services are removed from </w:t>
      </w:r>
      <w:r w:rsidR="008837F0" w:rsidRPr="00661F57">
        <w:rPr>
          <w:rFonts w:cs="Times New Roman"/>
          <w:sz w:val="24"/>
          <w:szCs w:val="24"/>
        </w:rPr>
        <w:t>configuration manager for the specific instance</w:t>
      </w:r>
    </w:p>
    <w:p w:rsidR="00654018" w:rsidRPr="00661F57" w:rsidRDefault="00654018" w:rsidP="00D5375B">
      <w:pPr>
        <w:spacing w:line="240" w:lineRule="atLeast"/>
        <w:rPr>
          <w:rFonts w:cs="Times New Roman"/>
          <w:sz w:val="24"/>
          <w:szCs w:val="24"/>
        </w:rPr>
      </w:pPr>
      <w:r w:rsidRPr="00661F57">
        <w:rPr>
          <w:rFonts w:cs="Times New Roman"/>
          <w:sz w:val="24"/>
          <w:szCs w:val="24"/>
        </w:rPr>
        <w:t>&gt; Remove the folders which are all related to your instance which need to uninstall.</w:t>
      </w:r>
    </w:p>
    <w:p w:rsidR="00654018" w:rsidRPr="00661F57" w:rsidRDefault="00654018" w:rsidP="00D5375B">
      <w:pPr>
        <w:spacing w:line="240" w:lineRule="atLeast"/>
        <w:rPr>
          <w:rFonts w:cs="Times New Roman"/>
          <w:sz w:val="24"/>
          <w:szCs w:val="24"/>
        </w:rPr>
      </w:pPr>
      <w:r w:rsidRPr="00661F57">
        <w:rPr>
          <w:rFonts w:cs="Times New Roman"/>
          <w:sz w:val="24"/>
          <w:szCs w:val="24"/>
        </w:rPr>
        <w:t>&gt;</w:t>
      </w:r>
      <w:r w:rsidR="009A388D">
        <w:rPr>
          <w:rFonts w:cs="Times New Roman"/>
          <w:sz w:val="24"/>
          <w:szCs w:val="24"/>
        </w:rPr>
        <w:t xml:space="preserve"> </w:t>
      </w:r>
      <w:r w:rsidRPr="00661F57">
        <w:rPr>
          <w:rFonts w:cs="Times New Roman"/>
          <w:sz w:val="24"/>
          <w:szCs w:val="24"/>
        </w:rPr>
        <w:t>Remove from register editor [regedit] for the p</w:t>
      </w:r>
      <w:r w:rsidR="00BC68C8" w:rsidRPr="00661F57">
        <w:rPr>
          <w:rFonts w:cs="Times New Roman"/>
          <w:sz w:val="24"/>
          <w:szCs w:val="24"/>
        </w:rPr>
        <w:t>artic</w:t>
      </w:r>
      <w:r w:rsidRPr="00661F57">
        <w:rPr>
          <w:rFonts w:cs="Times New Roman"/>
          <w:sz w:val="24"/>
          <w:szCs w:val="24"/>
        </w:rPr>
        <w:t>ular i</w:t>
      </w:r>
      <w:r w:rsidR="008837F0" w:rsidRPr="00661F57">
        <w:rPr>
          <w:rFonts w:cs="Times New Roman"/>
          <w:sz w:val="24"/>
          <w:szCs w:val="24"/>
        </w:rPr>
        <w:t>nstance if not removed at the time</w:t>
      </w:r>
      <w:r w:rsidRPr="00661F57">
        <w:rPr>
          <w:rFonts w:cs="Times New Roman"/>
          <w:sz w:val="24"/>
          <w:szCs w:val="24"/>
        </w:rPr>
        <w:t xml:space="preserve"> of uninstallation.</w:t>
      </w:r>
    </w:p>
    <w:p w:rsidR="00654018" w:rsidRPr="00661F57" w:rsidRDefault="00C96AD4" w:rsidP="00D5375B">
      <w:pPr>
        <w:spacing w:line="240" w:lineRule="atLeast"/>
        <w:rPr>
          <w:rFonts w:cs="Times New Roman"/>
          <w:sz w:val="24"/>
          <w:szCs w:val="24"/>
        </w:rPr>
      </w:pPr>
      <w:r>
        <w:rPr>
          <w:rFonts w:cs="Times New Roman"/>
          <w:sz w:val="24"/>
          <w:szCs w:val="24"/>
        </w:rPr>
        <w:t xml:space="preserve">&gt; </w:t>
      </w:r>
      <w:r w:rsidR="00B04D5D" w:rsidRPr="00661F57">
        <w:rPr>
          <w:rFonts w:cs="Times New Roman"/>
          <w:sz w:val="24"/>
          <w:szCs w:val="24"/>
        </w:rPr>
        <w:t>Go to</w:t>
      </w:r>
      <w:r w:rsidR="001E3E3B" w:rsidRPr="00661F57">
        <w:rPr>
          <w:rFonts w:cs="Times New Roman"/>
          <w:sz w:val="24"/>
          <w:szCs w:val="24"/>
        </w:rPr>
        <w:t xml:space="preserve"> run&gt;</w:t>
      </w:r>
      <w:r w:rsidR="00654018" w:rsidRPr="00661F57">
        <w:rPr>
          <w:rFonts w:cs="Times New Roman"/>
          <w:sz w:val="24"/>
          <w:szCs w:val="24"/>
        </w:rPr>
        <w:t>regedit&gt; HKEY_LOCAL_MECHIN</w:t>
      </w:r>
      <w:r w:rsidR="00782353" w:rsidRPr="00661F57">
        <w:rPr>
          <w:rFonts w:cs="Times New Roman"/>
          <w:sz w:val="24"/>
          <w:szCs w:val="24"/>
        </w:rPr>
        <w:t xml:space="preserve">E&gt; SOFTWARE&gt;MICROSOFT&gt;MICROSOFT </w:t>
      </w:r>
      <w:r w:rsidR="00654018" w:rsidRPr="00661F57">
        <w:rPr>
          <w:rFonts w:cs="Times New Roman"/>
          <w:sz w:val="24"/>
          <w:szCs w:val="24"/>
        </w:rPr>
        <w:t>SQL SERVER&gt;</w:t>
      </w:r>
    </w:p>
    <w:p w:rsidR="00654018" w:rsidRPr="00661F57" w:rsidRDefault="00654018" w:rsidP="00D5375B">
      <w:pPr>
        <w:spacing w:line="240" w:lineRule="atLeast"/>
        <w:rPr>
          <w:rFonts w:cs="Times New Roman"/>
          <w:sz w:val="24"/>
          <w:szCs w:val="24"/>
        </w:rPr>
      </w:pPr>
      <w:r w:rsidRPr="00661F57">
        <w:rPr>
          <w:rFonts w:cs="Times New Roman"/>
          <w:sz w:val="24"/>
          <w:szCs w:val="24"/>
        </w:rPr>
        <w:t>To open registery in o\s level: regedit</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ARPWRAPER is only </w:t>
      </w:r>
      <w:r w:rsidR="008837F0" w:rsidRPr="00661F57">
        <w:rPr>
          <w:rFonts w:cs="Times New Roman"/>
          <w:sz w:val="24"/>
          <w:szCs w:val="24"/>
        </w:rPr>
        <w:t>available</w:t>
      </w:r>
      <w:r w:rsidRPr="00661F57">
        <w:rPr>
          <w:rFonts w:cs="Times New Roman"/>
          <w:sz w:val="24"/>
          <w:szCs w:val="24"/>
        </w:rPr>
        <w:t xml:space="preserve"> in SQL Server 2005 but not</w:t>
      </w:r>
      <w:r w:rsidR="008837F0" w:rsidRPr="00661F57">
        <w:rPr>
          <w:rFonts w:cs="Times New Roman"/>
          <w:sz w:val="24"/>
          <w:szCs w:val="24"/>
        </w:rPr>
        <w:t xml:space="preserve"> in versions of 2008, 2008 R2, 2012</w:t>
      </w:r>
      <w:r w:rsidRPr="00661F57">
        <w:rPr>
          <w:rFonts w:cs="Times New Roman"/>
          <w:sz w:val="24"/>
          <w:szCs w:val="24"/>
        </w:rPr>
        <w:t>.</w:t>
      </w:r>
    </w:p>
    <w:p w:rsidR="00654018" w:rsidRPr="00661F57" w:rsidRDefault="008837F0" w:rsidP="00D5375B">
      <w:pPr>
        <w:spacing w:line="240" w:lineRule="atLeast"/>
        <w:rPr>
          <w:rFonts w:cs="Times New Roman"/>
          <w:sz w:val="24"/>
          <w:szCs w:val="24"/>
        </w:rPr>
      </w:pPr>
      <w:r w:rsidRPr="00661F57">
        <w:rPr>
          <w:rFonts w:cs="Times New Roman"/>
          <w:b/>
          <w:sz w:val="24"/>
          <w:szCs w:val="24"/>
        </w:rPr>
        <w:t>Note:</w:t>
      </w:r>
      <w:r w:rsidR="00654018" w:rsidRPr="00661F57">
        <w:rPr>
          <w:rFonts w:cs="Times New Roman"/>
          <w:sz w:val="24"/>
          <w:szCs w:val="24"/>
        </w:rPr>
        <w:t xml:space="preserve"> Before and after </w:t>
      </w:r>
      <w:r w:rsidRPr="00661F57">
        <w:rPr>
          <w:rFonts w:cs="Times New Roman"/>
          <w:sz w:val="24"/>
          <w:szCs w:val="24"/>
        </w:rPr>
        <w:t>uninstallation</w:t>
      </w:r>
      <w:r w:rsidR="00654018" w:rsidRPr="00661F57">
        <w:rPr>
          <w:rFonts w:cs="Times New Roman"/>
          <w:sz w:val="24"/>
          <w:szCs w:val="24"/>
        </w:rPr>
        <w:t xml:space="preserve"> of SQL plea</w:t>
      </w:r>
      <w:r w:rsidRPr="00661F57">
        <w:rPr>
          <w:rFonts w:cs="Times New Roman"/>
          <w:sz w:val="24"/>
          <w:szCs w:val="24"/>
        </w:rPr>
        <w:t xml:space="preserve">se send email notification to </w:t>
      </w:r>
      <w:r w:rsidR="00654018" w:rsidRPr="00661F57">
        <w:rPr>
          <w:rFonts w:cs="Times New Roman"/>
          <w:sz w:val="24"/>
          <w:szCs w:val="24"/>
        </w:rPr>
        <w:t>requestor.</w:t>
      </w:r>
    </w:p>
    <w:p w:rsidR="00A850BB" w:rsidRPr="00661F57" w:rsidRDefault="008837F0" w:rsidP="00D5375B">
      <w:pPr>
        <w:spacing w:line="240" w:lineRule="atLeast"/>
        <w:rPr>
          <w:rFonts w:cs="Times New Roman"/>
          <w:sz w:val="24"/>
          <w:szCs w:val="24"/>
        </w:rPr>
      </w:pPr>
      <w:r w:rsidRPr="00661F57">
        <w:rPr>
          <w:rFonts w:cs="Times New Roman"/>
          <w:sz w:val="24"/>
          <w:szCs w:val="24"/>
        </w:rPr>
        <w:t>-------------------------------------------------------------------------------------</w:t>
      </w:r>
      <w:r w:rsidR="002641A1" w:rsidRPr="00661F57">
        <w:rPr>
          <w:rFonts w:cs="Times New Roman"/>
          <w:sz w:val="24"/>
          <w:szCs w:val="24"/>
        </w:rPr>
        <w:t>------------------------------------------</w:t>
      </w:r>
    </w:p>
    <w:p w:rsidR="00654018" w:rsidRPr="00661F57" w:rsidRDefault="00654018" w:rsidP="00D5375B">
      <w:pPr>
        <w:spacing w:line="240" w:lineRule="atLeast"/>
        <w:rPr>
          <w:rFonts w:cs="Times New Roman"/>
          <w:b/>
          <w:sz w:val="24"/>
          <w:szCs w:val="24"/>
          <w:u w:val="single"/>
        </w:rPr>
      </w:pPr>
      <w:r w:rsidRPr="00661F57">
        <w:rPr>
          <w:rFonts w:cs="Times New Roman"/>
          <w:b/>
          <w:sz w:val="24"/>
          <w:szCs w:val="24"/>
          <w:u w:val="single"/>
        </w:rPr>
        <w:t>SQL Server installation real time process:</w:t>
      </w:r>
    </w:p>
    <w:p w:rsidR="00654018" w:rsidRPr="00661F57" w:rsidRDefault="00654018" w:rsidP="00D5375B">
      <w:pPr>
        <w:spacing w:line="240" w:lineRule="atLeast"/>
        <w:rPr>
          <w:rFonts w:cs="Times New Roman"/>
          <w:sz w:val="24"/>
          <w:szCs w:val="24"/>
        </w:rPr>
      </w:pPr>
      <w:r w:rsidRPr="00661F57">
        <w:rPr>
          <w:rFonts w:cs="Times New Roman"/>
          <w:sz w:val="24"/>
          <w:szCs w:val="24"/>
        </w:rPr>
        <w:t>&gt;</w:t>
      </w:r>
      <w:r w:rsidR="00B55B3D">
        <w:rPr>
          <w:rFonts w:cs="Times New Roman"/>
          <w:sz w:val="24"/>
          <w:szCs w:val="24"/>
        </w:rPr>
        <w:t xml:space="preserve"> </w:t>
      </w:r>
      <w:r w:rsidRPr="00661F57">
        <w:rPr>
          <w:rFonts w:cs="Times New Roman"/>
          <w:b/>
          <w:sz w:val="24"/>
          <w:szCs w:val="24"/>
        </w:rPr>
        <w:t xml:space="preserve">Pre-Installation </w:t>
      </w:r>
      <w:r w:rsidR="008837F0" w:rsidRPr="00661F57">
        <w:rPr>
          <w:rFonts w:cs="Times New Roman"/>
          <w:b/>
          <w:sz w:val="24"/>
          <w:szCs w:val="24"/>
        </w:rPr>
        <w:t>Requirements</w:t>
      </w:r>
      <w:r w:rsidRPr="00661F57">
        <w:rPr>
          <w:rFonts w:cs="Times New Roman"/>
          <w:b/>
          <w:sz w:val="24"/>
          <w:szCs w:val="24"/>
        </w:rPr>
        <w:t xml:space="preserve"> phase:</w:t>
      </w:r>
    </w:p>
    <w:p w:rsidR="00654018" w:rsidRPr="00661F57" w:rsidRDefault="005561DB" w:rsidP="00D5375B">
      <w:pPr>
        <w:spacing w:line="240" w:lineRule="atLeast"/>
        <w:rPr>
          <w:rFonts w:cs="Times New Roman"/>
          <w:sz w:val="24"/>
          <w:szCs w:val="24"/>
        </w:rPr>
      </w:pPr>
      <w:r>
        <w:rPr>
          <w:rFonts w:cs="Times New Roman"/>
          <w:sz w:val="24"/>
          <w:szCs w:val="24"/>
        </w:rPr>
        <w:t>1. Verify Hardware and S</w:t>
      </w:r>
      <w:r w:rsidR="00654018" w:rsidRPr="00661F57">
        <w:rPr>
          <w:rFonts w:cs="Times New Roman"/>
          <w:sz w:val="24"/>
          <w:szCs w:val="24"/>
        </w:rPr>
        <w:t>oftware configurations</w:t>
      </w:r>
    </w:p>
    <w:p w:rsidR="00654018" w:rsidRPr="00661F57" w:rsidRDefault="00654018" w:rsidP="00D5375B">
      <w:pPr>
        <w:tabs>
          <w:tab w:val="left" w:pos="5385"/>
        </w:tabs>
        <w:spacing w:line="240" w:lineRule="atLeast"/>
        <w:rPr>
          <w:rFonts w:cs="Times New Roman"/>
          <w:sz w:val="24"/>
          <w:szCs w:val="24"/>
        </w:rPr>
      </w:pPr>
      <w:r w:rsidRPr="00661F57">
        <w:rPr>
          <w:rFonts w:cs="Times New Roman"/>
          <w:sz w:val="24"/>
          <w:szCs w:val="24"/>
        </w:rPr>
        <w:t>2. Default\named instance</w:t>
      </w:r>
    </w:p>
    <w:p w:rsidR="00654018" w:rsidRPr="00661F57" w:rsidRDefault="008837F0" w:rsidP="00D5375B">
      <w:pPr>
        <w:spacing w:line="240" w:lineRule="atLeast"/>
        <w:rPr>
          <w:rFonts w:cs="Times New Roman"/>
          <w:sz w:val="24"/>
          <w:szCs w:val="24"/>
        </w:rPr>
      </w:pPr>
      <w:r w:rsidRPr="00661F57">
        <w:rPr>
          <w:rFonts w:cs="Times New Roman"/>
          <w:sz w:val="24"/>
          <w:szCs w:val="24"/>
        </w:rPr>
        <w:t>3. Collation</w:t>
      </w:r>
      <w:r w:rsidR="00654018" w:rsidRPr="00661F57">
        <w:rPr>
          <w:rFonts w:cs="Times New Roman"/>
          <w:sz w:val="24"/>
          <w:szCs w:val="24"/>
        </w:rPr>
        <w:t xml:space="preserve"> settings</w:t>
      </w:r>
    </w:p>
    <w:p w:rsidR="00654018" w:rsidRPr="00661F57" w:rsidRDefault="00654018" w:rsidP="00D5375B">
      <w:pPr>
        <w:spacing w:line="240" w:lineRule="atLeast"/>
        <w:rPr>
          <w:rFonts w:cs="Times New Roman"/>
          <w:sz w:val="24"/>
          <w:szCs w:val="24"/>
        </w:rPr>
      </w:pPr>
      <w:r w:rsidRPr="00661F57">
        <w:rPr>
          <w:rFonts w:cs="Times New Roman"/>
          <w:sz w:val="24"/>
          <w:szCs w:val="24"/>
        </w:rPr>
        <w:t>4. Service account</w:t>
      </w:r>
    </w:p>
    <w:p w:rsidR="00654018" w:rsidRPr="00661F57" w:rsidRDefault="008837F0" w:rsidP="00D5375B">
      <w:pPr>
        <w:spacing w:line="240" w:lineRule="atLeast"/>
        <w:rPr>
          <w:rFonts w:cs="Times New Roman"/>
          <w:sz w:val="24"/>
          <w:szCs w:val="24"/>
        </w:rPr>
      </w:pPr>
      <w:r w:rsidRPr="00661F57">
        <w:rPr>
          <w:rFonts w:cs="Times New Roman"/>
          <w:sz w:val="24"/>
          <w:szCs w:val="24"/>
        </w:rPr>
        <w:t>5. Authentication</w:t>
      </w:r>
      <w:r w:rsidR="00654018" w:rsidRPr="00661F57">
        <w:rPr>
          <w:rFonts w:cs="Times New Roman"/>
          <w:sz w:val="24"/>
          <w:szCs w:val="24"/>
        </w:rPr>
        <w:t xml:space="preserve"> mode.</w:t>
      </w:r>
    </w:p>
    <w:p w:rsidR="00654018" w:rsidRPr="00661F57" w:rsidRDefault="00657076" w:rsidP="00D5375B">
      <w:pPr>
        <w:spacing w:line="240" w:lineRule="atLeast"/>
        <w:rPr>
          <w:rFonts w:cs="Times New Roman"/>
          <w:sz w:val="24"/>
          <w:szCs w:val="24"/>
        </w:rPr>
      </w:pPr>
      <w:r>
        <w:rPr>
          <w:rFonts w:cs="Times New Roman"/>
          <w:sz w:val="24"/>
          <w:szCs w:val="24"/>
        </w:rPr>
        <w:t>6. Check x64 or x</w:t>
      </w:r>
      <w:r w:rsidR="00654018" w:rsidRPr="00661F57">
        <w:rPr>
          <w:rFonts w:cs="Times New Roman"/>
          <w:sz w:val="24"/>
          <w:szCs w:val="24"/>
        </w:rPr>
        <w:t>86 bit of SQL installation required?</w:t>
      </w:r>
    </w:p>
    <w:p w:rsidR="00654018" w:rsidRPr="00661F57" w:rsidRDefault="00654018" w:rsidP="00D5375B">
      <w:pPr>
        <w:spacing w:line="240" w:lineRule="atLeast"/>
        <w:rPr>
          <w:rFonts w:cs="Times New Roman"/>
          <w:sz w:val="24"/>
          <w:szCs w:val="24"/>
        </w:rPr>
      </w:pPr>
      <w:r w:rsidRPr="00661F57">
        <w:rPr>
          <w:rFonts w:cs="Times New Roman"/>
          <w:sz w:val="24"/>
          <w:szCs w:val="24"/>
        </w:rPr>
        <w:t>8. Collect SQL software\package into server or download</w:t>
      </w:r>
    </w:p>
    <w:p w:rsidR="00654018" w:rsidRPr="00661F57" w:rsidRDefault="00654018" w:rsidP="00D5375B">
      <w:pPr>
        <w:spacing w:line="240" w:lineRule="atLeast"/>
        <w:rPr>
          <w:rFonts w:cs="Times New Roman"/>
          <w:sz w:val="24"/>
          <w:szCs w:val="24"/>
        </w:rPr>
      </w:pPr>
      <w:r w:rsidRPr="00661F57">
        <w:rPr>
          <w:rFonts w:cs="Times New Roman"/>
          <w:sz w:val="24"/>
          <w:szCs w:val="24"/>
        </w:rPr>
        <w:t>9. Components selection.</w:t>
      </w:r>
    </w:p>
    <w:p w:rsidR="00654018" w:rsidRPr="00661F57" w:rsidRDefault="00654018" w:rsidP="00D5375B">
      <w:pPr>
        <w:spacing w:line="240" w:lineRule="atLeast"/>
        <w:rPr>
          <w:rFonts w:cs="Times New Roman"/>
          <w:sz w:val="24"/>
          <w:szCs w:val="24"/>
        </w:rPr>
      </w:pPr>
      <w:r w:rsidRPr="00661F57">
        <w:rPr>
          <w:rFonts w:cs="Times New Roman"/>
          <w:sz w:val="24"/>
          <w:szCs w:val="24"/>
        </w:rPr>
        <w:t>10. SQL version and edition</w:t>
      </w:r>
    </w:p>
    <w:p w:rsidR="00A850BB" w:rsidRPr="00661F57" w:rsidRDefault="00A850BB"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r w:rsidRPr="00661F57">
        <w:rPr>
          <w:rFonts w:cs="Times New Roman"/>
          <w:sz w:val="24"/>
          <w:szCs w:val="24"/>
        </w:rPr>
        <w:t>&gt;</w:t>
      </w:r>
      <w:r w:rsidR="009A388D">
        <w:rPr>
          <w:rFonts w:cs="Times New Roman"/>
          <w:sz w:val="24"/>
          <w:szCs w:val="24"/>
        </w:rPr>
        <w:t xml:space="preserve"> </w:t>
      </w:r>
      <w:r w:rsidRPr="00661F57">
        <w:rPr>
          <w:rFonts w:cs="Times New Roman"/>
          <w:b/>
          <w:sz w:val="24"/>
          <w:szCs w:val="24"/>
        </w:rPr>
        <w:t>Installation Phase:</w:t>
      </w:r>
    </w:p>
    <w:p w:rsidR="00654018" w:rsidRPr="00661F57" w:rsidRDefault="00654018" w:rsidP="00D5375B">
      <w:pPr>
        <w:spacing w:line="240" w:lineRule="atLeast"/>
        <w:rPr>
          <w:rFonts w:cs="Times New Roman"/>
          <w:sz w:val="24"/>
          <w:szCs w:val="24"/>
        </w:rPr>
      </w:pPr>
      <w:r w:rsidRPr="00661F57">
        <w:rPr>
          <w:rFonts w:cs="Times New Roman"/>
          <w:sz w:val="24"/>
          <w:szCs w:val="24"/>
        </w:rPr>
        <w:t>Perform installation\configuration of SQL Server</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r w:rsidRPr="00661F57">
        <w:rPr>
          <w:rFonts w:cs="Times New Roman"/>
          <w:sz w:val="24"/>
          <w:szCs w:val="24"/>
        </w:rPr>
        <w:t>&gt;</w:t>
      </w:r>
      <w:r w:rsidR="009A388D">
        <w:rPr>
          <w:rFonts w:cs="Times New Roman"/>
          <w:sz w:val="24"/>
          <w:szCs w:val="24"/>
        </w:rPr>
        <w:t xml:space="preserve"> </w:t>
      </w:r>
      <w:r w:rsidRPr="00661F57">
        <w:rPr>
          <w:rFonts w:cs="Times New Roman"/>
          <w:b/>
          <w:sz w:val="24"/>
          <w:szCs w:val="24"/>
        </w:rPr>
        <w:t>Post-installation phase:</w:t>
      </w:r>
    </w:p>
    <w:p w:rsidR="00654018" w:rsidRPr="00661F57" w:rsidRDefault="008837F0" w:rsidP="00D5375B">
      <w:pPr>
        <w:spacing w:line="240" w:lineRule="atLeast"/>
        <w:rPr>
          <w:rFonts w:cs="Times New Roman"/>
          <w:sz w:val="24"/>
          <w:szCs w:val="24"/>
        </w:rPr>
      </w:pPr>
      <w:r w:rsidRPr="00661F57">
        <w:rPr>
          <w:rFonts w:cs="Times New Roman"/>
          <w:sz w:val="24"/>
          <w:szCs w:val="24"/>
        </w:rPr>
        <w:t>1. Verify</w:t>
      </w:r>
      <w:r w:rsidR="00654018" w:rsidRPr="00661F57">
        <w:rPr>
          <w:rFonts w:cs="Times New Roman"/>
          <w:sz w:val="24"/>
          <w:szCs w:val="24"/>
        </w:rPr>
        <w:t xml:space="preserve"> all the components are installed succe</w:t>
      </w:r>
      <w:r w:rsidRPr="00661F57">
        <w:rPr>
          <w:rFonts w:cs="Times New Roman"/>
          <w:sz w:val="24"/>
          <w:szCs w:val="24"/>
        </w:rPr>
        <w:t>ss...</w:t>
      </w:r>
      <w:r w:rsidR="00654018" w:rsidRPr="00661F57">
        <w:rPr>
          <w:rFonts w:cs="Times New Roman"/>
          <w:sz w:val="24"/>
          <w:szCs w:val="24"/>
        </w:rPr>
        <w:t xml:space="preserve"> </w:t>
      </w:r>
      <w:r w:rsidRPr="00661F57">
        <w:rPr>
          <w:rFonts w:cs="Times New Roman"/>
          <w:sz w:val="24"/>
          <w:szCs w:val="24"/>
        </w:rPr>
        <w:t>Or</w:t>
      </w:r>
      <w:r w:rsidR="00654018" w:rsidRPr="00661F57">
        <w:rPr>
          <w:rFonts w:cs="Times New Roman"/>
          <w:sz w:val="24"/>
          <w:szCs w:val="24"/>
        </w:rPr>
        <w:t xml:space="preserve"> not?</w:t>
      </w:r>
    </w:p>
    <w:p w:rsidR="00654018" w:rsidRPr="00661F57" w:rsidRDefault="000876F8" w:rsidP="00D5375B">
      <w:pPr>
        <w:spacing w:line="240" w:lineRule="atLeast"/>
        <w:rPr>
          <w:rFonts w:cs="Times New Roman"/>
          <w:sz w:val="24"/>
          <w:szCs w:val="24"/>
        </w:rPr>
      </w:pPr>
      <w:r w:rsidRPr="00661F57">
        <w:rPr>
          <w:rFonts w:cs="Times New Roman"/>
          <w:sz w:val="24"/>
          <w:szCs w:val="24"/>
        </w:rPr>
        <w:t>From "Su</w:t>
      </w:r>
      <w:r w:rsidR="00654018" w:rsidRPr="00661F57">
        <w:rPr>
          <w:rFonts w:cs="Times New Roman"/>
          <w:sz w:val="24"/>
          <w:szCs w:val="24"/>
        </w:rPr>
        <w:t>mmery.txt" file</w:t>
      </w:r>
    </w:p>
    <w:p w:rsidR="00654018" w:rsidRPr="00661F57" w:rsidRDefault="00654018" w:rsidP="00D5375B">
      <w:pPr>
        <w:spacing w:line="240" w:lineRule="atLeast"/>
        <w:rPr>
          <w:rFonts w:cs="Times New Roman"/>
          <w:sz w:val="24"/>
          <w:szCs w:val="24"/>
        </w:rPr>
      </w:pPr>
      <w:r w:rsidRPr="00661F57">
        <w:rPr>
          <w:rFonts w:cs="Times New Roman"/>
          <w:sz w:val="24"/>
          <w:szCs w:val="24"/>
        </w:rPr>
        <w:t>C:\Program Files\Microsoft SQL Server\90\Setup Bootstrap\LOG</w:t>
      </w:r>
      <w:r w:rsidR="00536F79" w:rsidRPr="00661F57">
        <w:rPr>
          <w:rFonts w:cs="Times New Roman"/>
          <w:sz w:val="24"/>
          <w:szCs w:val="24"/>
        </w:rPr>
        <w:t xml:space="preserve">\ </w:t>
      </w:r>
      <w:r w:rsidR="000876F8" w:rsidRPr="00661F57">
        <w:rPr>
          <w:rFonts w:cs="Times New Roman"/>
          <w:sz w:val="24"/>
          <w:szCs w:val="24"/>
        </w:rPr>
        <w:t>Su</w:t>
      </w:r>
      <w:r w:rsidR="00536F79" w:rsidRPr="00661F57">
        <w:rPr>
          <w:rFonts w:cs="Times New Roman"/>
          <w:sz w:val="24"/>
          <w:szCs w:val="24"/>
        </w:rPr>
        <w:t>mmery.txt</w:t>
      </w:r>
    </w:p>
    <w:p w:rsidR="00654018" w:rsidRPr="00661F57" w:rsidRDefault="00654018" w:rsidP="00D5375B">
      <w:pPr>
        <w:spacing w:line="240" w:lineRule="atLeast"/>
        <w:rPr>
          <w:rFonts w:cs="Times New Roman"/>
          <w:sz w:val="24"/>
          <w:szCs w:val="24"/>
        </w:rPr>
      </w:pPr>
      <w:r w:rsidRPr="00661F57">
        <w:rPr>
          <w:rFonts w:cs="Times New Roman"/>
          <w:sz w:val="24"/>
          <w:szCs w:val="24"/>
        </w:rPr>
        <w:t>2. Check connectivity to SQL instance.</w:t>
      </w:r>
    </w:p>
    <w:p w:rsidR="00654018" w:rsidRPr="00661F57" w:rsidRDefault="00654018" w:rsidP="00D5375B">
      <w:pPr>
        <w:spacing w:line="240" w:lineRule="atLeast"/>
        <w:rPr>
          <w:rFonts w:cs="Times New Roman"/>
          <w:sz w:val="24"/>
          <w:szCs w:val="24"/>
        </w:rPr>
      </w:pPr>
      <w:r w:rsidRPr="00661F57">
        <w:rPr>
          <w:rFonts w:cs="Times New Roman"/>
          <w:sz w:val="24"/>
          <w:szCs w:val="24"/>
        </w:rPr>
        <w:t>3. Check all services are running or not.</w:t>
      </w:r>
    </w:p>
    <w:p w:rsidR="00654018" w:rsidRPr="00661F57" w:rsidRDefault="00654018" w:rsidP="00D5375B">
      <w:pPr>
        <w:spacing w:line="240" w:lineRule="atLeast"/>
        <w:rPr>
          <w:rFonts w:cs="Times New Roman"/>
          <w:sz w:val="24"/>
          <w:szCs w:val="24"/>
        </w:rPr>
      </w:pPr>
      <w:r w:rsidRPr="00661F57">
        <w:rPr>
          <w:rFonts w:cs="Times New Roman"/>
          <w:sz w:val="24"/>
          <w:szCs w:val="24"/>
        </w:rPr>
        <w:t>4 Check the registery whether instance is registered or not.</w:t>
      </w:r>
    </w:p>
    <w:p w:rsidR="00654018" w:rsidRPr="00661F57" w:rsidRDefault="00654018" w:rsidP="00D5375B">
      <w:pPr>
        <w:spacing w:line="240" w:lineRule="atLeast"/>
        <w:rPr>
          <w:rFonts w:cs="Times New Roman"/>
          <w:sz w:val="24"/>
          <w:szCs w:val="24"/>
        </w:rPr>
      </w:pPr>
    </w:p>
    <w:p w:rsidR="00C96AD4" w:rsidRDefault="00C96AD4" w:rsidP="00D5375B">
      <w:pPr>
        <w:spacing w:line="240" w:lineRule="atLeast"/>
        <w:rPr>
          <w:rFonts w:cs="Times New Roman"/>
          <w:sz w:val="24"/>
          <w:szCs w:val="24"/>
        </w:rPr>
      </w:pPr>
    </w:p>
    <w:p w:rsidR="00C96AD4" w:rsidRDefault="00C96AD4" w:rsidP="00D5375B">
      <w:pPr>
        <w:spacing w:line="240" w:lineRule="atLeast"/>
        <w:rPr>
          <w:rFonts w:cs="Times New Roman"/>
          <w:sz w:val="24"/>
          <w:szCs w:val="24"/>
        </w:rPr>
      </w:pPr>
    </w:p>
    <w:p w:rsidR="00C96AD4" w:rsidRDefault="00C96AD4" w:rsidP="00D5375B">
      <w:pPr>
        <w:spacing w:line="240" w:lineRule="atLeast"/>
        <w:rPr>
          <w:rFonts w:cs="Times New Roman"/>
          <w:sz w:val="24"/>
          <w:szCs w:val="24"/>
        </w:rPr>
      </w:pPr>
    </w:p>
    <w:p w:rsidR="00654018" w:rsidRPr="00661F57" w:rsidRDefault="004A370E" w:rsidP="00D5375B">
      <w:pPr>
        <w:spacing w:line="240" w:lineRule="atLeast"/>
        <w:rPr>
          <w:rFonts w:cs="Times New Roman"/>
          <w:b/>
          <w:sz w:val="24"/>
          <w:szCs w:val="24"/>
        </w:rPr>
      </w:pPr>
      <w:r w:rsidRPr="00C96AD4">
        <w:rPr>
          <w:rFonts w:cs="Times New Roman"/>
          <w:b/>
          <w:sz w:val="24"/>
          <w:szCs w:val="24"/>
        </w:rPr>
        <w:t>ISSUES AT THE TIME OF SQL SERVER INSTALLATION?</w:t>
      </w:r>
    </w:p>
    <w:p w:rsidR="00654018" w:rsidRPr="00661F57" w:rsidRDefault="00654018" w:rsidP="00D5375B">
      <w:pPr>
        <w:spacing w:line="240" w:lineRule="atLeast"/>
        <w:rPr>
          <w:rFonts w:cs="Times New Roman"/>
          <w:sz w:val="24"/>
          <w:szCs w:val="24"/>
        </w:rPr>
      </w:pPr>
      <w:r w:rsidRPr="00661F57">
        <w:rPr>
          <w:rFonts w:cs="Times New Roman"/>
          <w:sz w:val="24"/>
          <w:szCs w:val="24"/>
        </w:rPr>
        <w:t>&gt;</w:t>
      </w:r>
      <w:r w:rsidR="00C36F67" w:rsidRPr="00661F57">
        <w:rPr>
          <w:rFonts w:cs="Times New Roman"/>
          <w:sz w:val="24"/>
          <w:szCs w:val="24"/>
        </w:rPr>
        <w:t xml:space="preserve"> </w:t>
      </w:r>
      <w:r w:rsidRPr="00661F57">
        <w:rPr>
          <w:rFonts w:cs="Times New Roman"/>
          <w:sz w:val="24"/>
          <w:szCs w:val="24"/>
        </w:rPr>
        <w:t>Lack of Hardware and software</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&gt; O\S in </w:t>
      </w:r>
      <w:r w:rsidR="002B2388" w:rsidRPr="00661F57">
        <w:rPr>
          <w:rFonts w:cs="Times New Roman"/>
          <w:sz w:val="24"/>
          <w:szCs w:val="24"/>
        </w:rPr>
        <w:t>Compatibility</w:t>
      </w:r>
    </w:p>
    <w:p w:rsidR="00654018" w:rsidRPr="00661F57" w:rsidRDefault="00C36F67" w:rsidP="00D5375B">
      <w:pPr>
        <w:spacing w:line="240" w:lineRule="atLeast"/>
        <w:rPr>
          <w:rFonts w:cs="Times New Roman"/>
          <w:sz w:val="24"/>
          <w:szCs w:val="24"/>
        </w:rPr>
      </w:pPr>
      <w:r w:rsidRPr="00661F57">
        <w:rPr>
          <w:rFonts w:cs="Times New Roman"/>
          <w:sz w:val="24"/>
          <w:szCs w:val="24"/>
        </w:rPr>
        <w:t>&gt; N</w:t>
      </w:r>
      <w:r w:rsidR="00654018" w:rsidRPr="00661F57">
        <w:rPr>
          <w:rFonts w:cs="Times New Roman"/>
          <w:sz w:val="24"/>
          <w:szCs w:val="24"/>
        </w:rPr>
        <w:t xml:space="preserve">ot install </w:t>
      </w:r>
      <w:r w:rsidR="008837F0" w:rsidRPr="00661F57">
        <w:rPr>
          <w:rFonts w:cs="Times New Roman"/>
          <w:sz w:val="24"/>
          <w:szCs w:val="24"/>
        </w:rPr>
        <w:t>right .net</w:t>
      </w:r>
      <w:r w:rsidR="00654018" w:rsidRPr="00661F57">
        <w:rPr>
          <w:rFonts w:cs="Times New Roman"/>
          <w:sz w:val="24"/>
          <w:szCs w:val="24"/>
        </w:rPr>
        <w:t xml:space="preserve"> frame work and windows installer</w:t>
      </w:r>
    </w:p>
    <w:p w:rsidR="00654018" w:rsidRPr="00661F57" w:rsidRDefault="00654018" w:rsidP="00D5375B">
      <w:pPr>
        <w:spacing w:line="240" w:lineRule="atLeast"/>
        <w:rPr>
          <w:rFonts w:cs="Times New Roman"/>
          <w:sz w:val="24"/>
          <w:szCs w:val="24"/>
        </w:rPr>
      </w:pPr>
      <w:r w:rsidRPr="00661F57">
        <w:rPr>
          <w:rFonts w:cs="Times New Roman"/>
          <w:sz w:val="24"/>
          <w:szCs w:val="24"/>
        </w:rPr>
        <w:t>&gt; Native client corrupted</w:t>
      </w:r>
    </w:p>
    <w:p w:rsidR="00654018" w:rsidRPr="00661F57" w:rsidRDefault="00654018" w:rsidP="00D5375B">
      <w:pPr>
        <w:spacing w:line="240" w:lineRule="atLeast"/>
        <w:rPr>
          <w:rFonts w:cs="Times New Roman"/>
          <w:sz w:val="24"/>
          <w:szCs w:val="24"/>
        </w:rPr>
      </w:pPr>
      <w:r w:rsidRPr="00661F57">
        <w:rPr>
          <w:rFonts w:cs="Times New Roman"/>
          <w:sz w:val="24"/>
          <w:szCs w:val="24"/>
        </w:rPr>
        <w:t>&gt; Wrong service account and password</w:t>
      </w:r>
    </w:p>
    <w:p w:rsidR="00654018" w:rsidRPr="00661F57" w:rsidRDefault="00654018" w:rsidP="00D5375B">
      <w:pPr>
        <w:spacing w:line="240" w:lineRule="atLeast"/>
        <w:rPr>
          <w:rFonts w:cs="Times New Roman"/>
          <w:sz w:val="24"/>
          <w:szCs w:val="24"/>
        </w:rPr>
      </w:pPr>
      <w:r w:rsidRPr="00661F57">
        <w:rPr>
          <w:rFonts w:cs="Times New Roman"/>
          <w:sz w:val="24"/>
          <w:szCs w:val="24"/>
        </w:rPr>
        <w:t>&gt; Permissions at O\S level to install SQL server</w:t>
      </w:r>
    </w:p>
    <w:p w:rsidR="00654018" w:rsidRPr="00661F57" w:rsidRDefault="00654018" w:rsidP="00D5375B">
      <w:pPr>
        <w:spacing w:line="240" w:lineRule="atLeast"/>
        <w:rPr>
          <w:rFonts w:cs="Times New Roman"/>
          <w:sz w:val="24"/>
          <w:szCs w:val="24"/>
        </w:rPr>
      </w:pPr>
      <w:r w:rsidRPr="00661F57">
        <w:rPr>
          <w:rFonts w:cs="Times New Roman"/>
          <w:sz w:val="24"/>
          <w:szCs w:val="24"/>
        </w:rPr>
        <w:t>&gt;</w:t>
      </w:r>
      <w:r w:rsidR="00457169" w:rsidRPr="00661F57">
        <w:rPr>
          <w:rFonts w:cs="Times New Roman"/>
          <w:sz w:val="24"/>
          <w:szCs w:val="24"/>
        </w:rPr>
        <w:t xml:space="preserve"> </w:t>
      </w:r>
      <w:r w:rsidRPr="00661F57">
        <w:rPr>
          <w:rFonts w:cs="Times New Roman"/>
          <w:sz w:val="24"/>
          <w:szCs w:val="24"/>
        </w:rPr>
        <w:t>Disk space issue</w:t>
      </w:r>
    </w:p>
    <w:p w:rsidR="00654018" w:rsidRPr="00661F57" w:rsidRDefault="00654018" w:rsidP="00D5375B">
      <w:pPr>
        <w:spacing w:line="240" w:lineRule="atLeast"/>
        <w:rPr>
          <w:rFonts w:cs="Times New Roman"/>
          <w:sz w:val="24"/>
          <w:szCs w:val="24"/>
        </w:rPr>
      </w:pPr>
      <w:r w:rsidRPr="00661F57">
        <w:rPr>
          <w:rFonts w:cs="Times New Roman"/>
          <w:sz w:val="24"/>
          <w:szCs w:val="24"/>
        </w:rPr>
        <w:t>&gt; Software\media corrupted</w:t>
      </w:r>
    </w:p>
    <w:p w:rsidR="00654018" w:rsidRPr="00661F57" w:rsidRDefault="00654018" w:rsidP="00D5375B">
      <w:pPr>
        <w:spacing w:line="240" w:lineRule="atLeast"/>
        <w:rPr>
          <w:rFonts w:cs="Times New Roman"/>
          <w:sz w:val="24"/>
          <w:szCs w:val="24"/>
        </w:rPr>
      </w:pPr>
      <w:r w:rsidRPr="00661F57">
        <w:rPr>
          <w:rFonts w:cs="Times New Roman"/>
          <w:sz w:val="24"/>
          <w:szCs w:val="24"/>
        </w:rPr>
        <w:t>&gt; Instance name started with special char</w:t>
      </w:r>
    </w:p>
    <w:p w:rsidR="00654018" w:rsidRPr="00661F57" w:rsidRDefault="00654018" w:rsidP="00D5375B">
      <w:pPr>
        <w:spacing w:line="240" w:lineRule="atLeast"/>
        <w:rPr>
          <w:rFonts w:cs="Times New Roman"/>
          <w:sz w:val="24"/>
          <w:szCs w:val="24"/>
        </w:rPr>
      </w:pPr>
      <w:r w:rsidRPr="00661F57">
        <w:rPr>
          <w:rFonts w:cs="Times New Roman"/>
          <w:sz w:val="24"/>
          <w:szCs w:val="24"/>
        </w:rPr>
        <w:t>&gt;</w:t>
      </w:r>
      <w:r w:rsidR="00A40217" w:rsidRPr="00661F57">
        <w:rPr>
          <w:rFonts w:cs="Times New Roman"/>
          <w:sz w:val="24"/>
          <w:szCs w:val="24"/>
        </w:rPr>
        <w:t xml:space="preserve"> </w:t>
      </w:r>
      <w:r w:rsidRPr="00661F57">
        <w:rPr>
          <w:rFonts w:cs="Times New Roman"/>
          <w:sz w:val="24"/>
          <w:szCs w:val="24"/>
        </w:rPr>
        <w:t xml:space="preserve">Version and Edition </w:t>
      </w:r>
      <w:r w:rsidR="000169FC" w:rsidRPr="00661F57">
        <w:rPr>
          <w:rFonts w:cs="Times New Roman"/>
          <w:sz w:val="24"/>
          <w:szCs w:val="24"/>
        </w:rPr>
        <w:t>Compatibility</w:t>
      </w:r>
    </w:p>
    <w:p w:rsidR="00654018" w:rsidRPr="00661F57" w:rsidRDefault="00654018" w:rsidP="00D5375B">
      <w:pPr>
        <w:spacing w:line="240" w:lineRule="atLeast"/>
        <w:rPr>
          <w:rFonts w:cs="Times New Roman"/>
          <w:sz w:val="24"/>
          <w:szCs w:val="24"/>
        </w:rPr>
      </w:pPr>
      <w:r w:rsidRPr="00661F57">
        <w:rPr>
          <w:rFonts w:cs="Times New Roman"/>
          <w:sz w:val="24"/>
          <w:szCs w:val="24"/>
        </w:rPr>
        <w:t>&gt;.MSI [</w:t>
      </w:r>
      <w:r w:rsidR="008837F0" w:rsidRPr="00661F57">
        <w:rPr>
          <w:rFonts w:cs="Times New Roman"/>
          <w:sz w:val="24"/>
          <w:szCs w:val="24"/>
        </w:rPr>
        <w:t>Microsoft installer</w:t>
      </w:r>
      <w:r w:rsidRPr="00661F57">
        <w:rPr>
          <w:rFonts w:cs="Times New Roman"/>
          <w:sz w:val="24"/>
          <w:szCs w:val="24"/>
        </w:rPr>
        <w:t>] is missing or corrupted</w:t>
      </w:r>
    </w:p>
    <w:p w:rsidR="00654018" w:rsidRPr="00661F57" w:rsidRDefault="008837F0" w:rsidP="00D5375B">
      <w:pPr>
        <w:spacing w:line="240" w:lineRule="atLeast"/>
        <w:rPr>
          <w:rFonts w:cs="Times New Roman"/>
          <w:sz w:val="24"/>
          <w:szCs w:val="24"/>
        </w:rPr>
      </w:pPr>
      <w:r w:rsidRPr="00661F57">
        <w:rPr>
          <w:rFonts w:cs="Times New Roman"/>
          <w:b/>
          <w:sz w:val="24"/>
          <w:szCs w:val="24"/>
        </w:rPr>
        <w:t>Note</w:t>
      </w:r>
      <w:r w:rsidR="00654018" w:rsidRPr="00661F57">
        <w:rPr>
          <w:rFonts w:cs="Times New Roman"/>
          <w:b/>
          <w:sz w:val="24"/>
          <w:szCs w:val="24"/>
        </w:rPr>
        <w:t>:</w:t>
      </w:r>
      <w:r w:rsidR="00654018" w:rsidRPr="00661F57">
        <w:rPr>
          <w:rFonts w:cs="Times New Roman"/>
          <w:sz w:val="24"/>
          <w:szCs w:val="24"/>
        </w:rPr>
        <w:t xml:space="preserve"> .MSI files locate in C:\WINDOWS\INSTALLER</w:t>
      </w:r>
    </w:p>
    <w:p w:rsidR="00045076" w:rsidRDefault="00045076" w:rsidP="00D5375B">
      <w:pPr>
        <w:spacing w:line="240" w:lineRule="atLeast"/>
        <w:rPr>
          <w:rFonts w:cs="Times New Roman"/>
          <w:b/>
          <w:sz w:val="26"/>
          <w:szCs w:val="26"/>
          <w:highlight w:val="yellow"/>
        </w:rPr>
      </w:pPr>
    </w:p>
    <w:p w:rsidR="004E3F46" w:rsidRDefault="004E3F46" w:rsidP="00D5375B">
      <w:pPr>
        <w:spacing w:line="240" w:lineRule="atLeast"/>
        <w:rPr>
          <w:rFonts w:cs="Times New Roman"/>
          <w:b/>
          <w:sz w:val="26"/>
          <w:szCs w:val="26"/>
          <w:highlight w:val="yellow"/>
        </w:rPr>
      </w:pPr>
    </w:p>
    <w:p w:rsidR="006542DE" w:rsidRDefault="006542DE" w:rsidP="00D5375B">
      <w:pPr>
        <w:spacing w:line="240" w:lineRule="atLeast"/>
        <w:rPr>
          <w:rFonts w:cs="Times New Roman"/>
          <w:b/>
          <w:sz w:val="26"/>
          <w:szCs w:val="26"/>
          <w:highlight w:val="yellow"/>
        </w:rPr>
      </w:pPr>
    </w:p>
    <w:p w:rsidR="006542DE" w:rsidRDefault="006542DE" w:rsidP="00D5375B">
      <w:pPr>
        <w:spacing w:line="240" w:lineRule="atLeast"/>
        <w:rPr>
          <w:rFonts w:cs="Times New Roman"/>
          <w:b/>
          <w:sz w:val="26"/>
          <w:szCs w:val="26"/>
          <w:highlight w:val="yellow"/>
        </w:rPr>
      </w:pPr>
    </w:p>
    <w:p w:rsidR="006542DE" w:rsidRDefault="006542DE" w:rsidP="00D5375B">
      <w:pPr>
        <w:spacing w:line="240" w:lineRule="atLeast"/>
        <w:rPr>
          <w:rFonts w:cs="Times New Roman"/>
          <w:b/>
          <w:sz w:val="26"/>
          <w:szCs w:val="26"/>
          <w:highlight w:val="yellow"/>
        </w:rPr>
      </w:pPr>
    </w:p>
    <w:p w:rsidR="006542DE" w:rsidRDefault="006542DE" w:rsidP="00D5375B">
      <w:pPr>
        <w:spacing w:line="240" w:lineRule="atLeast"/>
        <w:rPr>
          <w:rFonts w:cs="Times New Roman"/>
          <w:b/>
          <w:sz w:val="26"/>
          <w:szCs w:val="26"/>
          <w:highlight w:val="yellow"/>
        </w:rPr>
      </w:pPr>
    </w:p>
    <w:p w:rsidR="00C96AD4" w:rsidRDefault="00C96AD4" w:rsidP="00D5375B">
      <w:pPr>
        <w:spacing w:line="240" w:lineRule="atLeast"/>
        <w:rPr>
          <w:rFonts w:cs="Times New Roman"/>
          <w:b/>
          <w:sz w:val="26"/>
          <w:szCs w:val="26"/>
          <w:highlight w:val="yellow"/>
        </w:rPr>
      </w:pPr>
    </w:p>
    <w:p w:rsidR="00C96AD4" w:rsidRDefault="00C96AD4" w:rsidP="00D5375B">
      <w:pPr>
        <w:spacing w:line="240" w:lineRule="atLeast"/>
        <w:rPr>
          <w:rFonts w:cs="Times New Roman"/>
          <w:b/>
          <w:sz w:val="26"/>
          <w:szCs w:val="26"/>
          <w:highlight w:val="yellow"/>
        </w:rPr>
      </w:pPr>
    </w:p>
    <w:p w:rsidR="00C96AD4" w:rsidRDefault="00C96AD4" w:rsidP="00D5375B">
      <w:pPr>
        <w:spacing w:line="240" w:lineRule="atLeast"/>
        <w:rPr>
          <w:rFonts w:cs="Times New Roman"/>
          <w:b/>
          <w:sz w:val="26"/>
          <w:szCs w:val="26"/>
          <w:highlight w:val="yellow"/>
        </w:rPr>
      </w:pPr>
    </w:p>
    <w:p w:rsidR="00C96AD4" w:rsidRDefault="00C96AD4" w:rsidP="00D5375B">
      <w:pPr>
        <w:spacing w:line="240" w:lineRule="atLeast"/>
        <w:rPr>
          <w:rFonts w:cs="Times New Roman"/>
          <w:b/>
          <w:sz w:val="26"/>
          <w:szCs w:val="26"/>
          <w:highlight w:val="yellow"/>
        </w:rPr>
      </w:pPr>
    </w:p>
    <w:p w:rsidR="00C96AD4" w:rsidRDefault="00C96AD4" w:rsidP="00D5375B">
      <w:pPr>
        <w:spacing w:line="240" w:lineRule="atLeast"/>
        <w:rPr>
          <w:rFonts w:cs="Times New Roman"/>
          <w:b/>
          <w:sz w:val="26"/>
          <w:szCs w:val="26"/>
          <w:highlight w:val="yellow"/>
        </w:rPr>
      </w:pPr>
    </w:p>
    <w:p w:rsidR="00C96AD4" w:rsidRDefault="00C96AD4" w:rsidP="00D5375B">
      <w:pPr>
        <w:spacing w:line="240" w:lineRule="atLeast"/>
        <w:rPr>
          <w:rFonts w:cs="Times New Roman"/>
          <w:b/>
          <w:sz w:val="26"/>
          <w:szCs w:val="26"/>
          <w:highlight w:val="yellow"/>
        </w:rPr>
      </w:pPr>
    </w:p>
    <w:p w:rsidR="00C96AD4" w:rsidRDefault="00C96AD4" w:rsidP="00D5375B">
      <w:pPr>
        <w:spacing w:line="240" w:lineRule="atLeast"/>
        <w:rPr>
          <w:rFonts w:cs="Times New Roman"/>
          <w:b/>
          <w:sz w:val="26"/>
          <w:szCs w:val="26"/>
          <w:highlight w:val="yellow"/>
        </w:rPr>
      </w:pPr>
    </w:p>
    <w:p w:rsidR="00654018" w:rsidRPr="00C96AD4" w:rsidRDefault="004A370E" w:rsidP="006542DE">
      <w:pPr>
        <w:spacing w:line="240" w:lineRule="atLeast"/>
        <w:jc w:val="center"/>
        <w:rPr>
          <w:rFonts w:cs="Times New Roman"/>
          <w:b/>
          <w:color w:val="C00000"/>
          <w:sz w:val="24"/>
          <w:szCs w:val="24"/>
        </w:rPr>
      </w:pPr>
      <w:r w:rsidRPr="00C96AD4">
        <w:rPr>
          <w:rFonts w:cs="Times New Roman"/>
          <w:b/>
          <w:color w:val="C00000"/>
          <w:sz w:val="24"/>
          <w:szCs w:val="24"/>
        </w:rPr>
        <w:t>SILENT INSTALLATION OR UNATTENDED INSTALLATION:</w:t>
      </w:r>
    </w:p>
    <w:p w:rsidR="00654018" w:rsidRPr="00661F57" w:rsidRDefault="00654018" w:rsidP="00D5375B">
      <w:pPr>
        <w:spacing w:line="240" w:lineRule="atLeast"/>
        <w:rPr>
          <w:rFonts w:cs="Times New Roman"/>
          <w:b/>
          <w:sz w:val="24"/>
          <w:szCs w:val="24"/>
        </w:rPr>
      </w:pPr>
      <w:r w:rsidRPr="00661F57">
        <w:rPr>
          <w:rFonts w:cs="Times New Roman"/>
          <w:b/>
          <w:sz w:val="24"/>
          <w:szCs w:val="24"/>
        </w:rPr>
        <w:t>Steps:</w:t>
      </w:r>
    </w:p>
    <w:p w:rsidR="00654018" w:rsidRPr="00661F57" w:rsidRDefault="008837F0" w:rsidP="00D5375B">
      <w:pPr>
        <w:spacing w:line="240" w:lineRule="atLeast"/>
        <w:rPr>
          <w:rFonts w:cs="Times New Roman"/>
          <w:sz w:val="24"/>
          <w:szCs w:val="24"/>
        </w:rPr>
      </w:pPr>
      <w:r w:rsidRPr="00661F57">
        <w:rPr>
          <w:rFonts w:cs="Times New Roman"/>
          <w:sz w:val="24"/>
          <w:szCs w:val="24"/>
        </w:rPr>
        <w:t>1. From</w:t>
      </w:r>
      <w:r w:rsidR="00654018" w:rsidRPr="00661F57">
        <w:rPr>
          <w:rFonts w:cs="Times New Roman"/>
          <w:sz w:val="24"/>
          <w:szCs w:val="24"/>
        </w:rPr>
        <w:t xml:space="preserve"> command prompt required to enter to path where "setup.exe" file is placed.</w:t>
      </w:r>
    </w:p>
    <w:p w:rsidR="00654018" w:rsidRPr="00661F57" w:rsidRDefault="00654018" w:rsidP="00D5375B">
      <w:pPr>
        <w:spacing w:line="240" w:lineRule="atLeast"/>
        <w:rPr>
          <w:rFonts w:cs="Times New Roman"/>
          <w:sz w:val="24"/>
          <w:szCs w:val="24"/>
        </w:rPr>
      </w:pPr>
      <w:r w:rsidRPr="00661F57">
        <w:rPr>
          <w:rFonts w:cs="Times New Roman"/>
          <w:sz w:val="24"/>
          <w:szCs w:val="24"/>
        </w:rPr>
        <w:t>Drive:</w:t>
      </w:r>
    </w:p>
    <w:p w:rsidR="00654018" w:rsidRPr="00661F57" w:rsidRDefault="008837F0" w:rsidP="00D5375B">
      <w:pPr>
        <w:spacing w:line="240" w:lineRule="atLeast"/>
        <w:rPr>
          <w:rFonts w:cs="Times New Roman"/>
          <w:sz w:val="24"/>
          <w:szCs w:val="24"/>
        </w:rPr>
      </w:pPr>
      <w:r w:rsidRPr="00661F57">
        <w:rPr>
          <w:rFonts w:cs="Times New Roman"/>
          <w:sz w:val="24"/>
          <w:szCs w:val="24"/>
        </w:rPr>
        <w:t>Cd</w:t>
      </w:r>
      <w:r w:rsidR="00654018" w:rsidRPr="00661F57">
        <w:rPr>
          <w:rFonts w:cs="Times New Roman"/>
          <w:sz w:val="24"/>
          <w:szCs w:val="24"/>
        </w:rPr>
        <w:t xml:space="preserve"> (copy path)</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r w:rsidRPr="00661F57">
        <w:rPr>
          <w:rFonts w:cs="Times New Roman"/>
          <w:sz w:val="24"/>
          <w:szCs w:val="24"/>
        </w:rPr>
        <w:t>\QB: Will display popup's</w:t>
      </w:r>
    </w:p>
    <w:p w:rsidR="00654018" w:rsidRPr="00661F57" w:rsidRDefault="00654018" w:rsidP="00D5375B">
      <w:pPr>
        <w:spacing w:line="240" w:lineRule="atLeast"/>
        <w:rPr>
          <w:rFonts w:cs="Times New Roman"/>
          <w:sz w:val="24"/>
          <w:szCs w:val="24"/>
        </w:rPr>
      </w:pPr>
      <w:r w:rsidRPr="00661F57">
        <w:rPr>
          <w:rFonts w:cs="Times New Roman"/>
          <w:sz w:val="24"/>
          <w:szCs w:val="24"/>
        </w:rPr>
        <w:t>\QN: Without displaying popup's installation will complete.</w:t>
      </w:r>
    </w:p>
    <w:p w:rsidR="00654018" w:rsidRPr="00661F57" w:rsidRDefault="008837F0" w:rsidP="00D5375B">
      <w:pPr>
        <w:spacing w:line="240" w:lineRule="atLeast"/>
        <w:rPr>
          <w:rFonts w:cs="Times New Roman"/>
          <w:sz w:val="24"/>
          <w:szCs w:val="24"/>
        </w:rPr>
      </w:pPr>
      <w:r w:rsidRPr="00661F57">
        <w:rPr>
          <w:rFonts w:cs="Times New Roman"/>
          <w:sz w:val="24"/>
          <w:szCs w:val="24"/>
        </w:rPr>
        <w:t xml:space="preserve">Start/wait setup.exe/qb </w:t>
      </w:r>
      <w:r w:rsidR="00654018" w:rsidRPr="00661F57">
        <w:rPr>
          <w:rFonts w:cs="Times New Roman"/>
          <w:sz w:val="24"/>
          <w:szCs w:val="24"/>
        </w:rPr>
        <w:t>INSTANCENAME=</w:t>
      </w:r>
      <w:r w:rsidR="000D67BD" w:rsidRPr="00661F57">
        <w:rPr>
          <w:rFonts w:cs="Times New Roman"/>
          <w:sz w:val="24"/>
          <w:szCs w:val="24"/>
        </w:rPr>
        <w:t xml:space="preserve"> </w:t>
      </w:r>
      <w:r w:rsidR="00654018" w:rsidRPr="00661F57">
        <w:rPr>
          <w:rFonts w:cs="Times New Roman"/>
          <w:sz w:val="24"/>
          <w:szCs w:val="24"/>
        </w:rPr>
        <w:t>dummyinst ADDLOCAL=SQ</w:t>
      </w:r>
      <w:r w:rsidRPr="00661F57">
        <w:rPr>
          <w:rFonts w:cs="Times New Roman"/>
          <w:sz w:val="24"/>
          <w:szCs w:val="24"/>
        </w:rPr>
        <w:t xml:space="preserve">L_Engine SAPWD=admin143$$   </w:t>
      </w:r>
      <w:r w:rsidR="00654018" w:rsidRPr="00661F57">
        <w:rPr>
          <w:rFonts w:cs="Times New Roman"/>
          <w:sz w:val="24"/>
          <w:szCs w:val="24"/>
        </w:rPr>
        <w:t>SQLACCOU</w:t>
      </w:r>
      <w:r w:rsidRPr="00661F57">
        <w:rPr>
          <w:rFonts w:cs="Times New Roman"/>
          <w:sz w:val="24"/>
          <w:szCs w:val="24"/>
        </w:rPr>
        <w:t>NT=WIN-QT4CQF1BPAM\localsystem</w:t>
      </w:r>
      <w:r w:rsidR="000D67BD" w:rsidRPr="00661F57">
        <w:rPr>
          <w:rFonts w:cs="Times New Roman"/>
          <w:sz w:val="24"/>
          <w:szCs w:val="24"/>
        </w:rPr>
        <w:t xml:space="preserve"> </w:t>
      </w:r>
      <w:r w:rsidR="00654018" w:rsidRPr="00661F57">
        <w:rPr>
          <w:rFonts w:cs="Times New Roman"/>
          <w:sz w:val="24"/>
          <w:szCs w:val="24"/>
        </w:rPr>
        <w:t>SQLPASSW</w:t>
      </w:r>
      <w:r w:rsidRPr="00661F57">
        <w:rPr>
          <w:rFonts w:cs="Times New Roman"/>
          <w:sz w:val="24"/>
          <w:szCs w:val="24"/>
        </w:rPr>
        <w:t>ORD=admin143$$ AGTACCOUNT=WIN-QT4CQF1BPAM\administrator</w:t>
      </w:r>
      <w:r w:rsidR="000D67BD" w:rsidRPr="00661F57">
        <w:rPr>
          <w:rFonts w:cs="Times New Roman"/>
          <w:sz w:val="24"/>
          <w:szCs w:val="24"/>
        </w:rPr>
        <w:t xml:space="preserve"> </w:t>
      </w:r>
      <w:r w:rsidR="00654018" w:rsidRPr="00661F57">
        <w:rPr>
          <w:rFonts w:cs="Times New Roman"/>
          <w:sz w:val="24"/>
          <w:szCs w:val="24"/>
        </w:rPr>
        <w:t>AGTPASSWORD=admin143$</w:t>
      </w:r>
      <w:r w:rsidR="000D67BD" w:rsidRPr="00661F57">
        <w:rPr>
          <w:rFonts w:cs="Times New Roman"/>
          <w:sz w:val="24"/>
          <w:szCs w:val="24"/>
        </w:rPr>
        <w:t>$ SQLBROWSERACCOUNT</w:t>
      </w:r>
      <w:r w:rsidRPr="00661F57">
        <w:rPr>
          <w:rFonts w:cs="Times New Roman"/>
          <w:sz w:val="24"/>
          <w:szCs w:val="24"/>
        </w:rPr>
        <w:t>=WIN-QT4CQF1BPAM</w:t>
      </w:r>
      <w:r w:rsidR="00654018" w:rsidRPr="00661F57">
        <w:rPr>
          <w:rFonts w:cs="Times New Roman"/>
          <w:sz w:val="24"/>
          <w:szCs w:val="24"/>
        </w:rPr>
        <w:t>\administrator SQLBROWSERPASSWORD=admin143$</w:t>
      </w:r>
      <w:r w:rsidR="000D67BD" w:rsidRPr="00661F57">
        <w:rPr>
          <w:rFonts w:cs="Times New Roman"/>
          <w:sz w:val="24"/>
          <w:szCs w:val="24"/>
        </w:rPr>
        <w:t>$ SECURITYMODE</w:t>
      </w:r>
      <w:r w:rsidR="00654018" w:rsidRPr="00661F57">
        <w:rPr>
          <w:rFonts w:cs="Times New Roman"/>
          <w:sz w:val="24"/>
          <w:szCs w:val="24"/>
        </w:rPr>
        <w:t>=SQL collation=''</w:t>
      </w:r>
    </w:p>
    <w:p w:rsidR="00654018" w:rsidRPr="00661F57" w:rsidRDefault="008837F0" w:rsidP="00D5375B">
      <w:pPr>
        <w:spacing w:line="240" w:lineRule="atLeast"/>
        <w:rPr>
          <w:rFonts w:cs="Times New Roman"/>
          <w:sz w:val="24"/>
          <w:szCs w:val="24"/>
        </w:rPr>
      </w:pPr>
      <w:r w:rsidRPr="00661F57">
        <w:rPr>
          <w:rFonts w:cs="Times New Roman"/>
          <w:sz w:val="24"/>
          <w:szCs w:val="24"/>
        </w:rPr>
        <w:t>------------------------------------------------------------------------------------------------</w:t>
      </w:r>
      <w:r w:rsidR="00373D13" w:rsidRPr="00661F57">
        <w:rPr>
          <w:rFonts w:cs="Times New Roman"/>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SQL Server 2008\2008 R2 Installation steps:</w:t>
      </w:r>
    </w:p>
    <w:p w:rsidR="00654018" w:rsidRPr="00661F57" w:rsidRDefault="006542DE" w:rsidP="00D5375B">
      <w:pPr>
        <w:spacing w:line="240" w:lineRule="atLeast"/>
        <w:rPr>
          <w:rFonts w:cs="Times New Roman"/>
          <w:sz w:val="24"/>
          <w:szCs w:val="24"/>
        </w:rPr>
      </w:pPr>
      <w:r>
        <w:rPr>
          <w:rFonts w:cs="Times New Roman"/>
          <w:sz w:val="24"/>
          <w:szCs w:val="24"/>
        </w:rPr>
        <w:t>1. Install .</w:t>
      </w:r>
      <w:r w:rsidR="00654018" w:rsidRPr="00661F57">
        <w:rPr>
          <w:rFonts w:cs="Times New Roman"/>
          <w:sz w:val="24"/>
          <w:szCs w:val="24"/>
        </w:rPr>
        <w:t>net</w:t>
      </w:r>
      <w:r w:rsidR="008837F0" w:rsidRPr="00661F57">
        <w:rPr>
          <w:rFonts w:cs="Times New Roman"/>
          <w:sz w:val="24"/>
          <w:szCs w:val="24"/>
        </w:rPr>
        <w:t xml:space="preserve"> </w:t>
      </w:r>
      <w:r w:rsidR="00654018" w:rsidRPr="00661F57">
        <w:rPr>
          <w:rFonts w:cs="Times New Roman"/>
          <w:sz w:val="24"/>
          <w:szCs w:val="24"/>
        </w:rPr>
        <w:t>framework 3.5</w:t>
      </w:r>
    </w:p>
    <w:p w:rsidR="00654018" w:rsidRPr="00661F57" w:rsidRDefault="00654018" w:rsidP="00D5375B">
      <w:pPr>
        <w:spacing w:line="240" w:lineRule="atLeast"/>
        <w:rPr>
          <w:rFonts w:cs="Times New Roman"/>
          <w:sz w:val="24"/>
          <w:szCs w:val="24"/>
        </w:rPr>
      </w:pPr>
      <w:r w:rsidRPr="00661F57">
        <w:rPr>
          <w:rFonts w:cs="Times New Roman"/>
          <w:sz w:val="24"/>
          <w:szCs w:val="24"/>
        </w:rPr>
        <w:t>2. EULA</w:t>
      </w:r>
    </w:p>
    <w:p w:rsidR="00654018" w:rsidRPr="00661F57" w:rsidRDefault="008837F0" w:rsidP="00D5375B">
      <w:pPr>
        <w:spacing w:line="240" w:lineRule="atLeast"/>
        <w:rPr>
          <w:rFonts w:cs="Times New Roman"/>
          <w:sz w:val="24"/>
          <w:szCs w:val="24"/>
        </w:rPr>
      </w:pPr>
      <w:r w:rsidRPr="00661F57">
        <w:rPr>
          <w:rFonts w:cs="Times New Roman"/>
          <w:sz w:val="24"/>
          <w:szCs w:val="24"/>
        </w:rPr>
        <w:t>3. Component</w:t>
      </w:r>
      <w:r w:rsidR="00654018" w:rsidRPr="00661F57">
        <w:rPr>
          <w:rFonts w:cs="Times New Roman"/>
          <w:sz w:val="24"/>
          <w:szCs w:val="24"/>
        </w:rPr>
        <w:t xml:space="preserve"> selection </w:t>
      </w:r>
      <w:r w:rsidRPr="00661F57">
        <w:rPr>
          <w:rFonts w:cs="Times New Roman"/>
          <w:sz w:val="24"/>
          <w:szCs w:val="24"/>
        </w:rPr>
        <w:t>[Servers</w:t>
      </w:r>
      <w:r w:rsidR="00654018" w:rsidRPr="00661F57">
        <w:rPr>
          <w:rFonts w:cs="Times New Roman"/>
          <w:sz w:val="24"/>
          <w:szCs w:val="24"/>
        </w:rPr>
        <w:t xml:space="preserve"> &amp; tools]</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4. </w:t>
      </w:r>
      <w:r w:rsidR="008837F0" w:rsidRPr="00661F57">
        <w:rPr>
          <w:rFonts w:cs="Times New Roman"/>
          <w:sz w:val="24"/>
          <w:szCs w:val="24"/>
        </w:rPr>
        <w:t>Service</w:t>
      </w:r>
      <w:r w:rsidRPr="00661F57">
        <w:rPr>
          <w:rFonts w:cs="Times New Roman"/>
          <w:sz w:val="24"/>
          <w:szCs w:val="24"/>
        </w:rPr>
        <w:t xml:space="preserve"> account</w:t>
      </w:r>
    </w:p>
    <w:p w:rsidR="00654018" w:rsidRPr="00661F57" w:rsidRDefault="00654018" w:rsidP="00D5375B">
      <w:pPr>
        <w:spacing w:line="240" w:lineRule="atLeast"/>
        <w:rPr>
          <w:rFonts w:cs="Times New Roman"/>
          <w:sz w:val="24"/>
          <w:szCs w:val="24"/>
        </w:rPr>
      </w:pPr>
      <w:r w:rsidRPr="00661F57">
        <w:rPr>
          <w:rFonts w:cs="Times New Roman"/>
          <w:sz w:val="24"/>
          <w:szCs w:val="24"/>
        </w:rPr>
        <w:t>5. Collation</w:t>
      </w:r>
    </w:p>
    <w:p w:rsidR="00654018" w:rsidRPr="00661F57" w:rsidRDefault="00654018" w:rsidP="00D5375B">
      <w:pPr>
        <w:spacing w:line="240" w:lineRule="atLeast"/>
        <w:rPr>
          <w:rFonts w:cs="Times New Roman"/>
          <w:sz w:val="24"/>
          <w:szCs w:val="24"/>
        </w:rPr>
      </w:pPr>
      <w:r w:rsidRPr="00661F57">
        <w:rPr>
          <w:rFonts w:cs="Times New Roman"/>
          <w:sz w:val="24"/>
          <w:szCs w:val="24"/>
        </w:rPr>
        <w:t>6. Authentication mode</w:t>
      </w:r>
    </w:p>
    <w:p w:rsidR="00654018" w:rsidRPr="00661F57" w:rsidRDefault="00654018" w:rsidP="00D5375B">
      <w:pPr>
        <w:spacing w:line="240" w:lineRule="atLeast"/>
        <w:rPr>
          <w:rFonts w:cs="Times New Roman"/>
          <w:sz w:val="24"/>
          <w:szCs w:val="24"/>
        </w:rPr>
      </w:pPr>
      <w:r w:rsidRPr="00661F57">
        <w:rPr>
          <w:rFonts w:cs="Times New Roman"/>
          <w:sz w:val="24"/>
          <w:szCs w:val="24"/>
        </w:rPr>
        <w:t>7. Add current user---New in SQL 2008</w:t>
      </w:r>
    </w:p>
    <w:p w:rsidR="00654018" w:rsidRPr="00661F57" w:rsidRDefault="00654018" w:rsidP="00D5375B">
      <w:pPr>
        <w:spacing w:line="240" w:lineRule="atLeast"/>
        <w:rPr>
          <w:rFonts w:cs="Times New Roman"/>
          <w:sz w:val="24"/>
          <w:szCs w:val="24"/>
        </w:rPr>
      </w:pPr>
      <w:r w:rsidRPr="00661F57">
        <w:rPr>
          <w:rFonts w:cs="Times New Roman"/>
          <w:sz w:val="24"/>
          <w:szCs w:val="24"/>
        </w:rPr>
        <w:t>8. Directory selection- New in SQL 2008</w:t>
      </w:r>
    </w:p>
    <w:p w:rsidR="00654018" w:rsidRDefault="00D33736" w:rsidP="00D5375B">
      <w:pPr>
        <w:spacing w:line="240" w:lineRule="atLeast"/>
        <w:rPr>
          <w:rFonts w:cs="Times New Roman"/>
          <w:sz w:val="24"/>
          <w:szCs w:val="24"/>
        </w:rPr>
      </w:pPr>
      <w:r>
        <w:rPr>
          <w:rFonts w:cs="Times New Roman"/>
          <w:sz w:val="24"/>
          <w:szCs w:val="24"/>
        </w:rPr>
        <w:t>9. File</w:t>
      </w:r>
      <w:r w:rsidRPr="00661F57">
        <w:rPr>
          <w:rFonts w:cs="Times New Roman"/>
          <w:sz w:val="24"/>
          <w:szCs w:val="24"/>
        </w:rPr>
        <w:t xml:space="preserve"> stream</w:t>
      </w:r>
      <w:r w:rsidR="00A850BB" w:rsidRPr="00661F57">
        <w:rPr>
          <w:rFonts w:cs="Times New Roman"/>
          <w:sz w:val="24"/>
          <w:szCs w:val="24"/>
        </w:rPr>
        <w:t xml:space="preserve"> [New</w:t>
      </w:r>
      <w:r w:rsidR="00654018" w:rsidRPr="00661F57">
        <w:rPr>
          <w:rFonts w:cs="Times New Roman"/>
          <w:sz w:val="24"/>
          <w:szCs w:val="24"/>
        </w:rPr>
        <w:t xml:space="preserve"> in SQL Server 2008 onwards]</w:t>
      </w:r>
    </w:p>
    <w:p w:rsidR="00D33736" w:rsidRDefault="00D33736" w:rsidP="00D5375B">
      <w:pPr>
        <w:spacing w:line="240" w:lineRule="atLeast"/>
        <w:rPr>
          <w:rFonts w:cs="Times New Roman"/>
          <w:sz w:val="24"/>
          <w:szCs w:val="24"/>
        </w:rPr>
      </w:pPr>
    </w:p>
    <w:p w:rsidR="00D33736" w:rsidRDefault="00D33736" w:rsidP="00D5375B">
      <w:pPr>
        <w:spacing w:line="240" w:lineRule="atLeast"/>
        <w:rPr>
          <w:rFonts w:cs="Times New Roman"/>
          <w:sz w:val="24"/>
          <w:szCs w:val="24"/>
        </w:rPr>
      </w:pPr>
    </w:p>
    <w:p w:rsidR="00D33736" w:rsidRDefault="00D33736" w:rsidP="00D5375B">
      <w:pPr>
        <w:spacing w:line="240" w:lineRule="atLeast"/>
        <w:rPr>
          <w:rFonts w:cs="Times New Roman"/>
          <w:sz w:val="24"/>
          <w:szCs w:val="24"/>
        </w:rPr>
      </w:pPr>
    </w:p>
    <w:p w:rsidR="00D33736" w:rsidRDefault="00D33736" w:rsidP="00D5375B">
      <w:pPr>
        <w:spacing w:line="240" w:lineRule="atLeast"/>
        <w:rPr>
          <w:rFonts w:cs="Times New Roman"/>
          <w:sz w:val="24"/>
          <w:szCs w:val="24"/>
        </w:rPr>
      </w:pPr>
    </w:p>
    <w:p w:rsidR="00D33736" w:rsidRDefault="00D33736" w:rsidP="00D5375B">
      <w:pPr>
        <w:spacing w:line="240" w:lineRule="atLeast"/>
        <w:rPr>
          <w:rFonts w:cs="Times New Roman"/>
          <w:b/>
          <w:sz w:val="24"/>
          <w:szCs w:val="24"/>
        </w:rPr>
      </w:pPr>
      <w:r w:rsidRPr="00D33736">
        <w:rPr>
          <w:rFonts w:cs="Times New Roman"/>
          <w:b/>
          <w:sz w:val="24"/>
          <w:szCs w:val="24"/>
        </w:rPr>
        <w:t>File stream:</w:t>
      </w:r>
    </w:p>
    <w:p w:rsidR="00D33736" w:rsidRPr="00D33736" w:rsidRDefault="00D33736" w:rsidP="00D33736">
      <w:pPr>
        <w:rPr>
          <w:rFonts w:cs="Times New Roman"/>
          <w:sz w:val="24"/>
          <w:szCs w:val="24"/>
        </w:rPr>
      </w:pPr>
      <w:r>
        <w:rPr>
          <w:sz w:val="24"/>
          <w:szCs w:val="24"/>
          <w:shd w:val="clear" w:color="auto" w:fill="FFFFFF"/>
        </w:rPr>
        <w:t xml:space="preserve">&gt; </w:t>
      </w:r>
      <w:r w:rsidRPr="00D33736">
        <w:rPr>
          <w:sz w:val="24"/>
          <w:szCs w:val="24"/>
          <w:shd w:val="clear" w:color="auto" w:fill="FFFFFF"/>
        </w:rPr>
        <w:t>FILESTREAM was introduced in SQL Server 2008 for the storage and management of unstructured data. The FILESTREAM feature allows storing BLOB data (example: word documents, image files, music and videos etc) in the NT file system and ensures transactional consistency between the unstructured data stored in the NT file system and the structured data stored in the table.</w:t>
      </w:r>
    </w:p>
    <w:p w:rsidR="00654018" w:rsidRPr="00661F57" w:rsidRDefault="00654018" w:rsidP="00D5375B">
      <w:pPr>
        <w:spacing w:line="240" w:lineRule="atLeast"/>
        <w:rPr>
          <w:rFonts w:cs="Times New Roman"/>
          <w:sz w:val="24"/>
          <w:szCs w:val="24"/>
        </w:rPr>
      </w:pPr>
    </w:p>
    <w:p w:rsidR="006542DE" w:rsidRDefault="00654018" w:rsidP="00D5375B">
      <w:pPr>
        <w:spacing w:line="240" w:lineRule="atLeast"/>
        <w:rPr>
          <w:rFonts w:cs="Times New Roman"/>
          <w:b/>
          <w:sz w:val="24"/>
          <w:szCs w:val="24"/>
        </w:rPr>
      </w:pPr>
      <w:r w:rsidRPr="00661F57">
        <w:rPr>
          <w:rFonts w:cs="Times New Roman"/>
          <w:b/>
          <w:sz w:val="24"/>
          <w:szCs w:val="24"/>
        </w:rPr>
        <w:t xml:space="preserve">SQL Server 2008\2008 R2 install diff compare to </w:t>
      </w:r>
      <w:r w:rsidR="008837F0" w:rsidRPr="00661F57">
        <w:rPr>
          <w:rFonts w:cs="Times New Roman"/>
          <w:b/>
          <w:sz w:val="24"/>
          <w:szCs w:val="24"/>
        </w:rPr>
        <w:t>2005:</w:t>
      </w:r>
    </w:p>
    <w:p w:rsidR="00654018" w:rsidRPr="006542DE" w:rsidRDefault="00654018" w:rsidP="00D5375B">
      <w:pPr>
        <w:spacing w:line="240" w:lineRule="atLeast"/>
        <w:rPr>
          <w:rFonts w:cs="Times New Roman"/>
          <w:b/>
          <w:sz w:val="24"/>
          <w:szCs w:val="24"/>
        </w:rPr>
      </w:pPr>
      <w:r w:rsidRPr="00661F57">
        <w:rPr>
          <w:rFonts w:cs="Times New Roman"/>
          <w:sz w:val="24"/>
          <w:szCs w:val="24"/>
        </w:rPr>
        <w:t>&gt; Servers and tools are integrated</w:t>
      </w:r>
    </w:p>
    <w:p w:rsidR="00654018" w:rsidRPr="00661F57" w:rsidRDefault="00654018" w:rsidP="00D5375B">
      <w:pPr>
        <w:spacing w:line="240" w:lineRule="atLeast"/>
        <w:rPr>
          <w:rFonts w:cs="Times New Roman"/>
          <w:sz w:val="24"/>
          <w:szCs w:val="24"/>
        </w:rPr>
      </w:pPr>
      <w:r w:rsidRPr="00661F57">
        <w:rPr>
          <w:rFonts w:cs="Times New Roman"/>
          <w:sz w:val="24"/>
          <w:szCs w:val="24"/>
        </w:rPr>
        <w:t>&gt;</w:t>
      </w:r>
      <w:r w:rsidR="00380EE8" w:rsidRPr="00661F57">
        <w:rPr>
          <w:rFonts w:cs="Times New Roman"/>
          <w:sz w:val="24"/>
          <w:szCs w:val="24"/>
        </w:rPr>
        <w:t xml:space="preserve"> </w:t>
      </w:r>
      <w:r w:rsidR="008837F0" w:rsidRPr="00661F57">
        <w:rPr>
          <w:rFonts w:cs="Times New Roman"/>
          <w:sz w:val="24"/>
          <w:szCs w:val="24"/>
        </w:rPr>
        <w:t>Built in</w:t>
      </w:r>
      <w:r w:rsidRPr="00661F57">
        <w:rPr>
          <w:rFonts w:cs="Times New Roman"/>
          <w:sz w:val="24"/>
          <w:szCs w:val="24"/>
        </w:rPr>
        <w:t xml:space="preserve"> administrator group removed</w:t>
      </w:r>
    </w:p>
    <w:p w:rsidR="00654018" w:rsidRPr="00661F57" w:rsidRDefault="00654018" w:rsidP="00D5375B">
      <w:pPr>
        <w:spacing w:line="240" w:lineRule="atLeast"/>
        <w:rPr>
          <w:rFonts w:cs="Times New Roman"/>
          <w:sz w:val="24"/>
          <w:szCs w:val="24"/>
        </w:rPr>
      </w:pPr>
      <w:r w:rsidRPr="00661F57">
        <w:rPr>
          <w:rFonts w:cs="Times New Roman"/>
          <w:sz w:val="24"/>
          <w:szCs w:val="24"/>
        </w:rPr>
        <w:t>&gt; Add current user</w:t>
      </w:r>
    </w:p>
    <w:p w:rsidR="00654018" w:rsidRPr="00661F57" w:rsidRDefault="00654018" w:rsidP="00D5375B">
      <w:pPr>
        <w:spacing w:line="240" w:lineRule="atLeast"/>
        <w:rPr>
          <w:rFonts w:cs="Times New Roman"/>
          <w:sz w:val="24"/>
          <w:szCs w:val="24"/>
        </w:rPr>
      </w:pPr>
      <w:r w:rsidRPr="00661F57">
        <w:rPr>
          <w:rFonts w:cs="Times New Roman"/>
          <w:sz w:val="24"/>
          <w:szCs w:val="24"/>
        </w:rPr>
        <w:t>&gt; File stream</w:t>
      </w:r>
    </w:p>
    <w:p w:rsidR="00654018" w:rsidRPr="00661F57" w:rsidRDefault="00654018" w:rsidP="00D5375B">
      <w:pPr>
        <w:spacing w:line="240" w:lineRule="atLeast"/>
        <w:rPr>
          <w:rFonts w:cs="Times New Roman"/>
          <w:sz w:val="24"/>
          <w:szCs w:val="24"/>
        </w:rPr>
      </w:pPr>
      <w:r w:rsidRPr="00661F57">
        <w:rPr>
          <w:rFonts w:cs="Times New Roman"/>
          <w:sz w:val="24"/>
          <w:szCs w:val="24"/>
        </w:rPr>
        <w:t>&gt; Share point integrated</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&gt; </w:t>
      </w:r>
      <w:r w:rsidR="00927AE5" w:rsidRPr="00661F57">
        <w:rPr>
          <w:rFonts w:cs="Times New Roman"/>
          <w:sz w:val="24"/>
          <w:szCs w:val="24"/>
        </w:rPr>
        <w:t>Splitting</w:t>
      </w:r>
      <w:r w:rsidRPr="00661F57">
        <w:rPr>
          <w:rFonts w:cs="Times New Roman"/>
          <w:sz w:val="24"/>
          <w:szCs w:val="24"/>
        </w:rPr>
        <w:t xml:space="preserve"> the database files into multiple disks.</w:t>
      </w:r>
    </w:p>
    <w:p w:rsidR="00654018" w:rsidRPr="00661F57" w:rsidRDefault="00654018" w:rsidP="00D5375B">
      <w:pPr>
        <w:spacing w:line="240" w:lineRule="atLeast"/>
        <w:rPr>
          <w:rFonts w:cs="Times New Roman"/>
          <w:sz w:val="24"/>
          <w:szCs w:val="24"/>
        </w:rPr>
      </w:pPr>
      <w:r w:rsidRPr="00661F57">
        <w:rPr>
          <w:rFonts w:cs="Times New Roman"/>
          <w:sz w:val="24"/>
          <w:szCs w:val="24"/>
        </w:rPr>
        <w:t>&gt; Net 3.5 and windows installer 4.5</w:t>
      </w:r>
    </w:p>
    <w:p w:rsidR="00654018" w:rsidRPr="00661F57" w:rsidRDefault="00654018" w:rsidP="00D5375B">
      <w:pPr>
        <w:spacing w:line="240" w:lineRule="atLeast"/>
        <w:rPr>
          <w:rFonts w:cs="Times New Roman"/>
          <w:sz w:val="24"/>
          <w:szCs w:val="24"/>
        </w:rPr>
      </w:pPr>
    </w:p>
    <w:p w:rsidR="00291BA6"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Folder creations in SQL 2005 create as MSSQL.number. It is very difficult to understand folder belongs to which instance.</w:t>
      </w:r>
    </w:p>
    <w:p w:rsidR="00654018" w:rsidRPr="00661F57" w:rsidRDefault="00654018" w:rsidP="00D5375B">
      <w:pPr>
        <w:spacing w:line="240" w:lineRule="atLeast"/>
        <w:rPr>
          <w:rFonts w:cs="Times New Roman"/>
          <w:sz w:val="24"/>
          <w:szCs w:val="24"/>
        </w:rPr>
      </w:pPr>
      <w:r w:rsidRPr="00661F57">
        <w:rPr>
          <w:rFonts w:cs="Times New Roman"/>
          <w:sz w:val="24"/>
          <w:szCs w:val="24"/>
        </w:rPr>
        <w:t>But whereas</w:t>
      </w:r>
      <w:r w:rsidR="008837F0" w:rsidRPr="00661F57">
        <w:rPr>
          <w:rFonts w:cs="Times New Roman"/>
          <w:sz w:val="24"/>
          <w:szCs w:val="24"/>
        </w:rPr>
        <w:t xml:space="preserve"> from SQL Server 2008 onwards </w:t>
      </w:r>
      <w:r w:rsidRPr="00661F57">
        <w:rPr>
          <w:rFonts w:cs="Times New Roman"/>
          <w:sz w:val="24"/>
          <w:szCs w:val="24"/>
        </w:rPr>
        <w:t xml:space="preserve">the folder creation (MSSQL 10.0 OR 50 _INSTANCE </w:t>
      </w:r>
      <w:r w:rsidR="0085289B">
        <w:rPr>
          <w:rFonts w:cs="Times New Roman"/>
          <w:sz w:val="24"/>
          <w:szCs w:val="24"/>
        </w:rPr>
        <w:t>aqwaq</w:t>
      </w:r>
      <w:r w:rsidRPr="00661F57">
        <w:rPr>
          <w:rFonts w:cs="Times New Roman"/>
          <w:sz w:val="24"/>
          <w:szCs w:val="24"/>
        </w:rPr>
        <w:t xml:space="preserve">NAME) </w:t>
      </w:r>
      <w:r w:rsidR="008837F0" w:rsidRPr="00661F57">
        <w:rPr>
          <w:rFonts w:cs="Times New Roman"/>
          <w:sz w:val="24"/>
          <w:szCs w:val="24"/>
        </w:rPr>
        <w:t>which</w:t>
      </w:r>
      <w:r w:rsidRPr="00661F57">
        <w:rPr>
          <w:rFonts w:cs="Times New Roman"/>
          <w:sz w:val="24"/>
          <w:szCs w:val="24"/>
        </w:rPr>
        <w:t xml:space="preserve"> help to understand easy about the instance details.</w:t>
      </w:r>
    </w:p>
    <w:p w:rsidR="00654018" w:rsidRPr="00661F57" w:rsidRDefault="008837F0" w:rsidP="00D5375B">
      <w:pPr>
        <w:spacing w:line="240" w:lineRule="atLeast"/>
        <w:rPr>
          <w:rFonts w:cs="Times New Roman"/>
          <w:sz w:val="24"/>
          <w:szCs w:val="24"/>
        </w:rPr>
      </w:pPr>
      <w:r w:rsidRPr="00661F57">
        <w:rPr>
          <w:rFonts w:cs="Times New Roman"/>
          <w:sz w:val="24"/>
          <w:szCs w:val="24"/>
        </w:rPr>
        <w:t>------------------------------------------------------------------------------------------------------</w:t>
      </w:r>
      <w:r w:rsidR="001E1B8E" w:rsidRPr="00661F57">
        <w:rPr>
          <w:rFonts w:cs="Times New Roman"/>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Production server standards for SQL Server:</w:t>
      </w:r>
    </w:p>
    <w:p w:rsidR="00654018" w:rsidRPr="00661F57" w:rsidRDefault="00654018" w:rsidP="00D5375B">
      <w:pPr>
        <w:spacing w:line="240" w:lineRule="atLeast"/>
        <w:rPr>
          <w:rFonts w:cs="Times New Roman"/>
          <w:sz w:val="24"/>
          <w:szCs w:val="24"/>
        </w:rPr>
      </w:pPr>
      <w:r w:rsidRPr="00661F57">
        <w:rPr>
          <w:rFonts w:cs="Times New Roman"/>
          <w:sz w:val="24"/>
          <w:szCs w:val="24"/>
        </w:rPr>
        <w:t>&gt; Never keep all system databases, user databases files, backup files, binary files</w:t>
      </w:r>
      <w:r w:rsidR="00A850BB" w:rsidRPr="00661F57">
        <w:rPr>
          <w:rFonts w:cs="Times New Roman"/>
          <w:sz w:val="24"/>
          <w:szCs w:val="24"/>
        </w:rPr>
        <w:t>, instance</w:t>
      </w:r>
      <w:r w:rsidRPr="00661F57">
        <w:rPr>
          <w:rFonts w:cs="Times New Roman"/>
          <w:sz w:val="24"/>
          <w:szCs w:val="24"/>
        </w:rPr>
        <w:t xml:space="preserve"> related files into single disk.</w:t>
      </w:r>
    </w:p>
    <w:p w:rsidR="00654018" w:rsidRPr="00661F57" w:rsidRDefault="00654018" w:rsidP="00D5375B">
      <w:pPr>
        <w:spacing w:line="240" w:lineRule="atLeast"/>
        <w:rPr>
          <w:rFonts w:cs="Times New Roman"/>
          <w:sz w:val="24"/>
          <w:szCs w:val="24"/>
        </w:rPr>
      </w:pPr>
      <w:r w:rsidRPr="00661F57">
        <w:rPr>
          <w:rFonts w:cs="Times New Roman"/>
          <w:sz w:val="24"/>
          <w:szCs w:val="24"/>
        </w:rPr>
        <w:t>Reason: Data loss chance are 100 % if the disk is corrupted.</w:t>
      </w:r>
    </w:p>
    <w:p w:rsidR="00654018" w:rsidRPr="00661F57" w:rsidRDefault="00654018" w:rsidP="00D5375B">
      <w:pPr>
        <w:spacing w:line="240" w:lineRule="atLeast"/>
        <w:rPr>
          <w:rFonts w:cs="Times New Roman"/>
          <w:sz w:val="24"/>
          <w:szCs w:val="24"/>
        </w:rPr>
      </w:pPr>
      <w:r w:rsidRPr="00661F57">
        <w:rPr>
          <w:rFonts w:cs="Times New Roman"/>
          <w:sz w:val="24"/>
          <w:szCs w:val="24"/>
        </w:rPr>
        <w:t>Split SQL Server Files as per below:</w:t>
      </w:r>
    </w:p>
    <w:p w:rsidR="00654018" w:rsidRPr="00661F57" w:rsidRDefault="00654018" w:rsidP="00D5375B">
      <w:pPr>
        <w:spacing w:line="240" w:lineRule="atLeast"/>
        <w:rPr>
          <w:rFonts w:cs="Times New Roman"/>
          <w:sz w:val="24"/>
          <w:szCs w:val="24"/>
        </w:rPr>
      </w:pPr>
      <w:r w:rsidRPr="00661F57">
        <w:rPr>
          <w:rFonts w:cs="Times New Roman"/>
          <w:sz w:val="24"/>
          <w:szCs w:val="24"/>
        </w:rPr>
        <w:t>Installation related file: C:\Program Files\Microsoft SQL Server</w:t>
      </w:r>
    </w:p>
    <w:p w:rsidR="00654018" w:rsidRPr="00661F57" w:rsidRDefault="00654018" w:rsidP="00D5375B">
      <w:pPr>
        <w:spacing w:line="240" w:lineRule="atLeast"/>
        <w:rPr>
          <w:rFonts w:cs="Times New Roman"/>
          <w:sz w:val="24"/>
          <w:szCs w:val="24"/>
        </w:rPr>
      </w:pPr>
      <w:r w:rsidRPr="00661F57">
        <w:rPr>
          <w:rFonts w:cs="Times New Roman"/>
          <w:sz w:val="24"/>
          <w:szCs w:val="24"/>
        </w:rPr>
        <w:t>System database [Master, model, msdb]</w:t>
      </w:r>
      <w:r w:rsidR="00A850BB" w:rsidRPr="00661F57">
        <w:rPr>
          <w:rFonts w:cs="Times New Roman"/>
          <w:sz w:val="24"/>
          <w:szCs w:val="24"/>
        </w:rPr>
        <w:t xml:space="preserve"> </w:t>
      </w:r>
      <w:r w:rsidRPr="00661F57">
        <w:rPr>
          <w:rFonts w:cs="Times New Roman"/>
          <w:sz w:val="24"/>
          <w:szCs w:val="24"/>
        </w:rPr>
        <w:t>- Keep in SAN disk</w:t>
      </w:r>
    </w:p>
    <w:p w:rsidR="00654018" w:rsidRPr="00661F57" w:rsidRDefault="00654018" w:rsidP="00D5375B">
      <w:pPr>
        <w:spacing w:line="240" w:lineRule="atLeast"/>
        <w:rPr>
          <w:rFonts w:cs="Times New Roman"/>
          <w:sz w:val="24"/>
          <w:szCs w:val="24"/>
        </w:rPr>
      </w:pPr>
      <w:r w:rsidRPr="00661F57">
        <w:rPr>
          <w:rFonts w:cs="Times New Roman"/>
          <w:sz w:val="24"/>
          <w:szCs w:val="24"/>
        </w:rPr>
        <w:t>User database DATA files: - Keep in a separate SAN disk</w:t>
      </w:r>
    </w:p>
    <w:p w:rsidR="00654018" w:rsidRPr="00661F57" w:rsidRDefault="00654018" w:rsidP="00D5375B">
      <w:pPr>
        <w:spacing w:line="240" w:lineRule="atLeast"/>
        <w:rPr>
          <w:rFonts w:cs="Times New Roman"/>
          <w:sz w:val="24"/>
          <w:szCs w:val="24"/>
        </w:rPr>
      </w:pPr>
      <w:r w:rsidRPr="00661F57">
        <w:rPr>
          <w:rFonts w:cs="Times New Roman"/>
          <w:sz w:val="24"/>
          <w:szCs w:val="24"/>
        </w:rPr>
        <w:t>User database LOG files: - Keep in a separate SAN disk</w:t>
      </w:r>
    </w:p>
    <w:p w:rsidR="00654018" w:rsidRPr="00661F57" w:rsidRDefault="00654018" w:rsidP="00D5375B">
      <w:pPr>
        <w:spacing w:line="240" w:lineRule="atLeast"/>
        <w:rPr>
          <w:rFonts w:cs="Times New Roman"/>
          <w:sz w:val="24"/>
          <w:szCs w:val="24"/>
        </w:rPr>
      </w:pPr>
      <w:r w:rsidRPr="00661F57">
        <w:rPr>
          <w:rFonts w:cs="Times New Roman"/>
          <w:sz w:val="24"/>
          <w:szCs w:val="24"/>
        </w:rPr>
        <w:t>Tempdb database DATA files: - Keep in a separate SAN disk</w:t>
      </w:r>
    </w:p>
    <w:p w:rsidR="00654018" w:rsidRPr="00661F57" w:rsidRDefault="00654018" w:rsidP="00D5375B">
      <w:pPr>
        <w:spacing w:line="240" w:lineRule="atLeast"/>
        <w:rPr>
          <w:rFonts w:cs="Times New Roman"/>
          <w:sz w:val="24"/>
          <w:szCs w:val="24"/>
        </w:rPr>
      </w:pPr>
      <w:r w:rsidRPr="00661F57">
        <w:rPr>
          <w:rFonts w:cs="Times New Roman"/>
          <w:sz w:val="24"/>
          <w:szCs w:val="24"/>
        </w:rPr>
        <w:t>Tempdb database Log files: - Keep in a separate SAN disk</w:t>
      </w:r>
    </w:p>
    <w:p w:rsidR="00654018" w:rsidRPr="00661F57" w:rsidRDefault="00654018" w:rsidP="00D5375B">
      <w:pPr>
        <w:spacing w:line="240" w:lineRule="atLeast"/>
        <w:rPr>
          <w:rFonts w:cs="Times New Roman"/>
          <w:sz w:val="24"/>
          <w:szCs w:val="24"/>
        </w:rPr>
      </w:pPr>
      <w:r w:rsidRPr="00661F57">
        <w:rPr>
          <w:rFonts w:cs="Times New Roman"/>
          <w:sz w:val="24"/>
          <w:szCs w:val="24"/>
        </w:rPr>
        <w:t>Backup files: Keep in separate SAN disk</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EMC2 SAN [Storage area networks] disks are act like a network disks where we can Connect to another system like external hard disk. Data recovery is very easy.</w:t>
      </w:r>
    </w:p>
    <w:p w:rsidR="00654018" w:rsidRPr="00661F57" w:rsidRDefault="00654018" w:rsidP="00D5375B">
      <w:pPr>
        <w:spacing w:line="240" w:lineRule="atLeast"/>
        <w:rPr>
          <w:rFonts w:cs="Times New Roman"/>
          <w:sz w:val="24"/>
          <w:szCs w:val="24"/>
        </w:rPr>
      </w:pPr>
      <w:r w:rsidRPr="00661F57">
        <w:rPr>
          <w:rFonts w:cs="Times New Roman"/>
          <w:sz w:val="24"/>
          <w:szCs w:val="24"/>
        </w:rPr>
        <w:t>-----------------------------------------</w:t>
      </w:r>
      <w:r w:rsidR="00890C2F" w:rsidRPr="00661F57">
        <w:rPr>
          <w:rFonts w:cs="Times New Roman"/>
          <w:sz w:val="24"/>
          <w:szCs w:val="24"/>
        </w:rPr>
        <w:t>--------------------------------------------------------------------------------------</w:t>
      </w:r>
    </w:p>
    <w:p w:rsidR="004D0FD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After </w:t>
      </w:r>
      <w:r w:rsidR="00E97B9A" w:rsidRPr="00661F57">
        <w:rPr>
          <w:rFonts w:cs="Times New Roman"/>
          <w:sz w:val="24"/>
          <w:szCs w:val="24"/>
        </w:rPr>
        <w:t>Sql</w:t>
      </w:r>
      <w:r w:rsidRPr="00661F57">
        <w:rPr>
          <w:rFonts w:cs="Times New Roman"/>
          <w:sz w:val="24"/>
          <w:szCs w:val="24"/>
        </w:rPr>
        <w:t xml:space="preserve"> server installation perform restart of the server.</w:t>
      </w:r>
    </w:p>
    <w:p w:rsidR="00654018" w:rsidRPr="00661F57" w:rsidRDefault="00654018" w:rsidP="00D5375B">
      <w:pPr>
        <w:spacing w:line="240" w:lineRule="atLeast"/>
        <w:rPr>
          <w:rFonts w:cs="Times New Roman"/>
          <w:sz w:val="24"/>
          <w:szCs w:val="24"/>
        </w:rPr>
      </w:pPr>
      <w:r w:rsidRPr="004D0FD7">
        <w:rPr>
          <w:rFonts w:cs="Times New Roman"/>
          <w:b/>
          <w:sz w:val="24"/>
          <w:szCs w:val="24"/>
        </w:rPr>
        <w:t>Process:</w:t>
      </w:r>
      <w:r w:rsidRPr="00661F57">
        <w:rPr>
          <w:rFonts w:cs="Times New Roman"/>
          <w:sz w:val="24"/>
          <w:szCs w:val="24"/>
        </w:rPr>
        <w:t xml:space="preserve"> Inform to windows team to restart the server. Once server up, </w:t>
      </w:r>
      <w:r w:rsidR="00890C2F" w:rsidRPr="00661F57">
        <w:rPr>
          <w:rFonts w:cs="Times New Roman"/>
          <w:sz w:val="24"/>
          <w:szCs w:val="24"/>
        </w:rPr>
        <w:t>DBA team check SQL Serve</w:t>
      </w:r>
      <w:r w:rsidRPr="00661F57">
        <w:rPr>
          <w:rFonts w:cs="Times New Roman"/>
          <w:sz w:val="24"/>
          <w:szCs w:val="24"/>
        </w:rPr>
        <w:t>r.</w:t>
      </w:r>
    </w:p>
    <w:p w:rsidR="00654018" w:rsidRPr="00661F57" w:rsidRDefault="00654018" w:rsidP="00D5375B">
      <w:pPr>
        <w:spacing w:line="240" w:lineRule="atLeast"/>
        <w:rPr>
          <w:rFonts w:cs="Times New Roman"/>
          <w:sz w:val="24"/>
          <w:szCs w:val="24"/>
        </w:rPr>
      </w:pPr>
      <w:r w:rsidRPr="00661F57">
        <w:rPr>
          <w:rFonts w:cs="Times New Roman"/>
          <w:sz w:val="24"/>
          <w:szCs w:val="24"/>
        </w:rPr>
        <w:t>---------------------------------------------------------------------------------------------------</w:t>
      </w:r>
      <w:r w:rsidR="00890C2F" w:rsidRPr="00661F57">
        <w:rPr>
          <w:rFonts w:cs="Times New Roman"/>
          <w:sz w:val="24"/>
          <w:szCs w:val="24"/>
        </w:rPr>
        <w:t>----------------------------</w:t>
      </w:r>
    </w:p>
    <w:p w:rsidR="00654018" w:rsidRPr="00661F57" w:rsidRDefault="00654018" w:rsidP="00D5375B">
      <w:pPr>
        <w:spacing w:line="240" w:lineRule="atLeast"/>
        <w:rPr>
          <w:rFonts w:cs="Times New Roman"/>
          <w:b/>
          <w:sz w:val="24"/>
          <w:szCs w:val="24"/>
        </w:rPr>
      </w:pPr>
      <w:r w:rsidRPr="00661F57">
        <w:rPr>
          <w:rFonts w:cs="Times New Roman"/>
          <w:b/>
          <w:sz w:val="24"/>
          <w:szCs w:val="24"/>
        </w:rPr>
        <w:t>Points on versions:</w:t>
      </w:r>
    </w:p>
    <w:p w:rsidR="00654018" w:rsidRPr="00661F57" w:rsidRDefault="00654018" w:rsidP="00D5375B">
      <w:pPr>
        <w:spacing w:line="240" w:lineRule="atLeast"/>
        <w:rPr>
          <w:rFonts w:cs="Times New Roman"/>
          <w:b/>
          <w:sz w:val="24"/>
          <w:szCs w:val="24"/>
        </w:rPr>
      </w:pPr>
      <w:r w:rsidRPr="00661F57">
        <w:rPr>
          <w:rFonts w:cs="Times New Roman"/>
          <w:b/>
          <w:sz w:val="24"/>
          <w:szCs w:val="24"/>
        </w:rPr>
        <w:t>Point 1:</w:t>
      </w:r>
    </w:p>
    <w:p w:rsidR="00654018" w:rsidRPr="00661F57" w:rsidRDefault="00654018"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In same server if we install SQL Server 2005 and </w:t>
      </w:r>
      <w:r w:rsidR="00632BD0" w:rsidRPr="00661F57">
        <w:rPr>
          <w:rFonts w:cs="Times New Roman"/>
          <w:sz w:val="24"/>
          <w:szCs w:val="24"/>
        </w:rPr>
        <w:t>Sql</w:t>
      </w:r>
      <w:r w:rsidRPr="00661F57">
        <w:rPr>
          <w:rFonts w:cs="Times New Roman"/>
          <w:sz w:val="24"/>
          <w:szCs w:val="24"/>
        </w:rPr>
        <w:t xml:space="preserve"> 2008 or higher version?</w:t>
      </w:r>
    </w:p>
    <w:p w:rsidR="00654018" w:rsidRPr="00661F57" w:rsidRDefault="004D0FD7" w:rsidP="00D5375B">
      <w:pPr>
        <w:spacing w:line="240" w:lineRule="atLeast"/>
        <w:rPr>
          <w:rFonts w:cs="Times New Roman"/>
          <w:sz w:val="24"/>
          <w:szCs w:val="24"/>
        </w:rPr>
      </w:pPr>
      <w:r>
        <w:rPr>
          <w:rFonts w:cs="Times New Roman"/>
          <w:sz w:val="24"/>
          <w:szCs w:val="24"/>
        </w:rPr>
        <w:t xml:space="preserve">&gt; </w:t>
      </w:r>
      <w:r w:rsidR="00654018" w:rsidRPr="00661F57">
        <w:rPr>
          <w:rFonts w:cs="Times New Roman"/>
          <w:sz w:val="24"/>
          <w:szCs w:val="24"/>
        </w:rPr>
        <w:t>SQL 2005 Configuration manager shows only the services of 2005. Whereas SQL Server 2008 or higher version shows the services in configuration of "SQL Server 2008 or higher Version+ lower version ". Vice versa is not possible.</w:t>
      </w:r>
    </w:p>
    <w:p w:rsidR="00654018" w:rsidRPr="00661F57" w:rsidRDefault="00654018" w:rsidP="00D5375B">
      <w:pPr>
        <w:spacing w:line="240" w:lineRule="atLeast"/>
        <w:rPr>
          <w:rFonts w:cs="Times New Roman"/>
          <w:sz w:val="24"/>
          <w:szCs w:val="24"/>
        </w:rPr>
      </w:pPr>
      <w:r w:rsidRPr="00661F57">
        <w:rPr>
          <w:rFonts w:cs="Times New Roman"/>
          <w:sz w:val="24"/>
          <w:szCs w:val="24"/>
        </w:rPr>
        <w:t xml:space="preserve">&gt; Each version of </w:t>
      </w:r>
      <w:r w:rsidR="00B04D5D" w:rsidRPr="00661F57">
        <w:rPr>
          <w:rFonts w:cs="Times New Roman"/>
          <w:sz w:val="24"/>
          <w:szCs w:val="24"/>
        </w:rPr>
        <w:t>Sql</w:t>
      </w:r>
      <w:r w:rsidRPr="00661F57">
        <w:rPr>
          <w:rFonts w:cs="Times New Roman"/>
          <w:sz w:val="24"/>
          <w:szCs w:val="24"/>
        </w:rPr>
        <w:t xml:space="preserve"> server have different configuration </w:t>
      </w:r>
      <w:r w:rsidR="00B04D5D" w:rsidRPr="00661F57">
        <w:rPr>
          <w:rFonts w:cs="Times New Roman"/>
          <w:sz w:val="24"/>
          <w:szCs w:val="24"/>
        </w:rPr>
        <w:t>manager’s</w:t>
      </w:r>
      <w:r w:rsidRPr="00661F57">
        <w:rPr>
          <w:rFonts w:cs="Times New Roman"/>
          <w:sz w:val="24"/>
          <w:szCs w:val="24"/>
        </w:rPr>
        <w:t xml:space="preserve"> tools.</w:t>
      </w:r>
    </w:p>
    <w:p w:rsidR="00831FDB" w:rsidRPr="00661F57" w:rsidRDefault="00654018" w:rsidP="00D5375B">
      <w:pPr>
        <w:spacing w:line="240" w:lineRule="atLeast"/>
        <w:rPr>
          <w:rFonts w:cs="Times New Roman"/>
          <w:b/>
          <w:sz w:val="24"/>
          <w:szCs w:val="24"/>
        </w:rPr>
      </w:pPr>
      <w:r w:rsidRPr="00661F57">
        <w:rPr>
          <w:rFonts w:cs="Times New Roman"/>
          <w:b/>
          <w:sz w:val="24"/>
          <w:szCs w:val="24"/>
        </w:rPr>
        <w:t>Point 2:</w:t>
      </w:r>
    </w:p>
    <w:p w:rsidR="00654018" w:rsidRPr="00661F57" w:rsidRDefault="004D0FD7" w:rsidP="00D5375B">
      <w:pPr>
        <w:spacing w:line="240" w:lineRule="atLeast"/>
        <w:rPr>
          <w:rFonts w:cs="Times New Roman"/>
          <w:sz w:val="24"/>
          <w:szCs w:val="24"/>
        </w:rPr>
      </w:pPr>
      <w:r>
        <w:rPr>
          <w:rFonts w:cs="Times New Roman"/>
          <w:sz w:val="24"/>
          <w:szCs w:val="24"/>
        </w:rPr>
        <w:t xml:space="preserve">&gt; </w:t>
      </w:r>
      <w:r w:rsidR="00654018" w:rsidRPr="00661F57">
        <w:rPr>
          <w:rFonts w:cs="Times New Roman"/>
          <w:sz w:val="24"/>
          <w:szCs w:val="24"/>
        </w:rPr>
        <w:t>SQL 2005 instance can connect in SQL server 2008\higher version SSMS but whereas higher version instance cannot be able to connect in lower version SSMS.</w:t>
      </w:r>
    </w:p>
    <w:p w:rsidR="004D0FD7" w:rsidRDefault="00654018" w:rsidP="00D5375B">
      <w:pPr>
        <w:spacing w:line="240" w:lineRule="atLeast"/>
        <w:rPr>
          <w:rFonts w:cs="Times New Roman"/>
          <w:sz w:val="24"/>
          <w:szCs w:val="24"/>
        </w:rPr>
      </w:pPr>
      <w:r w:rsidRPr="004D0FD7">
        <w:rPr>
          <w:rFonts w:cs="Times New Roman"/>
          <w:b/>
          <w:sz w:val="24"/>
          <w:szCs w:val="24"/>
        </w:rPr>
        <w:t>Point 3:</w:t>
      </w:r>
      <w:r w:rsidRPr="00661F57">
        <w:rPr>
          <w:rFonts w:cs="Times New Roman"/>
          <w:sz w:val="24"/>
          <w:szCs w:val="24"/>
        </w:rPr>
        <w:t xml:space="preserve"> </w:t>
      </w:r>
    </w:p>
    <w:p w:rsidR="00654018" w:rsidRPr="00661F57" w:rsidRDefault="004D0FD7" w:rsidP="00D5375B">
      <w:pPr>
        <w:spacing w:line="240" w:lineRule="atLeast"/>
        <w:rPr>
          <w:rFonts w:cs="Times New Roman"/>
          <w:sz w:val="24"/>
          <w:szCs w:val="24"/>
        </w:rPr>
      </w:pPr>
      <w:r>
        <w:rPr>
          <w:rFonts w:cs="Times New Roman"/>
          <w:sz w:val="24"/>
          <w:szCs w:val="24"/>
        </w:rPr>
        <w:t xml:space="preserve">&gt; </w:t>
      </w:r>
      <w:r w:rsidR="00654018" w:rsidRPr="00661F57">
        <w:rPr>
          <w:rFonts w:cs="Times New Roman"/>
          <w:sz w:val="24"/>
          <w:szCs w:val="24"/>
        </w:rPr>
        <w:t xml:space="preserve">For </w:t>
      </w:r>
      <w:r w:rsidR="00B04D5D" w:rsidRPr="00661F57">
        <w:rPr>
          <w:rFonts w:cs="Times New Roman"/>
          <w:sz w:val="24"/>
          <w:szCs w:val="24"/>
        </w:rPr>
        <w:t>Sql</w:t>
      </w:r>
      <w:r w:rsidR="00654018" w:rsidRPr="00661F57">
        <w:rPr>
          <w:rFonts w:cs="Times New Roman"/>
          <w:sz w:val="24"/>
          <w:szCs w:val="24"/>
        </w:rPr>
        <w:t xml:space="preserve"> server 2008 and 2008 R2 summery .txt file is common and can access from 100 folder.</w:t>
      </w:r>
    </w:p>
    <w:p w:rsidR="00654018" w:rsidRPr="00661F57" w:rsidRDefault="00654018" w:rsidP="00D5375B">
      <w:pPr>
        <w:spacing w:line="240" w:lineRule="atLeast"/>
        <w:rPr>
          <w:rFonts w:cs="Times New Roman"/>
          <w:sz w:val="24"/>
          <w:szCs w:val="24"/>
        </w:rPr>
      </w:pPr>
      <w:r w:rsidRPr="00661F57">
        <w:rPr>
          <w:rFonts w:cs="Times New Roman"/>
          <w:sz w:val="24"/>
          <w:szCs w:val="24"/>
        </w:rPr>
        <w:t>C:\Program Files\Microsoft SQL Server\100\Setup Bootstrap\Log</w:t>
      </w:r>
    </w:p>
    <w:p w:rsidR="00654018" w:rsidRPr="00661F57" w:rsidRDefault="00654018" w:rsidP="00D5375B">
      <w:pPr>
        <w:spacing w:line="240" w:lineRule="atLeast"/>
        <w:rPr>
          <w:rFonts w:cs="Times New Roman"/>
          <w:sz w:val="24"/>
          <w:szCs w:val="24"/>
        </w:rPr>
      </w:pPr>
    </w:p>
    <w:p w:rsidR="00654018" w:rsidRPr="00661F57" w:rsidRDefault="00654018" w:rsidP="00D5375B">
      <w:pPr>
        <w:spacing w:line="240" w:lineRule="atLeast"/>
        <w:rPr>
          <w:rFonts w:cs="Times New Roman"/>
          <w:sz w:val="24"/>
          <w:szCs w:val="24"/>
        </w:rPr>
      </w:pPr>
    </w:p>
    <w:p w:rsidR="00654018" w:rsidRDefault="00635036" w:rsidP="00D5375B">
      <w:pPr>
        <w:spacing w:line="240" w:lineRule="atLeast"/>
        <w:rPr>
          <w:rFonts w:cs="Times New Roman"/>
          <w:sz w:val="24"/>
          <w:szCs w:val="24"/>
        </w:rPr>
      </w:pPr>
      <w:r>
        <w:rPr>
          <w:rFonts w:cs="Times New Roman"/>
          <w:sz w:val="24"/>
          <w:szCs w:val="24"/>
        </w:rPr>
        <w:t>Lll</w:t>
      </w:r>
    </w:p>
    <w:p w:rsidR="00635036" w:rsidRDefault="00635036" w:rsidP="00D5375B">
      <w:pPr>
        <w:spacing w:line="240" w:lineRule="atLeast"/>
        <w:rPr>
          <w:rFonts w:cs="Times New Roman"/>
          <w:sz w:val="24"/>
          <w:szCs w:val="24"/>
        </w:rPr>
      </w:pPr>
    </w:p>
    <w:p w:rsidR="00654018" w:rsidRDefault="00654018" w:rsidP="00D5375B">
      <w:pPr>
        <w:spacing w:line="240" w:lineRule="atLeast"/>
        <w:rPr>
          <w:rFonts w:cs="Times New Roman"/>
          <w:b/>
          <w:sz w:val="24"/>
          <w:szCs w:val="24"/>
          <w:u w:val="single"/>
        </w:rPr>
      </w:pPr>
    </w:p>
    <w:p w:rsidR="006542DE" w:rsidRDefault="006542DE" w:rsidP="00D5375B">
      <w:pPr>
        <w:spacing w:line="240" w:lineRule="atLeast"/>
        <w:rPr>
          <w:rFonts w:cs="Times New Roman"/>
          <w:b/>
          <w:sz w:val="24"/>
          <w:szCs w:val="24"/>
          <w:u w:val="single"/>
        </w:rPr>
      </w:pPr>
    </w:p>
    <w:p w:rsidR="006542DE" w:rsidRDefault="006542DE" w:rsidP="00D5375B">
      <w:pPr>
        <w:spacing w:line="240" w:lineRule="atLeast"/>
        <w:rPr>
          <w:rFonts w:cs="Times New Roman"/>
          <w:b/>
          <w:sz w:val="24"/>
          <w:szCs w:val="24"/>
          <w:u w:val="single"/>
        </w:rPr>
      </w:pPr>
    </w:p>
    <w:p w:rsidR="006542DE" w:rsidRPr="00661F57" w:rsidRDefault="006542DE" w:rsidP="00D5375B">
      <w:pPr>
        <w:spacing w:line="240" w:lineRule="atLeast"/>
        <w:rPr>
          <w:rFonts w:cs="Times New Roman"/>
          <w:b/>
          <w:sz w:val="24"/>
          <w:szCs w:val="24"/>
          <w:u w:val="single"/>
        </w:rPr>
      </w:pPr>
    </w:p>
    <w:p w:rsidR="00C96AD4" w:rsidRDefault="00C96AD4" w:rsidP="00BB0E1B">
      <w:pPr>
        <w:spacing w:line="240" w:lineRule="atLeast"/>
        <w:jc w:val="center"/>
        <w:rPr>
          <w:rFonts w:cs="Times New Roman"/>
          <w:b/>
          <w:color w:val="C00000"/>
          <w:sz w:val="28"/>
          <w:szCs w:val="28"/>
        </w:rPr>
      </w:pPr>
    </w:p>
    <w:p w:rsidR="00C96AD4" w:rsidRDefault="00C96AD4" w:rsidP="00BB0E1B">
      <w:pPr>
        <w:spacing w:line="240" w:lineRule="atLeast"/>
        <w:jc w:val="center"/>
        <w:rPr>
          <w:rFonts w:cs="Times New Roman"/>
          <w:b/>
          <w:color w:val="C00000"/>
          <w:sz w:val="28"/>
          <w:szCs w:val="28"/>
        </w:rPr>
      </w:pPr>
    </w:p>
    <w:p w:rsidR="004D0FD7" w:rsidRDefault="004D0FD7" w:rsidP="00BB0E1B">
      <w:pPr>
        <w:spacing w:line="240" w:lineRule="atLeast"/>
        <w:jc w:val="center"/>
        <w:rPr>
          <w:rFonts w:cs="Times New Roman"/>
          <w:b/>
          <w:color w:val="C00000"/>
          <w:sz w:val="28"/>
          <w:szCs w:val="28"/>
        </w:rPr>
      </w:pPr>
    </w:p>
    <w:p w:rsidR="004D0FD7" w:rsidRDefault="004D0FD7" w:rsidP="00BB0E1B">
      <w:pPr>
        <w:spacing w:line="240" w:lineRule="atLeast"/>
        <w:jc w:val="center"/>
        <w:rPr>
          <w:rFonts w:cs="Times New Roman"/>
          <w:b/>
          <w:color w:val="C00000"/>
          <w:sz w:val="28"/>
          <w:szCs w:val="28"/>
        </w:rPr>
      </w:pPr>
    </w:p>
    <w:p w:rsidR="00BB0E1B" w:rsidRPr="004D0FD7" w:rsidRDefault="00BB0E1B" w:rsidP="004D0FD7">
      <w:pPr>
        <w:spacing w:line="240" w:lineRule="atLeast"/>
        <w:jc w:val="center"/>
        <w:rPr>
          <w:rFonts w:cs="Times New Roman"/>
          <w:b/>
          <w:color w:val="C00000"/>
          <w:sz w:val="24"/>
          <w:szCs w:val="24"/>
        </w:rPr>
      </w:pPr>
      <w:r w:rsidRPr="00C96AD4">
        <w:rPr>
          <w:rFonts w:cs="Times New Roman"/>
          <w:b/>
          <w:color w:val="C00000"/>
          <w:sz w:val="24"/>
          <w:szCs w:val="24"/>
        </w:rPr>
        <w:t>SERVICE PACKS</w:t>
      </w:r>
    </w:p>
    <w:p w:rsidR="0042201C" w:rsidRPr="00C96AD4" w:rsidRDefault="0042201C" w:rsidP="00D5375B">
      <w:pPr>
        <w:spacing w:line="240" w:lineRule="atLeast"/>
        <w:rPr>
          <w:rFonts w:cs="Times New Roman"/>
          <w:b/>
          <w:sz w:val="24"/>
          <w:szCs w:val="24"/>
        </w:rPr>
      </w:pPr>
      <w:r w:rsidRPr="00C96AD4">
        <w:rPr>
          <w:rFonts w:cs="Times New Roman"/>
          <w:b/>
          <w:sz w:val="24"/>
          <w:szCs w:val="24"/>
        </w:rPr>
        <w:t>SQL Server Service Packs:</w:t>
      </w:r>
    </w:p>
    <w:p w:rsidR="0042201C" w:rsidRPr="00661F57" w:rsidRDefault="004E64CF" w:rsidP="00D5375B">
      <w:pPr>
        <w:spacing w:line="240" w:lineRule="atLeast"/>
        <w:rPr>
          <w:rFonts w:cs="Times New Roman"/>
          <w:sz w:val="24"/>
          <w:szCs w:val="24"/>
        </w:rPr>
      </w:pPr>
      <w:r>
        <w:rPr>
          <w:rFonts w:cs="Times New Roman"/>
          <w:sz w:val="24"/>
          <w:szCs w:val="24"/>
        </w:rPr>
        <w:t xml:space="preserve">&gt; </w:t>
      </w:r>
      <w:r w:rsidR="0042201C" w:rsidRPr="00661F57">
        <w:rPr>
          <w:rFonts w:cs="Times New Roman"/>
          <w:sz w:val="24"/>
          <w:szCs w:val="24"/>
        </w:rPr>
        <w:t xml:space="preserve">Microsoft designed service packs or hot fix or </w:t>
      </w:r>
      <w:r w:rsidR="00890C2F" w:rsidRPr="00661F57">
        <w:rPr>
          <w:rFonts w:cs="Times New Roman"/>
          <w:sz w:val="24"/>
          <w:szCs w:val="24"/>
        </w:rPr>
        <w:t>cumulative</w:t>
      </w:r>
      <w:r w:rsidR="0042201C" w:rsidRPr="00661F57">
        <w:rPr>
          <w:rFonts w:cs="Times New Roman"/>
          <w:sz w:val="24"/>
          <w:szCs w:val="24"/>
        </w:rPr>
        <w:t xml:space="preserve"> updates to fix the error or bugs or code related.</w:t>
      </w:r>
    </w:p>
    <w:p w:rsidR="0042201C" w:rsidRPr="00661F57" w:rsidRDefault="0042201C" w:rsidP="00D5375B">
      <w:pPr>
        <w:spacing w:line="240" w:lineRule="atLeast"/>
        <w:rPr>
          <w:rFonts w:cs="Times New Roman"/>
          <w:sz w:val="24"/>
          <w:szCs w:val="24"/>
        </w:rPr>
      </w:pPr>
      <w:r w:rsidRPr="00661F57">
        <w:rPr>
          <w:rFonts w:cs="Times New Roman"/>
          <w:sz w:val="24"/>
          <w:szCs w:val="24"/>
        </w:rPr>
        <w:t>Service Packs normally have three properties:</w:t>
      </w:r>
    </w:p>
    <w:p w:rsidR="0042201C" w:rsidRPr="00661F57" w:rsidRDefault="008B312B" w:rsidP="00BB0E1B">
      <w:pPr>
        <w:tabs>
          <w:tab w:val="left" w:pos="3450"/>
        </w:tabs>
        <w:spacing w:line="240" w:lineRule="atLeast"/>
        <w:rPr>
          <w:rFonts w:cs="Times New Roman"/>
          <w:sz w:val="24"/>
          <w:szCs w:val="24"/>
        </w:rPr>
      </w:pPr>
      <w:r w:rsidRPr="00661F57">
        <w:rPr>
          <w:rFonts w:cs="Times New Roman"/>
          <w:sz w:val="24"/>
          <w:szCs w:val="24"/>
        </w:rPr>
        <w:t xml:space="preserve">&gt; </w:t>
      </w:r>
      <w:r w:rsidR="0042201C" w:rsidRPr="00661F57">
        <w:rPr>
          <w:rFonts w:cs="Times New Roman"/>
          <w:sz w:val="24"/>
          <w:szCs w:val="24"/>
        </w:rPr>
        <w:t>Provide security fixes</w:t>
      </w:r>
      <w:r w:rsidR="00BB0E1B">
        <w:rPr>
          <w:rFonts w:cs="Times New Roman"/>
          <w:sz w:val="24"/>
          <w:szCs w:val="24"/>
        </w:rPr>
        <w:tab/>
      </w:r>
    </w:p>
    <w:p w:rsidR="0042201C" w:rsidRPr="00661F57" w:rsidRDefault="008B312B" w:rsidP="00D5375B">
      <w:pPr>
        <w:spacing w:line="240" w:lineRule="atLeast"/>
        <w:rPr>
          <w:rFonts w:cs="Times New Roman"/>
          <w:sz w:val="24"/>
          <w:szCs w:val="24"/>
        </w:rPr>
      </w:pPr>
      <w:r w:rsidRPr="00661F57">
        <w:rPr>
          <w:rFonts w:cs="Times New Roman"/>
          <w:sz w:val="24"/>
          <w:szCs w:val="24"/>
        </w:rPr>
        <w:t xml:space="preserve">&gt; </w:t>
      </w:r>
      <w:r w:rsidR="0042201C" w:rsidRPr="00661F57">
        <w:rPr>
          <w:rFonts w:cs="Times New Roman"/>
          <w:sz w:val="24"/>
          <w:szCs w:val="24"/>
        </w:rPr>
        <w:t>Correct software errors</w:t>
      </w:r>
    </w:p>
    <w:p w:rsidR="0042201C" w:rsidRDefault="008B312B" w:rsidP="00D5375B">
      <w:pPr>
        <w:spacing w:line="240" w:lineRule="atLeast"/>
        <w:rPr>
          <w:rFonts w:cs="Times New Roman"/>
          <w:sz w:val="24"/>
          <w:szCs w:val="24"/>
        </w:rPr>
      </w:pPr>
      <w:r w:rsidRPr="00661F57">
        <w:rPr>
          <w:rFonts w:cs="Times New Roman"/>
          <w:sz w:val="24"/>
          <w:szCs w:val="24"/>
        </w:rPr>
        <w:t xml:space="preserve">&gt; </w:t>
      </w:r>
      <w:r w:rsidR="0042201C" w:rsidRPr="00661F57">
        <w:rPr>
          <w:rFonts w:cs="Times New Roman"/>
          <w:sz w:val="24"/>
          <w:szCs w:val="24"/>
        </w:rPr>
        <w:t>Enhance performance</w:t>
      </w:r>
    </w:p>
    <w:tbl>
      <w:tblPr>
        <w:tblW w:w="0" w:type="auto"/>
        <w:tblBorders>
          <w:top w:val="outset" w:sz="6" w:space="0" w:color="CCCCCC"/>
          <w:left w:val="outset" w:sz="6" w:space="0" w:color="CCCCCC"/>
          <w:bottom w:val="outset" w:sz="6" w:space="0" w:color="CCCCCC"/>
          <w:right w:val="outset" w:sz="6" w:space="0" w:color="CCCCCC"/>
        </w:tblBorders>
        <w:tblCellMar>
          <w:top w:w="60" w:type="dxa"/>
          <w:left w:w="60" w:type="dxa"/>
          <w:bottom w:w="60" w:type="dxa"/>
          <w:right w:w="60" w:type="dxa"/>
        </w:tblCellMar>
        <w:tblLook w:val="04A0" w:firstRow="1" w:lastRow="0" w:firstColumn="1" w:lastColumn="0" w:noHBand="0" w:noVBand="1"/>
      </w:tblPr>
      <w:tblGrid>
        <w:gridCol w:w="2197"/>
        <w:gridCol w:w="1309"/>
        <w:gridCol w:w="1288"/>
        <w:gridCol w:w="1288"/>
        <w:gridCol w:w="1400"/>
        <w:gridCol w:w="1288"/>
      </w:tblGrid>
      <w:tr w:rsidR="00B21912" w:rsidTr="00B21912">
        <w:tc>
          <w:tcPr>
            <w:tcW w:w="0" w:type="auto"/>
            <w:tcBorders>
              <w:top w:val="outset" w:sz="6" w:space="0" w:color="CCCCCC"/>
              <w:left w:val="outset" w:sz="6" w:space="0" w:color="CCCCCC"/>
              <w:bottom w:val="outset" w:sz="6" w:space="0" w:color="CCCCCC"/>
              <w:right w:val="outset" w:sz="6" w:space="0" w:color="CCCCCC"/>
            </w:tcBorders>
            <w:shd w:val="clear" w:color="auto" w:fill="F0F0F0"/>
            <w:vAlign w:val="center"/>
            <w:hideMark/>
          </w:tcPr>
          <w:p w:rsidR="00B21912" w:rsidRDefault="00B21912">
            <w:pPr>
              <w:rPr>
                <w:rFonts w:ascii="Arial" w:hAnsi="Arial" w:cs="Arial"/>
                <w:b/>
                <w:bCs/>
                <w:color w:val="000000"/>
                <w:sz w:val="20"/>
                <w:szCs w:val="20"/>
              </w:rPr>
            </w:pPr>
            <w:r>
              <w:rPr>
                <w:rFonts w:ascii="Arial" w:hAnsi="Arial" w:cs="Arial"/>
                <w:b/>
                <w:bCs/>
                <w:color w:val="000000"/>
                <w:sz w:val="20"/>
                <w:szCs w:val="20"/>
              </w:rPr>
              <w:t> </w:t>
            </w:r>
          </w:p>
        </w:tc>
        <w:tc>
          <w:tcPr>
            <w:tcW w:w="0" w:type="auto"/>
            <w:tcBorders>
              <w:top w:val="outset" w:sz="6" w:space="0" w:color="CCCCCC"/>
              <w:left w:val="outset" w:sz="6" w:space="0" w:color="CCCCCC"/>
              <w:bottom w:val="outset" w:sz="6" w:space="0" w:color="CCCCCC"/>
              <w:right w:val="outset" w:sz="6" w:space="0" w:color="CCCCCC"/>
            </w:tcBorders>
            <w:shd w:val="clear" w:color="auto" w:fill="F0F0F0"/>
            <w:vAlign w:val="center"/>
            <w:hideMark/>
          </w:tcPr>
          <w:p w:rsidR="00B21912" w:rsidRDefault="00B21912">
            <w:pPr>
              <w:rPr>
                <w:rFonts w:ascii="Arial" w:hAnsi="Arial" w:cs="Arial"/>
                <w:b/>
                <w:bCs/>
                <w:color w:val="000000"/>
                <w:sz w:val="20"/>
                <w:szCs w:val="20"/>
              </w:rPr>
            </w:pPr>
            <w:r>
              <w:rPr>
                <w:rStyle w:val="x"/>
                <w:rFonts w:ascii="Arial" w:hAnsi="Arial" w:cs="Arial"/>
                <w:b/>
                <w:bCs/>
                <w:color w:val="000000"/>
                <w:sz w:val="20"/>
                <w:szCs w:val="20"/>
              </w:rPr>
              <w:t>RTM</w:t>
            </w:r>
            <w:r>
              <w:rPr>
                <w:rStyle w:val="apple-converted-space"/>
                <w:rFonts w:ascii="Arial" w:hAnsi="Arial" w:cs="Arial"/>
                <w:b/>
                <w:bCs/>
                <w:color w:val="000000"/>
                <w:sz w:val="20"/>
                <w:szCs w:val="20"/>
              </w:rPr>
              <w:t> </w:t>
            </w:r>
            <w:r>
              <w:rPr>
                <w:rFonts w:ascii="Arial" w:hAnsi="Arial" w:cs="Arial"/>
                <w:b/>
                <w:bCs/>
                <w:color w:val="000000"/>
                <w:sz w:val="20"/>
                <w:szCs w:val="20"/>
              </w:rPr>
              <w:t>(no</w:t>
            </w:r>
            <w:r>
              <w:rPr>
                <w:rStyle w:val="apple-converted-space"/>
                <w:rFonts w:ascii="Arial" w:hAnsi="Arial" w:cs="Arial"/>
                <w:b/>
                <w:bCs/>
                <w:color w:val="000000"/>
                <w:sz w:val="20"/>
                <w:szCs w:val="20"/>
              </w:rPr>
              <w:t> </w:t>
            </w:r>
            <w:r>
              <w:rPr>
                <w:rStyle w:val="x"/>
                <w:rFonts w:ascii="Arial" w:hAnsi="Arial" w:cs="Arial"/>
                <w:b/>
                <w:bCs/>
                <w:color w:val="000000"/>
                <w:sz w:val="20"/>
                <w:szCs w:val="20"/>
              </w:rPr>
              <w:t>SP</w:t>
            </w:r>
            <w:r>
              <w:rPr>
                <w:rFonts w:ascii="Arial" w:hAnsi="Arial" w:cs="Arial"/>
                <w:b/>
                <w:bCs/>
                <w:color w:val="000000"/>
                <w:sz w:val="20"/>
                <w:szCs w:val="20"/>
              </w:rPr>
              <w:t>)</w:t>
            </w:r>
          </w:p>
        </w:tc>
        <w:tc>
          <w:tcPr>
            <w:tcW w:w="0" w:type="auto"/>
            <w:tcBorders>
              <w:top w:val="outset" w:sz="6" w:space="0" w:color="CCCCCC"/>
              <w:left w:val="outset" w:sz="6" w:space="0" w:color="CCCCCC"/>
              <w:bottom w:val="outset" w:sz="6" w:space="0" w:color="CCCCCC"/>
              <w:right w:val="outset" w:sz="6" w:space="0" w:color="CCCCCC"/>
            </w:tcBorders>
            <w:shd w:val="clear" w:color="auto" w:fill="F0F0F0"/>
            <w:vAlign w:val="center"/>
            <w:hideMark/>
          </w:tcPr>
          <w:p w:rsidR="00B21912" w:rsidRDefault="00B21912">
            <w:pPr>
              <w:jc w:val="center"/>
              <w:rPr>
                <w:rFonts w:ascii="Arial" w:hAnsi="Arial" w:cs="Arial"/>
                <w:b/>
                <w:bCs/>
                <w:color w:val="000000"/>
                <w:sz w:val="20"/>
                <w:szCs w:val="20"/>
              </w:rPr>
            </w:pPr>
            <w:r>
              <w:rPr>
                <w:rFonts w:ascii="Arial" w:hAnsi="Arial" w:cs="Arial"/>
                <w:b/>
                <w:bCs/>
                <w:color w:val="000000"/>
                <w:sz w:val="20"/>
                <w:szCs w:val="20"/>
              </w:rPr>
              <w:t>SP1</w:t>
            </w:r>
          </w:p>
        </w:tc>
        <w:tc>
          <w:tcPr>
            <w:tcW w:w="0" w:type="auto"/>
            <w:tcBorders>
              <w:top w:val="outset" w:sz="6" w:space="0" w:color="CCCCCC"/>
              <w:left w:val="outset" w:sz="6" w:space="0" w:color="CCCCCC"/>
              <w:bottom w:val="outset" w:sz="6" w:space="0" w:color="CCCCCC"/>
              <w:right w:val="outset" w:sz="6" w:space="0" w:color="CCCCCC"/>
            </w:tcBorders>
            <w:shd w:val="clear" w:color="auto" w:fill="F0F0F0"/>
            <w:vAlign w:val="center"/>
            <w:hideMark/>
          </w:tcPr>
          <w:p w:rsidR="00B21912" w:rsidRDefault="00B21912">
            <w:pPr>
              <w:jc w:val="center"/>
              <w:rPr>
                <w:rFonts w:ascii="Arial" w:hAnsi="Arial" w:cs="Arial"/>
                <w:b/>
                <w:bCs/>
                <w:color w:val="000000"/>
                <w:sz w:val="20"/>
                <w:szCs w:val="20"/>
              </w:rPr>
            </w:pPr>
            <w:r>
              <w:rPr>
                <w:rFonts w:ascii="Arial" w:hAnsi="Arial" w:cs="Arial"/>
                <w:b/>
                <w:bCs/>
                <w:color w:val="000000"/>
                <w:sz w:val="20"/>
                <w:szCs w:val="20"/>
              </w:rPr>
              <w:t>SP2</w:t>
            </w:r>
          </w:p>
        </w:tc>
        <w:tc>
          <w:tcPr>
            <w:tcW w:w="0" w:type="auto"/>
            <w:tcBorders>
              <w:top w:val="outset" w:sz="6" w:space="0" w:color="CCCCCC"/>
              <w:left w:val="outset" w:sz="6" w:space="0" w:color="CCCCCC"/>
              <w:bottom w:val="outset" w:sz="6" w:space="0" w:color="CCCCCC"/>
              <w:right w:val="outset" w:sz="6" w:space="0" w:color="CCCCCC"/>
            </w:tcBorders>
            <w:shd w:val="clear" w:color="auto" w:fill="F0F0F0"/>
            <w:vAlign w:val="center"/>
            <w:hideMark/>
          </w:tcPr>
          <w:p w:rsidR="00B21912" w:rsidRDefault="00B21912">
            <w:pPr>
              <w:jc w:val="center"/>
              <w:rPr>
                <w:rFonts w:ascii="Arial" w:hAnsi="Arial" w:cs="Arial"/>
                <w:b/>
                <w:bCs/>
                <w:color w:val="000000"/>
                <w:sz w:val="20"/>
                <w:szCs w:val="20"/>
              </w:rPr>
            </w:pPr>
            <w:r>
              <w:rPr>
                <w:rFonts w:ascii="Arial" w:hAnsi="Arial" w:cs="Arial"/>
                <w:b/>
                <w:bCs/>
                <w:color w:val="000000"/>
                <w:sz w:val="20"/>
                <w:szCs w:val="20"/>
              </w:rPr>
              <w:t>SP3</w:t>
            </w:r>
          </w:p>
        </w:tc>
        <w:tc>
          <w:tcPr>
            <w:tcW w:w="0" w:type="auto"/>
            <w:tcBorders>
              <w:top w:val="outset" w:sz="6" w:space="0" w:color="CCCCCC"/>
              <w:left w:val="outset" w:sz="6" w:space="0" w:color="CCCCCC"/>
              <w:bottom w:val="outset" w:sz="6" w:space="0" w:color="CCCCCC"/>
              <w:right w:val="outset" w:sz="6" w:space="0" w:color="CCCCCC"/>
            </w:tcBorders>
            <w:shd w:val="clear" w:color="auto" w:fill="F0F0F0"/>
            <w:vAlign w:val="center"/>
            <w:hideMark/>
          </w:tcPr>
          <w:p w:rsidR="00B21912" w:rsidRDefault="00B21912">
            <w:pPr>
              <w:jc w:val="center"/>
              <w:rPr>
                <w:rFonts w:ascii="Arial" w:hAnsi="Arial" w:cs="Arial"/>
                <w:b/>
                <w:bCs/>
                <w:color w:val="000000"/>
                <w:sz w:val="20"/>
                <w:szCs w:val="20"/>
              </w:rPr>
            </w:pPr>
            <w:r>
              <w:rPr>
                <w:rFonts w:ascii="Arial" w:hAnsi="Arial" w:cs="Arial"/>
                <w:b/>
                <w:bCs/>
                <w:color w:val="000000"/>
                <w:sz w:val="20"/>
                <w:szCs w:val="20"/>
              </w:rPr>
              <w:t>SP4</w:t>
            </w:r>
          </w:p>
        </w:tc>
      </w:tr>
      <w:tr w:rsidR="00B21912" w:rsidTr="00B21912">
        <w:tc>
          <w:tcPr>
            <w:tcW w:w="0" w:type="auto"/>
            <w:tcBorders>
              <w:top w:val="outset" w:sz="6" w:space="0" w:color="CCCCCC"/>
              <w:left w:val="outset" w:sz="6" w:space="0" w:color="CCCCCC"/>
              <w:bottom w:val="outset" w:sz="6" w:space="0" w:color="CCCCCC"/>
              <w:right w:val="outset" w:sz="6" w:space="0" w:color="CCCCCC"/>
            </w:tcBorders>
            <w:hideMark/>
          </w:tcPr>
          <w:p w:rsidR="00B21912" w:rsidRDefault="00B21912">
            <w:pPr>
              <w:rPr>
                <w:rFonts w:ascii="Arial" w:hAnsi="Arial" w:cs="Arial"/>
                <w:color w:val="000000"/>
                <w:sz w:val="20"/>
                <w:szCs w:val="20"/>
              </w:rPr>
            </w:pPr>
            <w:r>
              <w:rPr>
                <w:rFonts w:ascii="Arial" w:hAnsi="Arial" w:cs="Arial"/>
                <w:b/>
                <w:bCs/>
                <w:noProof/>
                <w:color w:val="0000FF"/>
                <w:sz w:val="20"/>
                <w:szCs w:val="20"/>
              </w:rPr>
              <w:drawing>
                <wp:inline distT="0" distB="0" distL="0" distR="0">
                  <wp:extent cx="66675" cy="85725"/>
                  <wp:effectExtent l="0" t="0" r="9525" b="9525"/>
                  <wp:docPr id="7199" name="Picture 7199" descr="↓">
                    <a:hlinkClick xmlns:a="http://schemas.openxmlformats.org/drawingml/2006/main" r:id="rId9" tooltip="&quot;SQL 2014 det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a:hlinkClick r:id="rId9" tooltip="&quot;SQL 2014 detail&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Pr>
                <w:rFonts w:ascii="Arial" w:hAnsi="Arial" w:cs="Arial"/>
                <w:color w:val="000000"/>
                <w:sz w:val="20"/>
                <w:szCs w:val="20"/>
              </w:rPr>
              <w:t> </w:t>
            </w:r>
            <w:r>
              <w:rPr>
                <w:rStyle w:val="Strong"/>
                <w:rFonts w:ascii="Arial" w:hAnsi="Arial" w:cs="Arial"/>
                <w:color w:val="000000"/>
                <w:sz w:val="20"/>
                <w:szCs w:val="20"/>
              </w:rPr>
              <w:t>SQL Server 2014</w:t>
            </w:r>
            <w:r>
              <w:rPr>
                <w:rFonts w:ascii="Arial" w:hAnsi="Arial" w:cs="Arial"/>
                <w:color w:val="000000"/>
                <w:sz w:val="20"/>
                <w:szCs w:val="20"/>
              </w:rPr>
              <w:br/>
            </w:r>
            <w:r>
              <w:rPr>
                <w:rFonts w:ascii="Arial" w:hAnsi="Arial" w:cs="Arial"/>
                <w:color w:val="000000"/>
                <w:sz w:val="15"/>
                <w:szCs w:val="15"/>
              </w:rPr>
              <w:t>     codename</w:t>
            </w:r>
            <w:r>
              <w:rPr>
                <w:rStyle w:val="apple-converted-space"/>
                <w:rFonts w:ascii="Arial" w:hAnsi="Arial" w:cs="Arial"/>
                <w:color w:val="000000"/>
                <w:sz w:val="15"/>
                <w:szCs w:val="15"/>
              </w:rPr>
              <w:t> </w:t>
            </w:r>
            <w:del w:id="4" w:author="Unknown">
              <w:r>
                <w:rPr>
                  <w:rFonts w:ascii="Arial" w:hAnsi="Arial" w:cs="Arial"/>
                  <w:color w:val="000000"/>
                  <w:sz w:val="15"/>
                  <w:szCs w:val="15"/>
                </w:rPr>
                <w:delText>Hekaton</w:delText>
              </w:r>
            </w:del>
            <w:r>
              <w:rPr>
                <w:rStyle w:val="apple-converted-space"/>
                <w:rFonts w:ascii="Arial" w:hAnsi="Arial" w:cs="Arial"/>
                <w:color w:val="000000"/>
                <w:sz w:val="15"/>
                <w:szCs w:val="15"/>
              </w:rPr>
              <w:t> </w:t>
            </w:r>
            <w:ins w:id="5" w:author="Unknown">
              <w:r>
                <w:rPr>
                  <w:rFonts w:ascii="Arial" w:hAnsi="Arial" w:cs="Arial"/>
                  <w:color w:val="000000"/>
                  <w:sz w:val="15"/>
                  <w:szCs w:val="15"/>
                </w:rPr>
                <w:t>SQL14</w:t>
              </w:r>
            </w:ins>
          </w:p>
        </w:tc>
        <w:tc>
          <w:tcPr>
            <w:tcW w:w="0" w:type="auto"/>
            <w:tcBorders>
              <w:top w:val="outset" w:sz="6" w:space="0" w:color="CCCCCC"/>
              <w:left w:val="outset" w:sz="6" w:space="0" w:color="CCCCCC"/>
              <w:bottom w:val="outset" w:sz="6" w:space="0" w:color="CCCCCC"/>
              <w:right w:val="outset" w:sz="6" w:space="0" w:color="CCCCCC"/>
            </w:tcBorders>
            <w:shd w:val="clear" w:color="auto" w:fill="FFCCCC"/>
            <w:hideMark/>
          </w:tcPr>
          <w:p w:rsidR="00B21912" w:rsidRDefault="00B21912">
            <w:pPr>
              <w:rPr>
                <w:rFonts w:ascii="Arial" w:hAnsi="Arial" w:cs="Arial"/>
                <w:color w:val="000000"/>
                <w:sz w:val="20"/>
                <w:szCs w:val="20"/>
              </w:rPr>
            </w:pPr>
            <w:r>
              <w:rPr>
                <w:rFonts w:ascii="Arial" w:hAnsi="Arial" w:cs="Arial"/>
                <w:color w:val="000000"/>
                <w:sz w:val="20"/>
                <w:szCs w:val="20"/>
              </w:rPr>
              <w:t>12.0.2000.8</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11" w:tgtFrame="_blank" w:history="1">
              <w:r w:rsidR="00B21912">
                <w:rPr>
                  <w:rStyle w:val="Hyperlink"/>
                  <w:rFonts w:ascii="Arial" w:hAnsi="Arial" w:cs="Arial"/>
                  <w:b/>
                  <w:bCs/>
                  <w:sz w:val="20"/>
                  <w:szCs w:val="20"/>
                </w:rPr>
                <w:t>12.0.4050.0</w:t>
              </w:r>
            </w:hyperlink>
            <w:r w:rsidR="00B21912">
              <w:rPr>
                <w:rFonts w:ascii="Arial" w:hAnsi="Arial" w:cs="Arial"/>
                <w:color w:val="000000"/>
                <w:sz w:val="20"/>
                <w:szCs w:val="20"/>
              </w:rPr>
              <w:br/>
            </w:r>
            <w:r w:rsidR="00B21912">
              <w:rPr>
                <w:rFonts w:ascii="Arial" w:hAnsi="Arial" w:cs="Arial"/>
                <w:color w:val="000000"/>
                <w:sz w:val="15"/>
                <w:szCs w:val="15"/>
              </w:rPr>
              <w:t>or 12.1.4050.0</w:t>
            </w:r>
            <w:r w:rsidR="00B21912">
              <w:rPr>
                <w:rFonts w:ascii="Arial" w:hAnsi="Arial" w:cs="Arial"/>
                <w:color w:val="000000"/>
                <w:sz w:val="15"/>
                <w:szCs w:val="15"/>
              </w:rPr>
              <w:br/>
            </w:r>
            <w:r w:rsidR="00B21912">
              <w:rPr>
                <w:rFonts w:ascii="Arial" w:hAnsi="Arial" w:cs="Arial"/>
                <w:color w:val="FF0000"/>
                <w:sz w:val="15"/>
                <w:szCs w:val="15"/>
              </w:rPr>
              <w:t>downloads</w:t>
            </w:r>
            <w:r w:rsidR="00B21912">
              <w:rPr>
                <w:rFonts w:ascii="Arial" w:hAnsi="Arial" w:cs="Arial"/>
                <w:color w:val="FF0000"/>
                <w:sz w:val="15"/>
                <w:szCs w:val="15"/>
              </w:rPr>
              <w:br/>
              <w:t>temporarily</w:t>
            </w:r>
            <w:r w:rsidR="00B21912">
              <w:rPr>
                <w:rFonts w:ascii="Arial" w:hAnsi="Arial" w:cs="Arial"/>
                <w:color w:val="FF0000"/>
                <w:sz w:val="15"/>
                <w:szCs w:val="15"/>
              </w:rPr>
              <w:br/>
              <w:t>disabled</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B21912">
            <w:pPr>
              <w:rPr>
                <w:rFonts w:ascii="Arial" w:hAnsi="Arial" w:cs="Arial"/>
                <w:color w:val="000000"/>
                <w:sz w:val="20"/>
                <w:szCs w:val="20"/>
              </w:rPr>
            </w:pPr>
            <w:r>
              <w:rPr>
                <w:rFonts w:ascii="Arial" w:hAnsi="Arial" w:cs="Arial"/>
                <w:color w:val="000000"/>
                <w:sz w:val="20"/>
                <w:szCs w:val="20"/>
              </w:rPr>
              <w:t> </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B21912">
            <w:pPr>
              <w:rPr>
                <w:rFonts w:ascii="Arial" w:hAnsi="Arial" w:cs="Arial"/>
                <w:color w:val="000000"/>
                <w:sz w:val="20"/>
                <w:szCs w:val="20"/>
              </w:rPr>
            </w:pPr>
            <w:r>
              <w:rPr>
                <w:rFonts w:ascii="Arial" w:hAnsi="Arial" w:cs="Arial"/>
                <w:color w:val="000000"/>
                <w:sz w:val="20"/>
                <w:szCs w:val="20"/>
              </w:rPr>
              <w:t> </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B21912">
            <w:pPr>
              <w:rPr>
                <w:rFonts w:ascii="Arial" w:hAnsi="Arial" w:cs="Arial"/>
                <w:color w:val="000000"/>
                <w:sz w:val="20"/>
                <w:szCs w:val="20"/>
              </w:rPr>
            </w:pPr>
            <w:r>
              <w:rPr>
                <w:rFonts w:ascii="Arial" w:hAnsi="Arial" w:cs="Arial"/>
                <w:color w:val="000000"/>
                <w:sz w:val="20"/>
                <w:szCs w:val="20"/>
              </w:rPr>
              <w:t> </w:t>
            </w:r>
          </w:p>
        </w:tc>
      </w:tr>
      <w:tr w:rsidR="00B21912" w:rsidTr="00B21912">
        <w:tc>
          <w:tcPr>
            <w:tcW w:w="0" w:type="auto"/>
            <w:tcBorders>
              <w:top w:val="outset" w:sz="6" w:space="0" w:color="CCCCCC"/>
              <w:left w:val="outset" w:sz="6" w:space="0" w:color="CCCCCC"/>
              <w:bottom w:val="outset" w:sz="6" w:space="0" w:color="CCCCCC"/>
              <w:right w:val="outset" w:sz="6" w:space="0" w:color="CCCCCC"/>
            </w:tcBorders>
            <w:hideMark/>
          </w:tcPr>
          <w:p w:rsidR="00B21912" w:rsidRDefault="00B21912">
            <w:pPr>
              <w:rPr>
                <w:rFonts w:ascii="Arial" w:hAnsi="Arial" w:cs="Arial"/>
                <w:color w:val="000000"/>
                <w:sz w:val="20"/>
                <w:szCs w:val="20"/>
              </w:rPr>
            </w:pPr>
            <w:r>
              <w:rPr>
                <w:rFonts w:ascii="Arial" w:hAnsi="Arial" w:cs="Arial"/>
                <w:b/>
                <w:bCs/>
                <w:noProof/>
                <w:color w:val="0000FF"/>
                <w:sz w:val="20"/>
                <w:szCs w:val="20"/>
              </w:rPr>
              <w:drawing>
                <wp:inline distT="0" distB="0" distL="0" distR="0">
                  <wp:extent cx="66675" cy="85725"/>
                  <wp:effectExtent l="0" t="0" r="9525" b="9525"/>
                  <wp:docPr id="7198" name="Picture 7198" descr="↓">
                    <a:hlinkClick xmlns:a="http://schemas.openxmlformats.org/drawingml/2006/main" r:id="rId12" tooltip="&quot;SQL 2012 det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a:hlinkClick r:id="rId12" tooltip="&quot;SQL 2012 detail&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Pr>
                <w:rFonts w:ascii="Arial" w:hAnsi="Arial" w:cs="Arial"/>
                <w:color w:val="000000"/>
                <w:sz w:val="20"/>
                <w:szCs w:val="20"/>
              </w:rPr>
              <w:t> </w:t>
            </w:r>
            <w:r>
              <w:rPr>
                <w:rStyle w:val="Strong"/>
                <w:rFonts w:ascii="Arial" w:hAnsi="Arial" w:cs="Arial"/>
                <w:color w:val="000000"/>
                <w:sz w:val="20"/>
                <w:szCs w:val="20"/>
              </w:rPr>
              <w:t>SQL Server 2012</w:t>
            </w:r>
            <w:r>
              <w:rPr>
                <w:rFonts w:ascii="Arial" w:hAnsi="Arial" w:cs="Arial"/>
                <w:color w:val="000000"/>
                <w:sz w:val="20"/>
                <w:szCs w:val="20"/>
              </w:rPr>
              <w:br/>
            </w:r>
            <w:r>
              <w:rPr>
                <w:rFonts w:ascii="Arial" w:hAnsi="Arial" w:cs="Arial"/>
                <w:color w:val="000000"/>
                <w:sz w:val="15"/>
                <w:szCs w:val="15"/>
              </w:rPr>
              <w:t>     codename Denali</w:t>
            </w:r>
          </w:p>
        </w:tc>
        <w:tc>
          <w:tcPr>
            <w:tcW w:w="0" w:type="auto"/>
            <w:tcBorders>
              <w:top w:val="outset" w:sz="6" w:space="0" w:color="CCCCCC"/>
              <w:left w:val="outset" w:sz="6" w:space="0" w:color="CCCCCC"/>
              <w:bottom w:val="outset" w:sz="6" w:space="0" w:color="CCCCCC"/>
              <w:right w:val="outset" w:sz="6" w:space="0" w:color="CCCCCC"/>
            </w:tcBorders>
            <w:shd w:val="clear" w:color="auto" w:fill="FFCCCC"/>
            <w:hideMark/>
          </w:tcPr>
          <w:p w:rsidR="00B21912" w:rsidRDefault="00B21912">
            <w:pPr>
              <w:rPr>
                <w:rFonts w:ascii="Arial" w:hAnsi="Arial" w:cs="Arial"/>
                <w:color w:val="000000"/>
                <w:sz w:val="20"/>
                <w:szCs w:val="20"/>
              </w:rPr>
            </w:pPr>
            <w:r>
              <w:rPr>
                <w:rFonts w:ascii="Arial" w:hAnsi="Arial" w:cs="Arial"/>
                <w:color w:val="000000"/>
                <w:sz w:val="20"/>
                <w:szCs w:val="20"/>
              </w:rPr>
              <w:t>11.0.2100.60</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13" w:tgtFrame="_blank" w:history="1">
              <w:r w:rsidR="00B21912">
                <w:rPr>
                  <w:rStyle w:val="Hyperlink"/>
                  <w:rFonts w:ascii="Arial" w:hAnsi="Arial" w:cs="Arial"/>
                  <w:b/>
                  <w:bCs/>
                  <w:sz w:val="20"/>
                  <w:szCs w:val="20"/>
                </w:rPr>
                <w:t>11.0.3000.0</w:t>
              </w:r>
            </w:hyperlink>
            <w:r w:rsidR="00B21912">
              <w:rPr>
                <w:rFonts w:ascii="Arial" w:hAnsi="Arial" w:cs="Arial"/>
                <w:color w:val="000000"/>
                <w:sz w:val="20"/>
                <w:szCs w:val="20"/>
              </w:rPr>
              <w:br/>
            </w:r>
            <w:r w:rsidR="00B21912">
              <w:rPr>
                <w:rFonts w:ascii="Arial" w:hAnsi="Arial" w:cs="Arial"/>
                <w:color w:val="000000"/>
                <w:sz w:val="15"/>
                <w:szCs w:val="15"/>
              </w:rPr>
              <w:t>or 11.1.3000.0</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14" w:tgtFrame="_blank" w:history="1">
              <w:r w:rsidR="00B21912">
                <w:rPr>
                  <w:rStyle w:val="Hyperlink"/>
                  <w:rFonts w:ascii="Arial" w:hAnsi="Arial" w:cs="Arial"/>
                  <w:b/>
                  <w:bCs/>
                  <w:sz w:val="20"/>
                  <w:szCs w:val="20"/>
                </w:rPr>
                <w:t>11.0.5058.0</w:t>
              </w:r>
            </w:hyperlink>
            <w:r w:rsidR="00B21912">
              <w:rPr>
                <w:rFonts w:ascii="Arial" w:hAnsi="Arial" w:cs="Arial"/>
                <w:color w:val="000000"/>
                <w:sz w:val="20"/>
                <w:szCs w:val="20"/>
              </w:rPr>
              <w:br/>
            </w:r>
            <w:r w:rsidR="00B21912">
              <w:rPr>
                <w:rFonts w:ascii="Arial" w:hAnsi="Arial" w:cs="Arial"/>
                <w:color w:val="000000"/>
                <w:sz w:val="15"/>
                <w:szCs w:val="15"/>
              </w:rPr>
              <w:t>or 11.2.5058.0</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B21912">
            <w:pPr>
              <w:rPr>
                <w:rFonts w:ascii="Arial" w:hAnsi="Arial" w:cs="Arial"/>
                <w:color w:val="000000"/>
                <w:sz w:val="20"/>
                <w:szCs w:val="20"/>
              </w:rPr>
            </w:pPr>
            <w:r>
              <w:rPr>
                <w:rFonts w:ascii="Arial" w:hAnsi="Arial" w:cs="Arial"/>
                <w:color w:val="000000"/>
                <w:sz w:val="20"/>
                <w:szCs w:val="20"/>
              </w:rPr>
              <w:t> </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B21912">
            <w:pPr>
              <w:rPr>
                <w:rFonts w:ascii="Arial" w:hAnsi="Arial" w:cs="Arial"/>
                <w:color w:val="000000"/>
                <w:sz w:val="20"/>
                <w:szCs w:val="20"/>
              </w:rPr>
            </w:pPr>
            <w:r>
              <w:rPr>
                <w:rFonts w:ascii="Arial" w:hAnsi="Arial" w:cs="Arial"/>
                <w:color w:val="000000"/>
                <w:sz w:val="20"/>
                <w:szCs w:val="20"/>
              </w:rPr>
              <w:t> </w:t>
            </w:r>
          </w:p>
        </w:tc>
      </w:tr>
      <w:tr w:rsidR="00B21912" w:rsidTr="00B21912">
        <w:tc>
          <w:tcPr>
            <w:tcW w:w="0" w:type="auto"/>
            <w:tcBorders>
              <w:top w:val="outset" w:sz="6" w:space="0" w:color="CCCCCC"/>
              <w:left w:val="outset" w:sz="6" w:space="0" w:color="CCCCCC"/>
              <w:bottom w:val="outset" w:sz="6" w:space="0" w:color="CCCCCC"/>
              <w:right w:val="outset" w:sz="6" w:space="0" w:color="CCCCCC"/>
            </w:tcBorders>
            <w:hideMark/>
          </w:tcPr>
          <w:p w:rsidR="00B21912" w:rsidRDefault="00B21912">
            <w:pPr>
              <w:rPr>
                <w:rFonts w:ascii="Arial" w:hAnsi="Arial" w:cs="Arial"/>
                <w:color w:val="000000"/>
                <w:sz w:val="20"/>
                <w:szCs w:val="20"/>
              </w:rPr>
            </w:pPr>
            <w:r>
              <w:rPr>
                <w:rFonts w:ascii="Arial" w:hAnsi="Arial" w:cs="Arial"/>
                <w:b/>
                <w:bCs/>
                <w:noProof/>
                <w:color w:val="0000FF"/>
                <w:sz w:val="20"/>
                <w:szCs w:val="20"/>
              </w:rPr>
              <w:drawing>
                <wp:inline distT="0" distB="0" distL="0" distR="0">
                  <wp:extent cx="66675" cy="85725"/>
                  <wp:effectExtent l="0" t="0" r="9525" b="9525"/>
                  <wp:docPr id="7197" name="Picture 7197" descr="↓">
                    <a:hlinkClick xmlns:a="http://schemas.openxmlformats.org/drawingml/2006/main" r:id="rId15" tooltip="&quot;SQL 2008 R2 det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a:hlinkClick r:id="rId15" tooltip="&quot;SQL 2008 R2 detail&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Pr>
                <w:rFonts w:ascii="Arial" w:hAnsi="Arial" w:cs="Arial"/>
                <w:color w:val="000000"/>
                <w:sz w:val="20"/>
                <w:szCs w:val="20"/>
              </w:rPr>
              <w:t> </w:t>
            </w:r>
            <w:r>
              <w:rPr>
                <w:rStyle w:val="Strong"/>
                <w:rFonts w:ascii="Arial" w:hAnsi="Arial" w:cs="Arial"/>
                <w:color w:val="000000"/>
                <w:sz w:val="20"/>
                <w:szCs w:val="20"/>
              </w:rPr>
              <w:t>SQL Server 2008 R2</w:t>
            </w:r>
            <w:r>
              <w:rPr>
                <w:rFonts w:ascii="Arial" w:hAnsi="Arial" w:cs="Arial"/>
                <w:color w:val="000000"/>
                <w:sz w:val="20"/>
                <w:szCs w:val="20"/>
              </w:rPr>
              <w:br/>
            </w:r>
            <w:r>
              <w:rPr>
                <w:rFonts w:ascii="Arial" w:hAnsi="Arial" w:cs="Arial"/>
                <w:color w:val="000000"/>
                <w:sz w:val="15"/>
                <w:szCs w:val="15"/>
              </w:rPr>
              <w:t>     codename Kilimanjaro</w:t>
            </w:r>
          </w:p>
        </w:tc>
        <w:tc>
          <w:tcPr>
            <w:tcW w:w="0" w:type="auto"/>
            <w:tcBorders>
              <w:top w:val="outset" w:sz="6" w:space="0" w:color="CCCCCC"/>
              <w:left w:val="outset" w:sz="6" w:space="0" w:color="CCCCCC"/>
              <w:bottom w:val="outset" w:sz="6" w:space="0" w:color="CCCCCC"/>
              <w:right w:val="outset" w:sz="6" w:space="0" w:color="CCCCCC"/>
            </w:tcBorders>
            <w:shd w:val="clear" w:color="auto" w:fill="FFCCCC"/>
            <w:hideMark/>
          </w:tcPr>
          <w:p w:rsidR="00B21912" w:rsidRDefault="00B21912">
            <w:pPr>
              <w:rPr>
                <w:rFonts w:ascii="Arial" w:hAnsi="Arial" w:cs="Arial"/>
                <w:color w:val="000000"/>
                <w:sz w:val="20"/>
                <w:szCs w:val="20"/>
              </w:rPr>
            </w:pPr>
            <w:r>
              <w:rPr>
                <w:rFonts w:ascii="Arial" w:hAnsi="Arial" w:cs="Arial"/>
                <w:color w:val="000000"/>
                <w:sz w:val="20"/>
                <w:szCs w:val="20"/>
              </w:rPr>
              <w:t>10.50.1600.1</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16" w:tgtFrame="_blank" w:history="1">
              <w:r w:rsidR="00B21912">
                <w:rPr>
                  <w:rStyle w:val="Hyperlink"/>
                  <w:rFonts w:ascii="Arial" w:hAnsi="Arial" w:cs="Arial"/>
                  <w:b/>
                  <w:bCs/>
                  <w:sz w:val="20"/>
                  <w:szCs w:val="20"/>
                </w:rPr>
                <w:t>10.50.2500.0</w:t>
              </w:r>
            </w:hyperlink>
            <w:r w:rsidR="00B21912">
              <w:rPr>
                <w:rFonts w:ascii="Arial" w:hAnsi="Arial" w:cs="Arial"/>
                <w:color w:val="000000"/>
                <w:sz w:val="20"/>
                <w:szCs w:val="20"/>
              </w:rPr>
              <w:br/>
            </w:r>
            <w:r w:rsidR="00B21912">
              <w:rPr>
                <w:rFonts w:ascii="Arial" w:hAnsi="Arial" w:cs="Arial"/>
                <w:color w:val="000000"/>
                <w:sz w:val="15"/>
                <w:szCs w:val="15"/>
              </w:rPr>
              <w:t>or 10.51.2500.0</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17" w:tgtFrame="_blank" w:history="1">
              <w:r w:rsidR="00B21912">
                <w:rPr>
                  <w:rStyle w:val="Hyperlink"/>
                  <w:rFonts w:ascii="Arial" w:hAnsi="Arial" w:cs="Arial"/>
                  <w:b/>
                  <w:bCs/>
                  <w:sz w:val="20"/>
                  <w:szCs w:val="20"/>
                </w:rPr>
                <w:t>10.50.4000.0</w:t>
              </w:r>
            </w:hyperlink>
            <w:r w:rsidR="00B21912">
              <w:rPr>
                <w:rFonts w:ascii="Arial" w:hAnsi="Arial" w:cs="Arial"/>
                <w:color w:val="000000"/>
                <w:sz w:val="20"/>
                <w:szCs w:val="20"/>
              </w:rPr>
              <w:br/>
            </w:r>
            <w:r w:rsidR="00B21912">
              <w:rPr>
                <w:rFonts w:ascii="Arial" w:hAnsi="Arial" w:cs="Arial"/>
                <w:color w:val="000000"/>
                <w:sz w:val="15"/>
                <w:szCs w:val="15"/>
              </w:rPr>
              <w:t>or 10.52.4000.0</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18" w:tgtFrame="_blank" w:history="1">
              <w:r w:rsidR="00B21912">
                <w:rPr>
                  <w:rStyle w:val="Hyperlink"/>
                  <w:rFonts w:ascii="Arial" w:hAnsi="Arial" w:cs="Arial"/>
                  <w:b/>
                  <w:bCs/>
                  <w:sz w:val="20"/>
                  <w:szCs w:val="20"/>
                </w:rPr>
                <w:t>10.50.6000.34</w:t>
              </w:r>
            </w:hyperlink>
            <w:r w:rsidR="00B21912">
              <w:rPr>
                <w:rFonts w:ascii="Arial" w:hAnsi="Arial" w:cs="Arial"/>
                <w:color w:val="000000"/>
                <w:sz w:val="20"/>
                <w:szCs w:val="20"/>
              </w:rPr>
              <w:br/>
            </w:r>
            <w:r w:rsidR="00B21912">
              <w:rPr>
                <w:rFonts w:ascii="Arial" w:hAnsi="Arial" w:cs="Arial"/>
                <w:color w:val="000000"/>
                <w:sz w:val="15"/>
                <w:szCs w:val="15"/>
              </w:rPr>
              <w:t>or 10.53.6000.34</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B21912">
            <w:pPr>
              <w:rPr>
                <w:rFonts w:ascii="Arial" w:hAnsi="Arial" w:cs="Arial"/>
                <w:color w:val="000000"/>
                <w:sz w:val="20"/>
                <w:szCs w:val="20"/>
              </w:rPr>
            </w:pPr>
            <w:r>
              <w:rPr>
                <w:rFonts w:ascii="Arial" w:hAnsi="Arial" w:cs="Arial"/>
                <w:color w:val="000000"/>
                <w:sz w:val="20"/>
                <w:szCs w:val="20"/>
              </w:rPr>
              <w:t> </w:t>
            </w:r>
          </w:p>
        </w:tc>
      </w:tr>
      <w:tr w:rsidR="00B21912" w:rsidTr="00B21912">
        <w:tc>
          <w:tcPr>
            <w:tcW w:w="0" w:type="auto"/>
            <w:tcBorders>
              <w:top w:val="outset" w:sz="6" w:space="0" w:color="CCCCCC"/>
              <w:left w:val="outset" w:sz="6" w:space="0" w:color="CCCCCC"/>
              <w:bottom w:val="outset" w:sz="6" w:space="0" w:color="CCCCCC"/>
              <w:right w:val="outset" w:sz="6" w:space="0" w:color="CCCCCC"/>
            </w:tcBorders>
            <w:hideMark/>
          </w:tcPr>
          <w:p w:rsidR="00B21912" w:rsidRDefault="00B21912">
            <w:pPr>
              <w:rPr>
                <w:rFonts w:ascii="Arial" w:hAnsi="Arial" w:cs="Arial"/>
                <w:color w:val="000000"/>
                <w:sz w:val="20"/>
                <w:szCs w:val="20"/>
              </w:rPr>
            </w:pPr>
            <w:r>
              <w:rPr>
                <w:rFonts w:ascii="Arial" w:hAnsi="Arial" w:cs="Arial"/>
                <w:b/>
                <w:bCs/>
                <w:noProof/>
                <w:color w:val="0000FF"/>
                <w:sz w:val="20"/>
                <w:szCs w:val="20"/>
              </w:rPr>
              <w:drawing>
                <wp:inline distT="0" distB="0" distL="0" distR="0">
                  <wp:extent cx="66675" cy="85725"/>
                  <wp:effectExtent l="0" t="0" r="9525" b="9525"/>
                  <wp:docPr id="7196" name="Picture 7196" descr="↓">
                    <a:hlinkClick xmlns:a="http://schemas.openxmlformats.org/drawingml/2006/main" r:id="rId19" tooltip="&quot;SQL 2008 det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a:hlinkClick r:id="rId19" tooltip="&quot;SQL 2008 detail&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Pr>
                <w:rFonts w:ascii="Arial" w:hAnsi="Arial" w:cs="Arial"/>
                <w:color w:val="000000"/>
                <w:sz w:val="20"/>
                <w:szCs w:val="20"/>
              </w:rPr>
              <w:t> </w:t>
            </w:r>
            <w:r>
              <w:rPr>
                <w:rStyle w:val="Strong"/>
                <w:rFonts w:ascii="Arial" w:hAnsi="Arial" w:cs="Arial"/>
                <w:color w:val="000000"/>
                <w:sz w:val="20"/>
                <w:szCs w:val="20"/>
              </w:rPr>
              <w:t>SQL Server 2008</w:t>
            </w:r>
            <w:r>
              <w:rPr>
                <w:rFonts w:ascii="Arial" w:hAnsi="Arial" w:cs="Arial"/>
                <w:color w:val="000000"/>
                <w:sz w:val="20"/>
                <w:szCs w:val="20"/>
              </w:rPr>
              <w:br/>
            </w:r>
            <w:r>
              <w:rPr>
                <w:rFonts w:ascii="Arial" w:hAnsi="Arial" w:cs="Arial"/>
                <w:color w:val="000000"/>
                <w:sz w:val="15"/>
                <w:szCs w:val="15"/>
              </w:rPr>
              <w:t>     codename Katmai</w:t>
            </w:r>
          </w:p>
        </w:tc>
        <w:tc>
          <w:tcPr>
            <w:tcW w:w="0" w:type="auto"/>
            <w:tcBorders>
              <w:top w:val="outset" w:sz="6" w:space="0" w:color="CCCCCC"/>
              <w:left w:val="outset" w:sz="6" w:space="0" w:color="CCCCCC"/>
              <w:bottom w:val="outset" w:sz="6" w:space="0" w:color="CCCCCC"/>
              <w:right w:val="outset" w:sz="6" w:space="0" w:color="CCCCCC"/>
            </w:tcBorders>
            <w:shd w:val="clear" w:color="auto" w:fill="FFCCCC"/>
            <w:hideMark/>
          </w:tcPr>
          <w:p w:rsidR="00B21912" w:rsidRDefault="00B21912">
            <w:pPr>
              <w:rPr>
                <w:rFonts w:ascii="Arial" w:hAnsi="Arial" w:cs="Arial"/>
                <w:color w:val="000000"/>
                <w:sz w:val="20"/>
                <w:szCs w:val="20"/>
              </w:rPr>
            </w:pPr>
            <w:r>
              <w:rPr>
                <w:rFonts w:ascii="Arial" w:hAnsi="Arial" w:cs="Arial"/>
                <w:color w:val="000000"/>
                <w:sz w:val="20"/>
                <w:szCs w:val="20"/>
              </w:rPr>
              <w:t>10.0.1600.22</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20" w:tgtFrame="_blank" w:history="1">
              <w:r w:rsidR="00B21912">
                <w:rPr>
                  <w:rStyle w:val="Hyperlink"/>
                  <w:rFonts w:ascii="Arial" w:hAnsi="Arial" w:cs="Arial"/>
                  <w:b/>
                  <w:bCs/>
                  <w:sz w:val="20"/>
                  <w:szCs w:val="20"/>
                </w:rPr>
                <w:t>10.0.2531.0</w:t>
              </w:r>
            </w:hyperlink>
            <w:r w:rsidR="00B21912">
              <w:rPr>
                <w:rFonts w:ascii="Arial" w:hAnsi="Arial" w:cs="Arial"/>
                <w:color w:val="000000"/>
                <w:sz w:val="20"/>
                <w:szCs w:val="20"/>
              </w:rPr>
              <w:br/>
            </w:r>
            <w:r w:rsidR="00B21912">
              <w:rPr>
                <w:rFonts w:ascii="Arial" w:hAnsi="Arial" w:cs="Arial"/>
                <w:color w:val="000000"/>
                <w:sz w:val="15"/>
                <w:szCs w:val="15"/>
              </w:rPr>
              <w:t>or 10.1.2531.0</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21" w:tgtFrame="_blank" w:history="1">
              <w:r w:rsidR="00B21912">
                <w:rPr>
                  <w:rStyle w:val="Hyperlink"/>
                  <w:rFonts w:ascii="Arial" w:hAnsi="Arial" w:cs="Arial"/>
                  <w:b/>
                  <w:bCs/>
                  <w:sz w:val="20"/>
                  <w:szCs w:val="20"/>
                </w:rPr>
                <w:t>10.0.4000.0</w:t>
              </w:r>
            </w:hyperlink>
            <w:r w:rsidR="00B21912">
              <w:rPr>
                <w:rFonts w:ascii="Arial" w:hAnsi="Arial" w:cs="Arial"/>
                <w:color w:val="000000"/>
                <w:sz w:val="20"/>
                <w:szCs w:val="20"/>
              </w:rPr>
              <w:br/>
            </w:r>
            <w:r w:rsidR="00B21912">
              <w:rPr>
                <w:rFonts w:ascii="Arial" w:hAnsi="Arial" w:cs="Arial"/>
                <w:color w:val="000000"/>
                <w:sz w:val="15"/>
                <w:szCs w:val="15"/>
              </w:rPr>
              <w:t>or 10.2.4000.0</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22" w:tgtFrame="_blank" w:history="1">
              <w:r w:rsidR="00B21912">
                <w:rPr>
                  <w:rStyle w:val="Hyperlink"/>
                  <w:rFonts w:ascii="Arial" w:hAnsi="Arial" w:cs="Arial"/>
                  <w:b/>
                  <w:bCs/>
                  <w:sz w:val="20"/>
                  <w:szCs w:val="20"/>
                </w:rPr>
                <w:t>10.0.5500.0</w:t>
              </w:r>
            </w:hyperlink>
            <w:r w:rsidR="00B21912">
              <w:rPr>
                <w:rFonts w:ascii="Arial" w:hAnsi="Arial" w:cs="Arial"/>
                <w:color w:val="000000"/>
                <w:sz w:val="20"/>
                <w:szCs w:val="20"/>
              </w:rPr>
              <w:br/>
            </w:r>
            <w:r w:rsidR="00B21912">
              <w:rPr>
                <w:rFonts w:ascii="Arial" w:hAnsi="Arial" w:cs="Arial"/>
                <w:color w:val="000000"/>
                <w:sz w:val="15"/>
                <w:szCs w:val="15"/>
              </w:rPr>
              <w:t>or 10.3.5500.0</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23" w:tgtFrame="_blank" w:history="1">
              <w:r w:rsidR="00B21912">
                <w:rPr>
                  <w:rStyle w:val="Hyperlink"/>
                  <w:rFonts w:ascii="Arial" w:hAnsi="Arial" w:cs="Arial"/>
                  <w:b/>
                  <w:bCs/>
                  <w:sz w:val="20"/>
                  <w:szCs w:val="20"/>
                </w:rPr>
                <w:t>10.0.6000.29</w:t>
              </w:r>
            </w:hyperlink>
            <w:r w:rsidR="00B21912">
              <w:rPr>
                <w:rFonts w:ascii="Arial" w:hAnsi="Arial" w:cs="Arial"/>
                <w:color w:val="000000"/>
                <w:sz w:val="20"/>
                <w:szCs w:val="20"/>
              </w:rPr>
              <w:br/>
            </w:r>
            <w:r w:rsidR="00B21912">
              <w:rPr>
                <w:rFonts w:ascii="Arial" w:hAnsi="Arial" w:cs="Arial"/>
                <w:color w:val="000000"/>
                <w:sz w:val="15"/>
                <w:szCs w:val="15"/>
              </w:rPr>
              <w:t>or 10.4.6000.29</w:t>
            </w:r>
          </w:p>
        </w:tc>
      </w:tr>
      <w:tr w:rsidR="00B21912" w:rsidTr="00B21912">
        <w:tc>
          <w:tcPr>
            <w:tcW w:w="0" w:type="auto"/>
            <w:tcBorders>
              <w:top w:val="outset" w:sz="6" w:space="0" w:color="CCCCCC"/>
              <w:left w:val="outset" w:sz="6" w:space="0" w:color="CCCCCC"/>
              <w:bottom w:val="outset" w:sz="6" w:space="0" w:color="CCCCCC"/>
              <w:right w:val="outset" w:sz="6" w:space="0" w:color="CCCCCC"/>
            </w:tcBorders>
            <w:hideMark/>
          </w:tcPr>
          <w:p w:rsidR="00B21912" w:rsidRDefault="00B21912">
            <w:pPr>
              <w:rPr>
                <w:rFonts w:ascii="Arial" w:hAnsi="Arial" w:cs="Arial"/>
                <w:color w:val="000000"/>
                <w:sz w:val="20"/>
                <w:szCs w:val="20"/>
              </w:rPr>
            </w:pPr>
            <w:r>
              <w:rPr>
                <w:rFonts w:ascii="Arial" w:hAnsi="Arial" w:cs="Arial"/>
                <w:b/>
                <w:bCs/>
                <w:noProof/>
                <w:color w:val="0000FF"/>
                <w:sz w:val="20"/>
                <w:szCs w:val="20"/>
              </w:rPr>
              <w:drawing>
                <wp:inline distT="0" distB="0" distL="0" distR="0">
                  <wp:extent cx="66675" cy="85725"/>
                  <wp:effectExtent l="0" t="0" r="9525" b="9525"/>
                  <wp:docPr id="7195" name="Picture 7195" descr="↓">
                    <a:hlinkClick xmlns:a="http://schemas.openxmlformats.org/drawingml/2006/main" r:id="rId24" tooltip="&quot;SQL 2005 det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a:hlinkClick r:id="rId24" tooltip="&quot;SQL 2005 detail&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Pr>
                <w:rFonts w:ascii="Arial" w:hAnsi="Arial" w:cs="Arial"/>
                <w:color w:val="000000"/>
                <w:sz w:val="20"/>
                <w:szCs w:val="20"/>
              </w:rPr>
              <w:t> </w:t>
            </w:r>
            <w:r>
              <w:rPr>
                <w:rStyle w:val="Strong"/>
                <w:rFonts w:ascii="Arial" w:hAnsi="Arial" w:cs="Arial"/>
                <w:color w:val="000000"/>
                <w:sz w:val="20"/>
                <w:szCs w:val="20"/>
              </w:rPr>
              <w:t>SQL Server 2005</w:t>
            </w:r>
            <w:r>
              <w:rPr>
                <w:rFonts w:ascii="Arial" w:hAnsi="Arial" w:cs="Arial"/>
                <w:color w:val="000000"/>
                <w:sz w:val="20"/>
                <w:szCs w:val="20"/>
              </w:rPr>
              <w:br/>
            </w:r>
            <w:r>
              <w:rPr>
                <w:rFonts w:ascii="Arial" w:hAnsi="Arial" w:cs="Arial"/>
                <w:color w:val="000000"/>
                <w:sz w:val="15"/>
                <w:szCs w:val="15"/>
              </w:rPr>
              <w:t>     codename Yukon</w:t>
            </w:r>
          </w:p>
        </w:tc>
        <w:tc>
          <w:tcPr>
            <w:tcW w:w="0" w:type="auto"/>
            <w:tcBorders>
              <w:top w:val="outset" w:sz="6" w:space="0" w:color="CCCCCC"/>
              <w:left w:val="outset" w:sz="6" w:space="0" w:color="CCCCCC"/>
              <w:bottom w:val="outset" w:sz="6" w:space="0" w:color="CCCCCC"/>
              <w:right w:val="outset" w:sz="6" w:space="0" w:color="CCCCCC"/>
            </w:tcBorders>
            <w:shd w:val="clear" w:color="auto" w:fill="FFCCCC"/>
            <w:hideMark/>
          </w:tcPr>
          <w:p w:rsidR="00B21912" w:rsidRDefault="00B21912">
            <w:pPr>
              <w:rPr>
                <w:rFonts w:ascii="Arial" w:hAnsi="Arial" w:cs="Arial"/>
                <w:color w:val="000000"/>
                <w:sz w:val="20"/>
                <w:szCs w:val="20"/>
              </w:rPr>
            </w:pPr>
            <w:r>
              <w:rPr>
                <w:rFonts w:ascii="Arial" w:hAnsi="Arial" w:cs="Arial"/>
                <w:color w:val="000000"/>
                <w:sz w:val="20"/>
                <w:szCs w:val="20"/>
              </w:rPr>
              <w:t>9.0.1399.06</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25" w:tgtFrame="_blank" w:history="1">
              <w:r w:rsidR="00B21912">
                <w:rPr>
                  <w:rStyle w:val="Hyperlink"/>
                  <w:rFonts w:ascii="Arial" w:hAnsi="Arial" w:cs="Arial"/>
                  <w:b/>
                  <w:bCs/>
                  <w:sz w:val="20"/>
                  <w:szCs w:val="20"/>
                </w:rPr>
                <w:t>9.0.2047</w:t>
              </w:r>
            </w:hyperlink>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26" w:tgtFrame="_blank" w:history="1">
              <w:r w:rsidR="00B21912">
                <w:rPr>
                  <w:rStyle w:val="Hyperlink"/>
                  <w:rFonts w:ascii="Arial" w:hAnsi="Arial" w:cs="Arial"/>
                  <w:b/>
                  <w:bCs/>
                  <w:sz w:val="20"/>
                  <w:szCs w:val="20"/>
                </w:rPr>
                <w:t>9.0.3042</w:t>
              </w:r>
            </w:hyperlink>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27" w:tgtFrame="_blank" w:history="1">
              <w:r w:rsidR="00B21912">
                <w:rPr>
                  <w:rStyle w:val="Hyperlink"/>
                  <w:rFonts w:ascii="Arial" w:hAnsi="Arial" w:cs="Arial"/>
                  <w:b/>
                  <w:bCs/>
                  <w:sz w:val="20"/>
                  <w:szCs w:val="20"/>
                </w:rPr>
                <w:t>9.0.4035</w:t>
              </w:r>
            </w:hyperlink>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28" w:tgtFrame="_blank" w:history="1">
              <w:r w:rsidR="00B21912">
                <w:rPr>
                  <w:rStyle w:val="Hyperlink"/>
                  <w:rFonts w:ascii="Arial" w:hAnsi="Arial" w:cs="Arial"/>
                  <w:b/>
                  <w:bCs/>
                  <w:sz w:val="20"/>
                  <w:szCs w:val="20"/>
                </w:rPr>
                <w:t>9.0.5000</w:t>
              </w:r>
            </w:hyperlink>
          </w:p>
        </w:tc>
      </w:tr>
      <w:tr w:rsidR="00B21912" w:rsidTr="00B21912">
        <w:tc>
          <w:tcPr>
            <w:tcW w:w="0" w:type="auto"/>
            <w:tcBorders>
              <w:top w:val="outset" w:sz="6" w:space="0" w:color="CCCCCC"/>
              <w:left w:val="outset" w:sz="6" w:space="0" w:color="CCCCCC"/>
              <w:bottom w:val="outset" w:sz="6" w:space="0" w:color="CCCCCC"/>
              <w:right w:val="outset" w:sz="6" w:space="0" w:color="CCCCCC"/>
            </w:tcBorders>
            <w:hideMark/>
          </w:tcPr>
          <w:p w:rsidR="00B21912" w:rsidRDefault="00B21912">
            <w:pPr>
              <w:rPr>
                <w:rFonts w:ascii="Arial" w:hAnsi="Arial" w:cs="Arial"/>
                <w:color w:val="000000"/>
                <w:sz w:val="20"/>
                <w:szCs w:val="20"/>
              </w:rPr>
            </w:pPr>
            <w:r>
              <w:rPr>
                <w:rFonts w:ascii="Arial" w:hAnsi="Arial" w:cs="Arial"/>
                <w:b/>
                <w:bCs/>
                <w:noProof/>
                <w:color w:val="0000FF"/>
                <w:sz w:val="20"/>
                <w:szCs w:val="20"/>
              </w:rPr>
              <w:drawing>
                <wp:inline distT="0" distB="0" distL="0" distR="0">
                  <wp:extent cx="66675" cy="85725"/>
                  <wp:effectExtent l="0" t="0" r="9525" b="9525"/>
                  <wp:docPr id="7194" name="Picture 7194" descr="↓">
                    <a:hlinkClick xmlns:a="http://schemas.openxmlformats.org/drawingml/2006/main" r:id="rId29" tooltip="&quot;SQL 2000 det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a:hlinkClick r:id="rId29" tooltip="&quot;SQL 2000 detail&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Pr>
                <w:rFonts w:ascii="Arial" w:hAnsi="Arial" w:cs="Arial"/>
                <w:color w:val="000000"/>
                <w:sz w:val="20"/>
                <w:szCs w:val="20"/>
              </w:rPr>
              <w:t> </w:t>
            </w:r>
            <w:r>
              <w:rPr>
                <w:rStyle w:val="Strong"/>
                <w:rFonts w:ascii="Arial" w:hAnsi="Arial" w:cs="Arial"/>
                <w:color w:val="000000"/>
                <w:sz w:val="20"/>
                <w:szCs w:val="20"/>
              </w:rPr>
              <w:t>SQL Server 2000</w:t>
            </w:r>
            <w:r>
              <w:rPr>
                <w:rFonts w:ascii="Arial" w:hAnsi="Arial" w:cs="Arial"/>
                <w:color w:val="000000"/>
                <w:sz w:val="20"/>
                <w:szCs w:val="20"/>
              </w:rPr>
              <w:br/>
            </w:r>
            <w:r>
              <w:rPr>
                <w:rFonts w:ascii="Arial" w:hAnsi="Arial" w:cs="Arial"/>
                <w:color w:val="000000"/>
                <w:sz w:val="15"/>
                <w:szCs w:val="15"/>
              </w:rPr>
              <w:t>     codename Shiloh</w:t>
            </w:r>
          </w:p>
        </w:tc>
        <w:tc>
          <w:tcPr>
            <w:tcW w:w="0" w:type="auto"/>
            <w:tcBorders>
              <w:top w:val="outset" w:sz="6" w:space="0" w:color="CCCCCC"/>
              <w:left w:val="outset" w:sz="6" w:space="0" w:color="CCCCCC"/>
              <w:bottom w:val="outset" w:sz="6" w:space="0" w:color="CCCCCC"/>
              <w:right w:val="outset" w:sz="6" w:space="0" w:color="CCCCCC"/>
            </w:tcBorders>
            <w:shd w:val="clear" w:color="auto" w:fill="FFCCCC"/>
            <w:hideMark/>
          </w:tcPr>
          <w:p w:rsidR="00B21912" w:rsidRDefault="00B21912">
            <w:pPr>
              <w:rPr>
                <w:rFonts w:ascii="Arial" w:hAnsi="Arial" w:cs="Arial"/>
                <w:color w:val="000000"/>
                <w:sz w:val="20"/>
                <w:szCs w:val="20"/>
              </w:rPr>
            </w:pPr>
            <w:r>
              <w:rPr>
                <w:rFonts w:ascii="Arial" w:hAnsi="Arial" w:cs="Arial"/>
                <w:color w:val="000000"/>
                <w:sz w:val="20"/>
                <w:szCs w:val="20"/>
              </w:rPr>
              <w:t>8.0.194</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30" w:tgtFrame="_blank" w:history="1">
              <w:r w:rsidR="00B21912">
                <w:rPr>
                  <w:rStyle w:val="Hyperlink"/>
                  <w:rFonts w:ascii="Arial" w:hAnsi="Arial" w:cs="Arial"/>
                  <w:b/>
                  <w:bCs/>
                  <w:sz w:val="20"/>
                  <w:szCs w:val="20"/>
                </w:rPr>
                <w:t>8.0.384</w:t>
              </w:r>
            </w:hyperlink>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31" w:tgtFrame="_blank" w:history="1">
              <w:r w:rsidR="00B21912">
                <w:rPr>
                  <w:rStyle w:val="Hyperlink"/>
                  <w:rFonts w:ascii="Arial" w:hAnsi="Arial" w:cs="Arial"/>
                  <w:b/>
                  <w:bCs/>
                  <w:sz w:val="20"/>
                  <w:szCs w:val="20"/>
                </w:rPr>
                <w:t>8.0.532</w:t>
              </w:r>
            </w:hyperlink>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32" w:tgtFrame="_blank" w:history="1">
              <w:r w:rsidR="00B21912">
                <w:rPr>
                  <w:rStyle w:val="Hyperlink"/>
                  <w:rFonts w:ascii="Arial" w:hAnsi="Arial" w:cs="Arial"/>
                  <w:b/>
                  <w:bCs/>
                  <w:sz w:val="20"/>
                  <w:szCs w:val="20"/>
                </w:rPr>
                <w:t>8.0.760</w:t>
              </w:r>
            </w:hyperlink>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33" w:tgtFrame="_blank" w:history="1">
              <w:r w:rsidR="00B21912">
                <w:rPr>
                  <w:rStyle w:val="Hyperlink"/>
                  <w:rFonts w:ascii="Arial" w:hAnsi="Arial" w:cs="Arial"/>
                  <w:b/>
                  <w:bCs/>
                  <w:sz w:val="20"/>
                  <w:szCs w:val="20"/>
                </w:rPr>
                <w:t>8.0.2039</w:t>
              </w:r>
            </w:hyperlink>
          </w:p>
        </w:tc>
      </w:tr>
      <w:tr w:rsidR="00B21912" w:rsidTr="00B21912">
        <w:tc>
          <w:tcPr>
            <w:tcW w:w="0" w:type="auto"/>
            <w:tcBorders>
              <w:top w:val="outset" w:sz="6" w:space="0" w:color="CCCCCC"/>
              <w:left w:val="outset" w:sz="6" w:space="0" w:color="CCCCCC"/>
              <w:bottom w:val="outset" w:sz="6" w:space="0" w:color="CCCCCC"/>
              <w:right w:val="outset" w:sz="6" w:space="0" w:color="CCCCCC"/>
            </w:tcBorders>
            <w:hideMark/>
          </w:tcPr>
          <w:p w:rsidR="00B21912" w:rsidRDefault="00B21912">
            <w:pPr>
              <w:rPr>
                <w:rFonts w:ascii="Arial" w:hAnsi="Arial" w:cs="Arial"/>
                <w:color w:val="000000"/>
                <w:sz w:val="20"/>
                <w:szCs w:val="20"/>
              </w:rPr>
            </w:pPr>
            <w:r>
              <w:rPr>
                <w:rFonts w:ascii="Arial" w:hAnsi="Arial" w:cs="Arial"/>
                <w:b/>
                <w:bCs/>
                <w:noProof/>
                <w:color w:val="0000FF"/>
                <w:sz w:val="20"/>
                <w:szCs w:val="20"/>
              </w:rPr>
              <w:drawing>
                <wp:inline distT="0" distB="0" distL="0" distR="0">
                  <wp:extent cx="66675" cy="85725"/>
                  <wp:effectExtent l="0" t="0" r="9525" b="9525"/>
                  <wp:docPr id="7193" name="Picture 7193" descr="↓">
                    <a:hlinkClick xmlns:a="http://schemas.openxmlformats.org/drawingml/2006/main" r:id="rId34" tooltip="&quot;SQL 7.0 det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a:hlinkClick r:id="rId34" tooltip="&quot;SQL 7.0 detail&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Pr>
                <w:rFonts w:ascii="Arial" w:hAnsi="Arial" w:cs="Arial"/>
                <w:color w:val="000000"/>
                <w:sz w:val="20"/>
                <w:szCs w:val="20"/>
              </w:rPr>
              <w:t> </w:t>
            </w:r>
            <w:r>
              <w:rPr>
                <w:rStyle w:val="Strong"/>
                <w:rFonts w:ascii="Arial" w:hAnsi="Arial" w:cs="Arial"/>
                <w:color w:val="000000"/>
                <w:sz w:val="20"/>
                <w:szCs w:val="20"/>
              </w:rPr>
              <w:t>SQL Server 7.0</w:t>
            </w:r>
            <w:r>
              <w:rPr>
                <w:rFonts w:ascii="Arial" w:hAnsi="Arial" w:cs="Arial"/>
                <w:color w:val="000000"/>
                <w:sz w:val="20"/>
                <w:szCs w:val="20"/>
              </w:rPr>
              <w:br/>
            </w:r>
            <w:r>
              <w:rPr>
                <w:rFonts w:ascii="Arial" w:hAnsi="Arial" w:cs="Arial"/>
                <w:color w:val="000000"/>
                <w:sz w:val="15"/>
                <w:szCs w:val="15"/>
              </w:rPr>
              <w:t>     codename Sphinx</w:t>
            </w:r>
          </w:p>
        </w:tc>
        <w:tc>
          <w:tcPr>
            <w:tcW w:w="0" w:type="auto"/>
            <w:tcBorders>
              <w:top w:val="outset" w:sz="6" w:space="0" w:color="CCCCCC"/>
              <w:left w:val="outset" w:sz="6" w:space="0" w:color="CCCCCC"/>
              <w:bottom w:val="outset" w:sz="6" w:space="0" w:color="CCCCCC"/>
              <w:right w:val="outset" w:sz="6" w:space="0" w:color="CCCCCC"/>
            </w:tcBorders>
            <w:shd w:val="clear" w:color="auto" w:fill="FFCCCC"/>
            <w:hideMark/>
          </w:tcPr>
          <w:p w:rsidR="00B21912" w:rsidRDefault="00B21912">
            <w:pPr>
              <w:rPr>
                <w:rFonts w:ascii="Arial" w:hAnsi="Arial" w:cs="Arial"/>
                <w:color w:val="000000"/>
                <w:sz w:val="20"/>
                <w:szCs w:val="20"/>
              </w:rPr>
            </w:pPr>
            <w:r>
              <w:rPr>
                <w:rFonts w:ascii="Arial" w:hAnsi="Arial" w:cs="Arial"/>
                <w:color w:val="000000"/>
                <w:sz w:val="20"/>
                <w:szCs w:val="20"/>
              </w:rPr>
              <w:t>7.0.623</w:t>
            </w:r>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35" w:tgtFrame="_blank" w:history="1">
              <w:r w:rsidR="00B21912">
                <w:rPr>
                  <w:rStyle w:val="Hyperlink"/>
                  <w:rFonts w:ascii="Arial" w:hAnsi="Arial" w:cs="Arial"/>
                  <w:b/>
                  <w:bCs/>
                  <w:sz w:val="20"/>
                  <w:szCs w:val="20"/>
                </w:rPr>
                <w:t>7.0.699</w:t>
              </w:r>
            </w:hyperlink>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36" w:tgtFrame="_blank" w:history="1">
              <w:r w:rsidR="00B21912">
                <w:rPr>
                  <w:rStyle w:val="Hyperlink"/>
                  <w:rFonts w:ascii="Arial" w:hAnsi="Arial" w:cs="Arial"/>
                  <w:b/>
                  <w:bCs/>
                  <w:sz w:val="20"/>
                  <w:szCs w:val="20"/>
                </w:rPr>
                <w:t>7.0.842</w:t>
              </w:r>
            </w:hyperlink>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37" w:tgtFrame="_blank" w:history="1">
              <w:r w:rsidR="00B21912">
                <w:rPr>
                  <w:rStyle w:val="Hyperlink"/>
                  <w:rFonts w:ascii="Arial" w:hAnsi="Arial" w:cs="Arial"/>
                  <w:b/>
                  <w:bCs/>
                  <w:sz w:val="20"/>
                  <w:szCs w:val="20"/>
                </w:rPr>
                <w:t>7.0.961</w:t>
              </w:r>
            </w:hyperlink>
          </w:p>
        </w:tc>
        <w:tc>
          <w:tcPr>
            <w:tcW w:w="0" w:type="auto"/>
            <w:tcBorders>
              <w:top w:val="outset" w:sz="6" w:space="0" w:color="CCCCCC"/>
              <w:left w:val="outset" w:sz="6" w:space="0" w:color="CCCCCC"/>
              <w:bottom w:val="outset" w:sz="6" w:space="0" w:color="CCCCCC"/>
              <w:right w:val="outset" w:sz="6" w:space="0" w:color="CCCCCC"/>
            </w:tcBorders>
            <w:shd w:val="clear" w:color="auto" w:fill="FFFFCC"/>
            <w:hideMark/>
          </w:tcPr>
          <w:p w:rsidR="00B21912" w:rsidRDefault="00CB1F3E">
            <w:pPr>
              <w:rPr>
                <w:rFonts w:ascii="Arial" w:hAnsi="Arial" w:cs="Arial"/>
                <w:color w:val="000000"/>
                <w:sz w:val="20"/>
                <w:szCs w:val="20"/>
              </w:rPr>
            </w:pPr>
            <w:hyperlink r:id="rId38" w:tgtFrame="_blank" w:history="1">
              <w:r w:rsidR="00B21912">
                <w:rPr>
                  <w:rStyle w:val="Hyperlink"/>
                  <w:rFonts w:ascii="Arial" w:hAnsi="Arial" w:cs="Arial"/>
                  <w:b/>
                  <w:bCs/>
                  <w:sz w:val="20"/>
                  <w:szCs w:val="20"/>
                </w:rPr>
                <w:t>7.0.1063</w:t>
              </w:r>
            </w:hyperlink>
          </w:p>
        </w:tc>
      </w:tr>
    </w:tbl>
    <w:p w:rsidR="00D36EBA" w:rsidRPr="00661F57" w:rsidRDefault="00D36EBA" w:rsidP="00D5375B">
      <w:pPr>
        <w:spacing w:line="240" w:lineRule="atLeast"/>
        <w:rPr>
          <w:rFonts w:cs="Times New Roman"/>
          <w:sz w:val="24"/>
          <w:szCs w:val="24"/>
        </w:rPr>
      </w:pPr>
    </w:p>
    <w:p w:rsidR="0042201C" w:rsidRPr="00661F57" w:rsidRDefault="0042201C" w:rsidP="00D5375B">
      <w:pPr>
        <w:spacing w:line="240" w:lineRule="atLeast"/>
        <w:rPr>
          <w:rFonts w:cs="Times New Roman"/>
          <w:sz w:val="24"/>
          <w:szCs w:val="24"/>
        </w:rPr>
      </w:pPr>
    </w:p>
    <w:p w:rsidR="0042201C" w:rsidRPr="00661F57" w:rsidRDefault="00283441" w:rsidP="00D5375B">
      <w:pPr>
        <w:spacing w:line="240" w:lineRule="atLeast"/>
        <w:rPr>
          <w:rFonts w:cs="Times New Roman"/>
          <w:sz w:val="24"/>
          <w:szCs w:val="24"/>
        </w:rPr>
      </w:pPr>
      <w:r w:rsidRPr="00661F57">
        <w:rPr>
          <w:rFonts w:cs="Times New Roman"/>
          <w:b/>
          <w:sz w:val="24"/>
          <w:szCs w:val="24"/>
        </w:rPr>
        <w:t>&gt;</w:t>
      </w:r>
      <w:r w:rsidR="00746723">
        <w:rPr>
          <w:rFonts w:cs="Times New Roman"/>
          <w:b/>
          <w:sz w:val="24"/>
          <w:szCs w:val="24"/>
        </w:rPr>
        <w:t xml:space="preserve"> </w:t>
      </w:r>
      <w:r w:rsidR="0042201C" w:rsidRPr="00661F57">
        <w:rPr>
          <w:rFonts w:cs="Times New Roman"/>
          <w:b/>
          <w:sz w:val="24"/>
          <w:szCs w:val="24"/>
        </w:rPr>
        <w:t>Hotfix:</w:t>
      </w:r>
      <w:r w:rsidR="0042201C" w:rsidRPr="00661F57">
        <w:rPr>
          <w:rFonts w:cs="Times New Roman"/>
          <w:sz w:val="24"/>
          <w:szCs w:val="24"/>
        </w:rPr>
        <w:t xml:space="preserve"> A specific issue or bug fixed and released as a hotfix.</w:t>
      </w:r>
    </w:p>
    <w:p w:rsidR="0042201C" w:rsidRPr="00661F57" w:rsidRDefault="0042201C" w:rsidP="00D5375B">
      <w:pPr>
        <w:spacing w:line="240" w:lineRule="atLeast"/>
        <w:rPr>
          <w:rFonts w:cs="Times New Roman"/>
          <w:sz w:val="24"/>
          <w:szCs w:val="24"/>
        </w:rPr>
      </w:pPr>
      <w:r w:rsidRPr="00661F57">
        <w:rPr>
          <w:rFonts w:cs="Times New Roman"/>
          <w:b/>
          <w:sz w:val="24"/>
          <w:szCs w:val="24"/>
        </w:rPr>
        <w:t>Duration:</w:t>
      </w:r>
      <w:r w:rsidRPr="00661F57">
        <w:rPr>
          <w:rFonts w:cs="Times New Roman"/>
          <w:sz w:val="24"/>
          <w:szCs w:val="24"/>
        </w:rPr>
        <w:t xml:space="preserve"> Ever</w:t>
      </w:r>
      <w:r w:rsidR="00890C2F" w:rsidRPr="00661F57">
        <w:rPr>
          <w:rFonts w:cs="Times New Roman"/>
          <w:sz w:val="24"/>
          <w:szCs w:val="24"/>
        </w:rPr>
        <w:t>y month 2</w:t>
      </w:r>
      <w:r w:rsidRPr="00661F57">
        <w:rPr>
          <w:rFonts w:cs="Times New Roman"/>
          <w:sz w:val="24"/>
          <w:szCs w:val="24"/>
        </w:rPr>
        <w:t xml:space="preserve">nd week </w:t>
      </w:r>
      <w:r w:rsidR="006542DE" w:rsidRPr="00661F57">
        <w:rPr>
          <w:rFonts w:cs="Times New Roman"/>
          <w:sz w:val="24"/>
          <w:szCs w:val="24"/>
        </w:rPr>
        <w:t>MS</w:t>
      </w:r>
      <w:r w:rsidRPr="00661F57">
        <w:rPr>
          <w:rFonts w:cs="Times New Roman"/>
          <w:sz w:val="24"/>
          <w:szCs w:val="24"/>
        </w:rPr>
        <w:t xml:space="preserve"> release hot fixes for multiple </w:t>
      </w:r>
      <w:r w:rsidR="00890C2F" w:rsidRPr="00661F57">
        <w:rPr>
          <w:rFonts w:cs="Times New Roman"/>
          <w:sz w:val="24"/>
          <w:szCs w:val="24"/>
        </w:rPr>
        <w:t>issues</w:t>
      </w:r>
    </w:p>
    <w:p w:rsidR="0042201C" w:rsidRPr="00661F57" w:rsidRDefault="0042201C"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Hot fixes are incremental.</w:t>
      </w:r>
    </w:p>
    <w:p w:rsidR="0042201C" w:rsidRPr="00661F57" w:rsidRDefault="0042201C" w:rsidP="00D5375B">
      <w:pPr>
        <w:spacing w:line="240" w:lineRule="atLeast"/>
        <w:rPr>
          <w:rFonts w:cs="Times New Roman"/>
          <w:sz w:val="24"/>
          <w:szCs w:val="24"/>
        </w:rPr>
      </w:pPr>
      <w:r w:rsidRPr="00661F57">
        <w:rPr>
          <w:rFonts w:cs="Times New Roman"/>
          <w:b/>
          <w:sz w:val="24"/>
          <w:szCs w:val="24"/>
        </w:rPr>
        <w:t>&gt;</w:t>
      </w:r>
      <w:r w:rsidR="00746723">
        <w:rPr>
          <w:rFonts w:cs="Times New Roman"/>
          <w:b/>
          <w:sz w:val="24"/>
          <w:szCs w:val="24"/>
        </w:rPr>
        <w:t xml:space="preserve"> </w:t>
      </w:r>
      <w:r w:rsidR="00890C2F" w:rsidRPr="00661F57">
        <w:rPr>
          <w:rFonts w:cs="Times New Roman"/>
          <w:b/>
          <w:sz w:val="24"/>
          <w:szCs w:val="24"/>
        </w:rPr>
        <w:t>Cumulative</w:t>
      </w:r>
      <w:r w:rsidRPr="00661F57">
        <w:rPr>
          <w:rFonts w:cs="Times New Roman"/>
          <w:b/>
          <w:sz w:val="24"/>
          <w:szCs w:val="24"/>
        </w:rPr>
        <w:t xml:space="preserve"> update:</w:t>
      </w:r>
      <w:r w:rsidRPr="00661F57">
        <w:rPr>
          <w:rFonts w:cs="Times New Roman"/>
          <w:sz w:val="24"/>
          <w:szCs w:val="24"/>
        </w:rPr>
        <w:t xml:space="preserve"> Multiple hot fixe bug</w:t>
      </w:r>
      <w:r w:rsidR="00746723">
        <w:rPr>
          <w:rFonts w:cs="Times New Roman"/>
          <w:sz w:val="24"/>
          <w:szCs w:val="24"/>
        </w:rPr>
        <w:t xml:space="preserve"> </w:t>
      </w:r>
      <w:r w:rsidRPr="00661F57">
        <w:rPr>
          <w:rFonts w:cs="Times New Roman"/>
          <w:sz w:val="24"/>
          <w:szCs w:val="24"/>
        </w:rPr>
        <w:t>s are included and released as CU</w:t>
      </w:r>
    </w:p>
    <w:p w:rsidR="0042201C" w:rsidRPr="00661F57" w:rsidRDefault="0042201C" w:rsidP="00D5375B">
      <w:pPr>
        <w:spacing w:line="240" w:lineRule="atLeast"/>
        <w:rPr>
          <w:rFonts w:cs="Times New Roman"/>
          <w:sz w:val="24"/>
          <w:szCs w:val="24"/>
        </w:rPr>
      </w:pPr>
      <w:r w:rsidRPr="00661F57">
        <w:rPr>
          <w:rFonts w:cs="Times New Roman"/>
          <w:b/>
          <w:sz w:val="24"/>
          <w:szCs w:val="24"/>
        </w:rPr>
        <w:t>Duration:</w:t>
      </w:r>
      <w:r w:rsidRPr="00661F57">
        <w:rPr>
          <w:rFonts w:cs="Times New Roman"/>
          <w:sz w:val="24"/>
          <w:szCs w:val="24"/>
        </w:rPr>
        <w:t xml:space="preserve"> Every 2 months generally release CU</w:t>
      </w:r>
    </w:p>
    <w:p w:rsidR="0042201C" w:rsidRPr="00661F57" w:rsidRDefault="0042201C" w:rsidP="00D5375B">
      <w:pPr>
        <w:spacing w:line="240" w:lineRule="atLeast"/>
        <w:rPr>
          <w:rFonts w:cs="Times New Roman"/>
          <w:sz w:val="24"/>
          <w:szCs w:val="24"/>
        </w:rPr>
      </w:pPr>
      <w:r w:rsidRPr="00661F57">
        <w:rPr>
          <w:rFonts w:cs="Times New Roman"/>
          <w:b/>
          <w:sz w:val="24"/>
          <w:szCs w:val="24"/>
        </w:rPr>
        <w:t>&gt;</w:t>
      </w:r>
      <w:r w:rsidR="00746723">
        <w:rPr>
          <w:rFonts w:cs="Times New Roman"/>
          <w:b/>
          <w:sz w:val="24"/>
          <w:szCs w:val="24"/>
        </w:rPr>
        <w:t xml:space="preserve"> </w:t>
      </w:r>
      <w:r w:rsidRPr="00661F57">
        <w:rPr>
          <w:rFonts w:cs="Times New Roman"/>
          <w:b/>
          <w:sz w:val="24"/>
          <w:szCs w:val="24"/>
        </w:rPr>
        <w:t>Service packs:</w:t>
      </w:r>
      <w:r w:rsidRPr="00661F57">
        <w:rPr>
          <w:rFonts w:cs="Times New Roman"/>
          <w:sz w:val="24"/>
          <w:szCs w:val="24"/>
        </w:rPr>
        <w:t xml:space="preserve"> Combination of hot fix+ CU=SP</w:t>
      </w:r>
    </w:p>
    <w:p w:rsidR="0042201C" w:rsidRPr="00661F57" w:rsidRDefault="00D512AE" w:rsidP="00D5375B">
      <w:pPr>
        <w:spacing w:line="240" w:lineRule="atLeast"/>
        <w:rPr>
          <w:rFonts w:cs="Times New Roman"/>
          <w:sz w:val="24"/>
          <w:szCs w:val="24"/>
        </w:rPr>
      </w:pPr>
      <w:r w:rsidRPr="00661F57">
        <w:rPr>
          <w:rFonts w:cs="Times New Roman"/>
          <w:b/>
          <w:sz w:val="24"/>
          <w:szCs w:val="24"/>
        </w:rPr>
        <w:t>Duration:</w:t>
      </w:r>
      <w:r w:rsidRPr="00661F57">
        <w:rPr>
          <w:rFonts w:cs="Times New Roman"/>
          <w:sz w:val="24"/>
          <w:szCs w:val="24"/>
        </w:rPr>
        <w:t xml:space="preserve"> </w:t>
      </w:r>
      <w:r w:rsidR="0042201C" w:rsidRPr="00661F57">
        <w:rPr>
          <w:rFonts w:cs="Times New Roman"/>
          <w:sz w:val="24"/>
          <w:szCs w:val="24"/>
        </w:rPr>
        <w:t>Every 6 months is the duration.</w:t>
      </w:r>
    </w:p>
    <w:p w:rsidR="0042201C" w:rsidRPr="00661F57" w:rsidRDefault="0042201C"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SP or CU or hot fixes designed for version level but not edition level.</w:t>
      </w:r>
    </w:p>
    <w:p w:rsidR="0042201C" w:rsidRPr="00661F57" w:rsidRDefault="0042201C" w:rsidP="00D5375B">
      <w:pPr>
        <w:spacing w:line="240" w:lineRule="atLeast"/>
        <w:rPr>
          <w:rFonts w:cs="Times New Roman"/>
          <w:sz w:val="24"/>
          <w:szCs w:val="24"/>
        </w:rPr>
      </w:pPr>
      <w:r w:rsidRPr="00661F57">
        <w:rPr>
          <w:rFonts w:cs="Times New Roman"/>
          <w:sz w:val="24"/>
          <w:szCs w:val="24"/>
        </w:rPr>
        <w:t>----------------------------------------------------------------------</w:t>
      </w:r>
      <w:r w:rsidR="0070347F" w:rsidRPr="00661F57">
        <w:rPr>
          <w:rFonts w:cs="Times New Roman"/>
          <w:sz w:val="24"/>
          <w:szCs w:val="24"/>
        </w:rPr>
        <w:t>---------------------------------------------------------</w:t>
      </w:r>
    </w:p>
    <w:p w:rsidR="0042201C" w:rsidRPr="00661F57" w:rsidRDefault="0042201C" w:rsidP="00D5375B">
      <w:pPr>
        <w:spacing w:line="240" w:lineRule="atLeast"/>
        <w:rPr>
          <w:rFonts w:cs="Times New Roman"/>
          <w:b/>
          <w:sz w:val="24"/>
          <w:szCs w:val="24"/>
        </w:rPr>
      </w:pPr>
      <w:r w:rsidRPr="00661F57">
        <w:rPr>
          <w:rFonts w:cs="Times New Roman"/>
          <w:b/>
          <w:sz w:val="24"/>
          <w:szCs w:val="24"/>
        </w:rPr>
        <w:t>Service pack or hot fix or cu installation process:</w:t>
      </w:r>
    </w:p>
    <w:p w:rsidR="0042201C" w:rsidRPr="00661F57" w:rsidRDefault="0042201C" w:rsidP="00D5375B">
      <w:pPr>
        <w:spacing w:line="240" w:lineRule="atLeast"/>
        <w:rPr>
          <w:rFonts w:cs="Times New Roman"/>
          <w:b/>
          <w:sz w:val="24"/>
          <w:szCs w:val="24"/>
        </w:rPr>
      </w:pPr>
      <w:r w:rsidRPr="00661F57">
        <w:rPr>
          <w:rFonts w:cs="Times New Roman"/>
          <w:b/>
          <w:sz w:val="24"/>
          <w:szCs w:val="24"/>
        </w:rPr>
        <w:t>1. Pre-installation steps:</w:t>
      </w:r>
    </w:p>
    <w:p w:rsidR="0042201C" w:rsidRPr="00661F57" w:rsidRDefault="0042201C" w:rsidP="00D5375B">
      <w:pPr>
        <w:spacing w:line="240" w:lineRule="atLeast"/>
        <w:rPr>
          <w:rFonts w:cs="Times New Roman"/>
          <w:sz w:val="24"/>
          <w:szCs w:val="24"/>
        </w:rPr>
      </w:pPr>
      <w:r w:rsidRPr="00661F57">
        <w:rPr>
          <w:rFonts w:cs="Times New Roman"/>
          <w:sz w:val="24"/>
          <w:szCs w:val="24"/>
        </w:rPr>
        <w:t>&gt;</w:t>
      </w:r>
      <w:r w:rsidR="007611D9" w:rsidRPr="00661F57">
        <w:rPr>
          <w:rFonts w:cs="Times New Roman"/>
          <w:sz w:val="24"/>
          <w:szCs w:val="24"/>
        </w:rPr>
        <w:t xml:space="preserve"> </w:t>
      </w:r>
      <w:r w:rsidRPr="00661F57">
        <w:rPr>
          <w:rFonts w:cs="Times New Roman"/>
          <w:sz w:val="24"/>
          <w:szCs w:val="24"/>
        </w:rPr>
        <w:t>Check hardware and software</w:t>
      </w:r>
    </w:p>
    <w:p w:rsidR="0042201C" w:rsidRPr="00661F57" w:rsidRDefault="0042201C" w:rsidP="00D5375B">
      <w:pPr>
        <w:spacing w:line="240" w:lineRule="atLeast"/>
        <w:rPr>
          <w:rFonts w:cs="Times New Roman"/>
          <w:sz w:val="24"/>
          <w:szCs w:val="24"/>
        </w:rPr>
      </w:pPr>
      <w:r w:rsidRPr="00661F57">
        <w:rPr>
          <w:rFonts w:cs="Times New Roman"/>
          <w:sz w:val="24"/>
          <w:szCs w:val="24"/>
        </w:rPr>
        <w:t>&gt; Check the current version</w:t>
      </w:r>
    </w:p>
    <w:p w:rsidR="00BE6E9F" w:rsidRPr="00661F57" w:rsidRDefault="00BE6E9F" w:rsidP="00D5375B">
      <w:pPr>
        <w:spacing w:line="240" w:lineRule="atLeast"/>
        <w:rPr>
          <w:rFonts w:cs="Times New Roman"/>
          <w:b/>
          <w:sz w:val="24"/>
          <w:szCs w:val="24"/>
        </w:rPr>
      </w:pPr>
      <w:r w:rsidRPr="00661F57">
        <w:rPr>
          <w:rFonts w:cs="Times New Roman"/>
          <w:b/>
          <w:sz w:val="24"/>
          <w:szCs w:val="24"/>
        </w:rPr>
        <w:t>Select @@version</w:t>
      </w:r>
      <w:r w:rsidR="001E1B8E" w:rsidRPr="00661F57">
        <w:rPr>
          <w:rFonts w:cs="Times New Roman"/>
          <w:b/>
          <w:sz w:val="24"/>
          <w:szCs w:val="24"/>
        </w:rPr>
        <w:t>...</w:t>
      </w:r>
    </w:p>
    <w:p w:rsidR="0042201C" w:rsidRPr="00661F57" w:rsidRDefault="0042201C" w:rsidP="00D5375B">
      <w:pPr>
        <w:spacing w:line="240" w:lineRule="atLeast"/>
        <w:rPr>
          <w:rFonts w:cs="Times New Roman"/>
          <w:b/>
          <w:sz w:val="24"/>
          <w:szCs w:val="24"/>
        </w:rPr>
      </w:pPr>
      <w:r w:rsidRPr="00661F57">
        <w:rPr>
          <w:rFonts w:cs="Times New Roman"/>
          <w:b/>
          <w:sz w:val="24"/>
          <w:szCs w:val="24"/>
        </w:rPr>
        <w:t xml:space="preserve">Select </w:t>
      </w:r>
      <w:r w:rsidR="007611D9" w:rsidRPr="00661F57">
        <w:rPr>
          <w:rFonts w:cs="Times New Roman"/>
          <w:b/>
          <w:sz w:val="24"/>
          <w:szCs w:val="24"/>
        </w:rPr>
        <w:t>server</w:t>
      </w:r>
      <w:r w:rsidR="00BE6E9F" w:rsidRPr="00661F57">
        <w:rPr>
          <w:rFonts w:cs="Times New Roman"/>
          <w:b/>
          <w:sz w:val="24"/>
          <w:szCs w:val="24"/>
        </w:rPr>
        <w:t>property</w:t>
      </w:r>
      <w:r w:rsidRPr="00661F57">
        <w:rPr>
          <w:rFonts w:cs="Times New Roman"/>
          <w:b/>
          <w:sz w:val="24"/>
          <w:szCs w:val="24"/>
        </w:rPr>
        <w:t xml:space="preserve"> ('product version'),</w:t>
      </w:r>
    </w:p>
    <w:p w:rsidR="0042201C" w:rsidRPr="00661F57" w:rsidRDefault="0097790C" w:rsidP="00D5375B">
      <w:pPr>
        <w:spacing w:line="240" w:lineRule="atLeast"/>
        <w:rPr>
          <w:rFonts w:cs="Times New Roman"/>
          <w:b/>
          <w:sz w:val="24"/>
          <w:szCs w:val="24"/>
        </w:rPr>
      </w:pPr>
      <w:r w:rsidRPr="00661F57">
        <w:rPr>
          <w:rFonts w:cs="Times New Roman"/>
          <w:b/>
          <w:sz w:val="24"/>
          <w:szCs w:val="24"/>
        </w:rPr>
        <w:t>Serverproperty</w:t>
      </w:r>
      <w:r w:rsidR="0042201C" w:rsidRPr="00661F57">
        <w:rPr>
          <w:rFonts w:cs="Times New Roman"/>
          <w:b/>
          <w:sz w:val="24"/>
          <w:szCs w:val="24"/>
        </w:rPr>
        <w:t xml:space="preserve"> ('product level')</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&gt; Check the current bit of </w:t>
      </w:r>
      <w:r w:rsidR="00B04D5D" w:rsidRPr="00661F57">
        <w:rPr>
          <w:rFonts w:cs="Times New Roman"/>
          <w:sz w:val="24"/>
          <w:szCs w:val="24"/>
        </w:rPr>
        <w:t>Sql</w:t>
      </w:r>
      <w:r w:rsidRPr="00661F57">
        <w:rPr>
          <w:rFonts w:cs="Times New Roman"/>
          <w:sz w:val="24"/>
          <w:szCs w:val="24"/>
        </w:rPr>
        <w:t xml:space="preserve"> server (X 86 OR X64)</w:t>
      </w:r>
    </w:p>
    <w:p w:rsidR="0042201C" w:rsidRPr="00661F57" w:rsidRDefault="0042201C" w:rsidP="00D5375B">
      <w:pPr>
        <w:spacing w:line="240" w:lineRule="atLeast"/>
        <w:rPr>
          <w:rFonts w:cs="Times New Roman"/>
          <w:sz w:val="24"/>
          <w:szCs w:val="24"/>
        </w:rPr>
      </w:pPr>
      <w:r w:rsidRPr="00661F57">
        <w:rPr>
          <w:rFonts w:cs="Times New Roman"/>
          <w:sz w:val="24"/>
          <w:szCs w:val="24"/>
        </w:rPr>
        <w:t>&gt; Admin level permissions are required</w:t>
      </w:r>
    </w:p>
    <w:p w:rsidR="0042201C" w:rsidRPr="00661F57" w:rsidRDefault="0042201C" w:rsidP="00D5375B">
      <w:pPr>
        <w:spacing w:line="240" w:lineRule="atLeast"/>
        <w:rPr>
          <w:rFonts w:cs="Times New Roman"/>
          <w:sz w:val="24"/>
          <w:szCs w:val="24"/>
        </w:rPr>
      </w:pPr>
      <w:r w:rsidRPr="00661F57">
        <w:rPr>
          <w:rFonts w:cs="Times New Roman"/>
          <w:sz w:val="24"/>
          <w:szCs w:val="24"/>
        </w:rPr>
        <w:t>&gt;</w:t>
      </w:r>
      <w:r w:rsidR="009D720A" w:rsidRPr="00661F57">
        <w:rPr>
          <w:rFonts w:cs="Times New Roman"/>
          <w:sz w:val="24"/>
          <w:szCs w:val="24"/>
        </w:rPr>
        <w:t xml:space="preserve"> </w:t>
      </w:r>
      <w:r w:rsidRPr="00661F57">
        <w:rPr>
          <w:rFonts w:cs="Times New Roman"/>
          <w:sz w:val="24"/>
          <w:szCs w:val="24"/>
        </w:rPr>
        <w:t>Download the right service pack and copy to server</w:t>
      </w:r>
    </w:p>
    <w:p w:rsidR="00667AC0" w:rsidRPr="00661F57" w:rsidRDefault="0042201C" w:rsidP="00D5375B">
      <w:pPr>
        <w:spacing w:line="240" w:lineRule="atLeast"/>
        <w:rPr>
          <w:rFonts w:cs="Times New Roman"/>
          <w:b/>
          <w:sz w:val="24"/>
          <w:szCs w:val="24"/>
        </w:rPr>
      </w:pPr>
      <w:r w:rsidRPr="00661F57">
        <w:rPr>
          <w:rFonts w:cs="Times New Roman"/>
          <w:b/>
          <w:sz w:val="24"/>
          <w:szCs w:val="24"/>
        </w:rPr>
        <w:t>Note:</w:t>
      </w:r>
      <w:r w:rsidRPr="00661F57">
        <w:rPr>
          <w:rFonts w:cs="Times New Roman"/>
          <w:sz w:val="24"/>
          <w:szCs w:val="24"/>
        </w:rPr>
        <w:t xml:space="preserve"> Take complete system and user database full backups.</w:t>
      </w:r>
    </w:p>
    <w:p w:rsidR="0042201C" w:rsidRPr="00661F57" w:rsidRDefault="0042201C" w:rsidP="00D5375B">
      <w:pPr>
        <w:spacing w:line="240" w:lineRule="atLeast"/>
        <w:rPr>
          <w:rFonts w:cs="Times New Roman"/>
          <w:b/>
          <w:sz w:val="24"/>
          <w:szCs w:val="24"/>
        </w:rPr>
      </w:pPr>
      <w:r w:rsidRPr="00661F57">
        <w:rPr>
          <w:rFonts w:cs="Times New Roman"/>
          <w:b/>
          <w:sz w:val="24"/>
          <w:szCs w:val="24"/>
        </w:rPr>
        <w:t>Note:</w:t>
      </w:r>
      <w:r w:rsidRPr="00661F57">
        <w:rPr>
          <w:rFonts w:cs="Times New Roman"/>
          <w:sz w:val="24"/>
          <w:szCs w:val="24"/>
        </w:rPr>
        <w:t xml:space="preserve"> Take a copy of the BINN folder and resource database [MDF and LDF] </w:t>
      </w:r>
      <w:r w:rsidR="00BE6E9F" w:rsidRPr="00661F57">
        <w:rPr>
          <w:rFonts w:cs="Times New Roman"/>
          <w:sz w:val="24"/>
          <w:szCs w:val="24"/>
        </w:rPr>
        <w:t>file.</w:t>
      </w:r>
    </w:p>
    <w:p w:rsidR="0042201C" w:rsidRPr="00661F57" w:rsidRDefault="0042201C" w:rsidP="00D5375B">
      <w:pPr>
        <w:spacing w:line="240" w:lineRule="atLeast"/>
        <w:rPr>
          <w:rFonts w:cs="Times New Roman"/>
          <w:sz w:val="24"/>
          <w:szCs w:val="24"/>
        </w:rPr>
      </w:pPr>
    </w:p>
    <w:p w:rsidR="00CF0FDC" w:rsidRPr="00661F57" w:rsidRDefault="0042201C" w:rsidP="00D5375B">
      <w:pPr>
        <w:spacing w:line="240" w:lineRule="atLeast"/>
        <w:rPr>
          <w:rFonts w:cs="Times New Roman"/>
          <w:sz w:val="24"/>
          <w:szCs w:val="24"/>
        </w:rPr>
      </w:pPr>
      <w:r w:rsidRPr="00661F57">
        <w:rPr>
          <w:rFonts w:cs="Times New Roman"/>
          <w:b/>
          <w:sz w:val="24"/>
          <w:szCs w:val="24"/>
        </w:rPr>
        <w:t>N</w:t>
      </w:r>
      <w:r w:rsidR="00667AC0" w:rsidRPr="00661F57">
        <w:rPr>
          <w:rFonts w:cs="Times New Roman"/>
          <w:b/>
          <w:sz w:val="24"/>
          <w:szCs w:val="24"/>
        </w:rPr>
        <w:t>ote</w:t>
      </w:r>
      <w:r w:rsidRPr="00661F57">
        <w:rPr>
          <w:rFonts w:cs="Times New Roman"/>
          <w:b/>
          <w:sz w:val="24"/>
          <w:szCs w:val="24"/>
        </w:rPr>
        <w:t>:</w:t>
      </w:r>
      <w:r w:rsidR="000147D1" w:rsidRPr="00661F57">
        <w:rPr>
          <w:rFonts w:cs="Times New Roman"/>
          <w:sz w:val="24"/>
          <w:szCs w:val="24"/>
        </w:rPr>
        <w:t xml:space="preserve"> </w:t>
      </w:r>
      <w:r w:rsidRPr="00661F57">
        <w:rPr>
          <w:rFonts w:cs="Times New Roman"/>
          <w:sz w:val="24"/>
          <w:szCs w:val="24"/>
        </w:rPr>
        <w:t>Take approval or confirmation from application to apply sp or cu or hot fix.</w:t>
      </w:r>
    </w:p>
    <w:p w:rsidR="0042201C" w:rsidRPr="00661F57" w:rsidRDefault="0042201C" w:rsidP="00D5375B">
      <w:pPr>
        <w:spacing w:line="240" w:lineRule="atLeast"/>
        <w:rPr>
          <w:rFonts w:cs="Times New Roman"/>
          <w:sz w:val="24"/>
          <w:szCs w:val="24"/>
        </w:rPr>
      </w:pPr>
      <w:r w:rsidRPr="00661F57">
        <w:rPr>
          <w:rFonts w:cs="Times New Roman"/>
          <w:b/>
          <w:sz w:val="24"/>
          <w:szCs w:val="24"/>
        </w:rPr>
        <w:t>Reason:</w:t>
      </w:r>
      <w:r w:rsidRPr="00661F57">
        <w:rPr>
          <w:rFonts w:cs="Times New Roman"/>
          <w:sz w:val="24"/>
          <w:szCs w:val="24"/>
        </w:rPr>
        <w:t xml:space="preserve"> when you apply downtime is required.</w:t>
      </w:r>
    </w:p>
    <w:p w:rsidR="0042201C" w:rsidRPr="00661F57" w:rsidRDefault="0042201C" w:rsidP="00D5375B">
      <w:pPr>
        <w:spacing w:line="240" w:lineRule="atLeast"/>
        <w:rPr>
          <w:rFonts w:cs="Times New Roman"/>
          <w:sz w:val="24"/>
          <w:szCs w:val="24"/>
        </w:rPr>
      </w:pPr>
      <w:r w:rsidRPr="00661F57">
        <w:rPr>
          <w:rFonts w:cs="Times New Roman"/>
          <w:sz w:val="24"/>
          <w:szCs w:val="24"/>
        </w:rPr>
        <w:t>SQL Server services automatically goes offline state and once done services comes online.</w:t>
      </w:r>
    </w:p>
    <w:p w:rsidR="00B04D5D" w:rsidRPr="00661F57" w:rsidRDefault="00B04D5D" w:rsidP="00D5375B">
      <w:pPr>
        <w:spacing w:line="240" w:lineRule="atLeast"/>
        <w:rPr>
          <w:rFonts w:cs="Times New Roman"/>
          <w:sz w:val="24"/>
          <w:szCs w:val="24"/>
        </w:rPr>
      </w:pPr>
    </w:p>
    <w:p w:rsidR="00397C8E" w:rsidRDefault="00397C8E" w:rsidP="00D5375B">
      <w:pPr>
        <w:spacing w:line="240" w:lineRule="atLeast"/>
        <w:rPr>
          <w:rFonts w:cs="Times New Roman"/>
          <w:b/>
          <w:sz w:val="24"/>
          <w:szCs w:val="24"/>
        </w:rPr>
      </w:pPr>
    </w:p>
    <w:p w:rsidR="0042201C" w:rsidRPr="00661F57" w:rsidRDefault="0042201C" w:rsidP="00D5375B">
      <w:pPr>
        <w:spacing w:line="240" w:lineRule="atLeast"/>
        <w:rPr>
          <w:rFonts w:cs="Times New Roman"/>
          <w:b/>
          <w:sz w:val="24"/>
          <w:szCs w:val="24"/>
        </w:rPr>
      </w:pPr>
      <w:r w:rsidRPr="00661F57">
        <w:rPr>
          <w:rFonts w:cs="Times New Roman"/>
          <w:b/>
          <w:sz w:val="24"/>
          <w:szCs w:val="24"/>
        </w:rPr>
        <w:t>Background process when you apply SP:</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When you apply </w:t>
      </w:r>
      <w:r w:rsidR="005C48EF" w:rsidRPr="00661F57">
        <w:rPr>
          <w:rFonts w:cs="Times New Roman"/>
          <w:sz w:val="24"/>
          <w:szCs w:val="24"/>
        </w:rPr>
        <w:t>service pack</w:t>
      </w:r>
      <w:r w:rsidRPr="00661F57">
        <w:rPr>
          <w:rFonts w:cs="Times New Roman"/>
          <w:sz w:val="24"/>
          <w:szCs w:val="24"/>
        </w:rPr>
        <w:t xml:space="preserve"> the BINN and resource database files overwrite or update with S</w:t>
      </w:r>
      <w:r w:rsidR="005C48EF" w:rsidRPr="00661F57">
        <w:rPr>
          <w:rFonts w:cs="Times New Roman"/>
          <w:sz w:val="24"/>
          <w:szCs w:val="24"/>
        </w:rPr>
        <w:t xml:space="preserve">ervice </w:t>
      </w:r>
      <w:r w:rsidRPr="00661F57">
        <w:rPr>
          <w:rFonts w:cs="Times New Roman"/>
          <w:sz w:val="24"/>
          <w:szCs w:val="24"/>
        </w:rPr>
        <w:t>P</w:t>
      </w:r>
      <w:r w:rsidR="005C48EF" w:rsidRPr="00661F57">
        <w:rPr>
          <w:rFonts w:cs="Times New Roman"/>
          <w:sz w:val="24"/>
          <w:szCs w:val="24"/>
        </w:rPr>
        <w:t>ack</w:t>
      </w:r>
      <w:r w:rsidRPr="00661F57">
        <w:rPr>
          <w:rFonts w:cs="Times New Roman"/>
          <w:sz w:val="24"/>
          <w:szCs w:val="24"/>
        </w:rPr>
        <w:t xml:space="preserve"> files.</w:t>
      </w:r>
    </w:p>
    <w:p w:rsidR="0042201C" w:rsidRPr="00661F57" w:rsidRDefault="0042201C" w:rsidP="00D5375B">
      <w:pPr>
        <w:spacing w:line="240" w:lineRule="atLeast"/>
        <w:rPr>
          <w:rFonts w:cs="Times New Roman"/>
          <w:sz w:val="24"/>
          <w:szCs w:val="24"/>
        </w:rPr>
      </w:pPr>
      <w:r w:rsidRPr="00661F57">
        <w:rPr>
          <w:rFonts w:cs="Times New Roman"/>
          <w:sz w:val="24"/>
          <w:szCs w:val="24"/>
        </w:rPr>
        <w:t>&gt; Run moksha tool to find whether any .msi or .msp files?</w:t>
      </w:r>
    </w:p>
    <w:p w:rsidR="0042201C" w:rsidRPr="00661F57" w:rsidRDefault="0042201C" w:rsidP="00D5375B">
      <w:pPr>
        <w:spacing w:line="240" w:lineRule="atLeast"/>
        <w:rPr>
          <w:rFonts w:cs="Times New Roman"/>
          <w:b/>
          <w:sz w:val="24"/>
          <w:szCs w:val="24"/>
        </w:rPr>
      </w:pPr>
      <w:r w:rsidRPr="00661F57">
        <w:rPr>
          <w:rFonts w:cs="Times New Roman"/>
          <w:b/>
          <w:sz w:val="24"/>
          <w:szCs w:val="24"/>
        </w:rPr>
        <w:t>2. Installation steps:</w:t>
      </w:r>
    </w:p>
    <w:p w:rsidR="0042201C" w:rsidRPr="00661F57" w:rsidRDefault="0042201C" w:rsidP="00D5375B">
      <w:pPr>
        <w:spacing w:line="240" w:lineRule="atLeast"/>
        <w:rPr>
          <w:rFonts w:cs="Times New Roman"/>
          <w:sz w:val="24"/>
          <w:szCs w:val="24"/>
        </w:rPr>
      </w:pPr>
      <w:r w:rsidRPr="00661F57">
        <w:rPr>
          <w:rFonts w:cs="Times New Roman"/>
          <w:sz w:val="24"/>
          <w:szCs w:val="24"/>
        </w:rPr>
        <w:t>Run patch setup.exe file &gt; Select the instance name.</w:t>
      </w:r>
    </w:p>
    <w:p w:rsidR="0042201C" w:rsidRPr="00661F57" w:rsidRDefault="0042201C"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SP always should apply for both servers and tools</w:t>
      </w:r>
    </w:p>
    <w:p w:rsidR="0042201C" w:rsidRPr="00661F57" w:rsidRDefault="0042201C" w:rsidP="00D5375B">
      <w:pPr>
        <w:spacing w:line="240" w:lineRule="atLeast"/>
        <w:rPr>
          <w:rFonts w:cs="Times New Roman"/>
          <w:sz w:val="24"/>
          <w:szCs w:val="24"/>
        </w:rPr>
      </w:pPr>
    </w:p>
    <w:p w:rsidR="0042201C" w:rsidRPr="00661F57" w:rsidRDefault="0042201C" w:rsidP="00D5375B">
      <w:pPr>
        <w:spacing w:line="240" w:lineRule="atLeast"/>
        <w:rPr>
          <w:rFonts w:cs="Times New Roman"/>
          <w:b/>
          <w:sz w:val="24"/>
          <w:szCs w:val="24"/>
        </w:rPr>
      </w:pPr>
      <w:r w:rsidRPr="00661F57">
        <w:rPr>
          <w:rFonts w:cs="Times New Roman"/>
          <w:b/>
          <w:sz w:val="24"/>
          <w:szCs w:val="24"/>
        </w:rPr>
        <w:t>3. Post service pack steps:</w:t>
      </w:r>
    </w:p>
    <w:p w:rsidR="0042201C" w:rsidRPr="00661F57" w:rsidRDefault="0042201C" w:rsidP="00D5375B">
      <w:pPr>
        <w:spacing w:line="240" w:lineRule="atLeast"/>
        <w:rPr>
          <w:rFonts w:cs="Times New Roman"/>
          <w:sz w:val="24"/>
          <w:szCs w:val="24"/>
        </w:rPr>
      </w:pPr>
      <w:r w:rsidRPr="00661F57">
        <w:rPr>
          <w:rFonts w:cs="Times New Roman"/>
          <w:sz w:val="24"/>
          <w:szCs w:val="24"/>
        </w:rPr>
        <w:t>&gt; Verify the summery.txt file to confirm whether sp or cu or hotfix is applied for all components or not</w:t>
      </w:r>
    </w:p>
    <w:p w:rsidR="0042201C" w:rsidRPr="00661F57" w:rsidRDefault="0042201C" w:rsidP="00D5375B">
      <w:pPr>
        <w:spacing w:line="240" w:lineRule="atLeast"/>
        <w:rPr>
          <w:rFonts w:cs="Times New Roman"/>
          <w:sz w:val="24"/>
          <w:szCs w:val="24"/>
        </w:rPr>
      </w:pPr>
      <w:r w:rsidRPr="00661F57">
        <w:rPr>
          <w:rFonts w:cs="Times New Roman"/>
          <w:sz w:val="24"/>
          <w:szCs w:val="24"/>
        </w:rPr>
        <w:t>&gt;</w:t>
      </w:r>
      <w:r w:rsidR="00985AE9">
        <w:rPr>
          <w:rFonts w:cs="Times New Roman"/>
          <w:sz w:val="24"/>
          <w:szCs w:val="24"/>
        </w:rPr>
        <w:t xml:space="preserve"> </w:t>
      </w:r>
      <w:r w:rsidRPr="00661F57">
        <w:rPr>
          <w:rFonts w:cs="Times New Roman"/>
          <w:sz w:val="24"/>
          <w:szCs w:val="24"/>
        </w:rPr>
        <w:t>Verify build number is changed or not</w:t>
      </w:r>
    </w:p>
    <w:p w:rsidR="00BE6E9F" w:rsidRPr="00661F57" w:rsidRDefault="00BE6E9F" w:rsidP="00D5375B">
      <w:pPr>
        <w:rPr>
          <w:rFonts w:cs="Times New Roman"/>
          <w:sz w:val="24"/>
          <w:szCs w:val="24"/>
        </w:rPr>
      </w:pPr>
      <w:r w:rsidRPr="00661F57">
        <w:rPr>
          <w:rFonts w:cs="Times New Roman"/>
          <w:sz w:val="24"/>
          <w:szCs w:val="24"/>
        </w:rPr>
        <w:t>Select serverproperty ('product level'),</w:t>
      </w:r>
    </w:p>
    <w:p w:rsidR="00BE6E9F" w:rsidRPr="00661F57" w:rsidRDefault="00D510FD" w:rsidP="00D5375B">
      <w:pPr>
        <w:rPr>
          <w:rFonts w:cs="Times New Roman"/>
          <w:sz w:val="24"/>
          <w:szCs w:val="24"/>
        </w:rPr>
      </w:pPr>
      <w:r w:rsidRPr="00661F57">
        <w:rPr>
          <w:rFonts w:cs="Times New Roman"/>
          <w:sz w:val="24"/>
          <w:szCs w:val="24"/>
        </w:rPr>
        <w:t>Serverproperty</w:t>
      </w:r>
      <w:r w:rsidR="00BE6E9F" w:rsidRPr="00661F57">
        <w:rPr>
          <w:rFonts w:cs="Times New Roman"/>
          <w:sz w:val="24"/>
          <w:szCs w:val="24"/>
        </w:rPr>
        <w:t xml:space="preserve"> ('product version')</w:t>
      </w:r>
    </w:p>
    <w:p w:rsidR="00BE6E9F" w:rsidRPr="00661F57" w:rsidRDefault="00445691" w:rsidP="00D5375B">
      <w:pPr>
        <w:rPr>
          <w:rFonts w:cs="Times New Roman"/>
          <w:sz w:val="24"/>
          <w:szCs w:val="24"/>
        </w:rPr>
      </w:pPr>
      <w:r w:rsidRPr="00661F57">
        <w:rPr>
          <w:rFonts w:cs="Times New Roman"/>
          <w:sz w:val="24"/>
          <w:szCs w:val="24"/>
        </w:rPr>
        <w:t>Or</w:t>
      </w:r>
    </w:p>
    <w:p w:rsidR="00BE6E9F" w:rsidRPr="00661F57" w:rsidRDefault="00BE6E9F" w:rsidP="00D5375B">
      <w:pPr>
        <w:rPr>
          <w:rFonts w:cs="Times New Roman"/>
          <w:sz w:val="24"/>
          <w:szCs w:val="24"/>
        </w:rPr>
      </w:pPr>
      <w:r w:rsidRPr="00661F57">
        <w:rPr>
          <w:rFonts w:cs="Times New Roman"/>
          <w:sz w:val="24"/>
          <w:szCs w:val="24"/>
        </w:rPr>
        <w:t>xp_msver</w:t>
      </w:r>
    </w:p>
    <w:p w:rsidR="00AE5652" w:rsidRPr="00661F57" w:rsidRDefault="00AE5652" w:rsidP="00D5375B">
      <w:pPr>
        <w:spacing w:line="240" w:lineRule="atLeast"/>
        <w:rPr>
          <w:rFonts w:cs="Times New Roman"/>
          <w:sz w:val="24"/>
          <w:szCs w:val="24"/>
        </w:rPr>
      </w:pP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&gt; Verify </w:t>
      </w:r>
      <w:r w:rsidR="00D510FD" w:rsidRPr="00661F57">
        <w:rPr>
          <w:rFonts w:cs="Times New Roman"/>
          <w:sz w:val="24"/>
          <w:szCs w:val="24"/>
        </w:rPr>
        <w:t>registry</w:t>
      </w:r>
      <w:r w:rsidRPr="00661F57">
        <w:rPr>
          <w:rFonts w:cs="Times New Roman"/>
          <w:sz w:val="24"/>
          <w:szCs w:val="24"/>
        </w:rPr>
        <w:t xml:space="preserve"> whether build number is changed or path</w:t>
      </w:r>
    </w:p>
    <w:p w:rsidR="0042201C" w:rsidRPr="00661F57" w:rsidRDefault="0042201C" w:rsidP="00D5375B">
      <w:pPr>
        <w:spacing w:line="240" w:lineRule="atLeast"/>
        <w:rPr>
          <w:rFonts w:cs="Times New Roman"/>
          <w:sz w:val="24"/>
          <w:szCs w:val="24"/>
        </w:rPr>
      </w:pPr>
      <w:r w:rsidRPr="00661F57">
        <w:rPr>
          <w:rFonts w:cs="Times New Roman"/>
          <w:sz w:val="24"/>
          <w:szCs w:val="24"/>
        </w:rPr>
        <w:t>REGEDIT&gt; HKEY_LOCAL_MECHINE&gt;SOFTWARE&gt;MICROSOFT&gt; MSSQL&gt; INSTANCE&gt; CURRENT VERSION</w:t>
      </w:r>
    </w:p>
    <w:p w:rsidR="0042201C" w:rsidRPr="00661F57" w:rsidRDefault="0042201C" w:rsidP="00D5375B">
      <w:pPr>
        <w:spacing w:line="240" w:lineRule="atLeast"/>
        <w:rPr>
          <w:rFonts w:cs="Times New Roman"/>
          <w:sz w:val="24"/>
          <w:szCs w:val="24"/>
        </w:rPr>
      </w:pPr>
      <w:r w:rsidRPr="00661F57">
        <w:rPr>
          <w:rFonts w:cs="Times New Roman"/>
          <w:sz w:val="24"/>
          <w:szCs w:val="24"/>
        </w:rPr>
        <w:t>&gt;</w:t>
      </w:r>
      <w:r w:rsidR="00E6703B">
        <w:rPr>
          <w:rFonts w:cs="Times New Roman"/>
          <w:sz w:val="24"/>
          <w:szCs w:val="24"/>
        </w:rPr>
        <w:t xml:space="preserve"> </w:t>
      </w:r>
      <w:r w:rsidRPr="00661F57">
        <w:rPr>
          <w:rFonts w:cs="Times New Roman"/>
          <w:sz w:val="24"/>
          <w:szCs w:val="24"/>
        </w:rPr>
        <w:t>CHECK all databases are running?</w:t>
      </w:r>
    </w:p>
    <w:p w:rsidR="0042201C" w:rsidRPr="00661F57" w:rsidRDefault="0042201C" w:rsidP="00D5375B">
      <w:pPr>
        <w:spacing w:line="240" w:lineRule="atLeast"/>
        <w:rPr>
          <w:rFonts w:cs="Times New Roman"/>
          <w:sz w:val="24"/>
          <w:szCs w:val="24"/>
        </w:rPr>
      </w:pPr>
      <w:r w:rsidRPr="00661F57">
        <w:rPr>
          <w:rFonts w:cs="Times New Roman"/>
          <w:sz w:val="24"/>
          <w:szCs w:val="24"/>
        </w:rPr>
        <w:t>&gt;</w:t>
      </w:r>
      <w:r w:rsidR="00E6703B">
        <w:rPr>
          <w:rFonts w:cs="Times New Roman"/>
          <w:sz w:val="24"/>
          <w:szCs w:val="24"/>
        </w:rPr>
        <w:t xml:space="preserve"> </w:t>
      </w:r>
      <w:r w:rsidRPr="00661F57">
        <w:rPr>
          <w:rFonts w:cs="Times New Roman"/>
          <w:sz w:val="24"/>
          <w:szCs w:val="24"/>
        </w:rPr>
        <w:t>Inform application team to test the connectivity and additional checks</w:t>
      </w:r>
    </w:p>
    <w:p w:rsidR="0042201C" w:rsidRPr="00661F57" w:rsidRDefault="0042201C" w:rsidP="00D5375B">
      <w:pPr>
        <w:spacing w:line="240" w:lineRule="atLeast"/>
        <w:rPr>
          <w:rFonts w:cs="Times New Roman"/>
          <w:sz w:val="24"/>
          <w:szCs w:val="24"/>
        </w:rPr>
      </w:pPr>
    </w:p>
    <w:p w:rsidR="0042201C" w:rsidRPr="00661F57" w:rsidRDefault="00BE6E9F" w:rsidP="00D5375B">
      <w:pPr>
        <w:spacing w:line="240" w:lineRule="atLeast"/>
        <w:rPr>
          <w:rFonts w:cs="Times New Roman"/>
          <w:sz w:val="24"/>
          <w:szCs w:val="24"/>
        </w:rPr>
      </w:pPr>
      <w:r w:rsidRPr="00661F57">
        <w:rPr>
          <w:rFonts w:cs="Times New Roman"/>
          <w:sz w:val="24"/>
          <w:szCs w:val="24"/>
        </w:rPr>
        <w:t>-----------------------------------------------------------------------------------------------------</w:t>
      </w:r>
      <w:r w:rsidR="00445691" w:rsidRPr="00661F57">
        <w:rPr>
          <w:rFonts w:cs="Times New Roman"/>
          <w:sz w:val="24"/>
          <w:szCs w:val="24"/>
        </w:rPr>
        <w:t>--------------------------</w:t>
      </w:r>
    </w:p>
    <w:p w:rsidR="00397C8E" w:rsidRDefault="00397C8E" w:rsidP="00D5375B">
      <w:pPr>
        <w:spacing w:line="240" w:lineRule="atLeast"/>
        <w:rPr>
          <w:rFonts w:cs="Times New Roman"/>
          <w:b/>
          <w:sz w:val="24"/>
          <w:szCs w:val="24"/>
        </w:rPr>
      </w:pPr>
    </w:p>
    <w:p w:rsidR="0042201C" w:rsidRPr="00661F57" w:rsidRDefault="0042201C" w:rsidP="00D5375B">
      <w:pPr>
        <w:spacing w:line="240" w:lineRule="atLeast"/>
        <w:rPr>
          <w:rFonts w:cs="Times New Roman"/>
          <w:b/>
          <w:sz w:val="24"/>
          <w:szCs w:val="24"/>
        </w:rPr>
      </w:pPr>
      <w:r w:rsidRPr="00661F57">
        <w:rPr>
          <w:rFonts w:cs="Times New Roman"/>
          <w:b/>
          <w:sz w:val="24"/>
          <w:szCs w:val="24"/>
        </w:rPr>
        <w:t>If Service pack fails or application team request rollback to RTM? Then</w:t>
      </w:r>
    </w:p>
    <w:p w:rsidR="0081754E" w:rsidRDefault="0081754E" w:rsidP="00D5375B">
      <w:pPr>
        <w:spacing w:line="240" w:lineRule="atLeast"/>
        <w:rPr>
          <w:rFonts w:cs="Times New Roman"/>
          <w:sz w:val="24"/>
          <w:szCs w:val="24"/>
        </w:rPr>
      </w:pPr>
    </w:p>
    <w:p w:rsidR="0042201C" w:rsidRPr="00661F57" w:rsidRDefault="0042201C" w:rsidP="00D5375B">
      <w:pPr>
        <w:spacing w:line="240" w:lineRule="atLeast"/>
        <w:rPr>
          <w:rFonts w:cs="Times New Roman"/>
          <w:b/>
          <w:sz w:val="24"/>
          <w:szCs w:val="24"/>
        </w:rPr>
      </w:pPr>
      <w:r w:rsidRPr="00661F57">
        <w:rPr>
          <w:rFonts w:cs="Times New Roman"/>
          <w:b/>
          <w:sz w:val="24"/>
          <w:szCs w:val="24"/>
        </w:rPr>
        <w:t>SQL 2005 process:</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1. Uninstall </w:t>
      </w:r>
      <w:r w:rsidR="00B04D5D" w:rsidRPr="00661F57">
        <w:rPr>
          <w:rFonts w:cs="Times New Roman"/>
          <w:sz w:val="24"/>
          <w:szCs w:val="24"/>
        </w:rPr>
        <w:t>Sql</w:t>
      </w:r>
      <w:r w:rsidRPr="00661F57">
        <w:rPr>
          <w:rFonts w:cs="Times New Roman"/>
          <w:sz w:val="24"/>
          <w:szCs w:val="24"/>
        </w:rPr>
        <w:t xml:space="preserve"> server</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2. Reinstall </w:t>
      </w:r>
      <w:r w:rsidR="00B04D5D" w:rsidRPr="00661F57">
        <w:rPr>
          <w:rFonts w:cs="Times New Roman"/>
          <w:sz w:val="24"/>
          <w:szCs w:val="24"/>
        </w:rPr>
        <w:t>Sql</w:t>
      </w:r>
      <w:r w:rsidRPr="00661F57">
        <w:rPr>
          <w:rFonts w:cs="Times New Roman"/>
          <w:sz w:val="24"/>
          <w:szCs w:val="24"/>
        </w:rPr>
        <w:t xml:space="preserve"> server with all components, same instance</w:t>
      </w:r>
    </w:p>
    <w:p w:rsidR="0042201C" w:rsidRPr="00661F57" w:rsidRDefault="0042201C" w:rsidP="00D5375B">
      <w:pPr>
        <w:spacing w:line="240" w:lineRule="atLeast"/>
        <w:rPr>
          <w:rFonts w:cs="Times New Roman"/>
          <w:sz w:val="24"/>
          <w:szCs w:val="24"/>
        </w:rPr>
      </w:pPr>
      <w:r w:rsidRPr="00661F57">
        <w:rPr>
          <w:rFonts w:cs="Times New Roman"/>
          <w:sz w:val="24"/>
          <w:szCs w:val="24"/>
        </w:rPr>
        <w:t>3. Restore all databases including system and user databases</w:t>
      </w:r>
    </w:p>
    <w:p w:rsidR="0042201C" w:rsidRPr="00661F57" w:rsidRDefault="0042201C" w:rsidP="00D5375B">
      <w:pPr>
        <w:spacing w:line="240" w:lineRule="atLeast"/>
        <w:rPr>
          <w:rFonts w:cs="Times New Roman"/>
          <w:b/>
          <w:sz w:val="24"/>
          <w:szCs w:val="24"/>
        </w:rPr>
      </w:pPr>
      <w:r w:rsidRPr="00661F57">
        <w:rPr>
          <w:rFonts w:cs="Times New Roman"/>
          <w:b/>
          <w:sz w:val="24"/>
          <w:szCs w:val="24"/>
        </w:rPr>
        <w:t>SQL Server 2008 \8R2\12 Process:</w:t>
      </w:r>
    </w:p>
    <w:p w:rsidR="0042201C" w:rsidRPr="00661F57" w:rsidRDefault="0042201C" w:rsidP="00D5375B">
      <w:pPr>
        <w:spacing w:line="240" w:lineRule="atLeast"/>
        <w:rPr>
          <w:rFonts w:cs="Times New Roman"/>
          <w:sz w:val="24"/>
          <w:szCs w:val="24"/>
        </w:rPr>
      </w:pPr>
      <w:r w:rsidRPr="00661F57">
        <w:rPr>
          <w:rFonts w:cs="Times New Roman"/>
          <w:sz w:val="24"/>
          <w:szCs w:val="24"/>
        </w:rPr>
        <w:t>Directly can be able to uninstall the service\cu\</w:t>
      </w:r>
      <w:r w:rsidR="00445691" w:rsidRPr="00661F57">
        <w:rPr>
          <w:rFonts w:cs="Times New Roman"/>
          <w:sz w:val="24"/>
          <w:szCs w:val="24"/>
        </w:rPr>
        <w:t>hotfixes</w:t>
      </w:r>
      <w:r w:rsidRPr="00661F57">
        <w:rPr>
          <w:rFonts w:cs="Times New Roman"/>
          <w:sz w:val="24"/>
          <w:szCs w:val="24"/>
        </w:rPr>
        <w:t xml:space="preserve"> from CONTROL panel.</w:t>
      </w:r>
    </w:p>
    <w:p w:rsidR="0081754E" w:rsidRDefault="0081754E" w:rsidP="00D5375B">
      <w:pPr>
        <w:spacing w:line="240" w:lineRule="atLeast"/>
        <w:rPr>
          <w:rFonts w:cs="Times New Roman"/>
          <w:sz w:val="24"/>
          <w:szCs w:val="24"/>
        </w:rPr>
      </w:pPr>
    </w:p>
    <w:p w:rsidR="0042201C" w:rsidRPr="00661F57" w:rsidRDefault="0042201C" w:rsidP="00D5375B">
      <w:pPr>
        <w:spacing w:line="240" w:lineRule="atLeast"/>
        <w:rPr>
          <w:rFonts w:cs="Times New Roman"/>
          <w:b/>
          <w:sz w:val="24"/>
          <w:szCs w:val="24"/>
        </w:rPr>
      </w:pPr>
      <w:r w:rsidRPr="00661F57">
        <w:rPr>
          <w:rFonts w:cs="Times New Roman"/>
          <w:b/>
          <w:sz w:val="24"/>
          <w:szCs w:val="24"/>
        </w:rPr>
        <w:t xml:space="preserve">How to </w:t>
      </w:r>
      <w:r w:rsidR="00054277" w:rsidRPr="00661F57">
        <w:rPr>
          <w:rFonts w:cs="Times New Roman"/>
          <w:b/>
          <w:sz w:val="24"/>
          <w:szCs w:val="24"/>
        </w:rPr>
        <w:t>bypass</w:t>
      </w:r>
      <w:r w:rsidRPr="00661F57">
        <w:rPr>
          <w:rFonts w:cs="Times New Roman"/>
          <w:b/>
          <w:sz w:val="24"/>
          <w:szCs w:val="24"/>
        </w:rPr>
        <w:t xml:space="preserve"> restart computer policy in </w:t>
      </w:r>
      <w:r w:rsidR="00C512ED" w:rsidRPr="00661F57">
        <w:rPr>
          <w:rFonts w:cs="Times New Roman"/>
          <w:b/>
          <w:sz w:val="24"/>
          <w:szCs w:val="24"/>
        </w:rPr>
        <w:t>Sql</w:t>
      </w:r>
      <w:r w:rsidRPr="00661F57">
        <w:rPr>
          <w:rFonts w:cs="Times New Roman"/>
          <w:b/>
          <w:sz w:val="24"/>
          <w:szCs w:val="24"/>
        </w:rPr>
        <w:t xml:space="preserve"> server and applying any sp?</w:t>
      </w:r>
    </w:p>
    <w:p w:rsidR="0042201C" w:rsidRPr="00661F57" w:rsidRDefault="0042201C" w:rsidP="00D5375B">
      <w:pPr>
        <w:spacing w:line="240" w:lineRule="atLeast"/>
        <w:rPr>
          <w:rFonts w:cs="Times New Roman"/>
          <w:sz w:val="24"/>
          <w:szCs w:val="24"/>
        </w:rPr>
      </w:pPr>
      <w:r w:rsidRPr="00661F57">
        <w:rPr>
          <w:rFonts w:cs="Times New Roman"/>
          <w:sz w:val="24"/>
          <w:szCs w:val="24"/>
        </w:rPr>
        <w:t>Go to REGEDIT&gt; HKEY_LOCAL_MECHINE&gt;SYSTEM&gt;CONTROL&gt;CURRENT CONTROL&gt; SESSION MANAGE&gt; "PENDING FILE RENAME OPERATIONS"&gt;&gt;&gt;</w:t>
      </w:r>
    </w:p>
    <w:p w:rsidR="0042201C" w:rsidRPr="00661F57" w:rsidRDefault="003D500A" w:rsidP="00D5375B">
      <w:pPr>
        <w:spacing w:line="240" w:lineRule="atLeast"/>
        <w:rPr>
          <w:rFonts w:cs="Times New Roman"/>
          <w:sz w:val="24"/>
          <w:szCs w:val="24"/>
        </w:rPr>
      </w:pPr>
      <w:r w:rsidRPr="00661F57">
        <w:rPr>
          <w:rFonts w:cs="Times New Roman"/>
          <w:sz w:val="24"/>
          <w:szCs w:val="24"/>
        </w:rPr>
        <w:t>Clear this file data and re run the checks.</w:t>
      </w:r>
    </w:p>
    <w:p w:rsidR="00881E9F" w:rsidRPr="00661F57" w:rsidRDefault="00881E9F" w:rsidP="00D5375B">
      <w:pPr>
        <w:spacing w:line="240" w:lineRule="atLeast"/>
        <w:rPr>
          <w:rFonts w:cs="Times New Roman"/>
          <w:sz w:val="24"/>
          <w:szCs w:val="24"/>
        </w:rPr>
      </w:pPr>
    </w:p>
    <w:p w:rsidR="005676A2" w:rsidRPr="00661F57" w:rsidRDefault="0042201C" w:rsidP="00D5375B">
      <w:pPr>
        <w:spacing w:line="240" w:lineRule="atLeast"/>
        <w:rPr>
          <w:rFonts w:cs="Times New Roman"/>
          <w:b/>
          <w:sz w:val="24"/>
          <w:szCs w:val="24"/>
        </w:rPr>
      </w:pPr>
      <w:r w:rsidRPr="00661F57">
        <w:rPr>
          <w:rFonts w:cs="Times New Roman"/>
          <w:b/>
          <w:sz w:val="24"/>
          <w:szCs w:val="24"/>
        </w:rPr>
        <w:t>Roll back process for 2005 or 2008 onwards?</w:t>
      </w:r>
    </w:p>
    <w:p w:rsidR="0042201C" w:rsidRPr="00661F57" w:rsidRDefault="0042201C" w:rsidP="00D5375B">
      <w:pPr>
        <w:spacing w:line="240" w:lineRule="atLeast"/>
        <w:rPr>
          <w:rFonts w:cs="Times New Roman"/>
          <w:b/>
          <w:sz w:val="24"/>
          <w:szCs w:val="24"/>
        </w:rPr>
      </w:pPr>
      <w:r w:rsidRPr="00661F57">
        <w:rPr>
          <w:rFonts w:cs="Times New Roman"/>
          <w:b/>
          <w:sz w:val="24"/>
          <w:szCs w:val="24"/>
        </w:rPr>
        <w:t>SQL 2005:</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1. Uninstall </w:t>
      </w:r>
      <w:r w:rsidR="00B04D5D" w:rsidRPr="00661F57">
        <w:rPr>
          <w:rFonts w:cs="Times New Roman"/>
          <w:sz w:val="24"/>
          <w:szCs w:val="24"/>
        </w:rPr>
        <w:t>Sql</w:t>
      </w:r>
      <w:r w:rsidRPr="00661F57">
        <w:rPr>
          <w:rFonts w:cs="Times New Roman"/>
          <w:sz w:val="24"/>
          <w:szCs w:val="24"/>
        </w:rPr>
        <w:t xml:space="preserve"> server</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2. Reinstall </w:t>
      </w:r>
      <w:r w:rsidR="00B04D5D" w:rsidRPr="00661F57">
        <w:rPr>
          <w:rFonts w:cs="Times New Roman"/>
          <w:sz w:val="24"/>
          <w:szCs w:val="24"/>
        </w:rPr>
        <w:t>Sql</w:t>
      </w:r>
      <w:r w:rsidRPr="00661F57">
        <w:rPr>
          <w:rFonts w:cs="Times New Roman"/>
          <w:sz w:val="24"/>
          <w:szCs w:val="24"/>
        </w:rPr>
        <w:t xml:space="preserve"> server with same name</w:t>
      </w:r>
    </w:p>
    <w:p w:rsidR="0042201C" w:rsidRPr="00661F57" w:rsidRDefault="0042201C" w:rsidP="00D5375B">
      <w:pPr>
        <w:spacing w:line="240" w:lineRule="atLeast"/>
        <w:rPr>
          <w:rFonts w:cs="Times New Roman"/>
          <w:sz w:val="24"/>
          <w:szCs w:val="24"/>
        </w:rPr>
      </w:pPr>
      <w:r w:rsidRPr="00661F57">
        <w:rPr>
          <w:rFonts w:cs="Times New Roman"/>
          <w:sz w:val="24"/>
          <w:szCs w:val="24"/>
        </w:rPr>
        <w:t>3. Restore all system and user database</w:t>
      </w:r>
    </w:p>
    <w:p w:rsidR="0042201C" w:rsidRPr="00661F57" w:rsidRDefault="0042201C" w:rsidP="00D5375B">
      <w:pPr>
        <w:spacing w:line="240" w:lineRule="atLeast"/>
        <w:rPr>
          <w:rFonts w:cs="Times New Roman"/>
          <w:sz w:val="24"/>
          <w:szCs w:val="24"/>
        </w:rPr>
      </w:pPr>
      <w:r w:rsidRPr="00661F57">
        <w:rPr>
          <w:rFonts w:cs="Times New Roman"/>
          <w:sz w:val="24"/>
          <w:szCs w:val="24"/>
        </w:rPr>
        <w:t>4. Inform apps team to check the data.</w:t>
      </w:r>
    </w:p>
    <w:p w:rsidR="00054277" w:rsidRDefault="00054277" w:rsidP="00D5375B">
      <w:pPr>
        <w:spacing w:line="240" w:lineRule="atLeast"/>
        <w:rPr>
          <w:rFonts w:cs="Times New Roman"/>
          <w:sz w:val="24"/>
          <w:szCs w:val="24"/>
        </w:rPr>
      </w:pPr>
    </w:p>
    <w:p w:rsidR="00985AE9" w:rsidRPr="00661F57" w:rsidRDefault="00985AE9" w:rsidP="00D5375B">
      <w:pPr>
        <w:spacing w:line="240" w:lineRule="atLeast"/>
        <w:rPr>
          <w:rFonts w:cs="Times New Roman"/>
          <w:sz w:val="24"/>
          <w:szCs w:val="24"/>
        </w:rPr>
      </w:pPr>
    </w:p>
    <w:p w:rsidR="0042201C" w:rsidRPr="00661F57" w:rsidRDefault="0042201C" w:rsidP="00D5375B">
      <w:pPr>
        <w:spacing w:line="240" w:lineRule="atLeast"/>
        <w:rPr>
          <w:rFonts w:cs="Times New Roman"/>
          <w:b/>
          <w:sz w:val="24"/>
          <w:szCs w:val="24"/>
        </w:rPr>
      </w:pPr>
      <w:r w:rsidRPr="00661F57">
        <w:rPr>
          <w:rFonts w:cs="Times New Roman"/>
          <w:b/>
          <w:sz w:val="24"/>
          <w:szCs w:val="24"/>
        </w:rPr>
        <w:t>SQL Server 2008 \8R2\12:</w:t>
      </w:r>
    </w:p>
    <w:p w:rsidR="0042201C" w:rsidRPr="00661F57" w:rsidRDefault="00054277" w:rsidP="00D5375B">
      <w:pPr>
        <w:spacing w:line="240" w:lineRule="atLeast"/>
        <w:rPr>
          <w:rFonts w:cs="Times New Roman"/>
          <w:sz w:val="24"/>
          <w:szCs w:val="24"/>
        </w:rPr>
      </w:pPr>
      <w:r w:rsidRPr="00661F57">
        <w:rPr>
          <w:rFonts w:cs="Times New Roman"/>
          <w:b/>
          <w:sz w:val="24"/>
          <w:szCs w:val="24"/>
        </w:rPr>
        <w:t>Method:</w:t>
      </w:r>
      <w:r w:rsidR="0042201C" w:rsidRPr="00661F57">
        <w:rPr>
          <w:rFonts w:cs="Times New Roman"/>
          <w:b/>
          <w:sz w:val="24"/>
          <w:szCs w:val="24"/>
        </w:rPr>
        <w:t xml:space="preserve"> 1</w:t>
      </w:r>
      <w:r w:rsidR="0042201C" w:rsidRPr="00661F57">
        <w:rPr>
          <w:rFonts w:cs="Times New Roman"/>
          <w:sz w:val="24"/>
          <w:szCs w:val="24"/>
        </w:rPr>
        <w:t xml:space="preserve"> Try to uninstall </w:t>
      </w:r>
      <w:r w:rsidR="00C27D61" w:rsidRPr="00661F57">
        <w:rPr>
          <w:rFonts w:cs="Times New Roman"/>
          <w:sz w:val="24"/>
          <w:szCs w:val="24"/>
        </w:rPr>
        <w:t>Sql</w:t>
      </w:r>
      <w:r w:rsidR="0042201C" w:rsidRPr="00661F57">
        <w:rPr>
          <w:rFonts w:cs="Times New Roman"/>
          <w:sz w:val="24"/>
          <w:szCs w:val="24"/>
        </w:rPr>
        <w:t xml:space="preserve"> server service pack from </w:t>
      </w:r>
      <w:r w:rsidR="005F3C85" w:rsidRPr="00661F57">
        <w:rPr>
          <w:rFonts w:cs="Times New Roman"/>
          <w:sz w:val="24"/>
          <w:szCs w:val="24"/>
        </w:rPr>
        <w:t>control</w:t>
      </w:r>
      <w:r w:rsidR="0042201C" w:rsidRPr="00661F57">
        <w:rPr>
          <w:rFonts w:cs="Times New Roman"/>
          <w:sz w:val="24"/>
          <w:szCs w:val="24"/>
        </w:rPr>
        <w:t xml:space="preserve"> </w:t>
      </w:r>
      <w:r w:rsidR="005F3C85" w:rsidRPr="00661F57">
        <w:rPr>
          <w:rFonts w:cs="Times New Roman"/>
          <w:sz w:val="24"/>
          <w:szCs w:val="24"/>
        </w:rPr>
        <w:t>panel</w:t>
      </w:r>
    </w:p>
    <w:p w:rsidR="0042201C" w:rsidRPr="00661F57" w:rsidRDefault="0042201C" w:rsidP="00D5375B">
      <w:pPr>
        <w:spacing w:line="240" w:lineRule="atLeast"/>
        <w:rPr>
          <w:rFonts w:cs="Times New Roman"/>
          <w:sz w:val="24"/>
          <w:szCs w:val="24"/>
        </w:rPr>
      </w:pPr>
      <w:r w:rsidRPr="00661F57">
        <w:rPr>
          <w:rFonts w:cs="Times New Roman"/>
          <w:sz w:val="24"/>
          <w:szCs w:val="24"/>
        </w:rPr>
        <w:t>If not works then go for 2005 process.</w:t>
      </w:r>
    </w:p>
    <w:p w:rsidR="0042201C" w:rsidRPr="00661F57" w:rsidRDefault="0042201C" w:rsidP="00D5375B">
      <w:pPr>
        <w:spacing w:line="240" w:lineRule="atLeast"/>
        <w:rPr>
          <w:rFonts w:cs="Times New Roman"/>
          <w:b/>
          <w:sz w:val="24"/>
          <w:szCs w:val="24"/>
        </w:rPr>
      </w:pPr>
      <w:r w:rsidRPr="00661F57">
        <w:rPr>
          <w:rFonts w:cs="Times New Roman"/>
          <w:b/>
          <w:sz w:val="24"/>
          <w:szCs w:val="24"/>
        </w:rPr>
        <w:t>Points:</w:t>
      </w:r>
    </w:p>
    <w:p w:rsidR="0042201C" w:rsidRPr="00661F57" w:rsidRDefault="0042201C" w:rsidP="00D5375B">
      <w:pPr>
        <w:spacing w:line="240" w:lineRule="atLeast"/>
        <w:rPr>
          <w:rFonts w:cs="Times New Roman"/>
          <w:sz w:val="24"/>
          <w:szCs w:val="24"/>
        </w:rPr>
      </w:pPr>
      <w:r w:rsidRPr="00661F57">
        <w:rPr>
          <w:rFonts w:cs="Times New Roman"/>
          <w:sz w:val="24"/>
          <w:szCs w:val="24"/>
        </w:rPr>
        <w:t>&gt;</w:t>
      </w:r>
      <w:r w:rsidR="00881E9F" w:rsidRPr="00661F57">
        <w:rPr>
          <w:rFonts w:cs="Times New Roman"/>
          <w:sz w:val="24"/>
          <w:szCs w:val="24"/>
        </w:rPr>
        <w:t xml:space="preserve"> </w:t>
      </w:r>
      <w:r w:rsidRPr="00661F57">
        <w:rPr>
          <w:rFonts w:cs="Times New Roman"/>
          <w:sz w:val="24"/>
          <w:szCs w:val="24"/>
        </w:rPr>
        <w:t xml:space="preserve">Service pack are </w:t>
      </w:r>
      <w:r w:rsidR="00A2038E" w:rsidRPr="00661F57">
        <w:rPr>
          <w:rFonts w:cs="Times New Roman"/>
          <w:sz w:val="24"/>
          <w:szCs w:val="24"/>
        </w:rPr>
        <w:t>cumulative</w:t>
      </w:r>
    </w:p>
    <w:p w:rsidR="0042201C" w:rsidRPr="00661F57" w:rsidRDefault="0042201C" w:rsidP="00D5375B">
      <w:pPr>
        <w:spacing w:line="240" w:lineRule="atLeast"/>
        <w:rPr>
          <w:rFonts w:cs="Times New Roman"/>
          <w:sz w:val="24"/>
          <w:szCs w:val="24"/>
        </w:rPr>
      </w:pPr>
      <w:r w:rsidRPr="00661F57">
        <w:rPr>
          <w:rFonts w:cs="Times New Roman"/>
          <w:sz w:val="24"/>
          <w:szCs w:val="24"/>
        </w:rPr>
        <w:t>&gt; Hot fixes are incremental.</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&gt; If service pack applied on RTM then if you uninstall then build no goes to RTM only. </w:t>
      </w:r>
      <w:r w:rsidR="005F3C85" w:rsidRPr="00661F57">
        <w:rPr>
          <w:rFonts w:cs="Times New Roman"/>
          <w:sz w:val="24"/>
          <w:szCs w:val="24"/>
        </w:rPr>
        <w:t>Whereas</w:t>
      </w:r>
      <w:r w:rsidRPr="00661F57">
        <w:rPr>
          <w:rFonts w:cs="Times New Roman"/>
          <w:sz w:val="24"/>
          <w:szCs w:val="24"/>
        </w:rPr>
        <w:t xml:space="preserve"> if we apply sp2 on RTM+SP1 then build no goes to SP1.</w:t>
      </w:r>
    </w:p>
    <w:p w:rsidR="0042201C" w:rsidRPr="00661F57" w:rsidRDefault="0042201C" w:rsidP="00D5375B">
      <w:pPr>
        <w:spacing w:line="240" w:lineRule="atLeast"/>
        <w:rPr>
          <w:rFonts w:cs="Times New Roman"/>
          <w:sz w:val="24"/>
          <w:szCs w:val="24"/>
        </w:rPr>
      </w:pPr>
    </w:p>
    <w:p w:rsidR="0081754E" w:rsidRDefault="0081754E" w:rsidP="00D5375B">
      <w:pPr>
        <w:spacing w:line="240" w:lineRule="atLeast"/>
        <w:rPr>
          <w:rFonts w:cs="Times New Roman"/>
          <w:b/>
          <w:sz w:val="24"/>
          <w:szCs w:val="24"/>
        </w:rPr>
      </w:pPr>
    </w:p>
    <w:p w:rsidR="0042201C" w:rsidRPr="00661F57" w:rsidRDefault="0042201C" w:rsidP="00D5375B">
      <w:pPr>
        <w:spacing w:line="240" w:lineRule="atLeast"/>
        <w:rPr>
          <w:rFonts w:cs="Times New Roman"/>
          <w:b/>
          <w:sz w:val="24"/>
          <w:szCs w:val="24"/>
        </w:rPr>
      </w:pPr>
      <w:r w:rsidRPr="00661F57">
        <w:rPr>
          <w:rFonts w:cs="Times New Roman"/>
          <w:b/>
          <w:sz w:val="24"/>
          <w:szCs w:val="24"/>
        </w:rPr>
        <w:t>Service</w:t>
      </w:r>
      <w:r w:rsidR="005F3C85" w:rsidRPr="00661F57">
        <w:rPr>
          <w:rFonts w:cs="Times New Roman"/>
          <w:b/>
          <w:sz w:val="24"/>
          <w:szCs w:val="24"/>
        </w:rPr>
        <w:t xml:space="preserve"> pack</w:t>
      </w:r>
      <w:r w:rsidRPr="00661F57">
        <w:rPr>
          <w:rFonts w:cs="Times New Roman"/>
          <w:b/>
          <w:sz w:val="24"/>
          <w:szCs w:val="24"/>
        </w:rPr>
        <w:t xml:space="preserve"> </w:t>
      </w:r>
      <w:r w:rsidR="005F3C85" w:rsidRPr="00661F57">
        <w:rPr>
          <w:rFonts w:cs="Times New Roman"/>
          <w:b/>
          <w:sz w:val="24"/>
          <w:szCs w:val="24"/>
        </w:rPr>
        <w:t>fails</w:t>
      </w:r>
      <w:r w:rsidRPr="00661F57">
        <w:rPr>
          <w:rFonts w:cs="Times New Roman"/>
          <w:b/>
          <w:sz w:val="24"/>
          <w:szCs w:val="24"/>
        </w:rPr>
        <w:t xml:space="preserve"> reasons:</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1. </w:t>
      </w:r>
      <w:r w:rsidR="00FF7818">
        <w:rPr>
          <w:rFonts w:cs="Times New Roman"/>
          <w:sz w:val="24"/>
          <w:szCs w:val="24"/>
        </w:rPr>
        <w:t>Missing or corruption of .MSI or</w:t>
      </w:r>
      <w:r w:rsidRPr="00661F57">
        <w:rPr>
          <w:rFonts w:cs="Times New Roman"/>
          <w:sz w:val="24"/>
          <w:szCs w:val="24"/>
        </w:rPr>
        <w:t xml:space="preserve"> .MSP files.</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2. </w:t>
      </w:r>
      <w:r w:rsidR="005F3C85" w:rsidRPr="00661F57">
        <w:rPr>
          <w:rFonts w:cs="Times New Roman"/>
          <w:sz w:val="24"/>
          <w:szCs w:val="24"/>
        </w:rPr>
        <w:t>Incompatibility</w:t>
      </w:r>
      <w:r w:rsidRPr="00661F57">
        <w:rPr>
          <w:rFonts w:cs="Times New Roman"/>
          <w:sz w:val="24"/>
          <w:szCs w:val="24"/>
        </w:rPr>
        <w:t xml:space="preserve"> issue</w:t>
      </w:r>
    </w:p>
    <w:p w:rsidR="0042201C" w:rsidRPr="00661F57" w:rsidRDefault="0042201C" w:rsidP="00D5375B">
      <w:pPr>
        <w:spacing w:line="240" w:lineRule="atLeast"/>
        <w:rPr>
          <w:rFonts w:cs="Times New Roman"/>
          <w:sz w:val="24"/>
          <w:szCs w:val="24"/>
        </w:rPr>
      </w:pPr>
      <w:r w:rsidRPr="00661F57">
        <w:rPr>
          <w:rFonts w:cs="Times New Roman"/>
          <w:sz w:val="24"/>
          <w:szCs w:val="24"/>
        </w:rPr>
        <w:t>3. Permission issue.</w:t>
      </w:r>
    </w:p>
    <w:p w:rsidR="0042201C" w:rsidRPr="00661F57" w:rsidRDefault="0042201C" w:rsidP="00D5375B">
      <w:pPr>
        <w:spacing w:line="240" w:lineRule="atLeast"/>
        <w:rPr>
          <w:rFonts w:cs="Times New Roman"/>
          <w:sz w:val="24"/>
          <w:szCs w:val="24"/>
        </w:rPr>
      </w:pPr>
      <w:r w:rsidRPr="00661F57">
        <w:rPr>
          <w:rFonts w:cs="Times New Roman"/>
          <w:sz w:val="24"/>
          <w:szCs w:val="24"/>
        </w:rPr>
        <w:t>4. Service pack media corrupted.</w:t>
      </w:r>
    </w:p>
    <w:p w:rsidR="0042201C" w:rsidRPr="00661F57" w:rsidRDefault="0042201C" w:rsidP="00D5375B">
      <w:pPr>
        <w:spacing w:line="240" w:lineRule="atLeast"/>
        <w:rPr>
          <w:rFonts w:cs="Times New Roman"/>
          <w:sz w:val="24"/>
          <w:szCs w:val="24"/>
        </w:rPr>
      </w:pPr>
    </w:p>
    <w:p w:rsidR="0042201C" w:rsidRPr="00661F57" w:rsidRDefault="0042201C" w:rsidP="00D5375B">
      <w:pPr>
        <w:spacing w:line="240" w:lineRule="atLeast"/>
        <w:rPr>
          <w:rFonts w:cs="Times New Roman"/>
          <w:b/>
          <w:sz w:val="24"/>
          <w:szCs w:val="24"/>
        </w:rPr>
      </w:pPr>
      <w:r w:rsidRPr="00661F57">
        <w:rPr>
          <w:rFonts w:cs="Times New Roman"/>
          <w:b/>
          <w:sz w:val="24"/>
          <w:szCs w:val="24"/>
        </w:rPr>
        <w:t>1. Missing or corruption of .MSI OR .MSP files:</w:t>
      </w:r>
    </w:p>
    <w:p w:rsidR="0042201C" w:rsidRPr="00661F57" w:rsidRDefault="0042201C" w:rsidP="00D5375B">
      <w:pPr>
        <w:spacing w:line="240" w:lineRule="atLeast"/>
        <w:rPr>
          <w:rFonts w:cs="Times New Roman"/>
          <w:b/>
          <w:sz w:val="24"/>
          <w:szCs w:val="24"/>
        </w:rPr>
      </w:pPr>
      <w:r w:rsidRPr="00661F57">
        <w:rPr>
          <w:rFonts w:cs="Times New Roman"/>
          <w:b/>
          <w:sz w:val="24"/>
          <w:szCs w:val="24"/>
        </w:rPr>
        <w:t>What is .MSI and .MSP files:</w:t>
      </w:r>
    </w:p>
    <w:p w:rsidR="0042201C" w:rsidRPr="00661F57" w:rsidRDefault="0042201C" w:rsidP="00D5375B">
      <w:pPr>
        <w:spacing w:line="240" w:lineRule="atLeast"/>
        <w:rPr>
          <w:rFonts w:cs="Times New Roman"/>
          <w:sz w:val="24"/>
          <w:szCs w:val="24"/>
        </w:rPr>
      </w:pPr>
      <w:r w:rsidRPr="00661F57">
        <w:rPr>
          <w:rFonts w:cs="Times New Roman"/>
          <w:sz w:val="24"/>
          <w:szCs w:val="24"/>
        </w:rPr>
        <w:t>A MSP (Microsoft Software Patch) is basically a set of transforms (modifications) against a baseline MSI (Microsoft Software Installer) file.</w:t>
      </w:r>
    </w:p>
    <w:p w:rsidR="0042201C" w:rsidRPr="00661F57" w:rsidRDefault="0042201C" w:rsidP="00D5375B">
      <w:pPr>
        <w:spacing w:line="240" w:lineRule="atLeast"/>
        <w:rPr>
          <w:rFonts w:cs="Times New Roman"/>
          <w:sz w:val="24"/>
          <w:szCs w:val="24"/>
        </w:rPr>
      </w:pPr>
      <w:r w:rsidRPr="00661F57">
        <w:rPr>
          <w:rFonts w:cs="Times New Roman"/>
          <w:b/>
          <w:sz w:val="24"/>
          <w:szCs w:val="24"/>
        </w:rPr>
        <w:t>Findings:</w:t>
      </w:r>
      <w:r w:rsidRPr="00661F57">
        <w:rPr>
          <w:rFonts w:cs="Times New Roman"/>
          <w:sz w:val="24"/>
          <w:szCs w:val="24"/>
        </w:rPr>
        <w:t xml:space="preserve"> From summery.txt file under hotfix folder</w:t>
      </w:r>
    </w:p>
    <w:p w:rsidR="0042201C" w:rsidRPr="00661F57" w:rsidRDefault="005F3C85" w:rsidP="00D5375B">
      <w:pPr>
        <w:spacing w:line="240" w:lineRule="atLeast"/>
        <w:rPr>
          <w:rFonts w:cs="Times New Roman"/>
          <w:b/>
          <w:sz w:val="24"/>
          <w:szCs w:val="24"/>
        </w:rPr>
      </w:pPr>
      <w:r w:rsidRPr="00661F57">
        <w:rPr>
          <w:rFonts w:cs="Times New Roman"/>
          <w:b/>
          <w:sz w:val="24"/>
          <w:szCs w:val="24"/>
        </w:rPr>
        <w:t>Solution:</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&gt; Extract from </w:t>
      </w:r>
      <w:r w:rsidR="00E424E7" w:rsidRPr="00661F57">
        <w:rPr>
          <w:rFonts w:cs="Times New Roman"/>
          <w:sz w:val="24"/>
          <w:szCs w:val="24"/>
        </w:rPr>
        <w:t>Sql</w:t>
      </w:r>
      <w:r w:rsidRPr="00661F57">
        <w:rPr>
          <w:rFonts w:cs="Times New Roman"/>
          <w:sz w:val="24"/>
          <w:szCs w:val="24"/>
        </w:rPr>
        <w:t xml:space="preserve"> server software.</w:t>
      </w:r>
    </w:p>
    <w:p w:rsidR="0042201C" w:rsidRPr="00661F57" w:rsidRDefault="0042201C" w:rsidP="00D5375B">
      <w:pPr>
        <w:spacing w:line="240" w:lineRule="atLeast"/>
        <w:rPr>
          <w:rFonts w:cs="Times New Roman"/>
          <w:b/>
          <w:sz w:val="24"/>
          <w:szCs w:val="24"/>
        </w:rPr>
      </w:pPr>
      <w:r w:rsidRPr="00661F57">
        <w:rPr>
          <w:rFonts w:cs="Times New Roman"/>
          <w:b/>
          <w:sz w:val="24"/>
          <w:szCs w:val="24"/>
        </w:rPr>
        <w:t>Process:</w:t>
      </w:r>
    </w:p>
    <w:p w:rsidR="0042201C" w:rsidRPr="00661F57" w:rsidRDefault="0042201C" w:rsidP="00D5375B">
      <w:pPr>
        <w:spacing w:line="240" w:lineRule="atLeast"/>
        <w:rPr>
          <w:rFonts w:cs="Times New Roman"/>
          <w:sz w:val="24"/>
          <w:szCs w:val="24"/>
        </w:rPr>
      </w:pPr>
      <w:r w:rsidRPr="00661F57">
        <w:rPr>
          <w:rFonts w:cs="Times New Roman"/>
          <w:b/>
          <w:sz w:val="24"/>
          <w:szCs w:val="24"/>
        </w:rPr>
        <w:t>Extraction process:</w:t>
      </w:r>
      <w:r w:rsidRPr="00661F57">
        <w:rPr>
          <w:rFonts w:cs="Times New Roman"/>
          <w:sz w:val="24"/>
          <w:szCs w:val="24"/>
        </w:rPr>
        <w:t xml:space="preserve"> Sql service pack 3 file for example is of the format ‘</w:t>
      </w:r>
      <w:r w:rsidR="00E424E7" w:rsidRPr="00661F57">
        <w:rPr>
          <w:rFonts w:cs="Times New Roman"/>
          <w:sz w:val="24"/>
          <w:szCs w:val="24"/>
        </w:rPr>
        <w:t>Sql</w:t>
      </w:r>
      <w:r w:rsidRPr="00661F57">
        <w:rPr>
          <w:rFonts w:cs="Times New Roman"/>
          <w:sz w:val="24"/>
          <w:szCs w:val="24"/>
        </w:rPr>
        <w:t xml:space="preserve"> server sp3-90000-setup.exe’ in E:\sqlbits directory, then navigate to this directory in command prompt and execute the command as below:</w:t>
      </w:r>
    </w:p>
    <w:p w:rsidR="0042201C" w:rsidRPr="00661F57" w:rsidRDefault="0042201C" w:rsidP="00D5375B">
      <w:pPr>
        <w:spacing w:line="240" w:lineRule="atLeast"/>
        <w:rPr>
          <w:rFonts w:cs="Times New Roman"/>
          <w:sz w:val="24"/>
          <w:szCs w:val="24"/>
        </w:rPr>
      </w:pPr>
      <w:r w:rsidRPr="00661F57">
        <w:rPr>
          <w:rFonts w:cs="Times New Roman"/>
          <w:sz w:val="24"/>
          <w:szCs w:val="24"/>
        </w:rPr>
        <w:t>Service pack directory&gt;service pack file name /x</w:t>
      </w:r>
    </w:p>
    <w:p w:rsidR="0042201C" w:rsidRPr="00661F57" w:rsidRDefault="0042201C" w:rsidP="00D5375B">
      <w:pPr>
        <w:spacing w:line="240" w:lineRule="atLeast"/>
        <w:rPr>
          <w:rFonts w:cs="Times New Roman"/>
          <w:sz w:val="24"/>
          <w:szCs w:val="24"/>
        </w:rPr>
      </w:pPr>
      <w:r w:rsidRPr="00661F57">
        <w:rPr>
          <w:rFonts w:cs="Times New Roman"/>
          <w:sz w:val="24"/>
          <w:szCs w:val="24"/>
        </w:rPr>
        <w:t>X: means extract</w:t>
      </w:r>
    </w:p>
    <w:p w:rsidR="0042201C" w:rsidRPr="00661F57" w:rsidRDefault="0042201C" w:rsidP="00D5375B">
      <w:pPr>
        <w:spacing w:line="240" w:lineRule="atLeast"/>
        <w:rPr>
          <w:rFonts w:cs="Times New Roman"/>
          <w:sz w:val="24"/>
          <w:szCs w:val="24"/>
        </w:rPr>
      </w:pPr>
      <w:r w:rsidRPr="00661F57">
        <w:rPr>
          <w:rFonts w:cs="Times New Roman"/>
          <w:sz w:val="24"/>
          <w:szCs w:val="24"/>
        </w:rPr>
        <w:t>A dialog box will open requesting the location to extract the bits. Provide the location and press OK. SP3 bits will be extracted in the specified location.</w:t>
      </w:r>
    </w:p>
    <w:p w:rsidR="005F3C85" w:rsidRPr="00661F57" w:rsidRDefault="00363A5D" w:rsidP="00D5375B">
      <w:pPr>
        <w:spacing w:line="240" w:lineRule="atLeast"/>
        <w:rPr>
          <w:rFonts w:cs="Times New Roman"/>
          <w:sz w:val="24"/>
          <w:szCs w:val="24"/>
        </w:rPr>
      </w:pPr>
      <w:r>
        <w:rPr>
          <w:rFonts w:cs="Times New Roman"/>
          <w:sz w:val="24"/>
          <w:szCs w:val="24"/>
        </w:rPr>
        <w:t>Or</w:t>
      </w:r>
    </w:p>
    <w:p w:rsidR="0042201C" w:rsidRPr="00661F57" w:rsidRDefault="0042201C" w:rsidP="00D5375B">
      <w:pPr>
        <w:spacing w:line="240" w:lineRule="atLeast"/>
        <w:rPr>
          <w:rFonts w:cs="Times New Roman"/>
          <w:sz w:val="24"/>
          <w:szCs w:val="24"/>
        </w:rPr>
      </w:pPr>
      <w:r w:rsidRPr="00661F57">
        <w:rPr>
          <w:rFonts w:cs="Times New Roman"/>
          <w:sz w:val="24"/>
          <w:szCs w:val="24"/>
        </w:rPr>
        <w:t>&gt; Download the missing .msi or .msp file and place into C:\WINDOWS\INSTALLER</w:t>
      </w:r>
    </w:p>
    <w:p w:rsidR="0042201C" w:rsidRPr="00661F57" w:rsidRDefault="0042201C" w:rsidP="00D5375B">
      <w:pPr>
        <w:spacing w:line="240" w:lineRule="atLeast"/>
        <w:rPr>
          <w:rFonts w:cs="Times New Roman"/>
          <w:sz w:val="24"/>
          <w:szCs w:val="24"/>
        </w:rPr>
      </w:pPr>
      <w:r w:rsidRPr="00661F57">
        <w:rPr>
          <w:rFonts w:cs="Times New Roman"/>
          <w:sz w:val="24"/>
          <w:szCs w:val="24"/>
        </w:rPr>
        <w:t>Or</w:t>
      </w:r>
    </w:p>
    <w:p w:rsidR="0042201C" w:rsidRPr="00661F57" w:rsidRDefault="0042201C" w:rsidP="00D5375B">
      <w:pPr>
        <w:spacing w:line="240" w:lineRule="atLeast"/>
        <w:rPr>
          <w:rFonts w:cs="Times New Roman"/>
          <w:sz w:val="24"/>
          <w:szCs w:val="24"/>
        </w:rPr>
      </w:pPr>
      <w:r w:rsidRPr="00661F57">
        <w:rPr>
          <w:rFonts w:cs="Times New Roman"/>
          <w:sz w:val="24"/>
          <w:szCs w:val="24"/>
        </w:rPr>
        <w:t xml:space="preserve">&gt; Copy from another same version of </w:t>
      </w:r>
      <w:r w:rsidR="00E424E7" w:rsidRPr="00661F57">
        <w:rPr>
          <w:rFonts w:cs="Times New Roman"/>
          <w:sz w:val="24"/>
          <w:szCs w:val="24"/>
        </w:rPr>
        <w:t>Sql</w:t>
      </w:r>
      <w:r w:rsidRPr="00661F57">
        <w:rPr>
          <w:rFonts w:cs="Times New Roman"/>
          <w:sz w:val="24"/>
          <w:szCs w:val="24"/>
        </w:rPr>
        <w:t xml:space="preserve"> server</w:t>
      </w:r>
    </w:p>
    <w:p w:rsidR="00BE1A07" w:rsidRPr="00661F57" w:rsidRDefault="00BE1A07" w:rsidP="00D5375B">
      <w:pPr>
        <w:spacing w:line="240" w:lineRule="atLeast"/>
        <w:rPr>
          <w:rFonts w:cs="Times New Roman"/>
          <w:sz w:val="24"/>
          <w:szCs w:val="24"/>
        </w:rPr>
      </w:pPr>
    </w:p>
    <w:p w:rsidR="00BE1A07" w:rsidRPr="00661F57" w:rsidRDefault="00BE1A07" w:rsidP="00D5375B">
      <w:pPr>
        <w:spacing w:line="240" w:lineRule="atLeast"/>
        <w:rPr>
          <w:rFonts w:cs="Times New Roman"/>
          <w:sz w:val="24"/>
          <w:szCs w:val="24"/>
        </w:rPr>
      </w:pPr>
    </w:p>
    <w:p w:rsidR="00874CB0" w:rsidRDefault="00874CB0" w:rsidP="00D5375B">
      <w:pPr>
        <w:spacing w:line="240" w:lineRule="atLeast"/>
        <w:rPr>
          <w:rFonts w:cs="Times New Roman"/>
          <w:b/>
          <w:sz w:val="24"/>
          <w:szCs w:val="24"/>
        </w:rPr>
      </w:pPr>
    </w:p>
    <w:p w:rsidR="00BE1A07" w:rsidRPr="00661F57" w:rsidRDefault="00BE1A07" w:rsidP="00D5375B">
      <w:pPr>
        <w:spacing w:line="240" w:lineRule="atLeast"/>
        <w:rPr>
          <w:rFonts w:cs="Times New Roman"/>
          <w:b/>
          <w:sz w:val="24"/>
          <w:szCs w:val="24"/>
        </w:rPr>
      </w:pPr>
      <w:r w:rsidRPr="00661F57">
        <w:rPr>
          <w:rFonts w:cs="Times New Roman"/>
          <w:b/>
          <w:sz w:val="24"/>
          <w:szCs w:val="24"/>
        </w:rPr>
        <w:t>How take database offline\online?</w:t>
      </w:r>
    </w:p>
    <w:p w:rsidR="00BE1A07" w:rsidRPr="00661F57" w:rsidRDefault="00BE1A07" w:rsidP="00D5375B">
      <w:pPr>
        <w:spacing w:line="240" w:lineRule="atLeast"/>
        <w:rPr>
          <w:rFonts w:cs="Times New Roman"/>
          <w:sz w:val="24"/>
          <w:szCs w:val="24"/>
        </w:rPr>
      </w:pPr>
      <w:r w:rsidRPr="00661F57">
        <w:rPr>
          <w:rFonts w:cs="Times New Roman"/>
          <w:sz w:val="24"/>
          <w:szCs w:val="24"/>
        </w:rPr>
        <w:t>ALTER DATABASE [DBNAME] SET OFFLINE</w:t>
      </w:r>
    </w:p>
    <w:p w:rsidR="00BE1A07" w:rsidRPr="00661F57" w:rsidRDefault="00BE1A07" w:rsidP="00D5375B">
      <w:pPr>
        <w:spacing w:line="240" w:lineRule="atLeast"/>
        <w:rPr>
          <w:rFonts w:cs="Times New Roman"/>
          <w:sz w:val="24"/>
          <w:szCs w:val="24"/>
        </w:rPr>
      </w:pPr>
      <w:r w:rsidRPr="00661F57">
        <w:rPr>
          <w:rFonts w:cs="Times New Roman"/>
          <w:sz w:val="24"/>
          <w:szCs w:val="24"/>
        </w:rPr>
        <w:t>ALTER DATABASE [DBNAME] SET ONLINE</w:t>
      </w:r>
    </w:p>
    <w:p w:rsidR="00BE1A07" w:rsidRPr="00661F57" w:rsidRDefault="00BE1A07" w:rsidP="00D5375B">
      <w:pPr>
        <w:spacing w:line="240" w:lineRule="atLeast"/>
        <w:rPr>
          <w:rFonts w:cs="Times New Roman"/>
          <w:sz w:val="24"/>
          <w:szCs w:val="24"/>
        </w:rPr>
      </w:pPr>
    </w:p>
    <w:p w:rsidR="00BE1A07" w:rsidRPr="00661F57" w:rsidRDefault="00BE1A07" w:rsidP="00D5375B">
      <w:pPr>
        <w:spacing w:line="240" w:lineRule="atLeast"/>
        <w:rPr>
          <w:rFonts w:cs="Times New Roman"/>
          <w:b/>
          <w:sz w:val="24"/>
          <w:szCs w:val="24"/>
        </w:rPr>
      </w:pPr>
      <w:r w:rsidRPr="00661F57">
        <w:rPr>
          <w:rFonts w:cs="Times New Roman"/>
          <w:b/>
          <w:sz w:val="24"/>
          <w:szCs w:val="24"/>
        </w:rPr>
        <w:t>How to find database status?</w:t>
      </w:r>
    </w:p>
    <w:p w:rsidR="00BE1A07" w:rsidRPr="00661F57" w:rsidRDefault="00BE1A07" w:rsidP="00D5375B">
      <w:pPr>
        <w:spacing w:line="240" w:lineRule="atLeast"/>
        <w:rPr>
          <w:rFonts w:cs="Times New Roman"/>
          <w:sz w:val="24"/>
          <w:szCs w:val="24"/>
        </w:rPr>
      </w:pPr>
      <w:r w:rsidRPr="00661F57">
        <w:rPr>
          <w:rFonts w:cs="Times New Roman"/>
          <w:sz w:val="24"/>
          <w:szCs w:val="24"/>
        </w:rPr>
        <w:t>Select * from sys.databases: show all databases</w:t>
      </w:r>
    </w:p>
    <w:p w:rsidR="00352B6A" w:rsidRDefault="00BE1A07" w:rsidP="00D5375B">
      <w:pPr>
        <w:spacing w:line="240" w:lineRule="atLeast"/>
        <w:rPr>
          <w:rFonts w:cs="Times New Roman"/>
          <w:sz w:val="24"/>
          <w:szCs w:val="24"/>
        </w:rPr>
      </w:pPr>
      <w:r w:rsidRPr="00661F57">
        <w:rPr>
          <w:rFonts w:cs="Times New Roman"/>
          <w:sz w:val="24"/>
          <w:szCs w:val="24"/>
        </w:rPr>
        <w:t>Select* from sys.sysdabases: Only online databases</w:t>
      </w:r>
    </w:p>
    <w:p w:rsidR="00387FA7" w:rsidRDefault="00387FA7" w:rsidP="00D5375B">
      <w:pPr>
        <w:spacing w:line="240" w:lineRule="atLeast"/>
        <w:rPr>
          <w:rFonts w:cs="Times New Roman"/>
          <w:sz w:val="24"/>
          <w:szCs w:val="24"/>
        </w:rPr>
      </w:pPr>
    </w:p>
    <w:p w:rsidR="00387FA7" w:rsidRDefault="00387FA7" w:rsidP="00D5375B">
      <w:pPr>
        <w:spacing w:line="240" w:lineRule="atLeast"/>
        <w:rPr>
          <w:rFonts w:cs="Times New Roman"/>
          <w:sz w:val="24"/>
          <w:szCs w:val="24"/>
        </w:rPr>
      </w:pPr>
    </w:p>
    <w:p w:rsidR="00387FA7" w:rsidRDefault="00387FA7" w:rsidP="00D5375B">
      <w:pPr>
        <w:spacing w:line="240" w:lineRule="atLeast"/>
        <w:rPr>
          <w:rFonts w:cs="Times New Roman"/>
          <w:sz w:val="24"/>
          <w:szCs w:val="24"/>
        </w:rPr>
      </w:pPr>
    </w:p>
    <w:p w:rsidR="00387FA7" w:rsidRDefault="00387FA7" w:rsidP="00D5375B">
      <w:pPr>
        <w:spacing w:line="240" w:lineRule="atLeast"/>
        <w:rPr>
          <w:rFonts w:cs="Times New Roman"/>
          <w:sz w:val="24"/>
          <w:szCs w:val="24"/>
        </w:rPr>
      </w:pPr>
    </w:p>
    <w:p w:rsidR="00387FA7" w:rsidRDefault="00387FA7" w:rsidP="00D5375B">
      <w:pPr>
        <w:spacing w:line="240" w:lineRule="atLeast"/>
        <w:rPr>
          <w:rFonts w:cs="Times New Roman"/>
          <w:sz w:val="24"/>
          <w:szCs w:val="24"/>
        </w:rPr>
      </w:pPr>
    </w:p>
    <w:p w:rsidR="00387FA7" w:rsidRDefault="00387FA7"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81754E" w:rsidRDefault="0081754E" w:rsidP="00D5375B">
      <w:pPr>
        <w:spacing w:line="240" w:lineRule="atLeast"/>
        <w:rPr>
          <w:rFonts w:cs="Times New Roman"/>
          <w:sz w:val="24"/>
          <w:szCs w:val="24"/>
        </w:rPr>
      </w:pPr>
    </w:p>
    <w:p w:rsidR="00387FA7" w:rsidRDefault="00387FA7" w:rsidP="00D5375B">
      <w:pPr>
        <w:spacing w:line="240" w:lineRule="atLeast"/>
        <w:rPr>
          <w:rFonts w:cs="Times New Roman"/>
          <w:sz w:val="24"/>
          <w:szCs w:val="24"/>
        </w:rPr>
      </w:pPr>
    </w:p>
    <w:p w:rsidR="005D4912" w:rsidRPr="0081754E" w:rsidRDefault="00352B6A" w:rsidP="00352B6A">
      <w:pPr>
        <w:spacing w:line="240" w:lineRule="atLeast"/>
        <w:jc w:val="center"/>
        <w:rPr>
          <w:rFonts w:cs="Times New Roman"/>
          <w:color w:val="C00000"/>
          <w:sz w:val="24"/>
          <w:szCs w:val="24"/>
        </w:rPr>
      </w:pPr>
      <w:r w:rsidRPr="0081754E">
        <w:rPr>
          <w:rFonts w:cs="Times New Roman"/>
          <w:b/>
          <w:color w:val="C00000"/>
          <w:sz w:val="24"/>
          <w:szCs w:val="24"/>
        </w:rPr>
        <w:t>FILES</w:t>
      </w:r>
    </w:p>
    <w:p w:rsidR="00554503" w:rsidRPr="006542DE" w:rsidRDefault="00554503" w:rsidP="00D5375B">
      <w:pPr>
        <w:spacing w:line="240" w:lineRule="atLeast"/>
        <w:rPr>
          <w:rFonts w:cs="Times New Roman"/>
          <w:b/>
          <w:sz w:val="26"/>
          <w:szCs w:val="26"/>
        </w:rPr>
      </w:pPr>
      <w:r w:rsidRPr="006542DE">
        <w:rPr>
          <w:rFonts w:cs="Times New Roman"/>
          <w:b/>
          <w:sz w:val="26"/>
          <w:szCs w:val="26"/>
        </w:rPr>
        <w:t>Files:</w:t>
      </w:r>
    </w:p>
    <w:p w:rsidR="00554503" w:rsidRPr="00661F57" w:rsidRDefault="00554503" w:rsidP="00D5375B">
      <w:pPr>
        <w:spacing w:line="240" w:lineRule="atLeast"/>
        <w:rPr>
          <w:rFonts w:cs="Times New Roman"/>
          <w:sz w:val="24"/>
          <w:szCs w:val="24"/>
        </w:rPr>
      </w:pPr>
      <w:r w:rsidRPr="00661F57">
        <w:rPr>
          <w:rFonts w:cs="Times New Roman"/>
          <w:sz w:val="24"/>
          <w:szCs w:val="24"/>
        </w:rPr>
        <w:t>In SQL Server every database should contains minimum 2 files</w:t>
      </w:r>
    </w:p>
    <w:p w:rsidR="00554503" w:rsidRPr="00661F57" w:rsidRDefault="00554503" w:rsidP="00D5375B">
      <w:pPr>
        <w:spacing w:line="240" w:lineRule="atLeast"/>
        <w:rPr>
          <w:rFonts w:cs="Times New Roman"/>
          <w:sz w:val="24"/>
          <w:szCs w:val="24"/>
        </w:rPr>
      </w:pPr>
      <w:r w:rsidRPr="00661F57">
        <w:rPr>
          <w:rFonts w:cs="Times New Roman"/>
          <w:sz w:val="24"/>
          <w:szCs w:val="24"/>
        </w:rPr>
        <w:t>Without having files database cannot run.</w:t>
      </w:r>
    </w:p>
    <w:p w:rsidR="00554503" w:rsidRPr="00661F57" w:rsidRDefault="00554503" w:rsidP="00D5375B">
      <w:pPr>
        <w:spacing w:line="240" w:lineRule="atLeast"/>
        <w:rPr>
          <w:rFonts w:cs="Times New Roman"/>
          <w:sz w:val="24"/>
          <w:szCs w:val="24"/>
        </w:rPr>
      </w:pPr>
      <w:r w:rsidRPr="00661F57">
        <w:rPr>
          <w:rFonts w:cs="Times New Roman"/>
          <w:sz w:val="24"/>
          <w:szCs w:val="24"/>
        </w:rPr>
        <w:t>The main purpose of</w:t>
      </w:r>
      <w:r w:rsidR="00E3343C" w:rsidRPr="00661F57">
        <w:rPr>
          <w:rFonts w:cs="Times New Roman"/>
          <w:sz w:val="24"/>
          <w:szCs w:val="24"/>
        </w:rPr>
        <w:t xml:space="preserve"> this file is to store the data</w:t>
      </w:r>
    </w:p>
    <w:p w:rsidR="00E3343C" w:rsidRPr="00661F57" w:rsidRDefault="00E3343C" w:rsidP="00D5375B">
      <w:pPr>
        <w:spacing w:line="240" w:lineRule="atLeast"/>
        <w:rPr>
          <w:rFonts w:cs="Times New Roman"/>
          <w:sz w:val="24"/>
          <w:szCs w:val="24"/>
        </w:rPr>
      </w:pPr>
    </w:p>
    <w:p w:rsidR="00554503" w:rsidRPr="00661F57" w:rsidRDefault="00554503" w:rsidP="00D5375B">
      <w:pPr>
        <w:spacing w:line="240" w:lineRule="atLeast"/>
        <w:rPr>
          <w:rFonts w:cs="Times New Roman"/>
          <w:b/>
          <w:sz w:val="24"/>
          <w:szCs w:val="24"/>
        </w:rPr>
      </w:pPr>
      <w:r w:rsidRPr="00661F57">
        <w:rPr>
          <w:rFonts w:cs="Times New Roman"/>
          <w:b/>
          <w:sz w:val="24"/>
          <w:szCs w:val="24"/>
        </w:rPr>
        <w:t>Types of files:</w:t>
      </w:r>
    </w:p>
    <w:p w:rsidR="00554503" w:rsidRPr="00661F57" w:rsidRDefault="00554503" w:rsidP="00D5375B">
      <w:pPr>
        <w:spacing w:line="240" w:lineRule="atLeast"/>
        <w:rPr>
          <w:rFonts w:cs="Times New Roman"/>
          <w:sz w:val="24"/>
          <w:szCs w:val="24"/>
        </w:rPr>
      </w:pPr>
      <w:r w:rsidRPr="00661F57">
        <w:rPr>
          <w:rFonts w:cs="Times New Roman"/>
          <w:sz w:val="24"/>
          <w:szCs w:val="24"/>
        </w:rPr>
        <w:t>.MDF [Master data file, main data file, primary data file]</w:t>
      </w:r>
    </w:p>
    <w:p w:rsidR="00554503" w:rsidRPr="00661F57" w:rsidRDefault="00554503" w:rsidP="00D5375B">
      <w:pPr>
        <w:spacing w:line="240" w:lineRule="atLeast"/>
        <w:rPr>
          <w:rFonts w:cs="Times New Roman"/>
          <w:sz w:val="24"/>
          <w:szCs w:val="24"/>
        </w:rPr>
      </w:pPr>
      <w:r w:rsidRPr="00661F57">
        <w:rPr>
          <w:rFonts w:cs="Times New Roman"/>
          <w:sz w:val="24"/>
          <w:szCs w:val="24"/>
        </w:rPr>
        <w:t>.NDF [Next data file, new data file, secondary data file]</w:t>
      </w:r>
    </w:p>
    <w:p w:rsidR="00554503" w:rsidRPr="00661F57" w:rsidRDefault="00554503" w:rsidP="00D5375B">
      <w:pPr>
        <w:spacing w:line="240" w:lineRule="atLeast"/>
        <w:rPr>
          <w:rFonts w:cs="Times New Roman"/>
          <w:sz w:val="24"/>
          <w:szCs w:val="24"/>
        </w:rPr>
      </w:pPr>
      <w:r w:rsidRPr="00661F57">
        <w:rPr>
          <w:rFonts w:cs="Times New Roman"/>
          <w:sz w:val="24"/>
          <w:szCs w:val="24"/>
        </w:rPr>
        <w:t>.LDF [Log data file]</w:t>
      </w:r>
    </w:p>
    <w:p w:rsidR="00554503" w:rsidRDefault="00554503" w:rsidP="00D5375B">
      <w:pPr>
        <w:spacing w:line="240" w:lineRule="atLeast"/>
        <w:rPr>
          <w:rFonts w:cs="Times New Roman"/>
          <w:b/>
          <w:sz w:val="24"/>
          <w:szCs w:val="24"/>
        </w:rPr>
      </w:pPr>
      <w:r w:rsidRPr="00716BB8">
        <w:rPr>
          <w:rFonts w:cs="Times New Roman"/>
          <w:b/>
          <w:sz w:val="24"/>
          <w:szCs w:val="24"/>
        </w:rPr>
        <w:t>Purpose:</w:t>
      </w:r>
    </w:p>
    <w:p w:rsidR="00554503" w:rsidRPr="00661F57" w:rsidRDefault="00554503" w:rsidP="00D5375B">
      <w:pPr>
        <w:spacing w:line="240" w:lineRule="atLeast"/>
        <w:rPr>
          <w:rFonts w:cs="Times New Roman"/>
          <w:b/>
          <w:sz w:val="24"/>
          <w:szCs w:val="24"/>
        </w:rPr>
      </w:pPr>
      <w:r w:rsidRPr="00661F57">
        <w:rPr>
          <w:rFonts w:cs="Times New Roman"/>
          <w:b/>
          <w:sz w:val="24"/>
          <w:szCs w:val="24"/>
        </w:rPr>
        <w:t>1. .MDF:</w:t>
      </w:r>
    </w:p>
    <w:p w:rsidR="00554503" w:rsidRPr="00661F57" w:rsidRDefault="00554503" w:rsidP="00D5375B">
      <w:pPr>
        <w:spacing w:line="240" w:lineRule="atLeast"/>
        <w:rPr>
          <w:rFonts w:cs="Times New Roman"/>
          <w:sz w:val="24"/>
          <w:szCs w:val="24"/>
        </w:rPr>
      </w:pPr>
      <w:r w:rsidRPr="00661F57">
        <w:rPr>
          <w:rFonts w:cs="Times New Roman"/>
          <w:sz w:val="24"/>
          <w:szCs w:val="24"/>
        </w:rPr>
        <w:t>&gt;</w:t>
      </w:r>
      <w:r w:rsidR="0050013F">
        <w:rPr>
          <w:rFonts w:cs="Times New Roman"/>
          <w:sz w:val="24"/>
          <w:szCs w:val="24"/>
        </w:rPr>
        <w:t xml:space="preserve"> </w:t>
      </w:r>
      <w:r w:rsidRPr="00661F57">
        <w:rPr>
          <w:rFonts w:cs="Times New Roman"/>
          <w:sz w:val="24"/>
          <w:szCs w:val="24"/>
        </w:rPr>
        <w:t xml:space="preserve">This file is the startup of the database in </w:t>
      </w:r>
      <w:r w:rsidR="0039511E" w:rsidRPr="00661F57">
        <w:rPr>
          <w:rFonts w:cs="Times New Roman"/>
          <w:sz w:val="24"/>
          <w:szCs w:val="24"/>
        </w:rPr>
        <w:t>Sql</w:t>
      </w:r>
      <w:r w:rsidRPr="00661F57">
        <w:rPr>
          <w:rFonts w:cs="Times New Roman"/>
          <w:sz w:val="24"/>
          <w:szCs w:val="24"/>
        </w:rPr>
        <w:t xml:space="preserve"> server/database</w:t>
      </w:r>
      <w:r w:rsidR="00173C66" w:rsidRPr="00661F57">
        <w:rPr>
          <w:rFonts w:cs="Times New Roman"/>
          <w:sz w:val="24"/>
          <w:szCs w:val="24"/>
        </w:rPr>
        <w:t>...</w:t>
      </w:r>
      <w:r w:rsidRPr="00661F57">
        <w:rPr>
          <w:rFonts w:cs="Times New Roman"/>
          <w:sz w:val="24"/>
          <w:szCs w:val="24"/>
        </w:rPr>
        <w:t xml:space="preserve">i.e. whenever you start </w:t>
      </w:r>
      <w:r w:rsidR="000C36A7" w:rsidRPr="00661F57">
        <w:rPr>
          <w:rFonts w:cs="Times New Roman"/>
          <w:sz w:val="24"/>
          <w:szCs w:val="24"/>
        </w:rPr>
        <w:t>Sql</w:t>
      </w:r>
      <w:r w:rsidRPr="00661F57">
        <w:rPr>
          <w:rFonts w:cs="Times New Roman"/>
          <w:sz w:val="24"/>
          <w:szCs w:val="24"/>
        </w:rPr>
        <w:t xml:space="preserve"> server database the first file comes online "MDF"</w:t>
      </w:r>
    </w:p>
    <w:p w:rsidR="00554503" w:rsidRPr="00661F57" w:rsidRDefault="00554503" w:rsidP="00D5375B">
      <w:pPr>
        <w:spacing w:line="240" w:lineRule="atLeast"/>
        <w:rPr>
          <w:rFonts w:cs="Times New Roman"/>
          <w:sz w:val="24"/>
          <w:szCs w:val="24"/>
        </w:rPr>
      </w:pPr>
      <w:r w:rsidRPr="00661F57">
        <w:rPr>
          <w:rFonts w:cs="Times New Roman"/>
          <w:sz w:val="24"/>
          <w:szCs w:val="24"/>
        </w:rPr>
        <w:t>&gt; MDF contains other file information [.LDF and .NDF]</w:t>
      </w:r>
    </w:p>
    <w:p w:rsidR="00554503" w:rsidRDefault="00554503" w:rsidP="00D5375B">
      <w:pPr>
        <w:spacing w:line="240" w:lineRule="atLeast"/>
        <w:rPr>
          <w:rFonts w:cs="Times New Roman"/>
          <w:sz w:val="24"/>
          <w:szCs w:val="24"/>
        </w:rPr>
      </w:pPr>
      <w:r w:rsidRPr="00661F57">
        <w:rPr>
          <w:rFonts w:cs="Times New Roman"/>
          <w:sz w:val="24"/>
          <w:szCs w:val="24"/>
        </w:rPr>
        <w:t xml:space="preserve">&gt; Per database only 1 MDF file and </w:t>
      </w:r>
      <w:r w:rsidR="008A6EC9" w:rsidRPr="00661F57">
        <w:rPr>
          <w:rFonts w:cs="Times New Roman"/>
          <w:sz w:val="24"/>
          <w:szCs w:val="24"/>
        </w:rPr>
        <w:t>cannot</w:t>
      </w:r>
      <w:r w:rsidRPr="00661F57">
        <w:rPr>
          <w:rFonts w:cs="Times New Roman"/>
          <w:sz w:val="24"/>
          <w:szCs w:val="24"/>
        </w:rPr>
        <w:t xml:space="preserve"> possible to delete.</w:t>
      </w:r>
    </w:p>
    <w:p w:rsidR="0026590E" w:rsidRPr="00661F57" w:rsidRDefault="0026590E" w:rsidP="00D5375B">
      <w:pPr>
        <w:spacing w:line="240" w:lineRule="atLeast"/>
        <w:rPr>
          <w:rFonts w:cs="Times New Roman"/>
          <w:sz w:val="24"/>
          <w:szCs w:val="24"/>
        </w:rPr>
      </w:pPr>
    </w:p>
    <w:p w:rsidR="00554503" w:rsidRPr="00661F57" w:rsidRDefault="00554503" w:rsidP="00D5375B">
      <w:pPr>
        <w:spacing w:line="240" w:lineRule="atLeast"/>
        <w:rPr>
          <w:rFonts w:cs="Times New Roman"/>
          <w:b/>
          <w:sz w:val="24"/>
          <w:szCs w:val="24"/>
        </w:rPr>
      </w:pPr>
      <w:r w:rsidRPr="00661F57">
        <w:rPr>
          <w:rFonts w:cs="Times New Roman"/>
          <w:b/>
          <w:sz w:val="24"/>
          <w:szCs w:val="24"/>
        </w:rPr>
        <w:t xml:space="preserve">2. </w:t>
      </w:r>
      <w:r w:rsidR="0081754E">
        <w:rPr>
          <w:rFonts w:cs="Times New Roman"/>
          <w:b/>
          <w:sz w:val="24"/>
          <w:szCs w:val="24"/>
        </w:rPr>
        <w:t>.</w:t>
      </w:r>
      <w:r w:rsidRPr="00661F57">
        <w:rPr>
          <w:rFonts w:cs="Times New Roman"/>
          <w:b/>
          <w:sz w:val="24"/>
          <w:szCs w:val="24"/>
        </w:rPr>
        <w:t>NDF:</w:t>
      </w:r>
    </w:p>
    <w:p w:rsidR="007358E7" w:rsidRPr="00661F57" w:rsidRDefault="007358E7" w:rsidP="00D5375B">
      <w:pPr>
        <w:rPr>
          <w:rFonts w:cs="Times New Roman"/>
          <w:sz w:val="24"/>
          <w:szCs w:val="24"/>
        </w:rPr>
      </w:pPr>
      <w:r w:rsidRPr="00661F57">
        <w:rPr>
          <w:rFonts w:cs="Times New Roman"/>
          <w:sz w:val="24"/>
          <w:szCs w:val="24"/>
        </w:rPr>
        <w:t>&gt; When primary data file is full\depending on the requirement we can add multiple secondary files per each database.</w:t>
      </w:r>
    </w:p>
    <w:p w:rsidR="00554503" w:rsidRPr="00661F57" w:rsidRDefault="00554503" w:rsidP="00D5375B">
      <w:pPr>
        <w:spacing w:line="240" w:lineRule="atLeast"/>
        <w:rPr>
          <w:rFonts w:cs="Times New Roman"/>
          <w:sz w:val="24"/>
          <w:szCs w:val="24"/>
        </w:rPr>
      </w:pPr>
      <w:r w:rsidRPr="00661F57">
        <w:rPr>
          <w:rFonts w:cs="Times New Roman"/>
          <w:sz w:val="24"/>
          <w:szCs w:val="24"/>
        </w:rPr>
        <w:t>&gt; Multiple secondary data files can add</w:t>
      </w:r>
    </w:p>
    <w:p w:rsidR="0026590E" w:rsidRDefault="0026590E" w:rsidP="00D5375B">
      <w:pPr>
        <w:spacing w:line="240" w:lineRule="atLeast"/>
        <w:rPr>
          <w:rFonts w:cs="Times New Roman"/>
          <w:b/>
          <w:sz w:val="24"/>
          <w:szCs w:val="24"/>
        </w:rPr>
      </w:pPr>
    </w:p>
    <w:p w:rsidR="00554503" w:rsidRPr="00661F57" w:rsidRDefault="00DC2865" w:rsidP="00D5375B">
      <w:pPr>
        <w:spacing w:line="240" w:lineRule="atLeast"/>
        <w:rPr>
          <w:rFonts w:cs="Times New Roman"/>
          <w:b/>
          <w:sz w:val="24"/>
          <w:szCs w:val="24"/>
        </w:rPr>
      </w:pPr>
      <w:r w:rsidRPr="00661F57">
        <w:rPr>
          <w:rFonts w:cs="Times New Roman"/>
          <w:b/>
          <w:sz w:val="24"/>
          <w:szCs w:val="24"/>
        </w:rPr>
        <w:t xml:space="preserve">3. </w:t>
      </w:r>
      <w:r w:rsidR="0081754E">
        <w:rPr>
          <w:rFonts w:cs="Times New Roman"/>
          <w:b/>
          <w:sz w:val="24"/>
          <w:szCs w:val="24"/>
        </w:rPr>
        <w:t>.</w:t>
      </w:r>
      <w:r w:rsidRPr="00661F57">
        <w:rPr>
          <w:rFonts w:cs="Times New Roman"/>
          <w:b/>
          <w:sz w:val="24"/>
          <w:szCs w:val="24"/>
        </w:rPr>
        <w:t>LDF</w:t>
      </w:r>
      <w:r w:rsidR="00554503" w:rsidRPr="00661F57">
        <w:rPr>
          <w:rFonts w:cs="Times New Roman"/>
          <w:b/>
          <w:sz w:val="24"/>
          <w:szCs w:val="24"/>
        </w:rPr>
        <w:t>:</w:t>
      </w:r>
    </w:p>
    <w:p w:rsidR="00554503" w:rsidRPr="00661F57" w:rsidRDefault="00554503" w:rsidP="00D5375B">
      <w:pPr>
        <w:spacing w:line="240" w:lineRule="atLeast"/>
        <w:rPr>
          <w:rFonts w:cs="Times New Roman"/>
          <w:sz w:val="24"/>
          <w:szCs w:val="24"/>
        </w:rPr>
      </w:pPr>
      <w:r w:rsidRPr="00661F57">
        <w:rPr>
          <w:rFonts w:cs="Times New Roman"/>
          <w:sz w:val="24"/>
          <w:szCs w:val="24"/>
        </w:rPr>
        <w:t>&gt; The main purpose this file to recover the data</w:t>
      </w:r>
      <w:r w:rsidR="005E2DE0" w:rsidRPr="00661F57">
        <w:rPr>
          <w:rFonts w:cs="Times New Roman"/>
          <w:sz w:val="24"/>
          <w:szCs w:val="24"/>
        </w:rPr>
        <w:t xml:space="preserve"> whenever any </w:t>
      </w:r>
      <w:r w:rsidR="003B2FCC" w:rsidRPr="00661F57">
        <w:rPr>
          <w:rFonts w:cs="Times New Roman"/>
          <w:sz w:val="24"/>
          <w:szCs w:val="24"/>
        </w:rPr>
        <w:t>databases crashes</w:t>
      </w:r>
      <w:r w:rsidR="005E2DE0" w:rsidRPr="00661F57">
        <w:rPr>
          <w:rFonts w:cs="Times New Roman"/>
          <w:sz w:val="24"/>
          <w:szCs w:val="24"/>
        </w:rPr>
        <w:t>.</w:t>
      </w:r>
    </w:p>
    <w:p w:rsidR="00910DB4" w:rsidRPr="00661F57" w:rsidRDefault="00910DB4" w:rsidP="00D5375B">
      <w:pPr>
        <w:rPr>
          <w:rFonts w:cs="Times New Roman"/>
          <w:sz w:val="24"/>
          <w:szCs w:val="24"/>
        </w:rPr>
      </w:pPr>
      <w:r w:rsidRPr="00661F57">
        <w:rPr>
          <w:rFonts w:cs="Times New Roman"/>
          <w:sz w:val="24"/>
          <w:szCs w:val="24"/>
        </w:rPr>
        <w:t>&gt; At least 1 log file should contain per database</w:t>
      </w:r>
    </w:p>
    <w:p w:rsidR="00910DB4" w:rsidRPr="00661F57" w:rsidRDefault="00910DB4" w:rsidP="00D5375B">
      <w:pPr>
        <w:rPr>
          <w:rFonts w:cs="Times New Roman"/>
          <w:sz w:val="24"/>
          <w:szCs w:val="24"/>
        </w:rPr>
      </w:pPr>
      <w:r w:rsidRPr="00661F57">
        <w:rPr>
          <w:rFonts w:cs="Times New Roman"/>
          <w:sz w:val="24"/>
          <w:szCs w:val="24"/>
        </w:rPr>
        <w:t>&gt; Every transaction should write first into LDF file and this concept is called as “WAL [WRITE A HEAD LOGGING]".</w:t>
      </w:r>
    </w:p>
    <w:p w:rsidR="00910DB4" w:rsidRPr="00661F57" w:rsidRDefault="00910DB4" w:rsidP="00D5375B">
      <w:pPr>
        <w:rPr>
          <w:rFonts w:cs="Times New Roman"/>
          <w:sz w:val="24"/>
          <w:szCs w:val="24"/>
        </w:rPr>
      </w:pPr>
      <w:r w:rsidRPr="00661F57">
        <w:rPr>
          <w:rFonts w:cs="Times New Roman"/>
          <w:sz w:val="24"/>
          <w:szCs w:val="24"/>
        </w:rPr>
        <w:t>&gt; Log files extension always given as .LDF</w:t>
      </w:r>
    </w:p>
    <w:p w:rsidR="00910DB4" w:rsidRPr="00661F57" w:rsidRDefault="00910DB4" w:rsidP="00D5375B">
      <w:pPr>
        <w:spacing w:line="240" w:lineRule="atLeast"/>
        <w:rPr>
          <w:rFonts w:cs="Times New Roman"/>
          <w:sz w:val="24"/>
          <w:szCs w:val="24"/>
        </w:rPr>
      </w:pPr>
    </w:p>
    <w:p w:rsidR="00554503" w:rsidRPr="00661F57" w:rsidRDefault="00554503"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w:t>
      </w:r>
      <w:r w:rsidR="00260C53" w:rsidRPr="00661F57">
        <w:rPr>
          <w:rFonts w:cs="Times New Roman"/>
          <w:sz w:val="24"/>
          <w:szCs w:val="24"/>
        </w:rPr>
        <w:t xml:space="preserve">per database we can be able to create 32767 file </w:t>
      </w:r>
      <w:r w:rsidR="00DC2865" w:rsidRPr="00661F57">
        <w:rPr>
          <w:rFonts w:cs="Times New Roman"/>
          <w:sz w:val="24"/>
          <w:szCs w:val="24"/>
        </w:rPr>
        <w:t>(</w:t>
      </w:r>
      <w:r w:rsidRPr="00661F57">
        <w:rPr>
          <w:rFonts w:cs="Times New Roman"/>
          <w:sz w:val="24"/>
          <w:szCs w:val="24"/>
        </w:rPr>
        <w:t>.MDF</w:t>
      </w:r>
      <w:r w:rsidR="00DC2865" w:rsidRPr="00661F57">
        <w:rPr>
          <w:rFonts w:cs="Times New Roman"/>
          <w:sz w:val="24"/>
          <w:szCs w:val="24"/>
        </w:rPr>
        <w:t>, .</w:t>
      </w:r>
      <w:r w:rsidRPr="00661F57">
        <w:rPr>
          <w:rFonts w:cs="Times New Roman"/>
          <w:sz w:val="24"/>
          <w:szCs w:val="24"/>
        </w:rPr>
        <w:t>NDF</w:t>
      </w:r>
      <w:r w:rsidR="00DC2865" w:rsidRPr="00661F57">
        <w:rPr>
          <w:rFonts w:cs="Times New Roman"/>
          <w:sz w:val="24"/>
          <w:szCs w:val="24"/>
        </w:rPr>
        <w:t>, .</w:t>
      </w:r>
      <w:r w:rsidRPr="00661F57">
        <w:rPr>
          <w:rFonts w:cs="Times New Roman"/>
          <w:sz w:val="24"/>
          <w:szCs w:val="24"/>
        </w:rPr>
        <w:t>LDF)</w:t>
      </w:r>
    </w:p>
    <w:p w:rsidR="00554503" w:rsidRPr="00661F57" w:rsidRDefault="00554503" w:rsidP="00D5375B">
      <w:pPr>
        <w:spacing w:line="240" w:lineRule="atLeast"/>
        <w:rPr>
          <w:rFonts w:cs="Times New Roman"/>
          <w:sz w:val="24"/>
          <w:szCs w:val="24"/>
        </w:rPr>
      </w:pPr>
      <w:r w:rsidRPr="00661F57">
        <w:rPr>
          <w:rFonts w:cs="Times New Roman"/>
          <w:sz w:val="24"/>
          <w:szCs w:val="24"/>
        </w:rPr>
        <w:t>Data file size: [.MDF or .NDF] –16 TB</w:t>
      </w:r>
    </w:p>
    <w:p w:rsidR="00554503" w:rsidRPr="00661F57" w:rsidRDefault="009A28AF" w:rsidP="00D5375B">
      <w:pPr>
        <w:spacing w:line="240" w:lineRule="atLeast"/>
        <w:rPr>
          <w:rFonts w:cs="Times New Roman"/>
          <w:sz w:val="24"/>
          <w:szCs w:val="24"/>
        </w:rPr>
      </w:pPr>
      <w:r>
        <w:rPr>
          <w:rFonts w:cs="Times New Roman"/>
          <w:sz w:val="24"/>
          <w:szCs w:val="24"/>
        </w:rPr>
        <w:t>Log</w:t>
      </w:r>
      <w:r w:rsidR="00554503" w:rsidRPr="00661F57">
        <w:rPr>
          <w:rFonts w:cs="Times New Roman"/>
          <w:sz w:val="24"/>
          <w:szCs w:val="24"/>
        </w:rPr>
        <w:t xml:space="preserve"> </w:t>
      </w:r>
      <w:r w:rsidRPr="00661F57">
        <w:rPr>
          <w:rFonts w:cs="Times New Roman"/>
          <w:sz w:val="24"/>
          <w:szCs w:val="24"/>
        </w:rPr>
        <w:t>file</w:t>
      </w:r>
      <w:r w:rsidR="00554503" w:rsidRPr="00661F57">
        <w:rPr>
          <w:rFonts w:cs="Times New Roman"/>
          <w:sz w:val="24"/>
          <w:szCs w:val="24"/>
        </w:rPr>
        <w:t>: .LDF –2TB</w:t>
      </w:r>
    </w:p>
    <w:p w:rsidR="00910DB4" w:rsidRPr="00661F57" w:rsidRDefault="00910DB4" w:rsidP="00D5375B">
      <w:pPr>
        <w:spacing w:line="240" w:lineRule="atLeast"/>
        <w:rPr>
          <w:rFonts w:cs="Times New Roman"/>
          <w:sz w:val="24"/>
          <w:szCs w:val="24"/>
        </w:rPr>
      </w:pPr>
    </w:p>
    <w:p w:rsidR="001D70D9" w:rsidRDefault="00910DB4" w:rsidP="00D5375B">
      <w:pPr>
        <w:rPr>
          <w:rFonts w:cs="Times New Roman"/>
          <w:b/>
          <w:sz w:val="24"/>
          <w:szCs w:val="24"/>
        </w:rPr>
      </w:pPr>
      <w:r w:rsidRPr="00661F57">
        <w:rPr>
          <w:rFonts w:cs="Times New Roman"/>
          <w:b/>
          <w:sz w:val="24"/>
          <w:szCs w:val="24"/>
        </w:rPr>
        <w:t xml:space="preserve">Note: </w:t>
      </w:r>
    </w:p>
    <w:p w:rsidR="00910DB4" w:rsidRPr="00661F57" w:rsidRDefault="00910DB4" w:rsidP="00D5375B">
      <w:pPr>
        <w:rPr>
          <w:rFonts w:cs="Times New Roman"/>
          <w:sz w:val="24"/>
          <w:szCs w:val="24"/>
        </w:rPr>
      </w:pPr>
      <w:r w:rsidRPr="00661F57">
        <w:rPr>
          <w:rFonts w:cs="Times New Roman"/>
          <w:b/>
          <w:sz w:val="24"/>
          <w:szCs w:val="24"/>
        </w:rPr>
        <w:t>1</w:t>
      </w:r>
      <w:r w:rsidRPr="00661F57">
        <w:rPr>
          <w:rFonts w:cs="Times New Roman"/>
          <w:sz w:val="24"/>
          <w:szCs w:val="24"/>
        </w:rPr>
        <w:t>. per database can create total max number of files can create 32767</w:t>
      </w:r>
    </w:p>
    <w:p w:rsidR="00910DB4" w:rsidRPr="00661F57" w:rsidRDefault="00910DB4" w:rsidP="00D5375B">
      <w:pPr>
        <w:rPr>
          <w:rFonts w:cs="Times New Roman"/>
          <w:sz w:val="24"/>
          <w:szCs w:val="24"/>
        </w:rPr>
      </w:pPr>
      <w:r w:rsidRPr="00661F57">
        <w:rPr>
          <w:rFonts w:cs="Times New Roman"/>
          <w:sz w:val="24"/>
          <w:szCs w:val="24"/>
        </w:rPr>
        <w:t>[Default: 1 MDF +1 LDF].</w:t>
      </w:r>
    </w:p>
    <w:p w:rsidR="00910DB4" w:rsidRPr="00661F57" w:rsidRDefault="00910DB4" w:rsidP="00D5375B">
      <w:pPr>
        <w:rPr>
          <w:rFonts w:cs="Times New Roman"/>
          <w:sz w:val="24"/>
          <w:szCs w:val="24"/>
        </w:rPr>
      </w:pPr>
      <w:r w:rsidRPr="00661F57">
        <w:rPr>
          <w:rFonts w:cs="Times New Roman"/>
          <w:sz w:val="24"/>
          <w:szCs w:val="24"/>
        </w:rPr>
        <w:t>32765 [Multiple NDF+ MULTIPLE LDF'S]</w:t>
      </w:r>
    </w:p>
    <w:p w:rsidR="00910DB4" w:rsidRPr="00661F57" w:rsidRDefault="00910DB4" w:rsidP="00D5375B">
      <w:pPr>
        <w:rPr>
          <w:rFonts w:cs="Times New Roman"/>
          <w:sz w:val="24"/>
          <w:szCs w:val="24"/>
        </w:rPr>
      </w:pPr>
      <w:r w:rsidRPr="00661F57">
        <w:rPr>
          <w:rFonts w:cs="Times New Roman"/>
          <w:b/>
          <w:sz w:val="24"/>
          <w:szCs w:val="24"/>
        </w:rPr>
        <w:t>2.</w:t>
      </w:r>
      <w:r w:rsidRPr="00661F57">
        <w:rPr>
          <w:rFonts w:cs="Times New Roman"/>
          <w:sz w:val="24"/>
          <w:szCs w:val="24"/>
        </w:rPr>
        <w:t xml:space="preserve"> The default MDF\NDF file size: 2 MB and LDF: 1 MB</w:t>
      </w:r>
    </w:p>
    <w:p w:rsidR="00910DB4" w:rsidRPr="00661F57" w:rsidRDefault="00910DB4" w:rsidP="00D5375B">
      <w:pPr>
        <w:rPr>
          <w:rFonts w:cs="Times New Roman"/>
          <w:sz w:val="24"/>
          <w:szCs w:val="24"/>
        </w:rPr>
      </w:pPr>
      <w:r w:rsidRPr="00661F57">
        <w:rPr>
          <w:rFonts w:cs="Times New Roman"/>
          <w:sz w:val="24"/>
          <w:szCs w:val="24"/>
        </w:rPr>
        <w:t>[Inherit all the properties from MODEL database]</w:t>
      </w:r>
    </w:p>
    <w:p w:rsidR="00910DB4" w:rsidRPr="00661F57" w:rsidRDefault="00910DB4" w:rsidP="00D5375B">
      <w:pPr>
        <w:spacing w:line="240" w:lineRule="atLeast"/>
        <w:rPr>
          <w:rFonts w:cs="Times New Roman"/>
          <w:sz w:val="24"/>
          <w:szCs w:val="24"/>
        </w:rPr>
      </w:pPr>
    </w:p>
    <w:p w:rsidR="00554503" w:rsidRPr="00661F57" w:rsidRDefault="00554503" w:rsidP="00D5375B">
      <w:pPr>
        <w:spacing w:line="240" w:lineRule="atLeast"/>
        <w:rPr>
          <w:rFonts w:cs="Times New Roman"/>
          <w:sz w:val="24"/>
          <w:szCs w:val="24"/>
        </w:rPr>
      </w:pPr>
    </w:p>
    <w:p w:rsidR="00554503" w:rsidRPr="00661F57" w:rsidRDefault="00DC2865" w:rsidP="00D5375B">
      <w:pPr>
        <w:spacing w:line="240" w:lineRule="atLeast"/>
        <w:rPr>
          <w:rFonts w:cs="Times New Roman"/>
          <w:b/>
          <w:sz w:val="24"/>
          <w:szCs w:val="24"/>
        </w:rPr>
      </w:pPr>
      <w:r w:rsidRPr="00661F57">
        <w:rPr>
          <w:rFonts w:cs="Times New Roman"/>
          <w:b/>
          <w:sz w:val="24"/>
          <w:szCs w:val="24"/>
        </w:rPr>
        <w:t>1. How</w:t>
      </w:r>
      <w:r w:rsidR="00554503" w:rsidRPr="00661F57">
        <w:rPr>
          <w:rFonts w:cs="Times New Roman"/>
          <w:b/>
          <w:sz w:val="24"/>
          <w:szCs w:val="24"/>
        </w:rPr>
        <w:t xml:space="preserve"> to add a file by using query </w:t>
      </w:r>
      <w:r w:rsidRPr="00661F57">
        <w:rPr>
          <w:rFonts w:cs="Times New Roman"/>
          <w:b/>
          <w:sz w:val="24"/>
          <w:szCs w:val="24"/>
        </w:rPr>
        <w:t>analyzer</w:t>
      </w:r>
      <w:r w:rsidR="00554503" w:rsidRPr="00661F57">
        <w:rPr>
          <w:rFonts w:cs="Times New Roman"/>
          <w:b/>
          <w:sz w:val="24"/>
          <w:szCs w:val="24"/>
        </w:rPr>
        <w:t>?</w:t>
      </w:r>
    </w:p>
    <w:p w:rsidR="00554503" w:rsidRPr="00661F57" w:rsidRDefault="00554503" w:rsidP="00D5375B">
      <w:pPr>
        <w:spacing w:line="240" w:lineRule="atLeast"/>
        <w:rPr>
          <w:rFonts w:cs="Times New Roman"/>
          <w:sz w:val="24"/>
          <w:szCs w:val="24"/>
        </w:rPr>
      </w:pPr>
    </w:p>
    <w:p w:rsidR="00554503" w:rsidRPr="00661F57" w:rsidRDefault="00554503" w:rsidP="00D5375B">
      <w:pPr>
        <w:spacing w:line="240" w:lineRule="atLeast"/>
        <w:rPr>
          <w:rFonts w:cs="Times New Roman"/>
          <w:sz w:val="24"/>
          <w:szCs w:val="24"/>
        </w:rPr>
      </w:pPr>
      <w:r w:rsidRPr="00661F57">
        <w:rPr>
          <w:rFonts w:cs="Times New Roman"/>
          <w:sz w:val="24"/>
          <w:szCs w:val="24"/>
        </w:rPr>
        <w:t>ALTER DATABASE [DBNAME]</w:t>
      </w:r>
    </w:p>
    <w:p w:rsidR="00554503" w:rsidRPr="00661F57" w:rsidRDefault="00554503" w:rsidP="00D5375B">
      <w:pPr>
        <w:spacing w:line="240" w:lineRule="atLeast"/>
        <w:rPr>
          <w:rFonts w:cs="Times New Roman"/>
          <w:sz w:val="24"/>
          <w:szCs w:val="24"/>
        </w:rPr>
      </w:pPr>
      <w:r w:rsidRPr="00661F57">
        <w:rPr>
          <w:rFonts w:cs="Times New Roman"/>
          <w:sz w:val="24"/>
          <w:szCs w:val="24"/>
        </w:rPr>
        <w:t>ADD FILE</w:t>
      </w:r>
    </w:p>
    <w:p w:rsidR="00554503" w:rsidRPr="00661F57" w:rsidRDefault="00554503" w:rsidP="00D5375B">
      <w:pPr>
        <w:spacing w:line="240" w:lineRule="atLeast"/>
        <w:rPr>
          <w:rFonts w:cs="Times New Roman"/>
          <w:sz w:val="24"/>
          <w:szCs w:val="24"/>
        </w:rPr>
      </w:pPr>
      <w:r w:rsidRPr="00661F57">
        <w:rPr>
          <w:rFonts w:cs="Times New Roman"/>
          <w:sz w:val="24"/>
          <w:szCs w:val="24"/>
        </w:rPr>
        <w:t>(NAME='Logical name', Filename='path\physicalfilename.NDF OR LDF')</w:t>
      </w:r>
    </w:p>
    <w:p w:rsidR="00554503" w:rsidRPr="00661F57" w:rsidRDefault="00554503" w:rsidP="00D5375B">
      <w:pPr>
        <w:spacing w:line="240" w:lineRule="atLeast"/>
        <w:rPr>
          <w:rFonts w:cs="Times New Roman"/>
          <w:sz w:val="24"/>
          <w:szCs w:val="24"/>
        </w:rPr>
      </w:pPr>
      <w:r w:rsidRPr="00661F57">
        <w:rPr>
          <w:rFonts w:cs="Times New Roman"/>
          <w:sz w:val="24"/>
          <w:szCs w:val="24"/>
        </w:rPr>
        <w:t xml:space="preserve">To </w:t>
      </w:r>
      <w:r w:rsidR="00DC2865" w:rsidRPr="00661F57">
        <w:rPr>
          <w:rFonts w:cs="Times New Roman"/>
          <w:sz w:val="24"/>
          <w:szCs w:val="24"/>
        </w:rPr>
        <w:t>filegroup [</w:t>
      </w:r>
      <w:r w:rsidRPr="00661F57">
        <w:rPr>
          <w:rFonts w:cs="Times New Roman"/>
          <w:sz w:val="24"/>
          <w:szCs w:val="24"/>
        </w:rPr>
        <w:t>FGNAME]</w:t>
      </w:r>
    </w:p>
    <w:p w:rsidR="00554503" w:rsidRPr="00661F57" w:rsidRDefault="00554503" w:rsidP="00D5375B">
      <w:pPr>
        <w:spacing w:line="240" w:lineRule="atLeast"/>
        <w:rPr>
          <w:rFonts w:cs="Times New Roman"/>
          <w:sz w:val="24"/>
          <w:szCs w:val="24"/>
        </w:rPr>
      </w:pPr>
    </w:p>
    <w:p w:rsidR="00554503" w:rsidRPr="00661F57" w:rsidRDefault="00554503" w:rsidP="00D5375B">
      <w:pPr>
        <w:spacing w:line="240" w:lineRule="atLeast"/>
        <w:rPr>
          <w:rFonts w:cs="Times New Roman"/>
          <w:b/>
          <w:sz w:val="24"/>
          <w:szCs w:val="24"/>
        </w:rPr>
      </w:pPr>
      <w:r w:rsidRPr="00661F57">
        <w:rPr>
          <w:rFonts w:cs="Times New Roman"/>
          <w:b/>
          <w:sz w:val="24"/>
          <w:szCs w:val="24"/>
        </w:rPr>
        <w:t>Note:</w:t>
      </w:r>
    </w:p>
    <w:p w:rsidR="00554503" w:rsidRPr="00661F57" w:rsidRDefault="00554503" w:rsidP="00D5375B">
      <w:pPr>
        <w:spacing w:line="240" w:lineRule="atLeast"/>
        <w:rPr>
          <w:rFonts w:cs="Times New Roman"/>
          <w:sz w:val="24"/>
          <w:szCs w:val="24"/>
        </w:rPr>
      </w:pPr>
      <w:r w:rsidRPr="00661F57">
        <w:rPr>
          <w:rFonts w:cs="Times New Roman"/>
          <w:sz w:val="24"/>
          <w:szCs w:val="24"/>
        </w:rPr>
        <w:t>1. Per database we can have multiple .NDF and .LDF files</w:t>
      </w:r>
    </w:p>
    <w:p w:rsidR="00554503" w:rsidRPr="00661F57" w:rsidRDefault="00554503" w:rsidP="00D5375B">
      <w:pPr>
        <w:spacing w:line="240" w:lineRule="atLeast"/>
        <w:rPr>
          <w:rFonts w:cs="Times New Roman"/>
          <w:sz w:val="24"/>
          <w:szCs w:val="24"/>
        </w:rPr>
      </w:pPr>
      <w:r w:rsidRPr="00661F57">
        <w:rPr>
          <w:rFonts w:cs="Times New Roman"/>
          <w:sz w:val="24"/>
          <w:szCs w:val="24"/>
        </w:rPr>
        <w:t>2.</w:t>
      </w:r>
      <w:r w:rsidR="00DC2865" w:rsidRPr="00661F57">
        <w:rPr>
          <w:rFonts w:cs="Times New Roman"/>
          <w:sz w:val="24"/>
          <w:szCs w:val="24"/>
        </w:rPr>
        <w:t xml:space="preserve"> </w:t>
      </w:r>
      <w:r w:rsidRPr="00661F57">
        <w:rPr>
          <w:rFonts w:cs="Times New Roman"/>
          <w:sz w:val="24"/>
          <w:szCs w:val="24"/>
        </w:rPr>
        <w:t>Every database should contain Logical name and as well physical file name with specific extension.</w:t>
      </w:r>
    </w:p>
    <w:p w:rsidR="00554503" w:rsidRPr="00661F57" w:rsidRDefault="00DC2865" w:rsidP="00D5375B">
      <w:pPr>
        <w:spacing w:line="240" w:lineRule="atLeast"/>
        <w:rPr>
          <w:rFonts w:cs="Times New Roman"/>
          <w:sz w:val="24"/>
          <w:szCs w:val="24"/>
        </w:rPr>
      </w:pPr>
      <w:r w:rsidRPr="00661F57">
        <w:rPr>
          <w:rFonts w:cs="Times New Roman"/>
          <w:sz w:val="24"/>
          <w:szCs w:val="24"/>
        </w:rPr>
        <w:t>3. Every</w:t>
      </w:r>
      <w:r w:rsidR="00554503" w:rsidRPr="00661F57">
        <w:rPr>
          <w:rFonts w:cs="Times New Roman"/>
          <w:sz w:val="24"/>
          <w:szCs w:val="24"/>
        </w:rPr>
        <w:t xml:space="preserve"> file should </w:t>
      </w:r>
      <w:r w:rsidRPr="00661F57">
        <w:rPr>
          <w:rFonts w:cs="Times New Roman"/>
          <w:sz w:val="24"/>
          <w:szCs w:val="24"/>
        </w:rPr>
        <w:t>contain</w:t>
      </w:r>
      <w:r w:rsidR="00554503" w:rsidRPr="00661F57">
        <w:rPr>
          <w:rFonts w:cs="Times New Roman"/>
          <w:sz w:val="24"/>
          <w:szCs w:val="24"/>
        </w:rPr>
        <w:t xml:space="preserve"> one </w:t>
      </w:r>
      <w:r w:rsidRPr="00661F57">
        <w:rPr>
          <w:rFonts w:cs="Times New Roman"/>
          <w:sz w:val="24"/>
          <w:szCs w:val="24"/>
        </w:rPr>
        <w:t xml:space="preserve">file id to communicate database </w:t>
      </w:r>
      <w:r w:rsidR="00554503" w:rsidRPr="00661F57">
        <w:rPr>
          <w:rFonts w:cs="Times New Roman"/>
          <w:sz w:val="24"/>
          <w:szCs w:val="24"/>
        </w:rPr>
        <w:t>by using database ID.</w:t>
      </w:r>
    </w:p>
    <w:p w:rsidR="00554503" w:rsidRPr="00661F57" w:rsidRDefault="00554503" w:rsidP="00D5375B">
      <w:pPr>
        <w:spacing w:line="240" w:lineRule="atLeast"/>
        <w:rPr>
          <w:rFonts w:cs="Times New Roman"/>
          <w:sz w:val="24"/>
          <w:szCs w:val="24"/>
        </w:rPr>
      </w:pPr>
      <w:r w:rsidRPr="00661F57">
        <w:rPr>
          <w:rFonts w:cs="Times New Roman"/>
          <w:sz w:val="24"/>
          <w:szCs w:val="24"/>
        </w:rPr>
        <w:t xml:space="preserve">4. MDF and </w:t>
      </w:r>
      <w:r w:rsidR="00DC2865" w:rsidRPr="00661F57">
        <w:rPr>
          <w:rFonts w:cs="Times New Roman"/>
          <w:sz w:val="24"/>
          <w:szCs w:val="24"/>
        </w:rPr>
        <w:t>NDF:</w:t>
      </w:r>
      <w:r w:rsidRPr="00661F57">
        <w:rPr>
          <w:rFonts w:cs="Times New Roman"/>
          <w:sz w:val="24"/>
          <w:szCs w:val="24"/>
        </w:rPr>
        <w:t xml:space="preserve"> Data stores </w:t>
      </w:r>
      <w:r w:rsidR="00DC2865" w:rsidRPr="00661F57">
        <w:rPr>
          <w:rFonts w:cs="Times New Roman"/>
          <w:sz w:val="24"/>
          <w:szCs w:val="24"/>
        </w:rPr>
        <w:t>permanently</w:t>
      </w:r>
    </w:p>
    <w:p w:rsidR="00554503" w:rsidRPr="00661F57" w:rsidRDefault="00554503" w:rsidP="00D5375B">
      <w:pPr>
        <w:spacing w:line="240" w:lineRule="atLeast"/>
        <w:rPr>
          <w:rFonts w:cs="Times New Roman"/>
          <w:sz w:val="24"/>
          <w:szCs w:val="24"/>
        </w:rPr>
      </w:pPr>
      <w:r w:rsidRPr="00661F57">
        <w:rPr>
          <w:rFonts w:cs="Times New Roman"/>
          <w:sz w:val="24"/>
          <w:szCs w:val="24"/>
        </w:rPr>
        <w:t xml:space="preserve">LDF: Data store for </w:t>
      </w:r>
      <w:r w:rsidR="00DC2865" w:rsidRPr="00661F57">
        <w:rPr>
          <w:rFonts w:cs="Times New Roman"/>
          <w:sz w:val="24"/>
          <w:szCs w:val="24"/>
        </w:rPr>
        <w:t>initial</w:t>
      </w:r>
      <w:r w:rsidRPr="00661F57">
        <w:rPr>
          <w:rFonts w:cs="Times New Roman"/>
          <w:sz w:val="24"/>
          <w:szCs w:val="24"/>
        </w:rPr>
        <w:t xml:space="preserve"> transaction processing</w:t>
      </w:r>
    </w:p>
    <w:p w:rsidR="00554503" w:rsidRPr="00661F57" w:rsidRDefault="005834DA" w:rsidP="00D5375B">
      <w:pPr>
        <w:spacing w:line="240" w:lineRule="atLeast"/>
        <w:rPr>
          <w:rFonts w:cs="Times New Roman"/>
          <w:sz w:val="24"/>
          <w:szCs w:val="24"/>
        </w:rPr>
      </w:pPr>
      <w:r w:rsidRPr="00661F57">
        <w:rPr>
          <w:rFonts w:cs="Times New Roman"/>
          <w:sz w:val="24"/>
          <w:szCs w:val="24"/>
        </w:rPr>
        <w:t>5. By</w:t>
      </w:r>
      <w:r w:rsidR="00554503" w:rsidRPr="00661F57">
        <w:rPr>
          <w:rFonts w:cs="Times New Roman"/>
          <w:sz w:val="24"/>
          <w:szCs w:val="24"/>
        </w:rPr>
        <w:t xml:space="preserve"> default </w:t>
      </w:r>
      <w:r w:rsidR="00DC2865" w:rsidRPr="00661F57">
        <w:rPr>
          <w:rFonts w:cs="Times New Roman"/>
          <w:sz w:val="24"/>
          <w:szCs w:val="24"/>
        </w:rPr>
        <w:t>initial</w:t>
      </w:r>
      <w:r w:rsidR="00554503" w:rsidRPr="00661F57">
        <w:rPr>
          <w:rFonts w:cs="Times New Roman"/>
          <w:sz w:val="24"/>
          <w:szCs w:val="24"/>
        </w:rPr>
        <w:t xml:space="preserve"> size of MDF or </w:t>
      </w:r>
      <w:r w:rsidR="00173C66" w:rsidRPr="00661F57">
        <w:rPr>
          <w:rFonts w:cs="Times New Roman"/>
          <w:sz w:val="24"/>
          <w:szCs w:val="24"/>
        </w:rPr>
        <w:t>NDF:</w:t>
      </w:r>
      <w:r w:rsidR="00554503" w:rsidRPr="00661F57">
        <w:rPr>
          <w:rFonts w:cs="Times New Roman"/>
          <w:sz w:val="24"/>
          <w:szCs w:val="24"/>
        </w:rPr>
        <w:t xml:space="preserve"> 2 MB and LDF: 1 MB</w:t>
      </w:r>
    </w:p>
    <w:p w:rsidR="00554503" w:rsidRPr="00661F57" w:rsidRDefault="00554503" w:rsidP="00D5375B">
      <w:pPr>
        <w:spacing w:line="240" w:lineRule="atLeast"/>
        <w:rPr>
          <w:rFonts w:cs="Times New Roman"/>
          <w:sz w:val="24"/>
          <w:szCs w:val="24"/>
        </w:rPr>
      </w:pPr>
      <w:r w:rsidRPr="00661F57">
        <w:rPr>
          <w:rFonts w:cs="Times New Roman"/>
          <w:sz w:val="24"/>
          <w:szCs w:val="24"/>
        </w:rPr>
        <w:t>6. Auto growth option is always set depending on the file type and gives more value of file growth which increases the performance database to faster the transaction.</w:t>
      </w:r>
    </w:p>
    <w:p w:rsidR="005D61D8" w:rsidRPr="00661F57" w:rsidRDefault="00CA0569" w:rsidP="00D5375B">
      <w:pPr>
        <w:spacing w:line="240" w:lineRule="atLeast"/>
        <w:rPr>
          <w:rFonts w:cs="Times New Roman"/>
          <w:b/>
          <w:sz w:val="24"/>
          <w:szCs w:val="24"/>
        </w:rPr>
      </w:pPr>
      <w:r w:rsidRPr="00661F57">
        <w:rPr>
          <w:rFonts w:cs="Times New Roman"/>
          <w:b/>
          <w:sz w:val="24"/>
          <w:szCs w:val="24"/>
        </w:rPr>
        <w:t>Note:</w:t>
      </w:r>
    </w:p>
    <w:p w:rsidR="00CA0569" w:rsidRPr="00661F57" w:rsidRDefault="00CA0569" w:rsidP="00D5375B">
      <w:pPr>
        <w:spacing w:line="240" w:lineRule="atLeast"/>
        <w:rPr>
          <w:rFonts w:cs="Times New Roman"/>
          <w:sz w:val="24"/>
          <w:szCs w:val="24"/>
        </w:rPr>
      </w:pPr>
      <w:r w:rsidRPr="00661F57">
        <w:rPr>
          <w:rFonts w:cs="Times New Roman"/>
          <w:sz w:val="24"/>
          <w:szCs w:val="24"/>
        </w:rPr>
        <w:t>In SQL Server we can add files [NDF (or) LDF] to the database is online... i.e. without downtime can be able to add the files.</w:t>
      </w:r>
    </w:p>
    <w:p w:rsidR="00CA0569" w:rsidRPr="00661F57" w:rsidRDefault="00CA0569" w:rsidP="00D5375B">
      <w:pPr>
        <w:spacing w:line="240" w:lineRule="atLeast"/>
        <w:rPr>
          <w:rFonts w:cs="Times New Roman"/>
          <w:b/>
          <w:sz w:val="24"/>
          <w:szCs w:val="24"/>
        </w:rPr>
      </w:pPr>
      <w:r w:rsidRPr="00661F57">
        <w:rPr>
          <w:rFonts w:cs="Times New Roman"/>
          <w:b/>
          <w:sz w:val="24"/>
          <w:szCs w:val="24"/>
        </w:rPr>
        <w:t xml:space="preserve">How </w:t>
      </w:r>
      <w:r w:rsidR="001E4E59" w:rsidRPr="00661F57">
        <w:rPr>
          <w:rFonts w:cs="Times New Roman"/>
          <w:b/>
          <w:sz w:val="24"/>
          <w:szCs w:val="24"/>
        </w:rPr>
        <w:t xml:space="preserve">about System </w:t>
      </w:r>
      <w:r w:rsidRPr="00661F57">
        <w:rPr>
          <w:rFonts w:cs="Times New Roman"/>
          <w:b/>
          <w:sz w:val="24"/>
          <w:szCs w:val="24"/>
        </w:rPr>
        <w:t>Databases:</w:t>
      </w:r>
    </w:p>
    <w:p w:rsidR="00CA0569" w:rsidRPr="00661F57" w:rsidRDefault="00CA0569" w:rsidP="00D5375B">
      <w:pPr>
        <w:pStyle w:val="ListParagraph"/>
        <w:numPr>
          <w:ilvl w:val="0"/>
          <w:numId w:val="8"/>
        </w:numPr>
        <w:spacing w:line="240" w:lineRule="atLeast"/>
        <w:rPr>
          <w:rFonts w:cs="Times New Roman"/>
          <w:sz w:val="24"/>
          <w:szCs w:val="24"/>
        </w:rPr>
      </w:pPr>
      <w:r w:rsidRPr="00661F57">
        <w:rPr>
          <w:rFonts w:cs="Times New Roman"/>
          <w:b/>
          <w:sz w:val="24"/>
          <w:szCs w:val="24"/>
        </w:rPr>
        <w:t>MASTER:</w:t>
      </w:r>
      <w:r w:rsidRPr="00661F57">
        <w:rPr>
          <w:rFonts w:cs="Times New Roman"/>
          <w:sz w:val="24"/>
          <w:szCs w:val="24"/>
        </w:rPr>
        <w:t xml:space="preserve"> We cannot be able to add any data (.NDF) or log (.LDF) files to master database.</w:t>
      </w:r>
    </w:p>
    <w:p w:rsidR="00CA0569" w:rsidRPr="00661F57" w:rsidRDefault="004F4904" w:rsidP="00D5375B">
      <w:pPr>
        <w:pStyle w:val="ListParagraph"/>
        <w:numPr>
          <w:ilvl w:val="0"/>
          <w:numId w:val="8"/>
        </w:numPr>
        <w:spacing w:line="240" w:lineRule="atLeast"/>
        <w:rPr>
          <w:rFonts w:cs="Times New Roman"/>
          <w:sz w:val="24"/>
          <w:szCs w:val="24"/>
        </w:rPr>
      </w:pPr>
      <w:r w:rsidRPr="00661F57">
        <w:rPr>
          <w:rFonts w:cs="Times New Roman"/>
          <w:b/>
          <w:sz w:val="24"/>
          <w:szCs w:val="24"/>
        </w:rPr>
        <w:t>MODEL:</w:t>
      </w:r>
      <w:r w:rsidRPr="00661F57">
        <w:rPr>
          <w:rFonts w:cs="Times New Roman"/>
          <w:sz w:val="24"/>
          <w:szCs w:val="24"/>
        </w:rPr>
        <w:t xml:space="preserve"> </w:t>
      </w:r>
      <w:r w:rsidR="00CA0569" w:rsidRPr="00661F57">
        <w:rPr>
          <w:rFonts w:cs="Times New Roman"/>
          <w:sz w:val="24"/>
          <w:szCs w:val="24"/>
        </w:rPr>
        <w:t>We cannot able to add any data (.NDF) or log (.LDF) files to model database.</w:t>
      </w:r>
    </w:p>
    <w:p w:rsidR="00CA0569" w:rsidRPr="00661F57" w:rsidRDefault="00CA0569" w:rsidP="00D5375B">
      <w:pPr>
        <w:pStyle w:val="ListParagraph"/>
        <w:numPr>
          <w:ilvl w:val="0"/>
          <w:numId w:val="8"/>
        </w:numPr>
        <w:spacing w:line="240" w:lineRule="atLeast"/>
        <w:rPr>
          <w:rFonts w:cs="Times New Roman"/>
          <w:sz w:val="24"/>
          <w:szCs w:val="24"/>
        </w:rPr>
      </w:pPr>
      <w:r w:rsidRPr="00661F57">
        <w:rPr>
          <w:rFonts w:cs="Times New Roman"/>
          <w:b/>
          <w:sz w:val="24"/>
          <w:szCs w:val="24"/>
        </w:rPr>
        <w:t>MSDB:</w:t>
      </w:r>
      <w:r w:rsidRPr="00661F57">
        <w:rPr>
          <w:rFonts w:cs="Times New Roman"/>
          <w:sz w:val="24"/>
          <w:szCs w:val="24"/>
        </w:rPr>
        <w:t xml:space="preserve"> We can able to add files (.NDF or .LDF) to MSDB database.</w:t>
      </w:r>
    </w:p>
    <w:p w:rsidR="00CA0569" w:rsidRPr="00661F57" w:rsidRDefault="004F4904" w:rsidP="00D5375B">
      <w:pPr>
        <w:pStyle w:val="ListParagraph"/>
        <w:numPr>
          <w:ilvl w:val="0"/>
          <w:numId w:val="8"/>
        </w:numPr>
        <w:spacing w:line="240" w:lineRule="atLeast"/>
        <w:rPr>
          <w:rFonts w:cs="Times New Roman"/>
          <w:sz w:val="24"/>
          <w:szCs w:val="24"/>
        </w:rPr>
      </w:pPr>
      <w:r w:rsidRPr="00661F57">
        <w:rPr>
          <w:rFonts w:cs="Times New Roman"/>
          <w:b/>
          <w:sz w:val="24"/>
          <w:szCs w:val="24"/>
        </w:rPr>
        <w:t>TEMPDB:</w:t>
      </w:r>
      <w:r w:rsidRPr="00661F57">
        <w:rPr>
          <w:rFonts w:cs="Times New Roman"/>
          <w:sz w:val="24"/>
          <w:szCs w:val="24"/>
        </w:rPr>
        <w:t xml:space="preserve"> </w:t>
      </w:r>
      <w:r w:rsidR="00CA0569" w:rsidRPr="00661F57">
        <w:rPr>
          <w:rFonts w:cs="Times New Roman"/>
          <w:sz w:val="24"/>
          <w:szCs w:val="24"/>
        </w:rPr>
        <w:t>We can able to add files (.NDF or .LDF) to Tempdb database.</w:t>
      </w:r>
    </w:p>
    <w:p w:rsidR="00CA0569" w:rsidRPr="00661F57" w:rsidRDefault="00CA0569" w:rsidP="00D5375B">
      <w:pPr>
        <w:pStyle w:val="ListParagraph"/>
        <w:numPr>
          <w:ilvl w:val="0"/>
          <w:numId w:val="8"/>
        </w:numPr>
        <w:spacing w:line="240" w:lineRule="atLeast"/>
        <w:rPr>
          <w:rFonts w:cs="Times New Roman"/>
          <w:sz w:val="24"/>
          <w:szCs w:val="24"/>
        </w:rPr>
      </w:pPr>
      <w:r w:rsidRPr="00661F57">
        <w:rPr>
          <w:rFonts w:cs="Times New Roman"/>
          <w:b/>
          <w:sz w:val="24"/>
          <w:szCs w:val="24"/>
        </w:rPr>
        <w:t>RESOURCE DB:</w:t>
      </w:r>
      <w:r w:rsidRPr="00661F57">
        <w:rPr>
          <w:rFonts w:cs="Times New Roman"/>
          <w:sz w:val="24"/>
          <w:szCs w:val="24"/>
        </w:rPr>
        <w:t xml:space="preserve"> We cannot able to add any files due to resource database is read_only mode and</w:t>
      </w:r>
      <w:r w:rsidR="00314FB9" w:rsidRPr="00661F57">
        <w:rPr>
          <w:rFonts w:cs="Times New Roman"/>
          <w:sz w:val="24"/>
          <w:szCs w:val="24"/>
        </w:rPr>
        <w:t xml:space="preserve"> hidden.</w:t>
      </w:r>
    </w:p>
    <w:p w:rsidR="00CA0569" w:rsidRPr="00661F57" w:rsidRDefault="00CA0569" w:rsidP="00D5375B">
      <w:pPr>
        <w:spacing w:line="240" w:lineRule="atLeast"/>
        <w:rPr>
          <w:rFonts w:cs="Times New Roman"/>
          <w:sz w:val="24"/>
          <w:szCs w:val="24"/>
        </w:rPr>
      </w:pPr>
    </w:p>
    <w:p w:rsidR="00554503" w:rsidRPr="00661F57" w:rsidRDefault="00554503" w:rsidP="00D5375B">
      <w:pPr>
        <w:spacing w:line="240" w:lineRule="atLeast"/>
        <w:rPr>
          <w:rFonts w:cs="Times New Roman"/>
          <w:sz w:val="24"/>
          <w:szCs w:val="24"/>
        </w:rPr>
      </w:pPr>
    </w:p>
    <w:p w:rsidR="00DC2865" w:rsidRPr="00661F57" w:rsidRDefault="00DC2865" w:rsidP="00D5375B">
      <w:pPr>
        <w:spacing w:line="240" w:lineRule="atLeast"/>
        <w:rPr>
          <w:rFonts w:cs="Times New Roman"/>
          <w:sz w:val="24"/>
          <w:szCs w:val="24"/>
        </w:rPr>
      </w:pPr>
    </w:p>
    <w:p w:rsidR="00DC2865" w:rsidRPr="00661F57" w:rsidRDefault="00DC2865" w:rsidP="00D5375B">
      <w:pPr>
        <w:spacing w:line="240" w:lineRule="atLeast"/>
        <w:rPr>
          <w:rFonts w:cs="Times New Roman"/>
          <w:sz w:val="24"/>
          <w:szCs w:val="24"/>
        </w:rPr>
      </w:pPr>
    </w:p>
    <w:p w:rsidR="00910DB4" w:rsidRPr="00661F57" w:rsidRDefault="00910DB4" w:rsidP="00D5375B">
      <w:pPr>
        <w:spacing w:line="240" w:lineRule="atLeast"/>
        <w:rPr>
          <w:rFonts w:cs="Times New Roman"/>
          <w:sz w:val="24"/>
          <w:szCs w:val="24"/>
        </w:rPr>
      </w:pPr>
    </w:p>
    <w:p w:rsidR="00910DB4" w:rsidRPr="00661F57" w:rsidRDefault="00910DB4" w:rsidP="00D5375B">
      <w:pPr>
        <w:spacing w:line="240" w:lineRule="atLeast"/>
        <w:rPr>
          <w:rFonts w:cs="Times New Roman"/>
          <w:sz w:val="24"/>
          <w:szCs w:val="24"/>
        </w:rPr>
      </w:pPr>
    </w:p>
    <w:p w:rsidR="00910DB4" w:rsidRPr="00661F57" w:rsidRDefault="00910DB4" w:rsidP="00D5375B">
      <w:pPr>
        <w:spacing w:line="240" w:lineRule="atLeast"/>
        <w:rPr>
          <w:rFonts w:cs="Times New Roman"/>
          <w:sz w:val="24"/>
          <w:szCs w:val="24"/>
        </w:rPr>
      </w:pPr>
    </w:p>
    <w:p w:rsidR="00910DB4" w:rsidRPr="00661F57" w:rsidRDefault="00910DB4" w:rsidP="00D5375B">
      <w:pPr>
        <w:spacing w:line="240" w:lineRule="atLeast"/>
        <w:rPr>
          <w:rFonts w:cs="Times New Roman"/>
          <w:sz w:val="24"/>
          <w:szCs w:val="24"/>
        </w:rPr>
      </w:pPr>
    </w:p>
    <w:p w:rsidR="00910DB4" w:rsidRPr="00661F57" w:rsidRDefault="00910DB4" w:rsidP="00D5375B">
      <w:pPr>
        <w:spacing w:line="240" w:lineRule="atLeast"/>
        <w:rPr>
          <w:rFonts w:cs="Times New Roman"/>
          <w:sz w:val="24"/>
          <w:szCs w:val="24"/>
        </w:rPr>
      </w:pPr>
    </w:p>
    <w:p w:rsidR="00910DB4" w:rsidRDefault="00910DB4" w:rsidP="00D5375B">
      <w:pPr>
        <w:spacing w:line="240" w:lineRule="atLeast"/>
        <w:rPr>
          <w:rFonts w:cs="Times New Roman"/>
          <w:sz w:val="24"/>
          <w:szCs w:val="24"/>
        </w:rPr>
      </w:pPr>
    </w:p>
    <w:p w:rsidR="00465EEE" w:rsidRDefault="00465EEE" w:rsidP="00D5375B">
      <w:pPr>
        <w:spacing w:line="240" w:lineRule="atLeast"/>
        <w:rPr>
          <w:rFonts w:cs="Times New Roman"/>
          <w:sz w:val="24"/>
          <w:szCs w:val="24"/>
        </w:rPr>
      </w:pPr>
    </w:p>
    <w:p w:rsidR="00910DB4" w:rsidRDefault="00910DB4" w:rsidP="00D5375B">
      <w:pPr>
        <w:spacing w:line="240" w:lineRule="atLeast"/>
        <w:rPr>
          <w:rFonts w:cs="Times New Roman"/>
          <w:sz w:val="24"/>
          <w:szCs w:val="24"/>
        </w:rPr>
      </w:pPr>
    </w:p>
    <w:p w:rsidR="0081754E" w:rsidRPr="00661F57" w:rsidRDefault="0081754E" w:rsidP="00D5375B">
      <w:pPr>
        <w:spacing w:line="240" w:lineRule="atLeast"/>
        <w:rPr>
          <w:rFonts w:cs="Times New Roman"/>
          <w:sz w:val="24"/>
          <w:szCs w:val="24"/>
        </w:rPr>
      </w:pPr>
    </w:p>
    <w:p w:rsidR="00C237BF" w:rsidRPr="00465EEE" w:rsidRDefault="00352B6A" w:rsidP="00352B6A">
      <w:pPr>
        <w:spacing w:line="240" w:lineRule="atLeast"/>
        <w:jc w:val="center"/>
        <w:rPr>
          <w:rFonts w:cs="Times New Roman"/>
          <w:b/>
          <w:color w:val="C00000"/>
          <w:sz w:val="24"/>
          <w:szCs w:val="24"/>
        </w:rPr>
      </w:pPr>
      <w:r w:rsidRPr="00465EEE">
        <w:rPr>
          <w:rFonts w:cs="Times New Roman"/>
          <w:b/>
          <w:color w:val="C00000"/>
          <w:sz w:val="24"/>
          <w:szCs w:val="24"/>
        </w:rPr>
        <w:t>FILE GROUPS</w:t>
      </w:r>
    </w:p>
    <w:p w:rsidR="005E7959" w:rsidRDefault="005E7959" w:rsidP="00D5375B">
      <w:pPr>
        <w:spacing w:line="240" w:lineRule="atLeast"/>
        <w:rPr>
          <w:rFonts w:cs="Times New Roman"/>
          <w:b/>
          <w:sz w:val="24"/>
          <w:szCs w:val="24"/>
        </w:rPr>
      </w:pPr>
    </w:p>
    <w:p w:rsidR="00E6181C" w:rsidRDefault="00D1337C" w:rsidP="00D5375B">
      <w:pPr>
        <w:spacing w:line="240" w:lineRule="atLeast"/>
        <w:rPr>
          <w:rFonts w:cs="Times New Roman"/>
          <w:b/>
          <w:sz w:val="24"/>
          <w:szCs w:val="24"/>
        </w:rPr>
      </w:pPr>
      <w:r>
        <w:rPr>
          <w:rFonts w:cs="Times New Roman"/>
          <w:b/>
          <w:sz w:val="24"/>
          <w:szCs w:val="24"/>
        </w:rPr>
        <w:t>File Group</w:t>
      </w:r>
      <w:r w:rsidR="00554503" w:rsidRPr="005E7959">
        <w:rPr>
          <w:rFonts w:cs="Times New Roman"/>
          <w:b/>
          <w:sz w:val="24"/>
          <w:szCs w:val="24"/>
        </w:rPr>
        <w:t>:</w:t>
      </w:r>
    </w:p>
    <w:p w:rsidR="00D1337C" w:rsidRPr="00D1337C" w:rsidRDefault="00D1337C" w:rsidP="00D5375B">
      <w:pPr>
        <w:spacing w:line="240" w:lineRule="atLeast"/>
        <w:rPr>
          <w:rFonts w:cs="Times New Roman"/>
          <w:sz w:val="24"/>
          <w:szCs w:val="24"/>
        </w:rPr>
      </w:pPr>
      <w:r>
        <w:rPr>
          <w:rFonts w:cs="Times New Roman"/>
          <w:sz w:val="24"/>
          <w:szCs w:val="24"/>
        </w:rPr>
        <w:t>Set of saved files.</w:t>
      </w:r>
    </w:p>
    <w:p w:rsidR="00554503" w:rsidRDefault="000D50A4" w:rsidP="00D5375B">
      <w:pPr>
        <w:spacing w:line="240" w:lineRule="atLeast"/>
        <w:rPr>
          <w:rFonts w:cs="Times New Roman"/>
          <w:sz w:val="24"/>
          <w:szCs w:val="24"/>
        </w:rPr>
      </w:pPr>
      <w:r w:rsidRPr="00661F57">
        <w:rPr>
          <w:rFonts w:cs="Times New Roman"/>
          <w:sz w:val="24"/>
          <w:szCs w:val="24"/>
        </w:rPr>
        <w:t xml:space="preserve">Collection of </w:t>
      </w:r>
      <w:r w:rsidR="003E4757" w:rsidRPr="00661F57">
        <w:rPr>
          <w:rFonts w:cs="Times New Roman"/>
          <w:sz w:val="24"/>
          <w:szCs w:val="24"/>
        </w:rPr>
        <w:t>files [</w:t>
      </w:r>
      <w:r w:rsidRPr="00661F57">
        <w:rPr>
          <w:rFonts w:cs="Times New Roman"/>
          <w:sz w:val="24"/>
          <w:szCs w:val="24"/>
        </w:rPr>
        <w:t>NDF or MDF]</w:t>
      </w:r>
    </w:p>
    <w:p w:rsidR="00D1337C" w:rsidRDefault="00D1337C" w:rsidP="00D5375B">
      <w:pPr>
        <w:spacing w:line="240" w:lineRule="atLeast"/>
        <w:rPr>
          <w:rFonts w:cs="Times New Roman"/>
          <w:sz w:val="24"/>
          <w:szCs w:val="24"/>
        </w:rPr>
      </w:pPr>
    </w:p>
    <w:p w:rsidR="00D1337C" w:rsidRDefault="00D1337C" w:rsidP="00D5375B">
      <w:pPr>
        <w:spacing w:line="240" w:lineRule="atLeast"/>
        <w:rPr>
          <w:rFonts w:cs="Times New Roman"/>
          <w:b/>
          <w:sz w:val="24"/>
          <w:szCs w:val="24"/>
        </w:rPr>
      </w:pPr>
      <w:r w:rsidRPr="00D1337C">
        <w:rPr>
          <w:rFonts w:cs="Times New Roman"/>
          <w:b/>
          <w:sz w:val="24"/>
          <w:szCs w:val="24"/>
        </w:rPr>
        <w:t>Advantages:</w:t>
      </w:r>
    </w:p>
    <w:p w:rsidR="00554503" w:rsidRPr="00661F57" w:rsidRDefault="00554503" w:rsidP="00D5375B">
      <w:pPr>
        <w:spacing w:line="240" w:lineRule="atLeast"/>
        <w:rPr>
          <w:rFonts w:cs="Times New Roman"/>
          <w:sz w:val="24"/>
          <w:szCs w:val="24"/>
        </w:rPr>
      </w:pPr>
      <w:r w:rsidRPr="00661F57">
        <w:rPr>
          <w:rFonts w:cs="Times New Roman"/>
          <w:sz w:val="24"/>
          <w:szCs w:val="24"/>
        </w:rPr>
        <w:t>&gt;</w:t>
      </w:r>
      <w:r w:rsidR="00F14E26" w:rsidRPr="00661F57">
        <w:rPr>
          <w:rFonts w:cs="Times New Roman"/>
          <w:sz w:val="24"/>
          <w:szCs w:val="24"/>
        </w:rPr>
        <w:t xml:space="preserve"> </w:t>
      </w:r>
      <w:r w:rsidRPr="00661F57">
        <w:rPr>
          <w:rFonts w:cs="Times New Roman"/>
          <w:sz w:val="24"/>
          <w:szCs w:val="24"/>
        </w:rPr>
        <w:t>Ease of Administration</w:t>
      </w:r>
    </w:p>
    <w:p w:rsidR="00554503" w:rsidRPr="00661F57" w:rsidRDefault="00554503" w:rsidP="00D5375B">
      <w:pPr>
        <w:spacing w:line="240" w:lineRule="atLeast"/>
        <w:rPr>
          <w:rFonts w:cs="Times New Roman"/>
          <w:sz w:val="24"/>
          <w:szCs w:val="24"/>
        </w:rPr>
      </w:pPr>
      <w:r w:rsidRPr="00661F57">
        <w:rPr>
          <w:rFonts w:cs="Times New Roman"/>
          <w:sz w:val="24"/>
          <w:szCs w:val="24"/>
        </w:rPr>
        <w:t>&gt;</w:t>
      </w:r>
      <w:r w:rsidR="00F14E26" w:rsidRPr="00661F57">
        <w:rPr>
          <w:rFonts w:cs="Times New Roman"/>
          <w:sz w:val="24"/>
          <w:szCs w:val="24"/>
        </w:rPr>
        <w:t xml:space="preserve"> </w:t>
      </w:r>
      <w:r w:rsidRPr="00661F57">
        <w:rPr>
          <w:rFonts w:cs="Times New Roman"/>
          <w:sz w:val="24"/>
          <w:szCs w:val="24"/>
        </w:rPr>
        <w:t>Filegroup Backups</w:t>
      </w:r>
    </w:p>
    <w:p w:rsidR="00554503" w:rsidRPr="00661F57" w:rsidRDefault="00554503" w:rsidP="00D5375B">
      <w:pPr>
        <w:spacing w:line="240" w:lineRule="atLeast"/>
        <w:rPr>
          <w:rFonts w:cs="Times New Roman"/>
          <w:sz w:val="24"/>
          <w:szCs w:val="24"/>
        </w:rPr>
      </w:pPr>
      <w:r w:rsidRPr="00661F57">
        <w:rPr>
          <w:rFonts w:cs="Times New Roman"/>
          <w:sz w:val="24"/>
          <w:szCs w:val="24"/>
        </w:rPr>
        <w:t>&gt;</w:t>
      </w:r>
      <w:r w:rsidR="00F14E26" w:rsidRPr="00661F57">
        <w:rPr>
          <w:rFonts w:cs="Times New Roman"/>
          <w:sz w:val="24"/>
          <w:szCs w:val="24"/>
        </w:rPr>
        <w:t xml:space="preserve"> </w:t>
      </w:r>
      <w:r w:rsidRPr="00661F57">
        <w:rPr>
          <w:rFonts w:cs="Times New Roman"/>
          <w:sz w:val="24"/>
          <w:szCs w:val="24"/>
        </w:rPr>
        <w:t>Performance Benefit</w:t>
      </w:r>
    </w:p>
    <w:p w:rsidR="00554503" w:rsidRPr="00661F57" w:rsidRDefault="00554503" w:rsidP="00D5375B">
      <w:pPr>
        <w:spacing w:line="240" w:lineRule="atLeast"/>
        <w:rPr>
          <w:rFonts w:cs="Times New Roman"/>
          <w:sz w:val="24"/>
          <w:szCs w:val="24"/>
        </w:rPr>
      </w:pPr>
    </w:p>
    <w:p w:rsidR="00554503" w:rsidRPr="00661F57" w:rsidRDefault="00554503" w:rsidP="00D5375B">
      <w:pPr>
        <w:spacing w:line="240" w:lineRule="atLeast"/>
        <w:rPr>
          <w:rFonts w:cs="Times New Roman"/>
          <w:b/>
          <w:sz w:val="24"/>
          <w:szCs w:val="24"/>
        </w:rPr>
      </w:pPr>
      <w:r w:rsidRPr="00661F57">
        <w:rPr>
          <w:rFonts w:cs="Times New Roman"/>
          <w:b/>
          <w:sz w:val="24"/>
          <w:szCs w:val="24"/>
        </w:rPr>
        <w:t>Note:</w:t>
      </w:r>
    </w:p>
    <w:p w:rsidR="00554503" w:rsidRPr="00661F57" w:rsidRDefault="00554503" w:rsidP="00D5375B">
      <w:pPr>
        <w:spacing w:line="240" w:lineRule="atLeast"/>
        <w:rPr>
          <w:rFonts w:cs="Times New Roman"/>
          <w:sz w:val="24"/>
          <w:szCs w:val="24"/>
        </w:rPr>
      </w:pPr>
      <w:r w:rsidRPr="00661F57">
        <w:rPr>
          <w:rFonts w:cs="Times New Roman"/>
          <w:sz w:val="24"/>
          <w:szCs w:val="24"/>
        </w:rPr>
        <w:t>Per instance &gt; 32767 DB</w:t>
      </w:r>
    </w:p>
    <w:p w:rsidR="00554503" w:rsidRPr="00661F57" w:rsidRDefault="00554503" w:rsidP="00D5375B">
      <w:pPr>
        <w:spacing w:line="240" w:lineRule="atLeast"/>
        <w:rPr>
          <w:rFonts w:cs="Times New Roman"/>
          <w:sz w:val="24"/>
          <w:szCs w:val="24"/>
        </w:rPr>
      </w:pPr>
      <w:r w:rsidRPr="00661F57">
        <w:rPr>
          <w:rFonts w:cs="Times New Roman"/>
          <w:sz w:val="24"/>
          <w:szCs w:val="24"/>
        </w:rPr>
        <w:t xml:space="preserve">Per DB&gt; 32767 </w:t>
      </w:r>
      <w:r w:rsidR="00E6181C" w:rsidRPr="00661F57">
        <w:rPr>
          <w:rFonts w:cs="Times New Roman"/>
          <w:sz w:val="24"/>
          <w:szCs w:val="24"/>
        </w:rPr>
        <w:t>file</w:t>
      </w:r>
      <w:r w:rsidRPr="00661F57">
        <w:rPr>
          <w:rFonts w:cs="Times New Roman"/>
          <w:sz w:val="24"/>
          <w:szCs w:val="24"/>
        </w:rPr>
        <w:t xml:space="preserve"> groups</w:t>
      </w:r>
    </w:p>
    <w:p w:rsidR="00554503" w:rsidRPr="00661F57" w:rsidRDefault="00554503" w:rsidP="00D5375B">
      <w:pPr>
        <w:spacing w:line="240" w:lineRule="atLeast"/>
        <w:rPr>
          <w:rFonts w:cs="Times New Roman"/>
          <w:sz w:val="24"/>
          <w:szCs w:val="24"/>
        </w:rPr>
      </w:pPr>
      <w:r w:rsidRPr="00661F57">
        <w:rPr>
          <w:rFonts w:cs="Times New Roman"/>
          <w:sz w:val="24"/>
          <w:szCs w:val="24"/>
        </w:rPr>
        <w:t>Per File group&gt; 32767 Files.</w:t>
      </w:r>
    </w:p>
    <w:p w:rsidR="00E6181C" w:rsidRPr="00661F57" w:rsidRDefault="00554503" w:rsidP="00D5375B">
      <w:pPr>
        <w:spacing w:line="240" w:lineRule="atLeast"/>
        <w:rPr>
          <w:rFonts w:cs="Times New Roman"/>
          <w:b/>
          <w:sz w:val="24"/>
          <w:szCs w:val="24"/>
        </w:rPr>
      </w:pPr>
      <w:r w:rsidRPr="00661F57">
        <w:rPr>
          <w:rFonts w:cs="Times New Roman"/>
          <w:b/>
          <w:sz w:val="24"/>
          <w:szCs w:val="24"/>
        </w:rPr>
        <w:t>Note:</w:t>
      </w:r>
    </w:p>
    <w:p w:rsidR="00554503" w:rsidRPr="00661F57" w:rsidRDefault="00554503" w:rsidP="00D5375B">
      <w:pPr>
        <w:spacing w:line="240" w:lineRule="atLeast"/>
        <w:rPr>
          <w:rFonts w:cs="Times New Roman"/>
          <w:sz w:val="24"/>
          <w:szCs w:val="24"/>
        </w:rPr>
      </w:pPr>
      <w:r w:rsidRPr="00661F57">
        <w:rPr>
          <w:rFonts w:cs="Times New Roman"/>
          <w:sz w:val="24"/>
          <w:szCs w:val="24"/>
        </w:rPr>
        <w:t>Tables always create file group level but not specific files. If a file group contains multiple files then the table structure creates inside of all files.</w:t>
      </w:r>
    </w:p>
    <w:p w:rsidR="00554503" w:rsidRPr="00661F57" w:rsidRDefault="00554503" w:rsidP="00D5375B">
      <w:pPr>
        <w:spacing w:line="240" w:lineRule="atLeast"/>
        <w:rPr>
          <w:rFonts w:cs="Times New Roman"/>
          <w:sz w:val="24"/>
          <w:szCs w:val="24"/>
        </w:rPr>
      </w:pPr>
    </w:p>
    <w:p w:rsidR="00554503" w:rsidRPr="00661F57" w:rsidRDefault="00554503" w:rsidP="00D5375B">
      <w:pPr>
        <w:spacing w:line="240" w:lineRule="atLeast"/>
        <w:rPr>
          <w:rFonts w:cs="Times New Roman"/>
          <w:b/>
          <w:sz w:val="24"/>
          <w:szCs w:val="24"/>
        </w:rPr>
      </w:pPr>
      <w:r w:rsidRPr="00661F57">
        <w:rPr>
          <w:rFonts w:cs="Times New Roman"/>
          <w:b/>
          <w:sz w:val="24"/>
          <w:szCs w:val="24"/>
        </w:rPr>
        <w:t>Syntax for file group creation:</w:t>
      </w:r>
    </w:p>
    <w:p w:rsidR="00554503" w:rsidRPr="00661F57" w:rsidRDefault="00554503" w:rsidP="00D5375B">
      <w:pPr>
        <w:spacing w:line="240" w:lineRule="atLeast"/>
        <w:rPr>
          <w:rFonts w:cs="Times New Roman"/>
          <w:sz w:val="24"/>
          <w:szCs w:val="24"/>
        </w:rPr>
      </w:pPr>
      <w:r w:rsidRPr="00661F57">
        <w:rPr>
          <w:rFonts w:cs="Times New Roman"/>
          <w:sz w:val="24"/>
          <w:szCs w:val="24"/>
        </w:rPr>
        <w:t>ALTER DATABASE [DBNAME] ADD FILEGROUP [filegroupname]</w:t>
      </w:r>
    </w:p>
    <w:p w:rsidR="00D1337C" w:rsidRDefault="00D1337C" w:rsidP="00D5375B">
      <w:pPr>
        <w:spacing w:line="240" w:lineRule="atLeast"/>
        <w:rPr>
          <w:rFonts w:cs="Times New Roman"/>
          <w:sz w:val="24"/>
          <w:szCs w:val="24"/>
        </w:rPr>
      </w:pPr>
    </w:p>
    <w:p w:rsidR="00554503" w:rsidRPr="00661F57" w:rsidRDefault="00554503" w:rsidP="00D5375B">
      <w:pPr>
        <w:spacing w:line="240" w:lineRule="atLeast"/>
        <w:rPr>
          <w:rFonts w:cs="Times New Roman"/>
          <w:b/>
          <w:sz w:val="24"/>
          <w:szCs w:val="24"/>
        </w:rPr>
      </w:pPr>
      <w:r w:rsidRPr="00661F57">
        <w:rPr>
          <w:rFonts w:cs="Times New Roman"/>
          <w:b/>
          <w:sz w:val="24"/>
          <w:szCs w:val="24"/>
        </w:rPr>
        <w:t>Create table to specific file group:</w:t>
      </w:r>
    </w:p>
    <w:p w:rsidR="00554503" w:rsidRPr="00661F57" w:rsidRDefault="00554503" w:rsidP="00D5375B">
      <w:pPr>
        <w:spacing w:line="240" w:lineRule="atLeast"/>
        <w:rPr>
          <w:rFonts w:cs="Times New Roman"/>
          <w:sz w:val="24"/>
          <w:szCs w:val="24"/>
        </w:rPr>
      </w:pPr>
      <w:r w:rsidRPr="00661F57">
        <w:rPr>
          <w:rFonts w:cs="Times New Roman"/>
          <w:sz w:val="24"/>
          <w:szCs w:val="24"/>
        </w:rPr>
        <w:t>Ex:</w:t>
      </w:r>
    </w:p>
    <w:p w:rsidR="00554503" w:rsidRPr="00661F57" w:rsidRDefault="00554503" w:rsidP="00D5375B">
      <w:pPr>
        <w:spacing w:line="240" w:lineRule="atLeast"/>
        <w:rPr>
          <w:rFonts w:cs="Times New Roman"/>
          <w:sz w:val="24"/>
          <w:szCs w:val="24"/>
        </w:rPr>
      </w:pPr>
      <w:r w:rsidRPr="00661F57">
        <w:rPr>
          <w:rFonts w:cs="Times New Roman"/>
          <w:sz w:val="24"/>
          <w:szCs w:val="24"/>
        </w:rPr>
        <w:t>CREATE TABLE [dbo]</w:t>
      </w:r>
      <w:r w:rsidR="007440C2" w:rsidRPr="00661F57">
        <w:rPr>
          <w:rFonts w:cs="Times New Roman"/>
          <w:sz w:val="24"/>
          <w:szCs w:val="24"/>
        </w:rPr>
        <w:t>. [</w:t>
      </w:r>
      <w:r w:rsidRPr="00661F57">
        <w:rPr>
          <w:rFonts w:cs="Times New Roman"/>
          <w:sz w:val="24"/>
          <w:szCs w:val="24"/>
        </w:rPr>
        <w:t>Stab</w:t>
      </w:r>
      <w:r w:rsidR="00C649AA" w:rsidRPr="00661F57">
        <w:rPr>
          <w:rFonts w:cs="Times New Roman"/>
          <w:sz w:val="24"/>
          <w:szCs w:val="24"/>
        </w:rPr>
        <w:t>] (</w:t>
      </w:r>
    </w:p>
    <w:p w:rsidR="00554503" w:rsidRPr="00661F57" w:rsidRDefault="00554503" w:rsidP="00D5375B">
      <w:pPr>
        <w:spacing w:line="240" w:lineRule="atLeast"/>
        <w:rPr>
          <w:rFonts w:cs="Times New Roman"/>
          <w:sz w:val="24"/>
          <w:szCs w:val="24"/>
        </w:rPr>
      </w:pPr>
      <w:r w:rsidRPr="00661F57">
        <w:rPr>
          <w:rFonts w:cs="Times New Roman"/>
          <w:sz w:val="24"/>
          <w:szCs w:val="24"/>
        </w:rPr>
        <w:t>[Sno] [nchar](10) NULL,</w:t>
      </w:r>
    </w:p>
    <w:p w:rsidR="00554503" w:rsidRPr="00661F57" w:rsidRDefault="00554503" w:rsidP="00D5375B">
      <w:pPr>
        <w:spacing w:line="240" w:lineRule="atLeast"/>
        <w:rPr>
          <w:rFonts w:cs="Times New Roman"/>
          <w:sz w:val="24"/>
          <w:szCs w:val="24"/>
        </w:rPr>
      </w:pPr>
      <w:r w:rsidRPr="00661F57">
        <w:rPr>
          <w:rFonts w:cs="Times New Roman"/>
          <w:sz w:val="24"/>
          <w:szCs w:val="24"/>
        </w:rPr>
        <w:t>[</w:t>
      </w:r>
      <w:r w:rsidR="00E6181C" w:rsidRPr="00661F57">
        <w:rPr>
          <w:rFonts w:cs="Times New Roman"/>
          <w:sz w:val="24"/>
          <w:szCs w:val="24"/>
        </w:rPr>
        <w:t>Same</w:t>
      </w:r>
      <w:r w:rsidRPr="00661F57">
        <w:rPr>
          <w:rFonts w:cs="Times New Roman"/>
          <w:sz w:val="24"/>
          <w:szCs w:val="24"/>
        </w:rPr>
        <w:t>] [nchar](10) NULL</w:t>
      </w:r>
    </w:p>
    <w:p w:rsidR="00554503" w:rsidRPr="00661F57" w:rsidRDefault="00554503" w:rsidP="00D5375B">
      <w:pPr>
        <w:spacing w:line="240" w:lineRule="atLeast"/>
        <w:rPr>
          <w:rFonts w:cs="Times New Roman"/>
          <w:sz w:val="24"/>
          <w:szCs w:val="24"/>
        </w:rPr>
      </w:pPr>
      <w:r w:rsidRPr="00661F57">
        <w:rPr>
          <w:rFonts w:cs="Times New Roman"/>
          <w:sz w:val="24"/>
          <w:szCs w:val="24"/>
        </w:rPr>
        <w:t>) ON [FILEGROUP NAME]</w:t>
      </w:r>
    </w:p>
    <w:p w:rsidR="00554503" w:rsidRPr="00661F57" w:rsidRDefault="00554503" w:rsidP="00D5375B">
      <w:pPr>
        <w:spacing w:line="240" w:lineRule="atLeast"/>
        <w:rPr>
          <w:rFonts w:cs="Times New Roman"/>
          <w:sz w:val="24"/>
          <w:szCs w:val="24"/>
        </w:rPr>
      </w:pPr>
    </w:p>
    <w:p w:rsidR="00554503" w:rsidRPr="00661F57" w:rsidRDefault="00E6181C" w:rsidP="00D5375B">
      <w:pPr>
        <w:spacing w:line="240" w:lineRule="atLeast"/>
        <w:rPr>
          <w:rFonts w:cs="Times New Roman"/>
          <w:sz w:val="24"/>
          <w:szCs w:val="24"/>
        </w:rPr>
      </w:pPr>
      <w:r w:rsidRPr="00661F57">
        <w:rPr>
          <w:rFonts w:cs="Times New Roman"/>
          <w:b/>
          <w:sz w:val="24"/>
          <w:szCs w:val="24"/>
        </w:rPr>
        <w:t>Note</w:t>
      </w:r>
      <w:r w:rsidR="00554503" w:rsidRPr="00661F57">
        <w:rPr>
          <w:rFonts w:cs="Times New Roman"/>
          <w:b/>
          <w:sz w:val="24"/>
          <w:szCs w:val="24"/>
        </w:rPr>
        <w:t>:</w:t>
      </w:r>
      <w:r w:rsidR="00554503" w:rsidRPr="00661F57">
        <w:rPr>
          <w:rFonts w:cs="Times New Roman"/>
          <w:sz w:val="24"/>
          <w:szCs w:val="24"/>
        </w:rPr>
        <w:t xml:space="preserve"> We </w:t>
      </w:r>
      <w:r w:rsidRPr="00661F57">
        <w:rPr>
          <w:rFonts w:cs="Times New Roman"/>
          <w:sz w:val="24"/>
          <w:szCs w:val="24"/>
        </w:rPr>
        <w:t>cannot</w:t>
      </w:r>
      <w:r w:rsidR="00554503" w:rsidRPr="00661F57">
        <w:rPr>
          <w:rFonts w:cs="Times New Roman"/>
          <w:sz w:val="24"/>
          <w:szCs w:val="24"/>
        </w:rPr>
        <w:t xml:space="preserve"> be able to read data from </w:t>
      </w:r>
      <w:r w:rsidRPr="00661F57">
        <w:rPr>
          <w:rFonts w:cs="Times New Roman"/>
          <w:sz w:val="24"/>
          <w:szCs w:val="24"/>
        </w:rPr>
        <w:t>physical</w:t>
      </w:r>
      <w:r w:rsidR="00554503" w:rsidRPr="00661F57">
        <w:rPr>
          <w:rFonts w:cs="Times New Roman"/>
          <w:sz w:val="24"/>
          <w:szCs w:val="24"/>
        </w:rPr>
        <w:t xml:space="preserve"> NDF, MDF or </w:t>
      </w:r>
      <w:r w:rsidR="00A20E8B" w:rsidRPr="00661F57">
        <w:rPr>
          <w:rFonts w:cs="Times New Roman"/>
          <w:sz w:val="24"/>
          <w:szCs w:val="24"/>
        </w:rPr>
        <w:t>LDF.</w:t>
      </w:r>
    </w:p>
    <w:p w:rsidR="00554503" w:rsidRPr="00661F57" w:rsidRDefault="00554503" w:rsidP="00D5375B">
      <w:pPr>
        <w:spacing w:line="240" w:lineRule="atLeast"/>
        <w:rPr>
          <w:rFonts w:cs="Times New Roman"/>
          <w:sz w:val="24"/>
          <w:szCs w:val="24"/>
        </w:rPr>
      </w:pPr>
      <w:r w:rsidRPr="00661F57">
        <w:rPr>
          <w:rFonts w:cs="Times New Roman"/>
          <w:b/>
          <w:sz w:val="24"/>
          <w:szCs w:val="24"/>
        </w:rPr>
        <w:t>Reason:</w:t>
      </w:r>
      <w:r w:rsidRPr="00661F57">
        <w:rPr>
          <w:rFonts w:cs="Times New Roman"/>
          <w:sz w:val="24"/>
          <w:szCs w:val="24"/>
        </w:rPr>
        <w:t xml:space="preserve"> Inside file data in encrypted formate and only </w:t>
      </w:r>
      <w:r w:rsidR="00282120" w:rsidRPr="00661F57">
        <w:rPr>
          <w:rFonts w:cs="Times New Roman"/>
          <w:sz w:val="24"/>
          <w:szCs w:val="24"/>
        </w:rPr>
        <w:t>Sql</w:t>
      </w:r>
      <w:r w:rsidRPr="00661F57">
        <w:rPr>
          <w:rFonts w:cs="Times New Roman"/>
          <w:sz w:val="24"/>
          <w:szCs w:val="24"/>
        </w:rPr>
        <w:t xml:space="preserve"> server engine can be able to understand.</w:t>
      </w:r>
    </w:p>
    <w:p w:rsidR="00554503" w:rsidRPr="00661F57" w:rsidRDefault="00554503" w:rsidP="00D5375B">
      <w:pPr>
        <w:spacing w:line="240" w:lineRule="atLeast"/>
        <w:rPr>
          <w:rFonts w:cs="Times New Roman"/>
          <w:b/>
          <w:sz w:val="24"/>
          <w:szCs w:val="24"/>
        </w:rPr>
      </w:pPr>
      <w:r w:rsidRPr="00661F57">
        <w:rPr>
          <w:rFonts w:cs="Times New Roman"/>
          <w:b/>
          <w:sz w:val="24"/>
          <w:szCs w:val="24"/>
        </w:rPr>
        <w:t>Note:</w:t>
      </w:r>
    </w:p>
    <w:p w:rsidR="00554503" w:rsidRPr="00661F57" w:rsidRDefault="00A20E8B" w:rsidP="00D5375B">
      <w:pPr>
        <w:spacing w:line="240" w:lineRule="atLeast"/>
        <w:rPr>
          <w:rFonts w:cs="Times New Roman"/>
          <w:sz w:val="24"/>
          <w:szCs w:val="24"/>
        </w:rPr>
      </w:pPr>
      <w:r w:rsidRPr="00661F57">
        <w:rPr>
          <w:rFonts w:cs="Times New Roman"/>
          <w:sz w:val="24"/>
          <w:szCs w:val="24"/>
        </w:rPr>
        <w:t>In</w:t>
      </w:r>
      <w:r w:rsidR="00554503" w:rsidRPr="00661F57">
        <w:rPr>
          <w:rFonts w:cs="Times New Roman"/>
          <w:sz w:val="24"/>
          <w:szCs w:val="24"/>
        </w:rPr>
        <w:t xml:space="preserve"> real time </w:t>
      </w:r>
      <w:r w:rsidR="00554503" w:rsidRPr="009F1727">
        <w:rPr>
          <w:rFonts w:cs="Times New Roman"/>
          <w:b/>
          <w:sz w:val="24"/>
          <w:szCs w:val="24"/>
        </w:rPr>
        <w:t xml:space="preserve">MDF </w:t>
      </w:r>
      <w:r w:rsidR="00E6181C" w:rsidRPr="009F1727">
        <w:rPr>
          <w:rFonts w:cs="Times New Roman"/>
          <w:b/>
          <w:sz w:val="24"/>
          <w:szCs w:val="24"/>
        </w:rPr>
        <w:t xml:space="preserve">or </w:t>
      </w:r>
      <w:r w:rsidR="009F1727" w:rsidRPr="009F1727">
        <w:rPr>
          <w:rFonts w:cs="Times New Roman"/>
          <w:b/>
          <w:sz w:val="24"/>
          <w:szCs w:val="24"/>
        </w:rPr>
        <w:t>NDF</w:t>
      </w:r>
      <w:r w:rsidR="009F1727" w:rsidRPr="00661F57">
        <w:rPr>
          <w:rFonts w:cs="Times New Roman"/>
          <w:sz w:val="24"/>
          <w:szCs w:val="24"/>
        </w:rPr>
        <w:t xml:space="preserve"> </w:t>
      </w:r>
      <w:r w:rsidR="009F1727">
        <w:rPr>
          <w:rFonts w:cs="Times New Roman"/>
          <w:sz w:val="24"/>
          <w:szCs w:val="24"/>
        </w:rPr>
        <w:t xml:space="preserve">file </w:t>
      </w:r>
      <w:r w:rsidR="00554503" w:rsidRPr="00661F57">
        <w:rPr>
          <w:rFonts w:cs="Times New Roman"/>
          <w:sz w:val="24"/>
          <w:szCs w:val="24"/>
        </w:rPr>
        <w:t>A</w:t>
      </w:r>
      <w:r w:rsidR="00E810A0" w:rsidRPr="00661F57">
        <w:rPr>
          <w:rFonts w:cs="Times New Roman"/>
          <w:sz w:val="24"/>
          <w:szCs w:val="24"/>
        </w:rPr>
        <w:t>LWAYS</w:t>
      </w:r>
      <w:r w:rsidR="00554503" w:rsidRPr="00661F57">
        <w:rPr>
          <w:rFonts w:cs="Times New Roman"/>
          <w:sz w:val="24"/>
          <w:szCs w:val="24"/>
        </w:rPr>
        <w:t xml:space="preserve"> the file restriction should be "UNRESTRICTED </w:t>
      </w:r>
      <w:r w:rsidR="004E30DE" w:rsidRPr="00661F57">
        <w:rPr>
          <w:rFonts w:cs="Times New Roman"/>
          <w:sz w:val="24"/>
          <w:szCs w:val="24"/>
        </w:rPr>
        <w:t>GROWTH”</w:t>
      </w:r>
      <w:r w:rsidR="00554503" w:rsidRPr="00661F57">
        <w:rPr>
          <w:rFonts w:cs="Times New Roman"/>
          <w:sz w:val="24"/>
          <w:szCs w:val="24"/>
        </w:rPr>
        <w:t xml:space="preserve"> and File growth value </w:t>
      </w:r>
      <w:r w:rsidR="004E30DE" w:rsidRPr="00661F57">
        <w:rPr>
          <w:rFonts w:cs="Times New Roman"/>
          <w:sz w:val="24"/>
          <w:szCs w:val="24"/>
        </w:rPr>
        <w:t>should”</w:t>
      </w:r>
      <w:r w:rsidR="00554503" w:rsidRPr="00661F57">
        <w:rPr>
          <w:rFonts w:cs="Times New Roman"/>
          <w:sz w:val="24"/>
          <w:szCs w:val="24"/>
        </w:rPr>
        <w:t xml:space="preserve"> MB"</w:t>
      </w:r>
    </w:p>
    <w:p w:rsidR="00554503" w:rsidRPr="00661F57" w:rsidRDefault="00554503" w:rsidP="00D5375B">
      <w:pPr>
        <w:spacing w:line="240" w:lineRule="atLeast"/>
        <w:rPr>
          <w:rFonts w:cs="Times New Roman"/>
          <w:sz w:val="24"/>
          <w:szCs w:val="24"/>
        </w:rPr>
      </w:pPr>
      <w:r w:rsidRPr="009F1727">
        <w:rPr>
          <w:rFonts w:cs="Times New Roman"/>
          <w:b/>
          <w:sz w:val="24"/>
          <w:szCs w:val="24"/>
        </w:rPr>
        <w:t>Ldf</w:t>
      </w:r>
      <w:r w:rsidRPr="00661F57">
        <w:rPr>
          <w:rFonts w:cs="Times New Roman"/>
          <w:sz w:val="24"/>
          <w:szCs w:val="24"/>
        </w:rPr>
        <w:t xml:space="preserve"> file ALWAYS the file restriction should be "RESTRICTED </w:t>
      </w:r>
      <w:r w:rsidR="004E30DE" w:rsidRPr="00661F57">
        <w:rPr>
          <w:rFonts w:cs="Times New Roman"/>
          <w:sz w:val="24"/>
          <w:szCs w:val="24"/>
        </w:rPr>
        <w:t>GROWTH”</w:t>
      </w:r>
      <w:r w:rsidRPr="00661F57">
        <w:rPr>
          <w:rFonts w:cs="Times New Roman"/>
          <w:sz w:val="24"/>
          <w:szCs w:val="24"/>
        </w:rPr>
        <w:t xml:space="preserve"> and File growth value </w:t>
      </w:r>
      <w:r w:rsidR="004E30DE" w:rsidRPr="00661F57">
        <w:rPr>
          <w:rFonts w:cs="Times New Roman"/>
          <w:sz w:val="24"/>
          <w:szCs w:val="24"/>
        </w:rPr>
        <w:t>should”</w:t>
      </w:r>
      <w:r w:rsidRPr="00661F57">
        <w:rPr>
          <w:rFonts w:cs="Times New Roman"/>
          <w:sz w:val="24"/>
          <w:szCs w:val="24"/>
        </w:rPr>
        <w:t xml:space="preserve"> MB"</w:t>
      </w:r>
    </w:p>
    <w:p w:rsidR="00D1337C" w:rsidRDefault="00D1337C" w:rsidP="00D5375B">
      <w:pPr>
        <w:spacing w:line="240" w:lineRule="atLeast"/>
        <w:rPr>
          <w:rFonts w:cs="Times New Roman"/>
          <w:sz w:val="24"/>
          <w:szCs w:val="24"/>
        </w:rPr>
      </w:pPr>
    </w:p>
    <w:p w:rsidR="00554503" w:rsidRPr="00661F57" w:rsidRDefault="00C649AA" w:rsidP="00D5375B">
      <w:pPr>
        <w:spacing w:line="240" w:lineRule="atLeast"/>
        <w:rPr>
          <w:rFonts w:cs="Times New Roman"/>
          <w:sz w:val="24"/>
          <w:szCs w:val="24"/>
        </w:rPr>
      </w:pPr>
      <w:r w:rsidRPr="00661F57">
        <w:rPr>
          <w:rFonts w:cs="Times New Roman"/>
          <w:sz w:val="24"/>
          <w:szCs w:val="24"/>
        </w:rPr>
        <w:t>-------------------------------------------------------------------------------------------------------------------------------</w:t>
      </w:r>
    </w:p>
    <w:p w:rsidR="00554503" w:rsidRPr="00661F57" w:rsidRDefault="00554503" w:rsidP="00D5375B">
      <w:pPr>
        <w:spacing w:line="240" w:lineRule="atLeast"/>
        <w:rPr>
          <w:rFonts w:cs="Times New Roman"/>
          <w:b/>
          <w:sz w:val="24"/>
          <w:szCs w:val="24"/>
        </w:rPr>
      </w:pPr>
      <w:r w:rsidRPr="00661F57">
        <w:rPr>
          <w:rFonts w:cs="Times New Roman"/>
          <w:b/>
          <w:sz w:val="24"/>
          <w:szCs w:val="24"/>
        </w:rPr>
        <w:t>Note:</w:t>
      </w:r>
    </w:p>
    <w:p w:rsidR="00554503" w:rsidRPr="00661F57" w:rsidRDefault="00E6181C" w:rsidP="00D5375B">
      <w:pPr>
        <w:spacing w:line="240" w:lineRule="atLeast"/>
        <w:rPr>
          <w:rFonts w:cs="Times New Roman"/>
          <w:sz w:val="24"/>
          <w:szCs w:val="24"/>
        </w:rPr>
      </w:pPr>
      <w:r w:rsidRPr="00661F57">
        <w:rPr>
          <w:rFonts w:cs="Times New Roman"/>
          <w:sz w:val="24"/>
          <w:szCs w:val="24"/>
        </w:rPr>
        <w:t>1. Primary</w:t>
      </w:r>
      <w:r w:rsidR="00554503" w:rsidRPr="00661F57">
        <w:rPr>
          <w:rFonts w:cs="Times New Roman"/>
          <w:sz w:val="24"/>
          <w:szCs w:val="24"/>
        </w:rPr>
        <w:t xml:space="preserve"> file group never able to set </w:t>
      </w:r>
      <w:r w:rsidRPr="00661F57">
        <w:rPr>
          <w:rFonts w:cs="Times New Roman"/>
          <w:sz w:val="24"/>
          <w:szCs w:val="24"/>
        </w:rPr>
        <w:t>read-only</w:t>
      </w:r>
      <w:r w:rsidR="00554503" w:rsidRPr="00661F57">
        <w:rPr>
          <w:rFonts w:cs="Times New Roman"/>
          <w:sz w:val="24"/>
          <w:szCs w:val="24"/>
        </w:rPr>
        <w:t xml:space="preserve"> and which is default set</w:t>
      </w:r>
    </w:p>
    <w:p w:rsidR="00554503" w:rsidRPr="00661F57" w:rsidRDefault="00E6181C" w:rsidP="00D5375B">
      <w:pPr>
        <w:spacing w:line="240" w:lineRule="atLeast"/>
        <w:rPr>
          <w:rFonts w:cs="Times New Roman"/>
          <w:sz w:val="24"/>
          <w:szCs w:val="24"/>
        </w:rPr>
      </w:pPr>
      <w:r w:rsidRPr="00661F57">
        <w:rPr>
          <w:rFonts w:cs="Times New Roman"/>
          <w:sz w:val="24"/>
          <w:szCs w:val="24"/>
        </w:rPr>
        <w:t>2. If</w:t>
      </w:r>
      <w:r w:rsidR="00554503" w:rsidRPr="00661F57">
        <w:rPr>
          <w:rFonts w:cs="Times New Roman"/>
          <w:sz w:val="24"/>
          <w:szCs w:val="24"/>
        </w:rPr>
        <w:t xml:space="preserve"> you set any file group as </w:t>
      </w:r>
      <w:r w:rsidRPr="00661F57">
        <w:rPr>
          <w:rFonts w:cs="Times New Roman"/>
          <w:sz w:val="24"/>
          <w:szCs w:val="24"/>
        </w:rPr>
        <w:t>read-only</w:t>
      </w:r>
      <w:r w:rsidR="00554503" w:rsidRPr="00661F57">
        <w:rPr>
          <w:rFonts w:cs="Times New Roman"/>
          <w:sz w:val="24"/>
          <w:szCs w:val="24"/>
        </w:rPr>
        <w:t xml:space="preserve"> then </w:t>
      </w:r>
      <w:r w:rsidRPr="00661F57">
        <w:rPr>
          <w:rFonts w:cs="Times New Roman"/>
          <w:sz w:val="24"/>
          <w:szCs w:val="24"/>
        </w:rPr>
        <w:t>cannot</w:t>
      </w:r>
      <w:r w:rsidR="00554503" w:rsidRPr="00661F57">
        <w:rPr>
          <w:rFonts w:cs="Times New Roman"/>
          <w:sz w:val="24"/>
          <w:szCs w:val="24"/>
        </w:rPr>
        <w:t xml:space="preserve"> be able to any DML\</w:t>
      </w:r>
      <w:r w:rsidRPr="00661F57">
        <w:rPr>
          <w:rFonts w:cs="Times New Roman"/>
          <w:sz w:val="24"/>
          <w:szCs w:val="24"/>
        </w:rPr>
        <w:t>Alter operations</w:t>
      </w:r>
      <w:r w:rsidR="00554503" w:rsidRPr="00661F57">
        <w:rPr>
          <w:rFonts w:cs="Times New Roman"/>
          <w:sz w:val="24"/>
          <w:szCs w:val="24"/>
        </w:rPr>
        <w:t xml:space="preserve"> in the </w:t>
      </w:r>
      <w:r w:rsidRPr="00661F57">
        <w:rPr>
          <w:rFonts w:cs="Times New Roman"/>
          <w:sz w:val="24"/>
          <w:szCs w:val="24"/>
        </w:rPr>
        <w:t>table.</w:t>
      </w:r>
    </w:p>
    <w:p w:rsidR="00554503" w:rsidRPr="00661F57" w:rsidRDefault="004665E4" w:rsidP="00D5375B">
      <w:pPr>
        <w:spacing w:line="240" w:lineRule="atLeast"/>
        <w:rPr>
          <w:rFonts w:cs="Times New Roman"/>
          <w:sz w:val="24"/>
          <w:szCs w:val="24"/>
        </w:rPr>
      </w:pPr>
      <w:r w:rsidRPr="00661F57">
        <w:rPr>
          <w:rFonts w:cs="Times New Roman"/>
          <w:sz w:val="24"/>
          <w:szCs w:val="24"/>
        </w:rPr>
        <w:t>3. For</w:t>
      </w:r>
      <w:r w:rsidR="00554503" w:rsidRPr="00661F57">
        <w:rPr>
          <w:rFonts w:cs="Times New Roman"/>
          <w:sz w:val="24"/>
          <w:szCs w:val="24"/>
        </w:rPr>
        <w:t xml:space="preserve"> a specific file group can possible to set both READ_ONLY\</w:t>
      </w:r>
      <w:r w:rsidR="004E30DE" w:rsidRPr="00661F57">
        <w:rPr>
          <w:rFonts w:cs="Times New Roman"/>
          <w:sz w:val="24"/>
          <w:szCs w:val="24"/>
        </w:rPr>
        <w:t xml:space="preserve">DEFAULT. </w:t>
      </w:r>
      <w:r w:rsidR="00554503" w:rsidRPr="00661F57">
        <w:rPr>
          <w:rFonts w:cs="Times New Roman"/>
          <w:sz w:val="24"/>
          <w:szCs w:val="24"/>
        </w:rPr>
        <w:t>But</w:t>
      </w:r>
      <w:r w:rsidR="004E30DE" w:rsidRPr="00661F57">
        <w:rPr>
          <w:rFonts w:cs="Times New Roman"/>
          <w:sz w:val="24"/>
          <w:szCs w:val="24"/>
        </w:rPr>
        <w:t xml:space="preserve"> which always takes "READ_ONLY"</w:t>
      </w:r>
    </w:p>
    <w:p w:rsidR="004E30DE" w:rsidRPr="00661F57" w:rsidRDefault="004E30DE" w:rsidP="00D5375B">
      <w:pPr>
        <w:spacing w:line="240" w:lineRule="atLeast"/>
        <w:rPr>
          <w:rFonts w:cs="Times New Roman"/>
          <w:sz w:val="24"/>
          <w:szCs w:val="24"/>
        </w:rPr>
      </w:pPr>
    </w:p>
    <w:p w:rsidR="006563A5" w:rsidRPr="00661F57" w:rsidRDefault="006563A5" w:rsidP="00D5375B">
      <w:pPr>
        <w:spacing w:line="240" w:lineRule="atLeast"/>
        <w:rPr>
          <w:rFonts w:cs="Times New Roman"/>
          <w:sz w:val="24"/>
          <w:szCs w:val="24"/>
        </w:rPr>
      </w:pPr>
    </w:p>
    <w:p w:rsidR="006563A5" w:rsidRPr="00661F57" w:rsidRDefault="006563A5" w:rsidP="00D5375B">
      <w:pPr>
        <w:spacing w:line="240" w:lineRule="atLeast"/>
        <w:rPr>
          <w:rFonts w:cs="Times New Roman"/>
          <w:sz w:val="24"/>
          <w:szCs w:val="24"/>
        </w:rPr>
      </w:pPr>
    </w:p>
    <w:p w:rsidR="00A51804" w:rsidRPr="00661F57" w:rsidRDefault="00A51804" w:rsidP="00D5375B">
      <w:pPr>
        <w:spacing w:line="240" w:lineRule="atLeast"/>
        <w:rPr>
          <w:rFonts w:cs="Times New Roman"/>
          <w:sz w:val="24"/>
          <w:szCs w:val="24"/>
        </w:rPr>
      </w:pPr>
    </w:p>
    <w:p w:rsidR="00A51804" w:rsidRPr="00661F57" w:rsidRDefault="00A51804" w:rsidP="00D5375B">
      <w:pPr>
        <w:spacing w:line="240" w:lineRule="atLeast"/>
        <w:rPr>
          <w:rFonts w:cs="Times New Roman"/>
          <w:sz w:val="24"/>
          <w:szCs w:val="24"/>
        </w:rPr>
      </w:pPr>
    </w:p>
    <w:p w:rsidR="00A51804" w:rsidRDefault="00A51804" w:rsidP="00D5375B">
      <w:pPr>
        <w:spacing w:line="240" w:lineRule="atLeast"/>
        <w:rPr>
          <w:rFonts w:cs="Times New Roman"/>
          <w:sz w:val="24"/>
          <w:szCs w:val="24"/>
        </w:rPr>
      </w:pPr>
    </w:p>
    <w:p w:rsidR="005E7959" w:rsidRDefault="005E7959" w:rsidP="00D5375B">
      <w:pPr>
        <w:spacing w:line="240" w:lineRule="atLeast"/>
        <w:rPr>
          <w:rFonts w:cs="Times New Roman"/>
          <w:sz w:val="24"/>
          <w:szCs w:val="24"/>
        </w:rPr>
      </w:pPr>
    </w:p>
    <w:p w:rsidR="005E7959" w:rsidRDefault="005E7959" w:rsidP="00D5375B">
      <w:pPr>
        <w:spacing w:line="240" w:lineRule="atLeast"/>
        <w:rPr>
          <w:rFonts w:cs="Times New Roman"/>
          <w:sz w:val="24"/>
          <w:szCs w:val="24"/>
        </w:rPr>
      </w:pPr>
    </w:p>
    <w:p w:rsidR="005E7959" w:rsidRPr="00661F57" w:rsidRDefault="005E7959" w:rsidP="00D5375B">
      <w:pPr>
        <w:spacing w:line="240" w:lineRule="atLeast"/>
        <w:rPr>
          <w:rFonts w:cs="Times New Roman"/>
          <w:sz w:val="24"/>
          <w:szCs w:val="24"/>
        </w:rPr>
      </w:pPr>
    </w:p>
    <w:p w:rsidR="00465EEE" w:rsidRDefault="00465EEE" w:rsidP="008277EA">
      <w:pPr>
        <w:spacing w:line="240" w:lineRule="atLeast"/>
        <w:rPr>
          <w:rFonts w:cs="Times New Roman"/>
          <w:sz w:val="24"/>
          <w:szCs w:val="24"/>
        </w:rPr>
      </w:pPr>
    </w:p>
    <w:p w:rsidR="002B7DE6" w:rsidRPr="00465EEE" w:rsidRDefault="00352B6A" w:rsidP="0081754E">
      <w:pPr>
        <w:spacing w:line="240" w:lineRule="atLeast"/>
        <w:jc w:val="center"/>
        <w:rPr>
          <w:rFonts w:cs="Times New Roman"/>
          <w:b/>
          <w:color w:val="C00000"/>
          <w:sz w:val="24"/>
          <w:szCs w:val="24"/>
        </w:rPr>
      </w:pPr>
      <w:r w:rsidRPr="00465EEE">
        <w:rPr>
          <w:rFonts w:cs="Times New Roman"/>
          <w:b/>
          <w:color w:val="C00000"/>
          <w:sz w:val="24"/>
          <w:szCs w:val="24"/>
        </w:rPr>
        <w:t>PAGE</w:t>
      </w:r>
      <w:r w:rsidR="0081754E">
        <w:rPr>
          <w:rFonts w:cs="Times New Roman"/>
          <w:b/>
          <w:color w:val="C00000"/>
          <w:sz w:val="24"/>
          <w:szCs w:val="24"/>
        </w:rPr>
        <w:t>S</w:t>
      </w:r>
    </w:p>
    <w:p w:rsidR="008D3195" w:rsidRPr="00465EEE" w:rsidRDefault="008D3195" w:rsidP="008277EA">
      <w:pPr>
        <w:spacing w:line="240" w:lineRule="atLeast"/>
        <w:rPr>
          <w:rFonts w:cs="Times New Roman"/>
          <w:b/>
          <w:sz w:val="24"/>
          <w:szCs w:val="24"/>
        </w:rPr>
      </w:pPr>
      <w:r w:rsidRPr="00465EEE">
        <w:rPr>
          <w:rFonts w:cs="Times New Roman"/>
          <w:b/>
          <w:sz w:val="24"/>
          <w:szCs w:val="24"/>
        </w:rPr>
        <w:t>Pages:</w:t>
      </w:r>
    </w:p>
    <w:p w:rsidR="008D3195" w:rsidRPr="00661F57" w:rsidRDefault="008D3195" w:rsidP="008277EA">
      <w:pPr>
        <w:spacing w:line="240" w:lineRule="atLeast"/>
        <w:rPr>
          <w:rFonts w:cs="Times New Roman"/>
          <w:sz w:val="24"/>
          <w:szCs w:val="24"/>
        </w:rPr>
      </w:pPr>
      <w:r w:rsidRPr="00661F57">
        <w:rPr>
          <w:rFonts w:cs="Times New Roman"/>
          <w:sz w:val="24"/>
          <w:szCs w:val="24"/>
        </w:rPr>
        <w:t>1. The fundamental unit of the data storage is called as page.</w:t>
      </w:r>
    </w:p>
    <w:p w:rsidR="008D3195" w:rsidRPr="00661F57" w:rsidRDefault="008D3195" w:rsidP="008277EA">
      <w:pPr>
        <w:spacing w:line="240" w:lineRule="atLeast"/>
        <w:rPr>
          <w:rFonts w:cs="Times New Roman"/>
          <w:sz w:val="24"/>
          <w:szCs w:val="24"/>
        </w:rPr>
      </w:pPr>
      <w:r w:rsidRPr="00661F57">
        <w:rPr>
          <w:rFonts w:cs="Times New Roman"/>
          <w:sz w:val="24"/>
          <w:szCs w:val="24"/>
        </w:rPr>
        <w:t>2. Default a page size is 8 KB.</w:t>
      </w:r>
    </w:p>
    <w:p w:rsidR="00671C2C" w:rsidRPr="00661F57" w:rsidRDefault="00671C2C" w:rsidP="00D5375B">
      <w:pPr>
        <w:spacing w:line="240" w:lineRule="atLeast"/>
        <w:rPr>
          <w:rFonts w:cs="Times New Roman"/>
          <w:sz w:val="24"/>
          <w:szCs w:val="24"/>
        </w:rPr>
      </w:pPr>
    </w:p>
    <w:p w:rsidR="00671C2C" w:rsidRPr="00661F57" w:rsidRDefault="00671C2C" w:rsidP="00D5375B">
      <w:pPr>
        <w:pStyle w:val="ListParagraph"/>
        <w:numPr>
          <w:ilvl w:val="0"/>
          <w:numId w:val="17"/>
        </w:numPr>
        <w:rPr>
          <w:rFonts w:cs="Times New Roman"/>
          <w:sz w:val="24"/>
          <w:szCs w:val="24"/>
        </w:rPr>
      </w:pPr>
      <w:r w:rsidRPr="00661F57">
        <w:rPr>
          <w:rFonts w:cs="Times New Roman"/>
          <w:b/>
          <w:sz w:val="24"/>
          <w:szCs w:val="24"/>
        </w:rPr>
        <w:t>Page is the fundamental unit of data storage</w:t>
      </w:r>
      <w:r w:rsidRPr="00661F57">
        <w:rPr>
          <w:rFonts w:cs="Times New Roman"/>
          <w:sz w:val="24"/>
          <w:szCs w:val="24"/>
        </w:rPr>
        <w:t> in SQL Server (data blocks in Oracle).</w:t>
      </w:r>
    </w:p>
    <w:p w:rsidR="00671C2C" w:rsidRPr="00661F57" w:rsidRDefault="00671C2C" w:rsidP="00D5375B">
      <w:pPr>
        <w:pStyle w:val="ListParagraph"/>
        <w:numPr>
          <w:ilvl w:val="0"/>
          <w:numId w:val="17"/>
        </w:numPr>
        <w:rPr>
          <w:rFonts w:cs="Times New Roman"/>
          <w:b/>
          <w:sz w:val="24"/>
          <w:szCs w:val="24"/>
        </w:rPr>
      </w:pPr>
      <w:r w:rsidRPr="00661F57">
        <w:rPr>
          <w:rFonts w:cs="Times New Roman"/>
          <w:b/>
          <w:sz w:val="24"/>
          <w:szCs w:val="24"/>
        </w:rPr>
        <w:t>Eight (8) physically contiguous pages =&gt; One (1) EXTENT.</w:t>
      </w:r>
    </w:p>
    <w:p w:rsidR="00671C2C" w:rsidRPr="00661F57" w:rsidRDefault="00671C2C" w:rsidP="00D5375B">
      <w:pPr>
        <w:pStyle w:val="ListParagraph"/>
        <w:numPr>
          <w:ilvl w:val="0"/>
          <w:numId w:val="17"/>
        </w:numPr>
        <w:rPr>
          <w:rFonts w:cs="Times New Roman"/>
          <w:sz w:val="24"/>
          <w:szCs w:val="24"/>
        </w:rPr>
      </w:pPr>
      <w:r w:rsidRPr="00661F57">
        <w:rPr>
          <w:rFonts w:cs="Times New Roman"/>
          <w:sz w:val="24"/>
          <w:szCs w:val="24"/>
        </w:rPr>
        <w:t xml:space="preserve">Disk space allocated to a data file </w:t>
      </w:r>
      <w:r w:rsidRPr="00661F57">
        <w:rPr>
          <w:rFonts w:cs="Times New Roman"/>
          <w:b/>
          <w:sz w:val="24"/>
          <w:szCs w:val="24"/>
        </w:rPr>
        <w:t>(.mdf or .ndf)</w:t>
      </w:r>
      <w:r w:rsidRPr="00661F57">
        <w:rPr>
          <w:rFonts w:cs="Times New Roman"/>
          <w:sz w:val="24"/>
          <w:szCs w:val="24"/>
        </w:rPr>
        <w:t xml:space="preserve"> in a database is </w:t>
      </w:r>
      <w:r w:rsidRPr="00661F57">
        <w:rPr>
          <w:rFonts w:cs="Times New Roman"/>
          <w:b/>
          <w:iCs/>
          <w:sz w:val="24"/>
          <w:szCs w:val="24"/>
        </w:rPr>
        <w:t>logically</w:t>
      </w:r>
      <w:r w:rsidRPr="00661F57">
        <w:rPr>
          <w:rFonts w:cs="Times New Roman"/>
          <w:sz w:val="24"/>
          <w:szCs w:val="24"/>
        </w:rPr>
        <w:t> divided into pages numbered from     0 to n.</w:t>
      </w:r>
    </w:p>
    <w:p w:rsidR="00671C2C" w:rsidRPr="00661F57" w:rsidRDefault="00671C2C" w:rsidP="00D5375B">
      <w:pPr>
        <w:pStyle w:val="ListParagraph"/>
        <w:numPr>
          <w:ilvl w:val="0"/>
          <w:numId w:val="17"/>
        </w:numPr>
        <w:rPr>
          <w:rFonts w:cs="Times New Roman"/>
          <w:sz w:val="24"/>
          <w:szCs w:val="24"/>
        </w:rPr>
      </w:pPr>
      <w:r w:rsidRPr="00661F57">
        <w:rPr>
          <w:rFonts w:cs="Times New Roman"/>
          <w:b/>
          <w:sz w:val="24"/>
          <w:szCs w:val="24"/>
        </w:rPr>
        <w:t>Disk I/O</w:t>
      </w:r>
      <w:r w:rsidRPr="00661F57">
        <w:rPr>
          <w:rFonts w:cs="Times New Roman"/>
          <w:sz w:val="24"/>
          <w:szCs w:val="24"/>
        </w:rPr>
        <w:t> operations are performed at the </w:t>
      </w:r>
      <w:r w:rsidRPr="00661F57">
        <w:rPr>
          <w:rFonts w:cs="Times New Roman"/>
          <w:b/>
          <w:sz w:val="24"/>
          <w:szCs w:val="24"/>
        </w:rPr>
        <w:t>page level</w:t>
      </w:r>
      <w:r w:rsidRPr="00661F57">
        <w:rPr>
          <w:rFonts w:cs="Times New Roman"/>
          <w:sz w:val="24"/>
          <w:szCs w:val="24"/>
        </w:rPr>
        <w:t>. (SQL Server reads/writes </w:t>
      </w:r>
      <w:r w:rsidRPr="00661F57">
        <w:rPr>
          <w:rFonts w:cs="Times New Roman"/>
          <w:b/>
          <w:sz w:val="24"/>
          <w:szCs w:val="24"/>
        </w:rPr>
        <w:t>WHOLE</w:t>
      </w:r>
      <w:r w:rsidRPr="00661F57">
        <w:rPr>
          <w:rFonts w:cs="Times New Roman"/>
          <w:sz w:val="24"/>
          <w:szCs w:val="24"/>
        </w:rPr>
        <w:t> pages).</w:t>
      </w:r>
    </w:p>
    <w:p w:rsidR="00671C2C" w:rsidRPr="00661F57" w:rsidRDefault="00671C2C" w:rsidP="00D5375B">
      <w:pPr>
        <w:pStyle w:val="ListParagraph"/>
        <w:numPr>
          <w:ilvl w:val="0"/>
          <w:numId w:val="17"/>
        </w:numPr>
        <w:rPr>
          <w:rFonts w:cs="Times New Roman"/>
          <w:sz w:val="24"/>
          <w:szCs w:val="24"/>
        </w:rPr>
      </w:pPr>
      <w:r w:rsidRPr="00661F57">
        <w:rPr>
          <w:rFonts w:cs="Times New Roman"/>
          <w:b/>
          <w:sz w:val="24"/>
          <w:szCs w:val="24"/>
        </w:rPr>
        <w:t>Page size: 8kb</w:t>
      </w:r>
      <w:r w:rsidRPr="00661F57">
        <w:rPr>
          <w:rFonts w:cs="Times New Roman"/>
          <w:sz w:val="24"/>
          <w:szCs w:val="24"/>
        </w:rPr>
        <w:t>. ==&gt; 128 pages = 1Mb.</w:t>
      </w:r>
    </w:p>
    <w:p w:rsidR="008D3195" w:rsidRPr="00661F57" w:rsidRDefault="008D3195" w:rsidP="00D5375B">
      <w:pPr>
        <w:spacing w:line="240" w:lineRule="atLeast"/>
        <w:rPr>
          <w:rFonts w:cs="Times New Roman"/>
          <w:sz w:val="24"/>
          <w:szCs w:val="24"/>
        </w:rPr>
      </w:pPr>
    </w:p>
    <w:p w:rsidR="008D3195" w:rsidRPr="00661F57" w:rsidRDefault="008D3195" w:rsidP="00D5375B">
      <w:pPr>
        <w:spacing w:line="240" w:lineRule="atLeast"/>
        <w:rPr>
          <w:rFonts w:cs="Times New Roman"/>
          <w:b/>
          <w:sz w:val="24"/>
          <w:szCs w:val="24"/>
          <w:u w:val="single"/>
        </w:rPr>
      </w:pPr>
      <w:r w:rsidRPr="00661F57">
        <w:rPr>
          <w:rFonts w:cs="Times New Roman"/>
          <w:b/>
          <w:sz w:val="24"/>
          <w:szCs w:val="24"/>
          <w:u w:val="single"/>
        </w:rPr>
        <w:t>Page architecture:</w:t>
      </w:r>
    </w:p>
    <w:p w:rsidR="008D3195" w:rsidRPr="00661F57" w:rsidRDefault="008D3195" w:rsidP="00D5375B">
      <w:pPr>
        <w:spacing w:line="240" w:lineRule="atLeast"/>
        <w:rPr>
          <w:rFonts w:cs="Times New Roman"/>
          <w:sz w:val="24"/>
          <w:szCs w:val="24"/>
        </w:rPr>
      </w:pPr>
      <w:r w:rsidRPr="00661F57">
        <w:rPr>
          <w:rFonts w:cs="Times New Roman"/>
          <w:sz w:val="24"/>
          <w:szCs w:val="24"/>
        </w:rPr>
        <w:t>Every page contains 3 blogs</w:t>
      </w:r>
    </w:p>
    <w:p w:rsidR="005C4680" w:rsidRPr="00661F57" w:rsidRDefault="005C4680" w:rsidP="00D5375B">
      <w:pPr>
        <w:spacing w:line="240" w:lineRule="atLeast"/>
        <w:rPr>
          <w:rFonts w:cs="Times New Roman"/>
          <w:sz w:val="24"/>
          <w:szCs w:val="24"/>
        </w:rPr>
      </w:pPr>
      <w:r w:rsidRPr="00661F57">
        <w:rPr>
          <w:rFonts w:cs="Times New Roman"/>
          <w:noProof/>
          <w:sz w:val="24"/>
          <w:szCs w:val="24"/>
        </w:rPr>
        <w:drawing>
          <wp:inline distT="0" distB="0" distL="0" distR="0" wp14:anchorId="2BEE72F1" wp14:editId="75BC5EEA">
            <wp:extent cx="2552700" cy="2085975"/>
            <wp:effectExtent l="0" t="0" r="0" b="9525"/>
            <wp:docPr id="4" name="Picture 4" descr="C:\Users\ANIL\Desktop\IC1474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L\Desktop\IC147464.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700" cy="2085975"/>
                    </a:xfrm>
                    <a:prstGeom prst="rect">
                      <a:avLst/>
                    </a:prstGeom>
                    <a:noFill/>
                    <a:ln>
                      <a:noFill/>
                    </a:ln>
                  </pic:spPr>
                </pic:pic>
              </a:graphicData>
            </a:graphic>
          </wp:inline>
        </w:drawing>
      </w:r>
    </w:p>
    <w:p w:rsidR="008D3195" w:rsidRPr="00661F57" w:rsidRDefault="00224124" w:rsidP="00D5375B">
      <w:pPr>
        <w:spacing w:line="240" w:lineRule="atLeast"/>
        <w:rPr>
          <w:rFonts w:cs="Times New Roman"/>
          <w:sz w:val="24"/>
          <w:szCs w:val="24"/>
        </w:rPr>
      </w:pPr>
      <w:r w:rsidRPr="00661F57">
        <w:rPr>
          <w:rFonts w:cs="Times New Roman"/>
          <w:b/>
          <w:sz w:val="24"/>
          <w:szCs w:val="24"/>
        </w:rPr>
        <w:t>&gt;</w:t>
      </w:r>
      <w:r w:rsidR="0081754E">
        <w:rPr>
          <w:rFonts w:cs="Times New Roman"/>
          <w:b/>
          <w:sz w:val="24"/>
          <w:szCs w:val="24"/>
        </w:rPr>
        <w:t xml:space="preserve"> </w:t>
      </w:r>
      <w:r w:rsidR="008D3195" w:rsidRPr="00661F57">
        <w:rPr>
          <w:rFonts w:cs="Times New Roman"/>
          <w:b/>
          <w:sz w:val="24"/>
          <w:szCs w:val="24"/>
        </w:rPr>
        <w:t>Page header:</w:t>
      </w:r>
      <w:r w:rsidR="008D3195" w:rsidRPr="00661F57">
        <w:rPr>
          <w:rFonts w:cs="Times New Roman"/>
          <w:sz w:val="24"/>
          <w:szCs w:val="24"/>
        </w:rPr>
        <w:t xml:space="preserve"> type of the page, page number, object details, how much free space inside the page</w:t>
      </w:r>
    </w:p>
    <w:p w:rsidR="008D3195" w:rsidRPr="00661F57" w:rsidRDefault="008D3195" w:rsidP="00D5375B">
      <w:pPr>
        <w:spacing w:line="240" w:lineRule="atLeast"/>
        <w:rPr>
          <w:rFonts w:cs="Times New Roman"/>
          <w:sz w:val="24"/>
          <w:szCs w:val="24"/>
        </w:rPr>
      </w:pPr>
      <w:r w:rsidRPr="00661F57">
        <w:rPr>
          <w:rFonts w:cs="Times New Roman"/>
          <w:sz w:val="24"/>
          <w:szCs w:val="24"/>
        </w:rPr>
        <w:t>Page header size</w:t>
      </w:r>
      <w:r w:rsidR="005C4680" w:rsidRPr="00661F57">
        <w:rPr>
          <w:rFonts w:cs="Times New Roman"/>
          <w:sz w:val="24"/>
          <w:szCs w:val="24"/>
        </w:rPr>
        <w:t>: 96-B</w:t>
      </w:r>
      <w:r w:rsidRPr="00661F57">
        <w:rPr>
          <w:rFonts w:cs="Times New Roman"/>
          <w:sz w:val="24"/>
          <w:szCs w:val="24"/>
        </w:rPr>
        <w:t>ytes</w:t>
      </w:r>
    </w:p>
    <w:p w:rsidR="008D3195" w:rsidRPr="00661F57" w:rsidRDefault="004E30DE" w:rsidP="00D5375B">
      <w:pPr>
        <w:spacing w:line="240" w:lineRule="atLeast"/>
        <w:rPr>
          <w:rFonts w:cs="Times New Roman"/>
          <w:sz w:val="24"/>
          <w:szCs w:val="24"/>
        </w:rPr>
      </w:pPr>
      <w:r w:rsidRPr="00661F57">
        <w:rPr>
          <w:rFonts w:cs="Times New Roman"/>
          <w:sz w:val="24"/>
          <w:szCs w:val="24"/>
        </w:rPr>
        <w:t>&gt;</w:t>
      </w:r>
      <w:r w:rsidR="00C6486C">
        <w:rPr>
          <w:rFonts w:cs="Times New Roman"/>
          <w:sz w:val="24"/>
          <w:szCs w:val="24"/>
        </w:rPr>
        <w:t xml:space="preserve"> </w:t>
      </w:r>
      <w:r w:rsidR="008D3195" w:rsidRPr="00661F57">
        <w:rPr>
          <w:rFonts w:cs="Times New Roman"/>
          <w:b/>
          <w:sz w:val="24"/>
          <w:szCs w:val="24"/>
        </w:rPr>
        <w:t>Data rows:</w:t>
      </w:r>
      <w:r w:rsidR="008D3195" w:rsidRPr="00661F57">
        <w:rPr>
          <w:rFonts w:cs="Times New Roman"/>
          <w:sz w:val="24"/>
          <w:szCs w:val="24"/>
        </w:rPr>
        <w:t xml:space="preserve"> Where actual data stores inside</w:t>
      </w:r>
      <w:r w:rsidR="005C4680" w:rsidRPr="00661F57">
        <w:rPr>
          <w:rFonts w:cs="Times New Roman"/>
          <w:sz w:val="24"/>
          <w:szCs w:val="24"/>
        </w:rPr>
        <w:t xml:space="preserve"> the page and size is 8060-Bytes</w:t>
      </w:r>
    </w:p>
    <w:p w:rsidR="008D3195" w:rsidRPr="00661F57" w:rsidRDefault="004E30DE" w:rsidP="00D5375B">
      <w:pPr>
        <w:spacing w:line="240" w:lineRule="atLeast"/>
        <w:rPr>
          <w:rFonts w:cs="Times New Roman"/>
          <w:sz w:val="24"/>
          <w:szCs w:val="24"/>
        </w:rPr>
      </w:pPr>
      <w:r w:rsidRPr="00661F57">
        <w:rPr>
          <w:rFonts w:cs="Times New Roman"/>
          <w:sz w:val="24"/>
          <w:szCs w:val="24"/>
        </w:rPr>
        <w:t>&gt;</w:t>
      </w:r>
      <w:r w:rsidR="00327B9A" w:rsidRPr="00661F57">
        <w:rPr>
          <w:rFonts w:cs="Times New Roman"/>
          <w:sz w:val="24"/>
          <w:szCs w:val="24"/>
        </w:rPr>
        <w:t xml:space="preserve"> </w:t>
      </w:r>
      <w:r w:rsidR="008D3195" w:rsidRPr="00661F57">
        <w:rPr>
          <w:rFonts w:cs="Times New Roman"/>
          <w:b/>
          <w:sz w:val="24"/>
          <w:szCs w:val="24"/>
        </w:rPr>
        <w:t>Row offset:</w:t>
      </w:r>
      <w:r w:rsidR="008D3195" w:rsidRPr="00661F57">
        <w:rPr>
          <w:rFonts w:cs="Times New Roman"/>
          <w:sz w:val="24"/>
          <w:szCs w:val="24"/>
        </w:rPr>
        <w:t xml:space="preserve"> This is the index of the page when data rows increases the row offset also increase. Row offset index of data rows.</w:t>
      </w:r>
    </w:p>
    <w:p w:rsidR="008D3195" w:rsidRPr="00661F57" w:rsidRDefault="005C4680" w:rsidP="00D5375B">
      <w:pPr>
        <w:spacing w:line="240" w:lineRule="atLeast"/>
        <w:rPr>
          <w:rFonts w:cs="Times New Roman"/>
          <w:sz w:val="24"/>
          <w:szCs w:val="24"/>
        </w:rPr>
      </w:pPr>
      <w:r w:rsidRPr="00661F57">
        <w:rPr>
          <w:rFonts w:cs="Times New Roman"/>
          <w:b/>
          <w:sz w:val="24"/>
          <w:szCs w:val="24"/>
        </w:rPr>
        <w:t>Row offset size:</w:t>
      </w:r>
      <w:r w:rsidRPr="00661F57">
        <w:rPr>
          <w:rFonts w:cs="Times New Roman"/>
          <w:sz w:val="24"/>
          <w:szCs w:val="24"/>
        </w:rPr>
        <w:t xml:space="preserve"> 36-</w:t>
      </w:r>
      <w:r w:rsidR="008D3195" w:rsidRPr="00661F57">
        <w:rPr>
          <w:rFonts w:cs="Times New Roman"/>
          <w:sz w:val="24"/>
          <w:szCs w:val="24"/>
        </w:rPr>
        <w:t>Bytes</w:t>
      </w:r>
    </w:p>
    <w:p w:rsidR="008D3195" w:rsidRPr="00661F57" w:rsidRDefault="008D3195" w:rsidP="00D5375B">
      <w:pPr>
        <w:spacing w:line="240" w:lineRule="atLeast"/>
        <w:rPr>
          <w:rFonts w:cs="Times New Roman"/>
          <w:b/>
          <w:sz w:val="24"/>
          <w:szCs w:val="24"/>
        </w:rPr>
      </w:pPr>
      <w:r w:rsidRPr="00661F57">
        <w:rPr>
          <w:rFonts w:cs="Times New Roman"/>
          <w:b/>
          <w:sz w:val="24"/>
          <w:szCs w:val="24"/>
        </w:rPr>
        <w:t>Note: Per MB of space how many pages can allocate?</w:t>
      </w:r>
    </w:p>
    <w:p w:rsidR="008D3195" w:rsidRPr="00661F57" w:rsidRDefault="008D3195" w:rsidP="00D5375B">
      <w:pPr>
        <w:spacing w:line="240" w:lineRule="atLeast"/>
        <w:rPr>
          <w:rFonts w:cs="Times New Roman"/>
          <w:sz w:val="24"/>
          <w:szCs w:val="24"/>
          <w:lang w:val="fr-FR"/>
        </w:rPr>
      </w:pPr>
      <w:r w:rsidRPr="00661F57">
        <w:rPr>
          <w:rFonts w:cs="Times New Roman"/>
          <w:sz w:val="24"/>
          <w:szCs w:val="24"/>
          <w:lang w:val="fr-FR"/>
        </w:rPr>
        <w:t>128 pages can allocate</w:t>
      </w:r>
    </w:p>
    <w:p w:rsidR="008D3195" w:rsidRPr="00661F57" w:rsidRDefault="008D3195" w:rsidP="00D5375B">
      <w:pPr>
        <w:spacing w:line="240" w:lineRule="atLeast"/>
        <w:rPr>
          <w:rFonts w:cs="Times New Roman"/>
          <w:sz w:val="24"/>
          <w:szCs w:val="24"/>
          <w:lang w:val="fr-FR"/>
        </w:rPr>
      </w:pPr>
      <w:r w:rsidRPr="00661F57">
        <w:rPr>
          <w:rFonts w:cs="Times New Roman"/>
          <w:sz w:val="24"/>
          <w:szCs w:val="24"/>
          <w:lang w:val="fr-FR"/>
        </w:rPr>
        <w:t>1 GB: 1</w:t>
      </w:r>
      <w:r w:rsidR="00EC1F14" w:rsidRPr="00661F57">
        <w:rPr>
          <w:rFonts w:cs="Times New Roman"/>
          <w:sz w:val="24"/>
          <w:szCs w:val="24"/>
          <w:lang w:val="fr-FR"/>
        </w:rPr>
        <w:t>31072 Pages.</w:t>
      </w:r>
    </w:p>
    <w:p w:rsidR="008D3195" w:rsidRPr="00661F57" w:rsidRDefault="008D3195"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Always pages store inside the extents&gt; in a file.</w:t>
      </w:r>
    </w:p>
    <w:p w:rsidR="00EC1F14" w:rsidRPr="00661F57" w:rsidRDefault="008D3195" w:rsidP="00D5375B">
      <w:pPr>
        <w:spacing w:line="240" w:lineRule="atLeast"/>
        <w:rPr>
          <w:rFonts w:cs="Times New Roman"/>
          <w:sz w:val="24"/>
          <w:szCs w:val="24"/>
        </w:rPr>
      </w:pPr>
      <w:r w:rsidRPr="00661F57">
        <w:rPr>
          <w:rFonts w:cs="Times New Roman"/>
          <w:b/>
          <w:sz w:val="24"/>
          <w:szCs w:val="24"/>
        </w:rPr>
        <w:t>Types of pages:</w:t>
      </w:r>
    </w:p>
    <w:p w:rsidR="008D3195" w:rsidRPr="00661F57" w:rsidRDefault="008D3195" w:rsidP="00D5375B">
      <w:pPr>
        <w:spacing w:line="240" w:lineRule="atLeast"/>
        <w:rPr>
          <w:rFonts w:cs="Times New Roman"/>
          <w:sz w:val="24"/>
          <w:szCs w:val="24"/>
        </w:rPr>
      </w:pPr>
      <w:r w:rsidRPr="00661F57">
        <w:rPr>
          <w:rFonts w:cs="Times New Roman"/>
          <w:sz w:val="24"/>
          <w:szCs w:val="24"/>
        </w:rPr>
        <w:t>Total 8 types of pages in SQL server</w:t>
      </w:r>
    </w:p>
    <w:p w:rsidR="00EC1F14" w:rsidRPr="00661F57" w:rsidRDefault="00EC1F14" w:rsidP="00D5375B">
      <w:pPr>
        <w:spacing w:line="240" w:lineRule="atLeast"/>
        <w:rPr>
          <w:rFonts w:cs="Times New Roman"/>
          <w:sz w:val="24"/>
          <w:szCs w:val="24"/>
        </w:rPr>
      </w:pPr>
      <w:r w:rsidRPr="00661F57">
        <w:rPr>
          <w:rFonts w:cs="Times New Roman"/>
          <w:sz w:val="24"/>
          <w:szCs w:val="24"/>
        </w:rPr>
        <w:t>&gt;</w:t>
      </w:r>
      <w:r w:rsidR="00711C61">
        <w:rPr>
          <w:rFonts w:cs="Times New Roman"/>
          <w:sz w:val="24"/>
          <w:szCs w:val="24"/>
        </w:rPr>
        <w:t xml:space="preserve"> </w:t>
      </w:r>
      <w:r w:rsidR="008D3195" w:rsidRPr="00661F57">
        <w:rPr>
          <w:rFonts w:cs="Times New Roman"/>
          <w:b/>
          <w:sz w:val="24"/>
          <w:szCs w:val="24"/>
        </w:rPr>
        <w:t>Data:</w:t>
      </w:r>
      <w:r w:rsidR="008D3195" w:rsidRPr="00661F57">
        <w:rPr>
          <w:rFonts w:cs="Times New Roman"/>
          <w:sz w:val="24"/>
          <w:szCs w:val="24"/>
        </w:rPr>
        <w:t xml:space="preserve"> </w:t>
      </w:r>
      <w:r w:rsidRPr="00661F57">
        <w:rPr>
          <w:rFonts w:cs="Times New Roman"/>
          <w:sz w:val="24"/>
          <w:szCs w:val="24"/>
        </w:rPr>
        <w:t xml:space="preserve"> </w:t>
      </w:r>
      <w:r w:rsidR="008D3195" w:rsidRPr="00661F57">
        <w:rPr>
          <w:rFonts w:cs="Times New Roman"/>
          <w:sz w:val="24"/>
          <w:szCs w:val="24"/>
        </w:rPr>
        <w:t xml:space="preserve">All data type data stores in this page except text, ntext, </w:t>
      </w:r>
      <w:r w:rsidR="00525010" w:rsidRPr="00661F57">
        <w:rPr>
          <w:rFonts w:cs="Times New Roman"/>
          <w:sz w:val="24"/>
          <w:szCs w:val="24"/>
        </w:rPr>
        <w:t>and image</w:t>
      </w:r>
      <w:r w:rsidRPr="00661F57">
        <w:rPr>
          <w:rFonts w:cs="Times New Roman"/>
          <w:sz w:val="24"/>
          <w:szCs w:val="24"/>
        </w:rPr>
        <w:t>.</w:t>
      </w:r>
    </w:p>
    <w:p w:rsidR="008D3195" w:rsidRPr="00661F57" w:rsidRDefault="008D3195" w:rsidP="00D5375B">
      <w:pPr>
        <w:spacing w:line="240" w:lineRule="atLeast"/>
        <w:rPr>
          <w:rFonts w:cs="Times New Roman"/>
          <w:sz w:val="24"/>
          <w:szCs w:val="24"/>
        </w:rPr>
      </w:pPr>
      <w:r w:rsidRPr="00661F57">
        <w:rPr>
          <w:rFonts w:cs="Times New Roman"/>
          <w:sz w:val="24"/>
          <w:szCs w:val="24"/>
        </w:rPr>
        <w:t>&gt;</w:t>
      </w:r>
      <w:r w:rsidR="00711C61">
        <w:rPr>
          <w:rFonts w:cs="Times New Roman"/>
          <w:sz w:val="24"/>
          <w:szCs w:val="24"/>
        </w:rPr>
        <w:t xml:space="preserve"> </w:t>
      </w:r>
      <w:r w:rsidRPr="00661F57">
        <w:rPr>
          <w:rFonts w:cs="Times New Roman"/>
          <w:b/>
          <w:sz w:val="24"/>
          <w:szCs w:val="24"/>
        </w:rPr>
        <w:t>Index:</w:t>
      </w:r>
      <w:r w:rsidRPr="00661F57">
        <w:rPr>
          <w:rFonts w:cs="Times New Roman"/>
          <w:sz w:val="24"/>
          <w:szCs w:val="24"/>
        </w:rPr>
        <w:t xml:space="preserve"> </w:t>
      </w:r>
      <w:r w:rsidR="00EC1F14" w:rsidRPr="00661F57">
        <w:rPr>
          <w:rFonts w:cs="Times New Roman"/>
          <w:sz w:val="24"/>
          <w:szCs w:val="24"/>
        </w:rPr>
        <w:t xml:space="preserve"> </w:t>
      </w:r>
      <w:r w:rsidRPr="00661F57">
        <w:rPr>
          <w:rFonts w:cs="Times New Roman"/>
          <w:sz w:val="24"/>
          <w:szCs w:val="24"/>
        </w:rPr>
        <w:t>On</w:t>
      </w:r>
      <w:r w:rsidR="00EC1F14" w:rsidRPr="00661F57">
        <w:rPr>
          <w:rFonts w:cs="Times New Roman"/>
          <w:sz w:val="24"/>
          <w:szCs w:val="24"/>
        </w:rPr>
        <w:t>ly stores index related entries</w:t>
      </w:r>
    </w:p>
    <w:p w:rsidR="008D3195" w:rsidRPr="00661F57" w:rsidRDefault="008D3195" w:rsidP="00D5375B">
      <w:pPr>
        <w:spacing w:line="240" w:lineRule="atLeast"/>
        <w:rPr>
          <w:rFonts w:cs="Times New Roman"/>
          <w:sz w:val="24"/>
          <w:szCs w:val="24"/>
        </w:rPr>
      </w:pPr>
      <w:r w:rsidRPr="00661F57">
        <w:rPr>
          <w:rFonts w:cs="Times New Roman"/>
          <w:sz w:val="24"/>
          <w:szCs w:val="24"/>
        </w:rPr>
        <w:t>&gt;</w:t>
      </w:r>
      <w:r w:rsidR="00711C61">
        <w:rPr>
          <w:rFonts w:cs="Times New Roman"/>
          <w:sz w:val="24"/>
          <w:szCs w:val="24"/>
        </w:rPr>
        <w:t xml:space="preserve"> </w:t>
      </w:r>
      <w:r w:rsidRPr="00661F57">
        <w:rPr>
          <w:rFonts w:cs="Times New Roman"/>
          <w:b/>
          <w:sz w:val="24"/>
          <w:szCs w:val="24"/>
        </w:rPr>
        <w:t>Text\image:</w:t>
      </w:r>
      <w:r w:rsidR="00EC1F14" w:rsidRPr="00661F57">
        <w:rPr>
          <w:rFonts w:cs="Times New Roman"/>
          <w:b/>
          <w:sz w:val="24"/>
          <w:szCs w:val="24"/>
        </w:rPr>
        <w:t xml:space="preserve"> </w:t>
      </w:r>
      <w:r w:rsidRPr="00661F57">
        <w:rPr>
          <w:rFonts w:cs="Times New Roman"/>
          <w:sz w:val="24"/>
          <w:szCs w:val="24"/>
        </w:rPr>
        <w:t xml:space="preserve"> text</w:t>
      </w:r>
      <w:r w:rsidR="00EC1F14" w:rsidRPr="00661F57">
        <w:rPr>
          <w:rFonts w:cs="Times New Roman"/>
          <w:sz w:val="24"/>
          <w:szCs w:val="24"/>
        </w:rPr>
        <w:t>, ntext, image</w:t>
      </w:r>
      <w:r w:rsidRPr="00661F57">
        <w:rPr>
          <w:rFonts w:cs="Times New Roman"/>
          <w:sz w:val="24"/>
          <w:szCs w:val="24"/>
        </w:rPr>
        <w:t>.</w:t>
      </w:r>
    </w:p>
    <w:p w:rsidR="008D3195" w:rsidRPr="00661F57" w:rsidRDefault="008D3195" w:rsidP="00D5375B">
      <w:pPr>
        <w:spacing w:line="240" w:lineRule="atLeast"/>
        <w:rPr>
          <w:rFonts w:cs="Times New Roman"/>
          <w:sz w:val="24"/>
          <w:szCs w:val="24"/>
        </w:rPr>
      </w:pPr>
      <w:r w:rsidRPr="00661F57">
        <w:rPr>
          <w:rFonts w:cs="Times New Roman"/>
          <w:b/>
          <w:sz w:val="24"/>
          <w:szCs w:val="24"/>
        </w:rPr>
        <w:t>Note:</w:t>
      </w:r>
      <w:r w:rsidRPr="00661F57">
        <w:rPr>
          <w:rFonts w:cs="Times New Roman"/>
          <w:sz w:val="24"/>
          <w:szCs w:val="24"/>
        </w:rPr>
        <w:t xml:space="preserve"> All below 5 types of pages are </w:t>
      </w:r>
      <w:r w:rsidR="00EC1F14" w:rsidRPr="00661F57">
        <w:rPr>
          <w:rFonts w:cs="Times New Roman"/>
          <w:sz w:val="24"/>
          <w:szCs w:val="24"/>
        </w:rPr>
        <w:t>designed</w:t>
      </w:r>
      <w:r w:rsidRPr="00661F57">
        <w:rPr>
          <w:rFonts w:cs="Times New Roman"/>
          <w:sz w:val="24"/>
          <w:szCs w:val="24"/>
        </w:rPr>
        <w:t xml:space="preserve"> for </w:t>
      </w:r>
      <w:r w:rsidR="003D3AFE" w:rsidRPr="00661F57">
        <w:rPr>
          <w:rFonts w:cs="Times New Roman"/>
          <w:sz w:val="24"/>
          <w:szCs w:val="24"/>
        </w:rPr>
        <w:t>Sql</w:t>
      </w:r>
      <w:r w:rsidRPr="00661F57">
        <w:rPr>
          <w:rFonts w:cs="Times New Roman"/>
          <w:sz w:val="24"/>
          <w:szCs w:val="24"/>
        </w:rPr>
        <w:t xml:space="preserve"> server engine </w:t>
      </w:r>
      <w:r w:rsidR="00EC1F14" w:rsidRPr="00661F57">
        <w:rPr>
          <w:rFonts w:cs="Times New Roman"/>
          <w:sz w:val="24"/>
          <w:szCs w:val="24"/>
        </w:rPr>
        <w:t>usage. Called</w:t>
      </w:r>
      <w:r w:rsidRPr="00661F57">
        <w:rPr>
          <w:rFonts w:cs="Times New Roman"/>
          <w:sz w:val="24"/>
          <w:szCs w:val="24"/>
        </w:rPr>
        <w:t xml:space="preserve"> </w:t>
      </w:r>
      <w:r w:rsidR="008105D8" w:rsidRPr="00661F57">
        <w:rPr>
          <w:rFonts w:cs="Times New Roman"/>
          <w:sz w:val="24"/>
          <w:szCs w:val="24"/>
        </w:rPr>
        <w:t>maintaince pages</w:t>
      </w:r>
      <w:r w:rsidRPr="00661F57">
        <w:rPr>
          <w:rFonts w:cs="Times New Roman"/>
          <w:sz w:val="24"/>
          <w:szCs w:val="24"/>
        </w:rPr>
        <w:t>.</w:t>
      </w:r>
    </w:p>
    <w:p w:rsidR="008D3195" w:rsidRPr="00661F57" w:rsidRDefault="008D3195" w:rsidP="00D5375B">
      <w:pPr>
        <w:spacing w:line="240" w:lineRule="atLeast"/>
        <w:rPr>
          <w:rFonts w:cs="Times New Roman"/>
          <w:sz w:val="24"/>
          <w:szCs w:val="24"/>
        </w:rPr>
      </w:pPr>
      <w:r w:rsidRPr="00661F57">
        <w:rPr>
          <w:rFonts w:cs="Times New Roman"/>
          <w:sz w:val="24"/>
          <w:szCs w:val="24"/>
        </w:rPr>
        <w:t xml:space="preserve">&gt; </w:t>
      </w:r>
      <w:r w:rsidRPr="00661F57">
        <w:rPr>
          <w:rFonts w:cs="Times New Roman"/>
          <w:b/>
          <w:sz w:val="24"/>
          <w:szCs w:val="24"/>
        </w:rPr>
        <w:t>GAM\SGAM:</w:t>
      </w:r>
      <w:r w:rsidR="00EC1F14" w:rsidRPr="00661F57">
        <w:rPr>
          <w:rFonts w:cs="Times New Roman"/>
          <w:sz w:val="24"/>
          <w:szCs w:val="24"/>
        </w:rPr>
        <w:t xml:space="preserve"> </w:t>
      </w:r>
      <w:r w:rsidRPr="00661F57">
        <w:rPr>
          <w:rFonts w:cs="Times New Roman"/>
          <w:sz w:val="24"/>
          <w:szCs w:val="24"/>
        </w:rPr>
        <w:t>Store info</w:t>
      </w:r>
      <w:r w:rsidR="00EC1F14" w:rsidRPr="00661F57">
        <w:rPr>
          <w:rFonts w:cs="Times New Roman"/>
          <w:sz w:val="24"/>
          <w:szCs w:val="24"/>
        </w:rPr>
        <w:t>rmation about allocated extents.</w:t>
      </w:r>
    </w:p>
    <w:p w:rsidR="008D3195" w:rsidRPr="00661F57" w:rsidRDefault="008D3195" w:rsidP="00D5375B">
      <w:pPr>
        <w:spacing w:line="240" w:lineRule="atLeast"/>
        <w:rPr>
          <w:rFonts w:cs="Times New Roman"/>
          <w:sz w:val="24"/>
          <w:szCs w:val="24"/>
        </w:rPr>
      </w:pPr>
      <w:r w:rsidRPr="00661F57">
        <w:rPr>
          <w:rFonts w:cs="Times New Roman"/>
          <w:sz w:val="24"/>
          <w:szCs w:val="24"/>
        </w:rPr>
        <w:t xml:space="preserve">&gt; </w:t>
      </w:r>
      <w:r w:rsidRPr="00661F57">
        <w:rPr>
          <w:rFonts w:cs="Times New Roman"/>
          <w:b/>
          <w:sz w:val="24"/>
          <w:szCs w:val="24"/>
        </w:rPr>
        <w:t>IAM [Index allocation map]</w:t>
      </w:r>
      <w:r w:rsidR="00EC1F14" w:rsidRPr="00661F57">
        <w:rPr>
          <w:rFonts w:cs="Times New Roman"/>
          <w:b/>
          <w:sz w:val="24"/>
          <w:szCs w:val="24"/>
        </w:rPr>
        <w:t>:</w:t>
      </w:r>
      <w:r w:rsidR="00EC1F14" w:rsidRPr="00661F57">
        <w:rPr>
          <w:rFonts w:cs="Times New Roman"/>
          <w:sz w:val="24"/>
          <w:szCs w:val="24"/>
        </w:rPr>
        <w:t xml:space="preserve"> Stores</w:t>
      </w:r>
      <w:r w:rsidRPr="00661F57">
        <w:rPr>
          <w:rFonts w:cs="Times New Roman"/>
          <w:sz w:val="24"/>
          <w:szCs w:val="24"/>
        </w:rPr>
        <w:t xml:space="preserve"> information about index pages in extents</w:t>
      </w:r>
      <w:r w:rsidR="00EC1F14" w:rsidRPr="00661F57">
        <w:rPr>
          <w:rFonts w:cs="Times New Roman"/>
          <w:sz w:val="24"/>
          <w:szCs w:val="24"/>
        </w:rPr>
        <w:t>.</w:t>
      </w:r>
    </w:p>
    <w:p w:rsidR="008D3195" w:rsidRPr="00661F57" w:rsidRDefault="008D3195" w:rsidP="00D5375B">
      <w:pPr>
        <w:spacing w:line="240" w:lineRule="atLeast"/>
        <w:rPr>
          <w:rFonts w:cs="Times New Roman"/>
          <w:sz w:val="24"/>
          <w:szCs w:val="24"/>
        </w:rPr>
      </w:pPr>
      <w:r w:rsidRPr="00661F57">
        <w:rPr>
          <w:rFonts w:cs="Times New Roman"/>
          <w:sz w:val="24"/>
          <w:szCs w:val="24"/>
        </w:rPr>
        <w:t xml:space="preserve">&gt; </w:t>
      </w:r>
      <w:r w:rsidRPr="00661F57">
        <w:rPr>
          <w:rFonts w:cs="Times New Roman"/>
          <w:b/>
          <w:sz w:val="24"/>
          <w:szCs w:val="24"/>
        </w:rPr>
        <w:t>PFS [Page free space]:</w:t>
      </w:r>
      <w:r w:rsidRPr="00661F57">
        <w:rPr>
          <w:rFonts w:cs="Times New Roman"/>
          <w:sz w:val="24"/>
          <w:szCs w:val="24"/>
        </w:rPr>
        <w:t xml:space="preserve"> How much free space in a page.</w:t>
      </w:r>
    </w:p>
    <w:p w:rsidR="008D3195" w:rsidRPr="00661F57" w:rsidRDefault="008D3195" w:rsidP="00D5375B">
      <w:pPr>
        <w:spacing w:line="240" w:lineRule="atLeast"/>
        <w:rPr>
          <w:rFonts w:cs="Times New Roman"/>
          <w:sz w:val="24"/>
          <w:szCs w:val="24"/>
        </w:rPr>
      </w:pPr>
      <w:r w:rsidRPr="00661F57">
        <w:rPr>
          <w:rFonts w:cs="Times New Roman"/>
          <w:sz w:val="24"/>
          <w:szCs w:val="24"/>
        </w:rPr>
        <w:t xml:space="preserve">&gt; </w:t>
      </w:r>
      <w:r w:rsidRPr="00661F57">
        <w:rPr>
          <w:rFonts w:cs="Times New Roman"/>
          <w:b/>
          <w:sz w:val="24"/>
          <w:szCs w:val="24"/>
        </w:rPr>
        <w:t>BCM [Bulk change mapping]:</w:t>
      </w:r>
      <w:r w:rsidRPr="00661F57">
        <w:rPr>
          <w:rFonts w:cs="Times New Roman"/>
          <w:sz w:val="24"/>
          <w:szCs w:val="24"/>
        </w:rPr>
        <w:t xml:space="preserve"> Store entries about log backup</w:t>
      </w:r>
      <w:r w:rsidR="00EC1F14" w:rsidRPr="00661F57">
        <w:rPr>
          <w:rFonts w:cs="Times New Roman"/>
          <w:sz w:val="24"/>
          <w:szCs w:val="24"/>
        </w:rPr>
        <w:t>.</w:t>
      </w:r>
    </w:p>
    <w:p w:rsidR="008D3195" w:rsidRDefault="008D3195" w:rsidP="00D5375B">
      <w:pPr>
        <w:spacing w:line="240" w:lineRule="atLeast"/>
        <w:rPr>
          <w:rFonts w:cs="Times New Roman"/>
          <w:sz w:val="24"/>
          <w:szCs w:val="24"/>
        </w:rPr>
      </w:pPr>
      <w:r w:rsidRPr="00661F57">
        <w:rPr>
          <w:rFonts w:cs="Times New Roman"/>
          <w:sz w:val="24"/>
          <w:szCs w:val="24"/>
        </w:rPr>
        <w:t xml:space="preserve">&gt; </w:t>
      </w:r>
      <w:r w:rsidR="00EC1F14" w:rsidRPr="00661F57">
        <w:rPr>
          <w:rFonts w:cs="Times New Roman"/>
          <w:b/>
          <w:sz w:val="24"/>
          <w:szCs w:val="24"/>
        </w:rPr>
        <w:t>DCM [Differential</w:t>
      </w:r>
      <w:r w:rsidRPr="00661F57">
        <w:rPr>
          <w:rFonts w:cs="Times New Roman"/>
          <w:b/>
          <w:sz w:val="24"/>
          <w:szCs w:val="24"/>
        </w:rPr>
        <w:t xml:space="preserve"> change mapping]:</w:t>
      </w:r>
      <w:r w:rsidRPr="00661F57">
        <w:rPr>
          <w:rFonts w:cs="Times New Roman"/>
          <w:sz w:val="24"/>
          <w:szCs w:val="24"/>
        </w:rPr>
        <w:t xml:space="preserve"> Stores information about full database backup.</w:t>
      </w:r>
    </w:p>
    <w:p w:rsidR="00ED5BED" w:rsidRPr="00ED5BED" w:rsidRDefault="00ED5BED" w:rsidP="00D5375B">
      <w:pPr>
        <w:spacing w:line="240" w:lineRule="atLeast"/>
        <w:rPr>
          <w:rFonts w:cs="Times New Roman"/>
          <w:sz w:val="24"/>
          <w:szCs w:val="24"/>
        </w:rPr>
      </w:pPr>
    </w:p>
    <w:p w:rsidR="00525010" w:rsidRPr="00661F57" w:rsidRDefault="00525010" w:rsidP="00D5375B">
      <w:pPr>
        <w:spacing w:line="240" w:lineRule="atLeast"/>
        <w:rPr>
          <w:rFonts w:cs="Times New Roman"/>
          <w:sz w:val="24"/>
          <w:szCs w:val="24"/>
        </w:rPr>
      </w:pPr>
    </w:p>
    <w:tbl>
      <w:tblPr>
        <w:tblStyle w:val="TableGrid"/>
        <w:tblW w:w="0" w:type="auto"/>
        <w:tblLook w:val="04A0" w:firstRow="1" w:lastRow="0" w:firstColumn="1" w:lastColumn="0" w:noHBand="0" w:noVBand="1"/>
      </w:tblPr>
      <w:tblGrid>
        <w:gridCol w:w="4788"/>
        <w:gridCol w:w="4788"/>
      </w:tblGrid>
      <w:tr w:rsidR="00465EEE" w:rsidTr="00465EEE">
        <w:tc>
          <w:tcPr>
            <w:tcW w:w="4788" w:type="dxa"/>
          </w:tcPr>
          <w:p w:rsidR="00465EEE" w:rsidRDefault="00465EEE" w:rsidP="00465EEE">
            <w:pPr>
              <w:spacing w:line="240" w:lineRule="atLeast"/>
              <w:jc w:val="center"/>
              <w:rPr>
                <w:rFonts w:cs="Times New Roman"/>
                <w:sz w:val="24"/>
                <w:szCs w:val="24"/>
              </w:rPr>
            </w:pPr>
            <w:r>
              <w:rPr>
                <w:rFonts w:cs="Times New Roman"/>
                <w:sz w:val="24"/>
                <w:szCs w:val="24"/>
              </w:rPr>
              <w:t>GAM</w:t>
            </w:r>
          </w:p>
        </w:tc>
        <w:tc>
          <w:tcPr>
            <w:tcW w:w="4788" w:type="dxa"/>
          </w:tcPr>
          <w:p w:rsidR="00465EEE" w:rsidRDefault="00465EEE" w:rsidP="00465EEE">
            <w:pPr>
              <w:spacing w:line="240" w:lineRule="atLeast"/>
              <w:jc w:val="center"/>
              <w:rPr>
                <w:rFonts w:cs="Times New Roman"/>
                <w:sz w:val="24"/>
                <w:szCs w:val="24"/>
              </w:rPr>
            </w:pPr>
            <w:r>
              <w:rPr>
                <w:rFonts w:cs="Times New Roman"/>
                <w:sz w:val="24"/>
                <w:szCs w:val="24"/>
              </w:rPr>
              <w:t>SGAM</w:t>
            </w:r>
          </w:p>
        </w:tc>
      </w:tr>
      <w:tr w:rsidR="00465EEE" w:rsidTr="00465EEE">
        <w:tc>
          <w:tcPr>
            <w:tcW w:w="4788" w:type="dxa"/>
          </w:tcPr>
          <w:p w:rsidR="00465EEE" w:rsidRDefault="00465EEE" w:rsidP="00D5375B">
            <w:pPr>
              <w:spacing w:line="240" w:lineRule="atLeast"/>
              <w:rPr>
                <w:rFonts w:cs="Times New Roman"/>
                <w:sz w:val="24"/>
                <w:szCs w:val="24"/>
              </w:rPr>
            </w:pPr>
            <w:r>
              <w:rPr>
                <w:rFonts w:cs="Times New Roman"/>
                <w:sz w:val="24"/>
                <w:szCs w:val="24"/>
              </w:rPr>
              <w:t xml:space="preserve"> It records what extends are allocated</w:t>
            </w:r>
          </w:p>
        </w:tc>
        <w:tc>
          <w:tcPr>
            <w:tcW w:w="4788" w:type="dxa"/>
          </w:tcPr>
          <w:p w:rsidR="00465EEE" w:rsidRDefault="00465EEE" w:rsidP="00D5375B">
            <w:pPr>
              <w:spacing w:line="240" w:lineRule="atLeast"/>
              <w:rPr>
                <w:rFonts w:cs="Times New Roman"/>
                <w:sz w:val="24"/>
                <w:szCs w:val="24"/>
              </w:rPr>
            </w:pPr>
            <w:r>
              <w:rPr>
                <w:rFonts w:cs="Times New Roman"/>
                <w:sz w:val="24"/>
                <w:szCs w:val="24"/>
              </w:rPr>
              <w:t xml:space="preserve"> SGAM records which extents are current used as mixed extents and have</w:t>
            </w:r>
            <w:r w:rsidR="00CB6833">
              <w:rPr>
                <w:rFonts w:cs="Times New Roman"/>
                <w:sz w:val="24"/>
                <w:szCs w:val="24"/>
              </w:rPr>
              <w:t xml:space="preserve"> at least one unused space </w:t>
            </w:r>
          </w:p>
        </w:tc>
      </w:tr>
      <w:tr w:rsidR="00465EEE" w:rsidTr="00465EEE">
        <w:tc>
          <w:tcPr>
            <w:tcW w:w="4788" w:type="dxa"/>
          </w:tcPr>
          <w:p w:rsidR="00465EEE" w:rsidRDefault="00CB6833" w:rsidP="00D5375B">
            <w:pPr>
              <w:spacing w:line="240" w:lineRule="atLeast"/>
              <w:rPr>
                <w:rFonts w:cs="Times New Roman"/>
                <w:sz w:val="24"/>
                <w:szCs w:val="24"/>
              </w:rPr>
            </w:pPr>
            <w:r>
              <w:rPr>
                <w:rFonts w:cs="Times New Roman"/>
                <w:sz w:val="24"/>
                <w:szCs w:val="24"/>
              </w:rPr>
              <w:t xml:space="preserve">GAM has 1 bit for extent for each extent in the interval, it covers. If the bit is 1, the extent is used </w:t>
            </w:r>
          </w:p>
        </w:tc>
        <w:tc>
          <w:tcPr>
            <w:tcW w:w="4788" w:type="dxa"/>
          </w:tcPr>
          <w:p w:rsidR="00465EEE" w:rsidRDefault="00ED5BED" w:rsidP="00D5375B">
            <w:pPr>
              <w:spacing w:line="240" w:lineRule="atLeast"/>
              <w:rPr>
                <w:rFonts w:cs="Times New Roman"/>
                <w:sz w:val="24"/>
                <w:szCs w:val="24"/>
              </w:rPr>
            </w:pPr>
            <w:r>
              <w:rPr>
                <w:rFonts w:cs="Times New Roman"/>
                <w:sz w:val="24"/>
                <w:szCs w:val="24"/>
              </w:rPr>
              <w:t>SGAM if bit is 1, then it is extent is used as mixed extent and has free page</w:t>
            </w:r>
          </w:p>
        </w:tc>
      </w:tr>
      <w:tr w:rsidR="00465EEE" w:rsidTr="00465EEE">
        <w:tc>
          <w:tcPr>
            <w:tcW w:w="4788" w:type="dxa"/>
          </w:tcPr>
          <w:p w:rsidR="00465EEE" w:rsidRDefault="00ED5BED" w:rsidP="00D5375B">
            <w:pPr>
              <w:spacing w:line="240" w:lineRule="atLeast"/>
              <w:rPr>
                <w:rFonts w:cs="Times New Roman"/>
                <w:sz w:val="24"/>
                <w:szCs w:val="24"/>
              </w:rPr>
            </w:pPr>
            <w:r>
              <w:rPr>
                <w:rFonts w:cs="Times New Roman"/>
                <w:sz w:val="24"/>
                <w:szCs w:val="24"/>
              </w:rPr>
              <w:t>It talks about general extents</w:t>
            </w:r>
          </w:p>
        </w:tc>
        <w:tc>
          <w:tcPr>
            <w:tcW w:w="4788" w:type="dxa"/>
          </w:tcPr>
          <w:p w:rsidR="00465EEE" w:rsidRDefault="00ED5BED" w:rsidP="00D5375B">
            <w:pPr>
              <w:spacing w:line="240" w:lineRule="atLeast"/>
              <w:rPr>
                <w:rFonts w:cs="Times New Roman"/>
                <w:sz w:val="24"/>
                <w:szCs w:val="24"/>
              </w:rPr>
            </w:pPr>
            <w:r>
              <w:rPr>
                <w:rFonts w:cs="Times New Roman"/>
                <w:sz w:val="24"/>
                <w:szCs w:val="24"/>
              </w:rPr>
              <w:t>It talks about exclusively mixed extents</w:t>
            </w:r>
          </w:p>
        </w:tc>
      </w:tr>
    </w:tbl>
    <w:p w:rsidR="00525010" w:rsidRDefault="00525010" w:rsidP="00D5375B">
      <w:pPr>
        <w:spacing w:line="240" w:lineRule="atLeast"/>
        <w:rPr>
          <w:rFonts w:cs="Times New Roman"/>
          <w:sz w:val="24"/>
          <w:szCs w:val="24"/>
        </w:rPr>
      </w:pPr>
    </w:p>
    <w:p w:rsidR="00874CB0" w:rsidRDefault="00874CB0" w:rsidP="00D5375B">
      <w:pPr>
        <w:spacing w:line="240" w:lineRule="atLeast"/>
        <w:rPr>
          <w:rFonts w:cs="Times New Roman"/>
          <w:sz w:val="24"/>
          <w:szCs w:val="24"/>
        </w:rPr>
      </w:pPr>
    </w:p>
    <w:p w:rsidR="00874CB0" w:rsidRDefault="00365EEA" w:rsidP="00D5375B">
      <w:pPr>
        <w:spacing w:line="240" w:lineRule="atLeast"/>
        <w:rPr>
          <w:rFonts w:cs="Times New Roman"/>
          <w:sz w:val="24"/>
          <w:szCs w:val="24"/>
        </w:rPr>
      </w:pPr>
      <w:r>
        <w:rPr>
          <w:rFonts w:cs="Times New Roman"/>
          <w:sz w:val="24"/>
          <w:szCs w:val="24"/>
        </w:rPr>
        <w:t>For a database:</w:t>
      </w:r>
    </w:p>
    <w:p w:rsidR="00365EEA" w:rsidRDefault="00365EEA" w:rsidP="00D5375B">
      <w:pPr>
        <w:spacing w:line="240" w:lineRule="atLeast"/>
        <w:rPr>
          <w:rFonts w:cs="Times New Roman"/>
          <w:sz w:val="24"/>
          <w:szCs w:val="24"/>
        </w:rPr>
      </w:pPr>
      <w:r>
        <w:rPr>
          <w:rFonts w:cs="Times New Roman"/>
          <w:sz w:val="24"/>
          <w:szCs w:val="24"/>
        </w:rPr>
        <w:t>Page 0 is header</w:t>
      </w:r>
    </w:p>
    <w:p w:rsidR="00365EEA" w:rsidRDefault="00365EEA" w:rsidP="00D5375B">
      <w:pPr>
        <w:spacing w:line="240" w:lineRule="atLeast"/>
        <w:rPr>
          <w:rFonts w:cs="Times New Roman"/>
          <w:sz w:val="24"/>
          <w:szCs w:val="24"/>
        </w:rPr>
      </w:pPr>
      <w:r>
        <w:rPr>
          <w:rFonts w:cs="Times New Roman"/>
          <w:sz w:val="24"/>
          <w:szCs w:val="24"/>
        </w:rPr>
        <w:t>Page 1 is PFS</w:t>
      </w:r>
    </w:p>
    <w:p w:rsidR="00365EEA" w:rsidRDefault="00365EEA" w:rsidP="00D5375B">
      <w:pPr>
        <w:spacing w:line="240" w:lineRule="atLeast"/>
        <w:rPr>
          <w:rFonts w:cs="Times New Roman"/>
          <w:sz w:val="24"/>
          <w:szCs w:val="24"/>
        </w:rPr>
      </w:pPr>
      <w:r>
        <w:rPr>
          <w:rFonts w:cs="Times New Roman"/>
          <w:sz w:val="24"/>
          <w:szCs w:val="24"/>
        </w:rPr>
        <w:t>Page 2 is GAM</w:t>
      </w:r>
    </w:p>
    <w:p w:rsidR="00365EEA" w:rsidRDefault="00365EEA" w:rsidP="00D5375B">
      <w:pPr>
        <w:spacing w:line="240" w:lineRule="atLeast"/>
        <w:rPr>
          <w:rFonts w:cs="Times New Roman"/>
          <w:sz w:val="24"/>
          <w:szCs w:val="24"/>
        </w:rPr>
      </w:pPr>
      <w:r>
        <w:rPr>
          <w:rFonts w:cs="Times New Roman"/>
          <w:sz w:val="24"/>
          <w:szCs w:val="24"/>
        </w:rPr>
        <w:t>Page 3 is SGAM</w:t>
      </w:r>
    </w:p>
    <w:p w:rsidR="00365EEA" w:rsidRDefault="00365EEA" w:rsidP="00D5375B">
      <w:pPr>
        <w:spacing w:line="240" w:lineRule="atLeast"/>
        <w:rPr>
          <w:rFonts w:cs="Times New Roman"/>
          <w:sz w:val="24"/>
          <w:szCs w:val="24"/>
        </w:rPr>
      </w:pPr>
      <w:r>
        <w:rPr>
          <w:rFonts w:cs="Times New Roman"/>
          <w:sz w:val="24"/>
          <w:szCs w:val="24"/>
        </w:rPr>
        <w:t>Page 6 is DCM</w:t>
      </w:r>
    </w:p>
    <w:p w:rsidR="00365EEA" w:rsidRDefault="00365EEA" w:rsidP="00D5375B">
      <w:pPr>
        <w:spacing w:line="240" w:lineRule="atLeast"/>
        <w:rPr>
          <w:rFonts w:cs="Times New Roman"/>
          <w:sz w:val="24"/>
          <w:szCs w:val="24"/>
        </w:rPr>
      </w:pPr>
      <w:r>
        <w:rPr>
          <w:rFonts w:cs="Times New Roman"/>
          <w:sz w:val="24"/>
          <w:szCs w:val="24"/>
        </w:rPr>
        <w:t>Page 7 is BCM</w:t>
      </w:r>
    </w:p>
    <w:p w:rsidR="00365EEA" w:rsidRDefault="00365EEA" w:rsidP="00D5375B">
      <w:pPr>
        <w:spacing w:line="240" w:lineRule="atLeast"/>
        <w:rPr>
          <w:rFonts w:cs="Times New Roman"/>
          <w:sz w:val="24"/>
          <w:szCs w:val="24"/>
        </w:rPr>
      </w:pPr>
      <w:r>
        <w:rPr>
          <w:rFonts w:cs="Times New Roman"/>
          <w:sz w:val="24"/>
          <w:szCs w:val="24"/>
        </w:rPr>
        <w:t>Page 9 is Boot Page</w:t>
      </w:r>
    </w:p>
    <w:p w:rsidR="00365EEA" w:rsidRDefault="00365EEA" w:rsidP="00D5375B">
      <w:pPr>
        <w:spacing w:line="240" w:lineRule="atLeast"/>
        <w:rPr>
          <w:rFonts w:cs="Times New Roman"/>
          <w:sz w:val="24"/>
          <w:szCs w:val="24"/>
        </w:rPr>
      </w:pPr>
      <w:r>
        <w:rPr>
          <w:rFonts w:cs="Times New Roman"/>
          <w:sz w:val="24"/>
          <w:szCs w:val="24"/>
        </w:rPr>
        <w:t>Objects in a database</w:t>
      </w:r>
    </w:p>
    <w:p w:rsidR="00365EEA" w:rsidRDefault="00365EEA" w:rsidP="00D5375B">
      <w:pPr>
        <w:spacing w:line="240" w:lineRule="atLeast"/>
        <w:rPr>
          <w:rFonts w:cs="Times New Roman"/>
          <w:sz w:val="24"/>
          <w:szCs w:val="24"/>
        </w:rPr>
      </w:pPr>
      <w:r>
        <w:rPr>
          <w:rFonts w:cs="Times New Roman"/>
          <w:sz w:val="24"/>
          <w:szCs w:val="24"/>
        </w:rPr>
        <w:t>2</w:t>
      </w:r>
      <w:r w:rsidRPr="00365EEA">
        <w:rPr>
          <w:rFonts w:cs="Times New Roman"/>
          <w:sz w:val="24"/>
          <w:szCs w:val="24"/>
          <w:vertAlign w:val="superscript"/>
        </w:rPr>
        <w:t>31</w:t>
      </w:r>
      <w:r>
        <w:rPr>
          <w:rFonts w:cs="Times New Roman"/>
          <w:sz w:val="24"/>
          <w:szCs w:val="24"/>
          <w:vertAlign w:val="superscript"/>
        </w:rPr>
        <w:t xml:space="preserve"> </w:t>
      </w:r>
      <w:r>
        <w:rPr>
          <w:rFonts w:cs="Times New Roman"/>
          <w:sz w:val="24"/>
          <w:szCs w:val="24"/>
        </w:rPr>
        <w:t>-1 Objects (Maximum)</w:t>
      </w:r>
    </w:p>
    <w:p w:rsidR="00365EEA" w:rsidRDefault="00365EEA" w:rsidP="00D5375B">
      <w:pPr>
        <w:spacing w:line="240" w:lineRule="atLeast"/>
        <w:rPr>
          <w:rFonts w:cs="Times New Roman"/>
          <w:sz w:val="24"/>
          <w:szCs w:val="24"/>
        </w:rPr>
      </w:pPr>
      <w:r w:rsidRPr="00092C2A">
        <w:rPr>
          <w:rFonts w:cs="Times New Roman"/>
          <w:b/>
          <w:sz w:val="24"/>
          <w:szCs w:val="24"/>
        </w:rPr>
        <w:t>Note:</w:t>
      </w:r>
      <w:r>
        <w:rPr>
          <w:rFonts w:cs="Times New Roman"/>
          <w:sz w:val="24"/>
          <w:szCs w:val="24"/>
        </w:rPr>
        <w:t xml:space="preserve"> If we want to open log file, we need to go third party tool or Log Explorer, Apex SQL tool, SQL log resource</w:t>
      </w:r>
    </w:p>
    <w:p w:rsidR="00365EEA" w:rsidRDefault="00365EEA" w:rsidP="00D5375B">
      <w:pPr>
        <w:spacing w:line="240" w:lineRule="atLeast"/>
        <w:rPr>
          <w:rFonts w:cs="Times New Roman"/>
          <w:sz w:val="24"/>
          <w:szCs w:val="24"/>
        </w:rPr>
      </w:pPr>
      <w:r w:rsidRPr="00365EEA">
        <w:rPr>
          <w:rFonts w:cs="Times New Roman"/>
          <w:b/>
          <w:sz w:val="24"/>
          <w:szCs w:val="24"/>
        </w:rPr>
        <w:t>Boot page:</w:t>
      </w:r>
      <w:r>
        <w:rPr>
          <w:rFonts w:cs="Times New Roman"/>
          <w:b/>
          <w:sz w:val="24"/>
          <w:szCs w:val="24"/>
        </w:rPr>
        <w:t xml:space="preserve"> </w:t>
      </w:r>
      <w:r>
        <w:rPr>
          <w:rFonts w:cs="Times New Roman"/>
          <w:sz w:val="24"/>
          <w:szCs w:val="24"/>
        </w:rPr>
        <w:t>DBCC – Database Consistency Check</w:t>
      </w:r>
    </w:p>
    <w:p w:rsidR="00365EEA" w:rsidRDefault="00365EEA" w:rsidP="00D5375B">
      <w:pPr>
        <w:spacing w:line="240" w:lineRule="atLeast"/>
        <w:rPr>
          <w:rFonts w:cs="Times New Roman"/>
          <w:sz w:val="24"/>
          <w:szCs w:val="24"/>
        </w:rPr>
      </w:pPr>
      <w:r>
        <w:rPr>
          <w:rFonts w:cs="Times New Roman"/>
          <w:sz w:val="24"/>
          <w:szCs w:val="24"/>
        </w:rPr>
        <w:t>&gt; The last run DBCC Checkdb is written in the boot page. It contains most critical</w:t>
      </w:r>
      <w:r w:rsidR="00F039B3">
        <w:rPr>
          <w:rFonts w:cs="Times New Roman"/>
          <w:sz w:val="24"/>
          <w:szCs w:val="24"/>
        </w:rPr>
        <w:t xml:space="preserve"> information about the database. Every database boot page is the 9</w:t>
      </w:r>
      <w:r w:rsidR="00F039B3" w:rsidRPr="00F039B3">
        <w:rPr>
          <w:rFonts w:cs="Times New Roman"/>
          <w:sz w:val="24"/>
          <w:szCs w:val="24"/>
          <w:vertAlign w:val="superscript"/>
        </w:rPr>
        <w:t>th</w:t>
      </w:r>
      <w:r w:rsidR="00F039B3">
        <w:rPr>
          <w:rFonts w:cs="Times New Roman"/>
          <w:sz w:val="24"/>
          <w:szCs w:val="24"/>
        </w:rPr>
        <w:t xml:space="preserve"> page</w:t>
      </w:r>
    </w:p>
    <w:p w:rsidR="00F039B3" w:rsidRDefault="00F039B3" w:rsidP="00D5375B">
      <w:pPr>
        <w:spacing w:line="240" w:lineRule="atLeast"/>
        <w:rPr>
          <w:rFonts w:cs="Times New Roman"/>
          <w:sz w:val="24"/>
          <w:szCs w:val="24"/>
        </w:rPr>
      </w:pPr>
      <w:r>
        <w:rPr>
          <w:rFonts w:cs="Times New Roman"/>
          <w:sz w:val="24"/>
          <w:szCs w:val="24"/>
        </w:rPr>
        <w:t>&gt; When instance is restarted by looking at this boot page is a</w:t>
      </w:r>
      <w:r w:rsidR="003B0A03">
        <w:rPr>
          <w:rFonts w:cs="Times New Roman"/>
          <w:sz w:val="24"/>
          <w:szCs w:val="24"/>
        </w:rPr>
        <w:t xml:space="preserve"> method</w:t>
      </w:r>
      <w:r>
        <w:rPr>
          <w:rFonts w:cs="Times New Roman"/>
          <w:sz w:val="24"/>
          <w:szCs w:val="24"/>
        </w:rPr>
        <w:t xml:space="preserve"> </w:t>
      </w:r>
      <w:r w:rsidR="003B0A03">
        <w:rPr>
          <w:rFonts w:cs="Times New Roman"/>
          <w:sz w:val="24"/>
          <w:szCs w:val="24"/>
        </w:rPr>
        <w:t>to write, information into the event log.</w:t>
      </w:r>
    </w:p>
    <w:p w:rsidR="003B0A03" w:rsidRDefault="003B0A03" w:rsidP="00D5375B">
      <w:pPr>
        <w:spacing w:line="240" w:lineRule="atLeast"/>
        <w:rPr>
          <w:rFonts w:cs="Times New Roman"/>
          <w:sz w:val="24"/>
          <w:szCs w:val="24"/>
        </w:rPr>
      </w:pPr>
      <w:r>
        <w:rPr>
          <w:rFonts w:cs="Times New Roman"/>
          <w:sz w:val="24"/>
          <w:szCs w:val="24"/>
        </w:rPr>
        <w:t>Error: 5047</w:t>
      </w:r>
      <w:r w:rsidRPr="003B0A03">
        <w:rPr>
          <w:rFonts w:cs="Times New Roman"/>
          <w:sz w:val="24"/>
          <w:szCs w:val="24"/>
        </w:rPr>
        <w:sym w:font="Wingdings" w:char="F0E0"/>
      </w:r>
      <w:r>
        <w:rPr>
          <w:rFonts w:cs="Times New Roman"/>
          <w:sz w:val="24"/>
          <w:szCs w:val="24"/>
        </w:rPr>
        <w:t>failed for file group (with in the filegroup, if an table is there)</w:t>
      </w:r>
    </w:p>
    <w:p w:rsidR="003B0A03" w:rsidRDefault="003B0A03" w:rsidP="00D5375B">
      <w:pPr>
        <w:spacing w:line="240" w:lineRule="atLeast"/>
        <w:rPr>
          <w:rFonts w:cs="Times New Roman"/>
          <w:sz w:val="24"/>
          <w:szCs w:val="24"/>
        </w:rPr>
      </w:pPr>
      <w:r>
        <w:rPr>
          <w:rFonts w:cs="Times New Roman"/>
          <w:sz w:val="24"/>
          <w:szCs w:val="24"/>
        </w:rPr>
        <w:t xml:space="preserve">&gt; Moving a file from one filegroup to other file group, is not </w:t>
      </w:r>
      <w:r w:rsidR="00EA3626">
        <w:rPr>
          <w:rFonts w:cs="Times New Roman"/>
          <w:sz w:val="24"/>
          <w:szCs w:val="24"/>
        </w:rPr>
        <w:t>page the alternate way is to first move the data in the FG\file to the other filegroup through scripting/export import and once data moved successfully. Then delete the file from file groups and create the file in File group2.</w:t>
      </w:r>
    </w:p>
    <w:p w:rsidR="003B0A03" w:rsidRPr="00365EEA" w:rsidRDefault="003B0A03" w:rsidP="00D5375B">
      <w:pPr>
        <w:spacing w:line="240" w:lineRule="atLeast"/>
        <w:rPr>
          <w:rFonts w:cs="Times New Roman"/>
          <w:sz w:val="24"/>
          <w:szCs w:val="24"/>
        </w:rPr>
      </w:pPr>
    </w:p>
    <w:p w:rsidR="00365EEA" w:rsidRPr="00365EEA" w:rsidRDefault="00365EEA" w:rsidP="00D5375B">
      <w:pPr>
        <w:spacing w:line="240" w:lineRule="atLeast"/>
        <w:rPr>
          <w:rFonts w:cs="Times New Roman"/>
          <w:sz w:val="24"/>
          <w:szCs w:val="24"/>
        </w:rPr>
      </w:pPr>
    </w:p>
    <w:p w:rsidR="00874CB0" w:rsidRPr="00661F57" w:rsidRDefault="00874CB0" w:rsidP="00D5375B">
      <w:pPr>
        <w:spacing w:line="240" w:lineRule="atLeast"/>
        <w:rPr>
          <w:rFonts w:cs="Times New Roman"/>
          <w:sz w:val="24"/>
          <w:szCs w:val="24"/>
        </w:rPr>
      </w:pPr>
    </w:p>
    <w:p w:rsidR="001C559C" w:rsidRPr="0081754E" w:rsidRDefault="00352B6A" w:rsidP="00352B6A">
      <w:pPr>
        <w:spacing w:line="240" w:lineRule="atLeast"/>
        <w:jc w:val="center"/>
        <w:rPr>
          <w:rFonts w:cs="Times New Roman"/>
          <w:b/>
          <w:color w:val="C00000"/>
          <w:sz w:val="24"/>
          <w:szCs w:val="24"/>
        </w:rPr>
      </w:pPr>
      <w:r w:rsidRPr="0081754E">
        <w:rPr>
          <w:rFonts w:cs="Times New Roman"/>
          <w:b/>
          <w:color w:val="C00000"/>
          <w:sz w:val="24"/>
          <w:szCs w:val="24"/>
        </w:rPr>
        <w:t>EXTENTS</w:t>
      </w:r>
    </w:p>
    <w:p w:rsidR="008D3195" w:rsidRPr="00436303" w:rsidRDefault="008D3195" w:rsidP="00D5375B">
      <w:pPr>
        <w:spacing w:line="240" w:lineRule="atLeast"/>
        <w:rPr>
          <w:rFonts w:cs="Times New Roman"/>
          <w:b/>
          <w:sz w:val="26"/>
          <w:szCs w:val="26"/>
        </w:rPr>
      </w:pPr>
      <w:r w:rsidRPr="00436303">
        <w:rPr>
          <w:rFonts w:cs="Times New Roman"/>
          <w:b/>
          <w:sz w:val="26"/>
          <w:szCs w:val="26"/>
        </w:rPr>
        <w:t>Extents:</w:t>
      </w:r>
    </w:p>
    <w:p w:rsidR="008D3195" w:rsidRPr="00661F57" w:rsidRDefault="008D3195" w:rsidP="00D5375B">
      <w:pPr>
        <w:rPr>
          <w:rFonts w:cs="Times New Roman"/>
          <w:sz w:val="24"/>
          <w:szCs w:val="24"/>
        </w:rPr>
      </w:pPr>
      <w:r w:rsidRPr="00661F57">
        <w:rPr>
          <w:rFonts w:cs="Times New Roman"/>
          <w:sz w:val="24"/>
          <w:szCs w:val="24"/>
        </w:rPr>
        <w:t>&gt;</w:t>
      </w:r>
      <w:r w:rsidR="008A73DD" w:rsidRPr="00661F57">
        <w:rPr>
          <w:rFonts w:cs="Times New Roman"/>
          <w:sz w:val="24"/>
          <w:szCs w:val="24"/>
        </w:rPr>
        <w:t xml:space="preserve"> </w:t>
      </w:r>
      <w:r w:rsidRPr="00661F57">
        <w:rPr>
          <w:rFonts w:cs="Times New Roman"/>
          <w:sz w:val="24"/>
          <w:szCs w:val="24"/>
        </w:rPr>
        <w:t>Minimum unit of data storage called an "extent"</w:t>
      </w:r>
    </w:p>
    <w:p w:rsidR="008D3195" w:rsidRPr="00661F57" w:rsidRDefault="008D3195" w:rsidP="00D5375B">
      <w:pPr>
        <w:rPr>
          <w:rFonts w:cs="Times New Roman"/>
          <w:sz w:val="24"/>
          <w:szCs w:val="24"/>
        </w:rPr>
      </w:pPr>
      <w:r w:rsidRPr="00661F57">
        <w:rPr>
          <w:rFonts w:cs="Times New Roman"/>
          <w:sz w:val="24"/>
          <w:szCs w:val="24"/>
        </w:rPr>
        <w:t>&gt;</w:t>
      </w:r>
      <w:r w:rsidR="008A73DD" w:rsidRPr="00661F57">
        <w:rPr>
          <w:rFonts w:cs="Times New Roman"/>
          <w:sz w:val="24"/>
          <w:szCs w:val="24"/>
        </w:rPr>
        <w:t xml:space="preserve"> </w:t>
      </w:r>
      <w:r w:rsidRPr="00661F57">
        <w:rPr>
          <w:rFonts w:cs="Times New Roman"/>
          <w:sz w:val="24"/>
          <w:szCs w:val="24"/>
        </w:rPr>
        <w:t xml:space="preserve">Extent is logical </w:t>
      </w:r>
      <w:r w:rsidR="00A257C7" w:rsidRPr="00661F57">
        <w:rPr>
          <w:rFonts w:cs="Times New Roman"/>
          <w:sz w:val="24"/>
          <w:szCs w:val="24"/>
        </w:rPr>
        <w:t>storage</w:t>
      </w:r>
      <w:r w:rsidRPr="00661F57">
        <w:rPr>
          <w:rFonts w:cs="Times New Roman"/>
          <w:sz w:val="24"/>
          <w:szCs w:val="24"/>
        </w:rPr>
        <w:t>.</w:t>
      </w:r>
    </w:p>
    <w:p w:rsidR="008D3195" w:rsidRPr="00661F57" w:rsidRDefault="008D3195" w:rsidP="00D5375B">
      <w:pPr>
        <w:rPr>
          <w:rFonts w:cs="Times New Roman"/>
          <w:sz w:val="24"/>
          <w:szCs w:val="24"/>
        </w:rPr>
      </w:pPr>
      <w:r w:rsidRPr="00661F57">
        <w:rPr>
          <w:rFonts w:cs="Times New Roman"/>
          <w:sz w:val="24"/>
          <w:szCs w:val="24"/>
        </w:rPr>
        <w:t>&gt;</w:t>
      </w:r>
      <w:r w:rsidR="008A73DD" w:rsidRPr="00661F57">
        <w:rPr>
          <w:rFonts w:cs="Times New Roman"/>
          <w:sz w:val="24"/>
          <w:szCs w:val="24"/>
        </w:rPr>
        <w:t xml:space="preserve"> </w:t>
      </w:r>
      <w:r w:rsidRPr="00661F57">
        <w:rPr>
          <w:rFonts w:cs="Times New Roman"/>
          <w:sz w:val="24"/>
          <w:szCs w:val="24"/>
        </w:rPr>
        <w:t>1extent is collection of 8 pages</w:t>
      </w:r>
    </w:p>
    <w:p w:rsidR="008D3195" w:rsidRPr="00661F57" w:rsidRDefault="008D3195" w:rsidP="00D5375B">
      <w:pPr>
        <w:rPr>
          <w:rFonts w:cs="Times New Roman"/>
          <w:sz w:val="24"/>
          <w:szCs w:val="24"/>
        </w:rPr>
      </w:pPr>
      <w:r w:rsidRPr="00661F57">
        <w:rPr>
          <w:rFonts w:cs="Times New Roman"/>
          <w:sz w:val="24"/>
          <w:szCs w:val="24"/>
        </w:rPr>
        <w:t>&gt;</w:t>
      </w:r>
      <w:r w:rsidR="008A73DD" w:rsidRPr="00661F57">
        <w:rPr>
          <w:rFonts w:cs="Times New Roman"/>
          <w:sz w:val="24"/>
          <w:szCs w:val="24"/>
        </w:rPr>
        <w:t xml:space="preserve"> </w:t>
      </w:r>
      <w:r w:rsidRPr="00661F57">
        <w:rPr>
          <w:rFonts w:cs="Times New Roman"/>
          <w:sz w:val="24"/>
          <w:szCs w:val="24"/>
        </w:rPr>
        <w:t xml:space="preserve">Extent size </w:t>
      </w:r>
      <w:r w:rsidR="00A257C7" w:rsidRPr="00661F57">
        <w:rPr>
          <w:rFonts w:cs="Times New Roman"/>
          <w:sz w:val="24"/>
          <w:szCs w:val="24"/>
        </w:rPr>
        <w:t>is:</w:t>
      </w:r>
      <w:r w:rsidRPr="00661F57">
        <w:rPr>
          <w:rFonts w:cs="Times New Roman"/>
          <w:sz w:val="24"/>
          <w:szCs w:val="24"/>
        </w:rPr>
        <w:t xml:space="preserve"> 64 </w:t>
      </w:r>
      <w:r w:rsidR="00A257C7" w:rsidRPr="00661F57">
        <w:rPr>
          <w:rFonts w:cs="Times New Roman"/>
          <w:sz w:val="24"/>
          <w:szCs w:val="24"/>
        </w:rPr>
        <w:t>KB [</w:t>
      </w:r>
      <w:r w:rsidRPr="00661F57">
        <w:rPr>
          <w:rFonts w:cs="Times New Roman"/>
          <w:sz w:val="24"/>
          <w:szCs w:val="24"/>
        </w:rPr>
        <w:t>8 * 8 KB]</w:t>
      </w:r>
    </w:p>
    <w:p w:rsidR="006F699A" w:rsidRPr="00661F57" w:rsidRDefault="006F699A" w:rsidP="00D5375B">
      <w:pPr>
        <w:rPr>
          <w:rFonts w:cs="Times New Roman"/>
          <w:sz w:val="24"/>
          <w:szCs w:val="24"/>
        </w:rPr>
      </w:pPr>
      <w:r w:rsidRPr="00661F57">
        <w:rPr>
          <w:rFonts w:cs="Times New Roman"/>
          <w:sz w:val="24"/>
          <w:szCs w:val="24"/>
        </w:rPr>
        <w:t>&gt; 16 Extents = 1 Mb</w:t>
      </w:r>
    </w:p>
    <w:p w:rsidR="008D3195" w:rsidRPr="00661F57" w:rsidRDefault="008D3195" w:rsidP="00D5375B">
      <w:pPr>
        <w:spacing w:line="240" w:lineRule="atLeast"/>
        <w:rPr>
          <w:rFonts w:cs="Times New Roman"/>
          <w:sz w:val="24"/>
          <w:szCs w:val="24"/>
        </w:rPr>
      </w:pPr>
    </w:p>
    <w:p w:rsidR="008D3195" w:rsidRPr="00661F57" w:rsidRDefault="008D3195" w:rsidP="00D5375B">
      <w:pPr>
        <w:spacing w:line="240" w:lineRule="atLeast"/>
        <w:rPr>
          <w:rFonts w:cs="Times New Roman"/>
          <w:b/>
          <w:sz w:val="24"/>
          <w:szCs w:val="24"/>
        </w:rPr>
      </w:pPr>
      <w:r w:rsidRPr="00661F57">
        <w:rPr>
          <w:rFonts w:cs="Times New Roman"/>
          <w:b/>
          <w:sz w:val="24"/>
          <w:szCs w:val="24"/>
        </w:rPr>
        <w:t>Types of extents:</w:t>
      </w:r>
    </w:p>
    <w:p w:rsidR="004D1CA9" w:rsidRPr="00661F57" w:rsidRDefault="004D1CA9" w:rsidP="00D5375B">
      <w:pPr>
        <w:spacing w:line="240" w:lineRule="atLeast"/>
        <w:rPr>
          <w:rFonts w:cs="Times New Roman"/>
          <w:b/>
          <w:sz w:val="24"/>
          <w:szCs w:val="24"/>
        </w:rPr>
      </w:pPr>
      <w:r w:rsidRPr="00661F57">
        <w:rPr>
          <w:rFonts w:cs="Times New Roman"/>
          <w:noProof/>
          <w:sz w:val="24"/>
          <w:szCs w:val="24"/>
        </w:rPr>
        <w:drawing>
          <wp:inline distT="0" distB="0" distL="0" distR="0">
            <wp:extent cx="3886200" cy="1476375"/>
            <wp:effectExtent l="0" t="0" r="0" b="9525"/>
            <wp:docPr id="7" name="Picture 7" descr="C:\Users\ANIL\Desktop\mix-ext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L\Desktop\mix-extents.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6200" cy="1476375"/>
                    </a:xfrm>
                    <a:prstGeom prst="rect">
                      <a:avLst/>
                    </a:prstGeom>
                    <a:noFill/>
                    <a:ln>
                      <a:noFill/>
                    </a:ln>
                  </pic:spPr>
                </pic:pic>
              </a:graphicData>
            </a:graphic>
          </wp:inline>
        </w:drawing>
      </w:r>
    </w:p>
    <w:p w:rsidR="00203984" w:rsidRPr="00661F57" w:rsidRDefault="00203984" w:rsidP="00D5375B">
      <w:pPr>
        <w:spacing w:line="240" w:lineRule="atLeast"/>
        <w:rPr>
          <w:rFonts w:cs="Times New Roman"/>
          <w:b/>
          <w:sz w:val="24"/>
          <w:szCs w:val="24"/>
        </w:rPr>
      </w:pPr>
    </w:p>
    <w:p w:rsidR="008D3195" w:rsidRPr="00661F57" w:rsidRDefault="008D3195" w:rsidP="00D5375B">
      <w:pPr>
        <w:spacing w:line="240" w:lineRule="atLeast"/>
        <w:rPr>
          <w:rFonts w:cs="Times New Roman"/>
          <w:sz w:val="24"/>
          <w:szCs w:val="24"/>
        </w:rPr>
      </w:pPr>
      <w:r w:rsidRPr="00661F57">
        <w:rPr>
          <w:rFonts w:cs="Times New Roman"/>
          <w:b/>
          <w:sz w:val="24"/>
          <w:szCs w:val="24"/>
        </w:rPr>
        <w:t xml:space="preserve">1. </w:t>
      </w:r>
      <w:r w:rsidR="00624F65" w:rsidRPr="00661F57">
        <w:rPr>
          <w:rFonts w:cs="Times New Roman"/>
          <w:b/>
          <w:sz w:val="24"/>
          <w:szCs w:val="24"/>
        </w:rPr>
        <w:t>Uniform</w:t>
      </w:r>
      <w:r w:rsidRPr="00661F57">
        <w:rPr>
          <w:rFonts w:cs="Times New Roman"/>
          <w:b/>
          <w:sz w:val="24"/>
          <w:szCs w:val="24"/>
        </w:rPr>
        <w:t xml:space="preserve"> extent:</w:t>
      </w:r>
      <w:r w:rsidRPr="00661F57">
        <w:rPr>
          <w:rFonts w:cs="Times New Roman"/>
          <w:sz w:val="24"/>
          <w:szCs w:val="24"/>
        </w:rPr>
        <w:t xml:space="preserve"> Same type of 8 pages store then call as uniform extent.</w:t>
      </w:r>
    </w:p>
    <w:p w:rsidR="008D3195" w:rsidRPr="00661F57" w:rsidRDefault="008D3195" w:rsidP="00D5375B">
      <w:pPr>
        <w:spacing w:line="240" w:lineRule="atLeast"/>
        <w:rPr>
          <w:rFonts w:cs="Times New Roman"/>
          <w:sz w:val="24"/>
          <w:szCs w:val="24"/>
        </w:rPr>
      </w:pPr>
      <w:r w:rsidRPr="00661F57">
        <w:rPr>
          <w:rFonts w:cs="Times New Roman"/>
          <w:b/>
          <w:sz w:val="24"/>
          <w:szCs w:val="24"/>
        </w:rPr>
        <w:t>2. Mixed extent:</w:t>
      </w:r>
      <w:r w:rsidRPr="00661F57">
        <w:rPr>
          <w:rFonts w:cs="Times New Roman"/>
          <w:sz w:val="24"/>
          <w:szCs w:val="24"/>
        </w:rPr>
        <w:t xml:space="preserve"> Combination of 8 different </w:t>
      </w:r>
      <w:r w:rsidR="00624F65" w:rsidRPr="00661F57">
        <w:rPr>
          <w:rFonts w:cs="Times New Roman"/>
          <w:sz w:val="24"/>
          <w:szCs w:val="24"/>
        </w:rPr>
        <w:t>types</w:t>
      </w:r>
      <w:r w:rsidRPr="00661F57">
        <w:rPr>
          <w:rFonts w:cs="Times New Roman"/>
          <w:sz w:val="24"/>
          <w:szCs w:val="24"/>
        </w:rPr>
        <w:t xml:space="preserve"> of pages called mixed extent.</w:t>
      </w:r>
    </w:p>
    <w:p w:rsidR="008D3195" w:rsidRPr="00661F57" w:rsidRDefault="008D3195" w:rsidP="00D5375B">
      <w:pPr>
        <w:spacing w:line="240" w:lineRule="atLeast"/>
        <w:rPr>
          <w:rFonts w:cs="Times New Roman"/>
          <w:sz w:val="24"/>
          <w:szCs w:val="24"/>
        </w:rPr>
      </w:pPr>
    </w:p>
    <w:p w:rsidR="008D3195" w:rsidRPr="00661F57" w:rsidRDefault="008D3195"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w:t>
      </w:r>
      <w:r w:rsidR="00624F65" w:rsidRPr="00661F57">
        <w:rPr>
          <w:rFonts w:cs="Times New Roman"/>
          <w:sz w:val="24"/>
          <w:szCs w:val="24"/>
        </w:rPr>
        <w:t>By default</w:t>
      </w:r>
      <w:r w:rsidRPr="00661F57">
        <w:rPr>
          <w:rFonts w:cs="Times New Roman"/>
          <w:sz w:val="24"/>
          <w:szCs w:val="24"/>
        </w:rPr>
        <w:t xml:space="preserve"> SQLServer engine allocates the pages (8) into mixed extent. After filled, if engine identifies all 8 pages are belongs to same type then all pages carry to "uniform extent".</w:t>
      </w:r>
    </w:p>
    <w:p w:rsidR="008D3195" w:rsidRPr="00661F57" w:rsidRDefault="008D3195" w:rsidP="00D5375B">
      <w:pPr>
        <w:spacing w:line="240" w:lineRule="atLeast"/>
        <w:rPr>
          <w:rFonts w:cs="Times New Roman"/>
          <w:sz w:val="24"/>
          <w:szCs w:val="24"/>
        </w:rPr>
      </w:pPr>
    </w:p>
    <w:p w:rsidR="00B91E6C" w:rsidRPr="00661F57" w:rsidRDefault="00B91E6C" w:rsidP="00D5375B">
      <w:pPr>
        <w:spacing w:line="240" w:lineRule="atLeast"/>
        <w:rPr>
          <w:rFonts w:cs="Times New Roman"/>
          <w:b/>
          <w:sz w:val="24"/>
          <w:szCs w:val="24"/>
          <w:u w:val="single"/>
        </w:rPr>
      </w:pPr>
    </w:p>
    <w:p w:rsidR="00B91E6C" w:rsidRPr="00661F57" w:rsidRDefault="00B91E6C" w:rsidP="00D5375B">
      <w:pPr>
        <w:spacing w:line="240" w:lineRule="atLeast"/>
        <w:rPr>
          <w:rFonts w:cs="Times New Roman"/>
          <w:b/>
          <w:sz w:val="24"/>
          <w:szCs w:val="24"/>
          <w:u w:val="single"/>
        </w:rPr>
      </w:pPr>
    </w:p>
    <w:p w:rsidR="00B91E6C" w:rsidRPr="00661F57" w:rsidRDefault="00B91E6C" w:rsidP="00D5375B">
      <w:pPr>
        <w:spacing w:line="240" w:lineRule="atLeast"/>
        <w:rPr>
          <w:rFonts w:cs="Times New Roman"/>
          <w:b/>
          <w:sz w:val="24"/>
          <w:szCs w:val="24"/>
          <w:u w:val="single"/>
        </w:rPr>
      </w:pPr>
    </w:p>
    <w:p w:rsidR="00B91E6C" w:rsidRPr="00661F57" w:rsidRDefault="00B91E6C" w:rsidP="00D5375B">
      <w:pPr>
        <w:spacing w:line="240" w:lineRule="atLeast"/>
        <w:rPr>
          <w:rFonts w:cs="Times New Roman"/>
          <w:b/>
          <w:sz w:val="24"/>
          <w:szCs w:val="24"/>
          <w:u w:val="single"/>
        </w:rPr>
      </w:pPr>
    </w:p>
    <w:p w:rsidR="006A2064" w:rsidRDefault="006A2064" w:rsidP="00D5375B">
      <w:pPr>
        <w:spacing w:line="240" w:lineRule="atLeast"/>
        <w:rPr>
          <w:rFonts w:cs="Times New Roman"/>
          <w:b/>
          <w:sz w:val="24"/>
          <w:szCs w:val="24"/>
          <w:u w:val="single"/>
        </w:rPr>
      </w:pPr>
    </w:p>
    <w:p w:rsidR="008D3195" w:rsidRPr="00661F57" w:rsidRDefault="008D3195" w:rsidP="00D5375B">
      <w:pPr>
        <w:spacing w:line="240" w:lineRule="atLeast"/>
        <w:rPr>
          <w:rFonts w:cs="Times New Roman"/>
          <w:b/>
          <w:sz w:val="24"/>
          <w:szCs w:val="24"/>
          <w:u w:val="single"/>
        </w:rPr>
      </w:pPr>
      <w:r w:rsidRPr="00661F57">
        <w:rPr>
          <w:rFonts w:cs="Times New Roman"/>
          <w:b/>
          <w:sz w:val="24"/>
          <w:szCs w:val="24"/>
          <w:u w:val="single"/>
        </w:rPr>
        <w:t>File architecture and Page alloca</w:t>
      </w:r>
      <w:r w:rsidR="00624F65" w:rsidRPr="00661F57">
        <w:rPr>
          <w:rFonts w:cs="Times New Roman"/>
          <w:b/>
          <w:sz w:val="24"/>
          <w:szCs w:val="24"/>
          <w:u w:val="single"/>
        </w:rPr>
        <w:t>tion process:</w:t>
      </w:r>
    </w:p>
    <w:p w:rsidR="00B91E6C" w:rsidRPr="00661F57" w:rsidRDefault="00B91E6C" w:rsidP="00D5375B">
      <w:pPr>
        <w:spacing w:line="240" w:lineRule="atLeast"/>
        <w:rPr>
          <w:rFonts w:cs="Times New Roman"/>
          <w:b/>
          <w:sz w:val="24"/>
          <w:szCs w:val="24"/>
        </w:rPr>
      </w:pPr>
    </w:p>
    <w:p w:rsidR="00A80711" w:rsidRPr="00661F57" w:rsidRDefault="008D3195" w:rsidP="00D5375B">
      <w:pPr>
        <w:spacing w:line="240" w:lineRule="atLeast"/>
        <w:rPr>
          <w:rFonts w:cs="Times New Roman"/>
          <w:b/>
          <w:color w:val="FF0000"/>
          <w:sz w:val="24"/>
          <w:szCs w:val="24"/>
        </w:rPr>
      </w:pPr>
      <w:r w:rsidRPr="00661F57">
        <w:rPr>
          <w:rFonts w:cs="Times New Roman"/>
          <w:b/>
          <w:color w:val="FF0000"/>
          <w:sz w:val="24"/>
          <w:szCs w:val="24"/>
        </w:rPr>
        <w:t>Data file arch</w:t>
      </w:r>
      <w:r w:rsidR="00A80711" w:rsidRPr="00661F57">
        <w:rPr>
          <w:rFonts w:cs="Times New Roman"/>
          <w:b/>
          <w:color w:val="FF0000"/>
          <w:sz w:val="24"/>
          <w:szCs w:val="24"/>
        </w:rPr>
        <w:t>itecture</w:t>
      </w:r>
      <w:r w:rsidRPr="00661F57">
        <w:rPr>
          <w:rFonts w:cs="Times New Roman"/>
          <w:b/>
          <w:color w:val="FF0000"/>
          <w:sz w:val="24"/>
          <w:szCs w:val="24"/>
        </w:rPr>
        <w:t>:</w:t>
      </w:r>
    </w:p>
    <w:p w:rsidR="008D3195" w:rsidRPr="00661F57" w:rsidRDefault="00274529" w:rsidP="00D5375B">
      <w:pPr>
        <w:spacing w:line="240" w:lineRule="atLeast"/>
        <w:rPr>
          <w:rFonts w:cs="Times New Roman"/>
          <w:b/>
          <w:sz w:val="24"/>
          <w:szCs w:val="24"/>
        </w:rPr>
      </w:pPr>
      <w:r w:rsidRPr="00661F57">
        <w:rPr>
          <w:rFonts w:cs="Times New Roman"/>
          <w:sz w:val="24"/>
          <w:szCs w:val="24"/>
        </w:rPr>
        <w:t>1. Pages</w:t>
      </w:r>
      <w:r w:rsidR="008D3195" w:rsidRPr="00661F57">
        <w:rPr>
          <w:rFonts w:cs="Times New Roman"/>
          <w:sz w:val="24"/>
          <w:szCs w:val="24"/>
        </w:rPr>
        <w:t xml:space="preserve"> </w:t>
      </w:r>
      <w:r w:rsidR="00624F65" w:rsidRPr="00661F57">
        <w:rPr>
          <w:rFonts w:cs="Times New Roman"/>
          <w:sz w:val="24"/>
          <w:szCs w:val="24"/>
        </w:rPr>
        <w:t>permanently</w:t>
      </w:r>
      <w:r w:rsidR="008D3195" w:rsidRPr="00661F57">
        <w:rPr>
          <w:rFonts w:cs="Times New Roman"/>
          <w:sz w:val="24"/>
          <w:szCs w:val="24"/>
        </w:rPr>
        <w:t xml:space="preserve"> stores into data files [NDF or MDF]</w:t>
      </w:r>
    </w:p>
    <w:p w:rsidR="008D3195" w:rsidRPr="00661F57" w:rsidRDefault="00274529" w:rsidP="00D5375B">
      <w:pPr>
        <w:spacing w:line="240" w:lineRule="atLeast"/>
        <w:rPr>
          <w:rFonts w:cs="Times New Roman"/>
          <w:sz w:val="24"/>
          <w:szCs w:val="24"/>
        </w:rPr>
      </w:pPr>
      <w:r w:rsidRPr="00661F57">
        <w:rPr>
          <w:rFonts w:cs="Times New Roman"/>
          <w:sz w:val="24"/>
          <w:szCs w:val="24"/>
        </w:rPr>
        <w:t>2. Page</w:t>
      </w:r>
      <w:r w:rsidR="008D3195" w:rsidRPr="00661F57">
        <w:rPr>
          <w:rFonts w:cs="Times New Roman"/>
          <w:sz w:val="24"/>
          <w:szCs w:val="24"/>
        </w:rPr>
        <w:t xml:space="preserve"> allocation: Page allocation always stores in a sequence manner starting with 0.</w:t>
      </w:r>
    </w:p>
    <w:p w:rsidR="00A80711" w:rsidRPr="00661F57" w:rsidRDefault="00274529" w:rsidP="00D5375B">
      <w:pPr>
        <w:spacing w:line="240" w:lineRule="atLeast"/>
        <w:rPr>
          <w:rFonts w:cs="Times New Roman"/>
          <w:sz w:val="24"/>
          <w:szCs w:val="24"/>
        </w:rPr>
      </w:pPr>
      <w:r w:rsidRPr="00661F57">
        <w:rPr>
          <w:rFonts w:cs="Times New Roman"/>
          <w:sz w:val="24"/>
          <w:szCs w:val="24"/>
        </w:rPr>
        <w:t>3. Every</w:t>
      </w:r>
      <w:r w:rsidR="00A80711" w:rsidRPr="00661F57">
        <w:rPr>
          <w:rFonts w:cs="Times New Roman"/>
          <w:sz w:val="24"/>
          <w:szCs w:val="24"/>
        </w:rPr>
        <w:t xml:space="preserve"> file contains unique file ID.</w:t>
      </w:r>
    </w:p>
    <w:p w:rsidR="00A80711" w:rsidRPr="00661F57" w:rsidRDefault="00A80711" w:rsidP="00D5375B">
      <w:pPr>
        <w:spacing w:line="240" w:lineRule="atLeast"/>
        <w:rPr>
          <w:rFonts w:cs="Times New Roman"/>
          <w:sz w:val="24"/>
          <w:szCs w:val="24"/>
        </w:rPr>
      </w:pPr>
      <w:r w:rsidRPr="00661F57">
        <w:rPr>
          <w:rFonts w:cs="Times New Roman"/>
          <w:sz w:val="24"/>
          <w:szCs w:val="24"/>
        </w:rPr>
        <w:t>MDF: Primary data file: 01</w:t>
      </w:r>
    </w:p>
    <w:p w:rsidR="00274529" w:rsidRPr="00661F57" w:rsidRDefault="00274529" w:rsidP="00D5375B">
      <w:pPr>
        <w:spacing w:line="240" w:lineRule="atLeast"/>
        <w:rPr>
          <w:rFonts w:cs="Times New Roman"/>
          <w:sz w:val="24"/>
          <w:szCs w:val="24"/>
        </w:rPr>
      </w:pPr>
      <w:r w:rsidRPr="00661F57">
        <w:rPr>
          <w:rFonts w:cs="Times New Roman"/>
          <w:sz w:val="24"/>
          <w:szCs w:val="24"/>
        </w:rPr>
        <w:t>01: 0000</w:t>
      </w:r>
    </w:p>
    <w:p w:rsidR="00274529" w:rsidRPr="00661F57" w:rsidRDefault="00274529" w:rsidP="00D5375B">
      <w:pPr>
        <w:tabs>
          <w:tab w:val="left" w:pos="3420"/>
        </w:tabs>
        <w:spacing w:line="240" w:lineRule="atLeast"/>
        <w:rPr>
          <w:rFonts w:cs="Times New Roman"/>
          <w:sz w:val="24"/>
          <w:szCs w:val="24"/>
        </w:rPr>
      </w:pPr>
      <w:r w:rsidRPr="00661F57">
        <w:rPr>
          <w:rFonts w:cs="Times New Roman"/>
          <w:sz w:val="24"/>
          <w:szCs w:val="24"/>
        </w:rPr>
        <w:t>01:0001...ETC</w:t>
      </w:r>
    </w:p>
    <w:p w:rsidR="00A80711" w:rsidRPr="00661F57" w:rsidRDefault="00B01CAA" w:rsidP="00D5375B">
      <w:pPr>
        <w:spacing w:line="240" w:lineRule="atLeast"/>
        <w:rPr>
          <w:rFonts w:cs="Times New Roman"/>
          <w:sz w:val="24"/>
          <w:szCs w:val="24"/>
        </w:rPr>
      </w:pPr>
      <w:r w:rsidRPr="00661F57">
        <w:rPr>
          <w:rFonts w:cs="Times New Roman"/>
          <w:sz w:val="24"/>
          <w:szCs w:val="24"/>
        </w:rPr>
        <w:t>NDF: Secondary data file: 03</w:t>
      </w:r>
      <w:r w:rsidR="00A80711" w:rsidRPr="00661F57">
        <w:rPr>
          <w:rFonts w:cs="Times New Roman"/>
          <w:sz w:val="24"/>
          <w:szCs w:val="24"/>
        </w:rPr>
        <w:t>....continue...</w:t>
      </w:r>
    </w:p>
    <w:p w:rsidR="00274529" w:rsidRPr="00661F57" w:rsidRDefault="00274529" w:rsidP="00D5375B">
      <w:pPr>
        <w:spacing w:line="240" w:lineRule="atLeast"/>
        <w:rPr>
          <w:rFonts w:cs="Times New Roman"/>
          <w:sz w:val="24"/>
          <w:szCs w:val="24"/>
        </w:rPr>
      </w:pPr>
      <w:r w:rsidRPr="00661F57">
        <w:rPr>
          <w:rFonts w:cs="Times New Roman"/>
          <w:sz w:val="24"/>
          <w:szCs w:val="24"/>
        </w:rPr>
        <w:t>03: 0000</w:t>
      </w:r>
    </w:p>
    <w:p w:rsidR="00274529" w:rsidRPr="00661F57" w:rsidRDefault="00274529" w:rsidP="00D5375B">
      <w:pPr>
        <w:spacing w:line="240" w:lineRule="atLeast"/>
        <w:rPr>
          <w:rFonts w:cs="Times New Roman"/>
          <w:sz w:val="24"/>
          <w:szCs w:val="24"/>
        </w:rPr>
      </w:pPr>
      <w:r w:rsidRPr="00661F57">
        <w:rPr>
          <w:rFonts w:cs="Times New Roman"/>
          <w:sz w:val="24"/>
          <w:szCs w:val="24"/>
        </w:rPr>
        <w:t>03:0001...ETC</w:t>
      </w:r>
    </w:p>
    <w:p w:rsidR="008D3195" w:rsidRPr="00661F57" w:rsidRDefault="00A30F05" w:rsidP="00D5375B">
      <w:pPr>
        <w:spacing w:line="240" w:lineRule="atLeast"/>
        <w:rPr>
          <w:rFonts w:cs="Times New Roman"/>
          <w:sz w:val="24"/>
          <w:szCs w:val="24"/>
        </w:rPr>
      </w:pPr>
      <w:r w:rsidRPr="00661F57">
        <w:rPr>
          <w:rFonts w:cs="Times New Roman"/>
          <w:sz w:val="24"/>
          <w:szCs w:val="24"/>
        </w:rPr>
        <w:t>4. Every</w:t>
      </w:r>
      <w:r w:rsidR="008D3195" w:rsidRPr="00661F57">
        <w:rPr>
          <w:rFonts w:cs="Times New Roman"/>
          <w:sz w:val="24"/>
          <w:szCs w:val="24"/>
        </w:rPr>
        <w:t xml:space="preserve"> Page stores in a specific formate: </w:t>
      </w:r>
      <w:r w:rsidR="008D3195" w:rsidRPr="00D77F85">
        <w:rPr>
          <w:rFonts w:cs="Times New Roman"/>
          <w:b/>
          <w:sz w:val="24"/>
          <w:szCs w:val="24"/>
        </w:rPr>
        <w:t xml:space="preserve">FILE </w:t>
      </w:r>
      <w:r w:rsidR="00624F65" w:rsidRPr="00D77F85">
        <w:rPr>
          <w:rFonts w:cs="Times New Roman"/>
          <w:b/>
          <w:sz w:val="24"/>
          <w:szCs w:val="24"/>
        </w:rPr>
        <w:t>ID:</w:t>
      </w:r>
      <w:r w:rsidR="008D3195" w:rsidRPr="00D77F85">
        <w:rPr>
          <w:rFonts w:cs="Times New Roman"/>
          <w:b/>
          <w:sz w:val="24"/>
          <w:szCs w:val="24"/>
        </w:rPr>
        <w:t xml:space="preserve"> PAGE ID</w:t>
      </w:r>
    </w:p>
    <w:p w:rsidR="00A30F05" w:rsidRPr="00661F57" w:rsidRDefault="00A30F05" w:rsidP="00D5375B">
      <w:pPr>
        <w:spacing w:line="240" w:lineRule="atLeast"/>
        <w:rPr>
          <w:rFonts w:cs="Times New Roman"/>
          <w:sz w:val="24"/>
          <w:szCs w:val="24"/>
        </w:rPr>
      </w:pPr>
      <w:r w:rsidRPr="00661F57">
        <w:rPr>
          <w:rFonts w:cs="Times New Roman"/>
          <w:sz w:val="24"/>
          <w:szCs w:val="24"/>
        </w:rPr>
        <w:t>5. Always page id starts with 0000 sequence number.</w:t>
      </w:r>
    </w:p>
    <w:p w:rsidR="00A30F05" w:rsidRPr="00661F57" w:rsidRDefault="00A30F05" w:rsidP="00D5375B">
      <w:pPr>
        <w:spacing w:line="240" w:lineRule="atLeast"/>
        <w:rPr>
          <w:rFonts w:cs="Times New Roman"/>
          <w:sz w:val="24"/>
          <w:szCs w:val="24"/>
        </w:rPr>
      </w:pPr>
      <w:r w:rsidRPr="00661F57">
        <w:rPr>
          <w:rFonts w:cs="Times New Roman"/>
          <w:sz w:val="24"/>
          <w:szCs w:val="24"/>
        </w:rPr>
        <w:t>6. Page sequence no also stores in page header of each file.</w:t>
      </w:r>
    </w:p>
    <w:p w:rsidR="007167DF" w:rsidRPr="00661F57" w:rsidRDefault="007167DF" w:rsidP="00D5375B">
      <w:pPr>
        <w:spacing w:line="240" w:lineRule="atLeast"/>
        <w:rPr>
          <w:rFonts w:cs="Times New Roman"/>
          <w:b/>
          <w:sz w:val="24"/>
          <w:szCs w:val="24"/>
        </w:rPr>
      </w:pPr>
    </w:p>
    <w:p w:rsidR="003D3262" w:rsidRPr="00661F57" w:rsidRDefault="003D3262" w:rsidP="00D5375B">
      <w:pPr>
        <w:rPr>
          <w:rFonts w:cs="Times New Roman"/>
          <w:sz w:val="24"/>
          <w:szCs w:val="24"/>
        </w:rPr>
      </w:pPr>
      <w:r w:rsidRPr="00661F57">
        <w:rPr>
          <w:rFonts w:cs="Times New Roman"/>
          <w:b/>
          <w:sz w:val="24"/>
          <w:szCs w:val="24"/>
        </w:rPr>
        <w:t>1. How to find drive space from SQL Server:</w:t>
      </w:r>
    </w:p>
    <w:p w:rsidR="003D3262" w:rsidRPr="00661F57" w:rsidRDefault="003D3262" w:rsidP="00D5375B">
      <w:pPr>
        <w:pStyle w:val="ListParagraph"/>
        <w:numPr>
          <w:ilvl w:val="0"/>
          <w:numId w:val="22"/>
        </w:numPr>
        <w:rPr>
          <w:rFonts w:cs="Times New Roman"/>
          <w:sz w:val="24"/>
          <w:szCs w:val="24"/>
        </w:rPr>
      </w:pPr>
      <w:r w:rsidRPr="00661F57">
        <w:rPr>
          <w:rFonts w:cs="Times New Roman"/>
          <w:bCs/>
          <w:sz w:val="24"/>
          <w:szCs w:val="24"/>
        </w:rPr>
        <w:t>XP_fixeddrives</w:t>
      </w:r>
    </w:p>
    <w:p w:rsidR="003D3262" w:rsidRPr="00661F57" w:rsidRDefault="003D3262" w:rsidP="00D5375B">
      <w:pPr>
        <w:rPr>
          <w:rFonts w:cs="Times New Roman"/>
          <w:b/>
          <w:sz w:val="24"/>
          <w:szCs w:val="24"/>
        </w:rPr>
      </w:pPr>
      <w:r w:rsidRPr="00661F57">
        <w:rPr>
          <w:rFonts w:cs="Times New Roman"/>
          <w:b/>
          <w:sz w:val="24"/>
          <w:szCs w:val="24"/>
        </w:rPr>
        <w:t>2. To know compatibility level of all databases</w:t>
      </w:r>
    </w:p>
    <w:p w:rsidR="00E46060" w:rsidRPr="00661F57" w:rsidRDefault="003D3262" w:rsidP="00D5375B">
      <w:pPr>
        <w:pStyle w:val="ListParagraph"/>
        <w:numPr>
          <w:ilvl w:val="0"/>
          <w:numId w:val="21"/>
        </w:numPr>
        <w:rPr>
          <w:rFonts w:cs="Times New Roman"/>
          <w:sz w:val="24"/>
          <w:szCs w:val="24"/>
        </w:rPr>
      </w:pPr>
      <w:r w:rsidRPr="00661F57">
        <w:rPr>
          <w:rFonts w:cs="Times New Roman"/>
          <w:bCs/>
          <w:sz w:val="24"/>
          <w:szCs w:val="24"/>
        </w:rPr>
        <w:t>Select</w:t>
      </w:r>
      <w:r w:rsidR="009B18CA" w:rsidRPr="00661F57">
        <w:rPr>
          <w:rFonts w:cs="Times New Roman"/>
          <w:bCs/>
          <w:sz w:val="24"/>
          <w:szCs w:val="24"/>
        </w:rPr>
        <w:t xml:space="preserve"> * from </w:t>
      </w:r>
      <w:r w:rsidRPr="00661F57">
        <w:rPr>
          <w:rFonts w:cs="Times New Roman"/>
          <w:bCs/>
          <w:sz w:val="24"/>
          <w:szCs w:val="24"/>
        </w:rPr>
        <w:t>sys.databases</w:t>
      </w:r>
      <w:r w:rsidRPr="00661F57">
        <w:rPr>
          <w:rFonts w:cs="Times New Roman"/>
          <w:b/>
          <w:bCs/>
          <w:sz w:val="24"/>
          <w:szCs w:val="24"/>
        </w:rPr>
        <w:t xml:space="preserve"> </w:t>
      </w:r>
      <w:r w:rsidR="009B18CA" w:rsidRPr="00661F57">
        <w:rPr>
          <w:rFonts w:cs="Times New Roman"/>
          <w:sz w:val="24"/>
          <w:szCs w:val="24"/>
        </w:rPr>
        <w:t>[DB ID</w:t>
      </w:r>
      <w:r w:rsidRPr="00661F57">
        <w:rPr>
          <w:rFonts w:cs="Times New Roman"/>
          <w:sz w:val="24"/>
          <w:szCs w:val="24"/>
        </w:rPr>
        <w:t>, collation</w:t>
      </w:r>
      <w:r w:rsidR="009B18CA" w:rsidRPr="00661F57">
        <w:rPr>
          <w:rFonts w:cs="Times New Roman"/>
          <w:sz w:val="24"/>
          <w:szCs w:val="24"/>
        </w:rPr>
        <w:t>_name</w:t>
      </w:r>
      <w:r w:rsidRPr="00661F57">
        <w:rPr>
          <w:rFonts w:cs="Times New Roman"/>
          <w:sz w:val="24"/>
          <w:szCs w:val="24"/>
        </w:rPr>
        <w:t>, compitabilitylevel, db</w:t>
      </w:r>
      <w:r w:rsidR="009B18CA" w:rsidRPr="00661F57">
        <w:rPr>
          <w:rFonts w:cs="Times New Roman"/>
          <w:sz w:val="24"/>
          <w:szCs w:val="24"/>
        </w:rPr>
        <w:t xml:space="preserve"> created </w:t>
      </w:r>
      <w:r w:rsidRPr="00661F57">
        <w:rPr>
          <w:rFonts w:cs="Times New Roman"/>
          <w:sz w:val="24"/>
          <w:szCs w:val="24"/>
        </w:rPr>
        <w:t>date, state]</w:t>
      </w:r>
    </w:p>
    <w:p w:rsidR="003D3262" w:rsidRPr="00661F57" w:rsidRDefault="003D3262" w:rsidP="00D5375B">
      <w:pPr>
        <w:rPr>
          <w:rFonts w:cs="Times New Roman"/>
          <w:b/>
          <w:sz w:val="24"/>
          <w:szCs w:val="24"/>
        </w:rPr>
      </w:pPr>
      <w:r w:rsidRPr="00661F57">
        <w:rPr>
          <w:rFonts w:cs="Times New Roman"/>
          <w:b/>
          <w:sz w:val="24"/>
          <w:szCs w:val="24"/>
        </w:rPr>
        <w:t>3 .To know (dbname, size, owner, date created, status, compitabilitylevel) Particular databases</w:t>
      </w:r>
    </w:p>
    <w:p w:rsidR="00E46060" w:rsidRPr="00661F57" w:rsidRDefault="003D3262" w:rsidP="00D5375B">
      <w:pPr>
        <w:pStyle w:val="ListParagraph"/>
        <w:numPr>
          <w:ilvl w:val="0"/>
          <w:numId w:val="20"/>
        </w:numPr>
        <w:rPr>
          <w:rFonts w:cs="Times New Roman"/>
          <w:sz w:val="24"/>
          <w:szCs w:val="24"/>
        </w:rPr>
      </w:pPr>
      <w:r w:rsidRPr="00661F57">
        <w:rPr>
          <w:rFonts w:cs="Times New Roman"/>
          <w:sz w:val="24"/>
          <w:szCs w:val="24"/>
        </w:rPr>
        <w:t>Select</w:t>
      </w:r>
      <w:r w:rsidR="009B18CA" w:rsidRPr="00661F57">
        <w:rPr>
          <w:rFonts w:cs="Times New Roman"/>
          <w:sz w:val="24"/>
          <w:szCs w:val="24"/>
        </w:rPr>
        <w:t xml:space="preserve"> * from </w:t>
      </w:r>
      <w:r w:rsidR="00844091" w:rsidRPr="00661F57">
        <w:rPr>
          <w:rFonts w:cs="Times New Roman"/>
          <w:sz w:val="24"/>
          <w:szCs w:val="24"/>
        </w:rPr>
        <w:t>sys.sysdabases</w:t>
      </w:r>
    </w:p>
    <w:p w:rsidR="00E46060" w:rsidRPr="00661F57" w:rsidRDefault="009B18CA" w:rsidP="00D5375B">
      <w:pPr>
        <w:rPr>
          <w:rFonts w:cs="Times New Roman"/>
          <w:b/>
          <w:sz w:val="24"/>
          <w:szCs w:val="24"/>
        </w:rPr>
      </w:pPr>
      <w:r w:rsidRPr="00661F57">
        <w:rPr>
          <w:rFonts w:cs="Times New Roman"/>
          <w:b/>
          <w:sz w:val="24"/>
          <w:szCs w:val="24"/>
        </w:rPr>
        <w:t xml:space="preserve">4. To know space </w:t>
      </w:r>
      <w:r w:rsidR="00314D8A" w:rsidRPr="00661F57">
        <w:rPr>
          <w:rFonts w:cs="Times New Roman"/>
          <w:b/>
          <w:sz w:val="24"/>
          <w:szCs w:val="24"/>
        </w:rPr>
        <w:t>availability</w:t>
      </w:r>
      <w:r w:rsidRPr="00661F57">
        <w:rPr>
          <w:rFonts w:cs="Times New Roman"/>
          <w:b/>
          <w:sz w:val="24"/>
          <w:szCs w:val="24"/>
        </w:rPr>
        <w:t xml:space="preserve"> in a log file total and used space</w:t>
      </w:r>
      <w:r w:rsidR="003D3262" w:rsidRPr="00661F57">
        <w:rPr>
          <w:rFonts w:cs="Times New Roman"/>
          <w:b/>
          <w:sz w:val="24"/>
          <w:szCs w:val="24"/>
        </w:rPr>
        <w:t>...</w:t>
      </w:r>
    </w:p>
    <w:p w:rsidR="003D3262" w:rsidRPr="00661F57" w:rsidRDefault="003D3262" w:rsidP="00D5375B">
      <w:pPr>
        <w:pStyle w:val="ListParagraph"/>
        <w:numPr>
          <w:ilvl w:val="0"/>
          <w:numId w:val="19"/>
        </w:numPr>
        <w:rPr>
          <w:rFonts w:cs="Times New Roman"/>
          <w:sz w:val="24"/>
          <w:szCs w:val="24"/>
        </w:rPr>
      </w:pPr>
      <w:r w:rsidRPr="00661F57">
        <w:rPr>
          <w:rFonts w:cs="Times New Roman"/>
          <w:sz w:val="24"/>
          <w:szCs w:val="24"/>
        </w:rPr>
        <w:t>Dbcc sqlperf (logspace)</w:t>
      </w:r>
    </w:p>
    <w:p w:rsidR="003D3262" w:rsidRPr="00661F57" w:rsidRDefault="003D3262" w:rsidP="00D5375B">
      <w:pPr>
        <w:rPr>
          <w:rFonts w:cs="Times New Roman"/>
          <w:b/>
          <w:sz w:val="24"/>
          <w:szCs w:val="24"/>
        </w:rPr>
      </w:pPr>
      <w:r w:rsidRPr="00661F57">
        <w:rPr>
          <w:rFonts w:cs="Times New Roman"/>
          <w:b/>
          <w:sz w:val="24"/>
          <w:szCs w:val="24"/>
        </w:rPr>
        <w:t>5. To know space availab</w:t>
      </w:r>
      <w:r w:rsidR="00314D8A" w:rsidRPr="00661F57">
        <w:rPr>
          <w:rFonts w:cs="Times New Roman"/>
          <w:b/>
          <w:sz w:val="24"/>
          <w:szCs w:val="24"/>
        </w:rPr>
        <w:t>il</w:t>
      </w:r>
      <w:r w:rsidRPr="00661F57">
        <w:rPr>
          <w:rFonts w:cs="Times New Roman"/>
          <w:b/>
          <w:sz w:val="24"/>
          <w:szCs w:val="24"/>
        </w:rPr>
        <w:t>ity in a data file</w:t>
      </w:r>
    </w:p>
    <w:p w:rsidR="00E46060" w:rsidRPr="00661F57" w:rsidRDefault="009B18CA" w:rsidP="00D5375B">
      <w:pPr>
        <w:pStyle w:val="ListParagraph"/>
        <w:numPr>
          <w:ilvl w:val="0"/>
          <w:numId w:val="18"/>
        </w:numPr>
        <w:rPr>
          <w:rFonts w:cs="Times New Roman"/>
          <w:sz w:val="24"/>
          <w:szCs w:val="24"/>
        </w:rPr>
      </w:pPr>
      <w:r w:rsidRPr="00661F57">
        <w:rPr>
          <w:rFonts w:cs="Times New Roman"/>
          <w:sz w:val="24"/>
          <w:szCs w:val="24"/>
        </w:rPr>
        <w:t>sp_spaceused</w:t>
      </w:r>
      <w:r w:rsidR="007E3CF2">
        <w:rPr>
          <w:rFonts w:cs="Times New Roman"/>
          <w:sz w:val="24"/>
          <w:szCs w:val="24"/>
        </w:rPr>
        <w:t xml:space="preserve"> ‘database name’</w:t>
      </w:r>
    </w:p>
    <w:p w:rsidR="003D3262" w:rsidRPr="00661F57" w:rsidRDefault="003D3262" w:rsidP="00D5375B">
      <w:pPr>
        <w:rPr>
          <w:rFonts w:cs="Times New Roman"/>
          <w:b/>
          <w:sz w:val="24"/>
          <w:szCs w:val="24"/>
        </w:rPr>
      </w:pPr>
      <w:r w:rsidRPr="00661F57">
        <w:rPr>
          <w:rFonts w:cs="Times New Roman"/>
          <w:b/>
          <w:sz w:val="24"/>
          <w:szCs w:val="24"/>
        </w:rPr>
        <w:t>6. To know the details of a particular database (dbname, filename, filegroup, size)</w:t>
      </w:r>
    </w:p>
    <w:p w:rsidR="00E46060" w:rsidRPr="00661F57" w:rsidRDefault="009B18CA" w:rsidP="00D5375B">
      <w:pPr>
        <w:pStyle w:val="ListParagraph"/>
        <w:numPr>
          <w:ilvl w:val="0"/>
          <w:numId w:val="18"/>
        </w:numPr>
        <w:rPr>
          <w:rFonts w:cs="Times New Roman"/>
          <w:sz w:val="24"/>
          <w:szCs w:val="24"/>
        </w:rPr>
      </w:pPr>
      <w:r w:rsidRPr="00661F57">
        <w:rPr>
          <w:rFonts w:cs="Times New Roman"/>
          <w:sz w:val="24"/>
          <w:szCs w:val="24"/>
        </w:rPr>
        <w:t>sp_helpfile</w:t>
      </w:r>
    </w:p>
    <w:p w:rsidR="003D3262" w:rsidRPr="00661F57" w:rsidRDefault="003D3262" w:rsidP="00D5375B">
      <w:pPr>
        <w:rPr>
          <w:rFonts w:cs="Times New Roman"/>
          <w:b/>
          <w:sz w:val="24"/>
          <w:szCs w:val="24"/>
        </w:rPr>
      </w:pPr>
      <w:r w:rsidRPr="00661F57">
        <w:rPr>
          <w:rFonts w:cs="Times New Roman"/>
          <w:b/>
          <w:sz w:val="24"/>
          <w:szCs w:val="24"/>
        </w:rPr>
        <w:t xml:space="preserve">7. To know the </w:t>
      </w:r>
      <w:r w:rsidR="002D4816" w:rsidRPr="00661F57">
        <w:rPr>
          <w:rFonts w:cs="Times New Roman"/>
          <w:b/>
          <w:sz w:val="24"/>
          <w:szCs w:val="24"/>
        </w:rPr>
        <w:t>details</w:t>
      </w:r>
      <w:r w:rsidRPr="00661F57">
        <w:rPr>
          <w:rFonts w:cs="Times New Roman"/>
          <w:b/>
          <w:sz w:val="24"/>
          <w:szCs w:val="24"/>
        </w:rPr>
        <w:t xml:space="preserve"> of   database (name, filename, path)</w:t>
      </w:r>
    </w:p>
    <w:p w:rsidR="00E46060" w:rsidRPr="00661F57" w:rsidRDefault="00D40416" w:rsidP="00D5375B">
      <w:pPr>
        <w:pStyle w:val="ListParagraph"/>
        <w:numPr>
          <w:ilvl w:val="0"/>
          <w:numId w:val="18"/>
        </w:numPr>
        <w:rPr>
          <w:rFonts w:cs="Times New Roman"/>
          <w:sz w:val="24"/>
          <w:szCs w:val="24"/>
        </w:rPr>
      </w:pPr>
      <w:r w:rsidRPr="00661F57">
        <w:rPr>
          <w:rFonts w:cs="Times New Roman"/>
          <w:sz w:val="24"/>
          <w:szCs w:val="24"/>
        </w:rPr>
        <w:t>select * from sys.sysalt</w:t>
      </w:r>
      <w:r w:rsidR="009B18CA" w:rsidRPr="00661F57">
        <w:rPr>
          <w:rFonts w:cs="Times New Roman"/>
          <w:sz w:val="24"/>
          <w:szCs w:val="24"/>
        </w:rPr>
        <w:t>files</w:t>
      </w:r>
    </w:p>
    <w:p w:rsidR="003D3262" w:rsidRPr="00661F57" w:rsidRDefault="003D3262" w:rsidP="00D5375B">
      <w:pPr>
        <w:rPr>
          <w:rFonts w:cs="Times New Roman"/>
          <w:b/>
          <w:sz w:val="24"/>
          <w:szCs w:val="24"/>
        </w:rPr>
      </w:pPr>
      <w:r w:rsidRPr="00661F57">
        <w:rPr>
          <w:rFonts w:cs="Times New Roman"/>
          <w:b/>
          <w:sz w:val="24"/>
          <w:szCs w:val="24"/>
        </w:rPr>
        <w:t>8. How to take database online and offline?</w:t>
      </w:r>
    </w:p>
    <w:p w:rsidR="003D3262" w:rsidRPr="00661F57" w:rsidRDefault="003D3262" w:rsidP="00D5375B">
      <w:pPr>
        <w:pStyle w:val="ListParagraph"/>
        <w:numPr>
          <w:ilvl w:val="0"/>
          <w:numId w:val="18"/>
        </w:numPr>
        <w:rPr>
          <w:rFonts w:cs="Times New Roman"/>
          <w:sz w:val="24"/>
          <w:szCs w:val="24"/>
        </w:rPr>
      </w:pPr>
      <w:r w:rsidRPr="00661F57">
        <w:rPr>
          <w:rFonts w:cs="Times New Roman"/>
          <w:sz w:val="24"/>
          <w:szCs w:val="24"/>
        </w:rPr>
        <w:t>Alter database dbname set offline</w:t>
      </w:r>
    </w:p>
    <w:p w:rsidR="003D3262" w:rsidRPr="00661F57" w:rsidRDefault="003D3262" w:rsidP="00D5375B">
      <w:pPr>
        <w:pStyle w:val="ListParagraph"/>
        <w:numPr>
          <w:ilvl w:val="0"/>
          <w:numId w:val="18"/>
        </w:numPr>
        <w:rPr>
          <w:rFonts w:cs="Times New Roman"/>
          <w:sz w:val="24"/>
          <w:szCs w:val="24"/>
        </w:rPr>
      </w:pPr>
      <w:r w:rsidRPr="00661F57">
        <w:rPr>
          <w:rFonts w:cs="Times New Roman"/>
          <w:sz w:val="24"/>
          <w:szCs w:val="24"/>
        </w:rPr>
        <w:t>Alter database dbname set Online</w:t>
      </w:r>
    </w:p>
    <w:p w:rsidR="003D3262" w:rsidRPr="00661F57" w:rsidRDefault="003D3262"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System databases [master</w:t>
      </w:r>
      <w:r w:rsidR="002D4816" w:rsidRPr="00661F57">
        <w:rPr>
          <w:rFonts w:cs="Times New Roman"/>
          <w:sz w:val="24"/>
          <w:szCs w:val="24"/>
        </w:rPr>
        <w:t xml:space="preserve">, model, msdb, </w:t>
      </w:r>
      <w:r w:rsidR="00844091" w:rsidRPr="00661F57">
        <w:rPr>
          <w:rFonts w:cs="Times New Roman"/>
          <w:sz w:val="24"/>
          <w:szCs w:val="24"/>
        </w:rPr>
        <w:t>Tempdb</w:t>
      </w:r>
      <w:r w:rsidRPr="00661F57">
        <w:rPr>
          <w:rFonts w:cs="Times New Roman"/>
          <w:sz w:val="24"/>
          <w:szCs w:val="24"/>
        </w:rPr>
        <w:t>] not possible to take offline</w:t>
      </w:r>
    </w:p>
    <w:p w:rsidR="003D3262" w:rsidRPr="00661F57" w:rsidRDefault="003D3262" w:rsidP="00D5375B">
      <w:pPr>
        <w:rPr>
          <w:rFonts w:cs="Times New Roman"/>
          <w:b/>
          <w:sz w:val="24"/>
          <w:szCs w:val="24"/>
        </w:rPr>
      </w:pPr>
      <w:r w:rsidRPr="00661F57">
        <w:rPr>
          <w:rFonts w:cs="Times New Roman"/>
          <w:b/>
          <w:sz w:val="24"/>
          <w:szCs w:val="24"/>
        </w:rPr>
        <w:t>9.</w:t>
      </w:r>
      <w:r w:rsidR="002D4816" w:rsidRPr="00661F57">
        <w:rPr>
          <w:rFonts w:cs="Times New Roman"/>
          <w:b/>
          <w:sz w:val="24"/>
          <w:szCs w:val="24"/>
        </w:rPr>
        <w:t xml:space="preserve"> </w:t>
      </w:r>
      <w:r w:rsidRPr="00661F57">
        <w:rPr>
          <w:rFonts w:cs="Times New Roman"/>
          <w:b/>
          <w:sz w:val="24"/>
          <w:szCs w:val="24"/>
        </w:rPr>
        <w:t>Rename of database:</w:t>
      </w:r>
    </w:p>
    <w:p w:rsidR="003D3262" w:rsidRPr="00661F57" w:rsidRDefault="003D3262" w:rsidP="00D5375B">
      <w:pPr>
        <w:pStyle w:val="ListParagraph"/>
        <w:numPr>
          <w:ilvl w:val="0"/>
          <w:numId w:val="23"/>
        </w:numPr>
        <w:rPr>
          <w:rFonts w:cs="Times New Roman"/>
          <w:sz w:val="24"/>
          <w:szCs w:val="24"/>
        </w:rPr>
      </w:pPr>
      <w:r w:rsidRPr="00661F57">
        <w:rPr>
          <w:rFonts w:cs="Times New Roman"/>
          <w:sz w:val="24"/>
          <w:szCs w:val="24"/>
        </w:rPr>
        <w:t>Sp_renamedb ‘</w:t>
      </w:r>
      <w:r w:rsidR="00F807C7" w:rsidRPr="00661F57">
        <w:rPr>
          <w:rFonts w:cs="Times New Roman"/>
          <w:sz w:val="24"/>
          <w:szCs w:val="24"/>
        </w:rPr>
        <w:t>olddbname’, ‘newdbname</w:t>
      </w:r>
      <w:r w:rsidRPr="00661F57">
        <w:rPr>
          <w:rFonts w:cs="Times New Roman"/>
          <w:sz w:val="24"/>
          <w:szCs w:val="24"/>
        </w:rPr>
        <w:t>’</w:t>
      </w:r>
    </w:p>
    <w:p w:rsidR="007167DF" w:rsidRPr="00661F57" w:rsidRDefault="007167DF" w:rsidP="00D5375B">
      <w:pPr>
        <w:rPr>
          <w:rFonts w:cs="Times New Roman"/>
          <w:sz w:val="24"/>
          <w:szCs w:val="24"/>
        </w:rPr>
      </w:pPr>
    </w:p>
    <w:p w:rsidR="00274529" w:rsidRPr="00661F57" w:rsidRDefault="00274529" w:rsidP="00D5375B">
      <w:pPr>
        <w:rPr>
          <w:rFonts w:cs="Times New Roman"/>
          <w:sz w:val="24"/>
          <w:szCs w:val="24"/>
        </w:rPr>
      </w:pPr>
    </w:p>
    <w:p w:rsidR="00274529" w:rsidRPr="00661F57" w:rsidRDefault="00274529" w:rsidP="00D5375B">
      <w:pPr>
        <w:rPr>
          <w:rFonts w:cs="Times New Roman"/>
          <w:sz w:val="24"/>
          <w:szCs w:val="24"/>
        </w:rPr>
      </w:pPr>
    </w:p>
    <w:p w:rsidR="00274529" w:rsidRPr="00661F57" w:rsidRDefault="00274529" w:rsidP="00D5375B">
      <w:pPr>
        <w:rPr>
          <w:rFonts w:cs="Times New Roman"/>
          <w:sz w:val="24"/>
          <w:szCs w:val="24"/>
        </w:rPr>
      </w:pPr>
    </w:p>
    <w:p w:rsidR="00274529" w:rsidRPr="00661F57" w:rsidRDefault="00274529" w:rsidP="00D5375B">
      <w:pPr>
        <w:rPr>
          <w:rFonts w:cs="Times New Roman"/>
          <w:sz w:val="24"/>
          <w:szCs w:val="24"/>
        </w:rPr>
      </w:pPr>
    </w:p>
    <w:p w:rsidR="00863760" w:rsidRPr="00661F57" w:rsidRDefault="00863760" w:rsidP="00D5375B">
      <w:pPr>
        <w:rPr>
          <w:rFonts w:cs="Times New Roman"/>
          <w:sz w:val="24"/>
          <w:szCs w:val="24"/>
        </w:rPr>
      </w:pPr>
    </w:p>
    <w:p w:rsidR="00977B22" w:rsidRPr="0081754E" w:rsidRDefault="0040643C" w:rsidP="00977B22">
      <w:pPr>
        <w:jc w:val="center"/>
        <w:rPr>
          <w:rFonts w:eastAsia="Times New Roman" w:cs="Times New Roman"/>
          <w:b/>
          <w:bCs/>
          <w:iCs/>
          <w:color w:val="C00000"/>
          <w:kern w:val="36"/>
          <w:sz w:val="24"/>
          <w:szCs w:val="24"/>
        </w:rPr>
      </w:pPr>
      <w:r w:rsidRPr="0081754E">
        <w:rPr>
          <w:rFonts w:eastAsia="Times New Roman" w:cs="Times New Roman"/>
          <w:b/>
          <w:bCs/>
          <w:iCs/>
          <w:color w:val="C00000"/>
          <w:kern w:val="36"/>
          <w:sz w:val="24"/>
          <w:szCs w:val="24"/>
        </w:rPr>
        <w:t>LOG FILE ARCHITECTURE</w:t>
      </w:r>
    </w:p>
    <w:p w:rsidR="00977B22" w:rsidRDefault="00977B22" w:rsidP="00977B22">
      <w:pPr>
        <w:rPr>
          <w:rFonts w:eastAsia="Times New Roman" w:cs="Times New Roman"/>
          <w:bCs/>
          <w:iCs/>
          <w:kern w:val="36"/>
          <w:sz w:val="24"/>
          <w:szCs w:val="24"/>
        </w:rPr>
      </w:pPr>
      <w:r w:rsidRPr="00977B22">
        <w:rPr>
          <w:rFonts w:eastAsia="Times New Roman" w:cs="Times New Roman"/>
          <w:bCs/>
          <w:iCs/>
          <w:kern w:val="36"/>
          <w:sz w:val="24"/>
          <w:szCs w:val="24"/>
        </w:rPr>
        <w:t xml:space="preserve">&gt; </w:t>
      </w:r>
      <w:r>
        <w:rPr>
          <w:rFonts w:eastAsia="Times New Roman" w:cs="Times New Roman"/>
          <w:bCs/>
          <w:iCs/>
          <w:kern w:val="36"/>
          <w:sz w:val="24"/>
          <w:szCs w:val="24"/>
        </w:rPr>
        <w:t>The transaction log is used to generate the data integrity of the database and for data recovery.</w:t>
      </w:r>
    </w:p>
    <w:p w:rsidR="00977B22" w:rsidRDefault="00977B22" w:rsidP="00977B22">
      <w:pPr>
        <w:rPr>
          <w:rFonts w:eastAsia="Times New Roman" w:cs="Times New Roman"/>
          <w:bCs/>
          <w:iCs/>
          <w:kern w:val="36"/>
          <w:sz w:val="24"/>
          <w:szCs w:val="24"/>
        </w:rPr>
      </w:pPr>
      <w:r>
        <w:rPr>
          <w:rFonts w:eastAsia="Times New Roman" w:cs="Times New Roman"/>
          <w:bCs/>
          <w:iCs/>
          <w:kern w:val="36"/>
          <w:sz w:val="24"/>
          <w:szCs w:val="24"/>
        </w:rPr>
        <w:t xml:space="preserve">&gt; The transaction log file contains a storing of log records. Physically the sequence of log records is stored efficiently in the set </w:t>
      </w:r>
      <w:r w:rsidR="00465EEE">
        <w:rPr>
          <w:rFonts w:eastAsia="Times New Roman" w:cs="Times New Roman"/>
          <w:bCs/>
          <w:iCs/>
          <w:kern w:val="36"/>
          <w:sz w:val="24"/>
          <w:szCs w:val="24"/>
        </w:rPr>
        <w:t>of physical files that implement the transaction log.</w:t>
      </w:r>
    </w:p>
    <w:p w:rsidR="00465EEE" w:rsidRDefault="00465EEE" w:rsidP="00ED5BED">
      <w:pPr>
        <w:shd w:val="clear" w:color="auto" w:fill="FFFFFF"/>
        <w:spacing w:before="100" w:beforeAutospacing="1" w:after="100" w:afterAutospacing="1" w:line="240" w:lineRule="atLeast"/>
        <w:rPr>
          <w:rFonts w:cs="Times New Roman"/>
          <w:sz w:val="24"/>
          <w:szCs w:val="24"/>
        </w:rPr>
      </w:pPr>
      <w:r w:rsidRPr="003965A9">
        <w:rPr>
          <w:rFonts w:cs="Times New Roman"/>
          <w:b/>
          <w:sz w:val="24"/>
          <w:szCs w:val="24"/>
        </w:rPr>
        <w:t>Transaction:</w:t>
      </w:r>
      <w:r>
        <w:rPr>
          <w:rFonts w:cs="Times New Roman"/>
          <w:sz w:val="24"/>
          <w:szCs w:val="24"/>
        </w:rPr>
        <w:t xml:space="preserve"> Set of statements</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&gt; Transaction is an all/nothing way of execution of set of statements.</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&gt; SQL Server supports two types of transaction.</w:t>
      </w:r>
    </w:p>
    <w:p w:rsidR="00465EEE" w:rsidRDefault="00465EEE" w:rsidP="00465EEE">
      <w:pPr>
        <w:shd w:val="clear" w:color="auto" w:fill="FFFFFF"/>
        <w:spacing w:before="100" w:beforeAutospacing="1" w:after="100" w:afterAutospacing="1" w:line="240" w:lineRule="atLeast"/>
        <w:rPr>
          <w:rFonts w:cs="Times New Roman"/>
          <w:b/>
          <w:sz w:val="24"/>
          <w:szCs w:val="24"/>
        </w:rPr>
      </w:pPr>
      <w:r w:rsidRPr="003965A9">
        <w:rPr>
          <w:rFonts w:cs="Times New Roman"/>
          <w:b/>
          <w:sz w:val="24"/>
          <w:szCs w:val="24"/>
        </w:rPr>
        <w:t>Explicit Transaction:</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&gt; A transaction is started with begin Tran and finished with end/commit transaction.</w:t>
      </w:r>
    </w:p>
    <w:p w:rsidR="00465EEE" w:rsidRDefault="00465EEE" w:rsidP="00465EEE">
      <w:pPr>
        <w:shd w:val="clear" w:color="auto" w:fill="FFFFFF"/>
        <w:spacing w:before="100" w:beforeAutospacing="1" w:after="100" w:afterAutospacing="1" w:line="240" w:lineRule="atLeast"/>
        <w:rPr>
          <w:rFonts w:cs="Times New Roman"/>
          <w:sz w:val="24"/>
          <w:szCs w:val="24"/>
        </w:rPr>
      </w:pPr>
      <w:r w:rsidRPr="0055325F">
        <w:rPr>
          <w:rFonts w:cs="Times New Roman"/>
          <w:b/>
          <w:sz w:val="24"/>
          <w:szCs w:val="24"/>
        </w:rPr>
        <w:t>Syntax:</w:t>
      </w:r>
      <w:r>
        <w:rPr>
          <w:rFonts w:cs="Times New Roman"/>
          <w:sz w:val="24"/>
          <w:szCs w:val="24"/>
        </w:rPr>
        <w:t xml:space="preserve">    Begin Tran</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 xml:space="preserve">                  Statement1</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 xml:space="preserve">                  Statement2</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 xml:space="preserve">                  Statement3</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 xml:space="preserve">                  Commit/ End Tran</w:t>
      </w:r>
    </w:p>
    <w:p w:rsidR="00465EEE" w:rsidRDefault="00465EEE" w:rsidP="00465EEE">
      <w:pPr>
        <w:shd w:val="clear" w:color="auto" w:fill="FFFFFF"/>
        <w:spacing w:before="100" w:beforeAutospacing="1" w:after="100" w:afterAutospacing="1" w:line="240" w:lineRule="atLeast"/>
        <w:rPr>
          <w:rFonts w:cs="Times New Roman"/>
          <w:b/>
          <w:sz w:val="24"/>
          <w:szCs w:val="24"/>
        </w:rPr>
      </w:pPr>
      <w:r w:rsidRPr="0055325F">
        <w:rPr>
          <w:rFonts w:cs="Times New Roman"/>
          <w:b/>
          <w:sz w:val="24"/>
          <w:szCs w:val="24"/>
        </w:rPr>
        <w:t>Implicit Transaction:</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&gt; SQL Server internally adds begin and end transaction for the individual statements.</w:t>
      </w:r>
    </w:p>
    <w:p w:rsidR="00465EEE" w:rsidRDefault="00465EEE" w:rsidP="00465EEE">
      <w:pPr>
        <w:shd w:val="clear" w:color="auto" w:fill="FFFFFF"/>
        <w:spacing w:before="100" w:beforeAutospacing="1" w:after="100" w:afterAutospacing="1" w:line="240" w:lineRule="atLeast"/>
        <w:rPr>
          <w:rFonts w:cs="Times New Roman"/>
          <w:sz w:val="24"/>
          <w:szCs w:val="24"/>
        </w:rPr>
      </w:pPr>
      <w:r w:rsidRPr="0055325F">
        <w:rPr>
          <w:rFonts w:cs="Times New Roman"/>
          <w:b/>
          <w:sz w:val="24"/>
          <w:szCs w:val="24"/>
        </w:rPr>
        <w:t>Syntax:</w:t>
      </w:r>
      <w:r>
        <w:rPr>
          <w:rFonts w:cs="Times New Roman"/>
          <w:b/>
          <w:sz w:val="24"/>
          <w:szCs w:val="24"/>
        </w:rPr>
        <w:t xml:space="preserve">   </w:t>
      </w:r>
      <w:r>
        <w:rPr>
          <w:rFonts w:cs="Times New Roman"/>
          <w:sz w:val="24"/>
          <w:szCs w:val="24"/>
        </w:rPr>
        <w:t>Statement1</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 xml:space="preserve">                 Statement2</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&gt; MDF Contains pages.</w:t>
      </w:r>
    </w:p>
    <w:p w:rsidR="00465EEE"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&gt; Log file Contains Log records.</w:t>
      </w:r>
    </w:p>
    <w:p w:rsidR="00465EEE" w:rsidRPr="00661F57" w:rsidRDefault="00465EEE" w:rsidP="00465EEE">
      <w:pPr>
        <w:shd w:val="clear" w:color="auto" w:fill="FFFFFF"/>
        <w:spacing w:before="100" w:beforeAutospacing="1" w:after="100" w:afterAutospacing="1" w:line="240" w:lineRule="atLeast"/>
        <w:rPr>
          <w:rFonts w:cs="Times New Roman"/>
          <w:sz w:val="24"/>
          <w:szCs w:val="24"/>
        </w:rPr>
      </w:pPr>
      <w:r>
        <w:rPr>
          <w:rFonts w:cs="Times New Roman"/>
          <w:sz w:val="24"/>
          <w:szCs w:val="24"/>
        </w:rPr>
        <w:t>&gt; Log file applicable for SQL Server</w:t>
      </w:r>
    </w:p>
    <w:p w:rsidR="00465EEE" w:rsidRPr="00977B22" w:rsidRDefault="00465EEE" w:rsidP="00977B22">
      <w:pPr>
        <w:rPr>
          <w:rFonts w:eastAsia="Times New Roman" w:cs="Times New Roman"/>
          <w:bCs/>
          <w:iCs/>
          <w:kern w:val="36"/>
          <w:sz w:val="24"/>
          <w:szCs w:val="24"/>
        </w:rPr>
      </w:pPr>
    </w:p>
    <w:p w:rsidR="00465EEE" w:rsidRDefault="00465EEE" w:rsidP="00977B22">
      <w:pPr>
        <w:rPr>
          <w:rFonts w:cs="Times New Roman"/>
          <w:b/>
          <w:sz w:val="24"/>
          <w:szCs w:val="24"/>
        </w:rPr>
      </w:pPr>
    </w:p>
    <w:p w:rsidR="00977B22" w:rsidRPr="00661F57" w:rsidRDefault="00977B22" w:rsidP="00977B22">
      <w:pPr>
        <w:rPr>
          <w:rFonts w:cs="Times New Roman"/>
          <w:b/>
          <w:sz w:val="24"/>
          <w:szCs w:val="24"/>
        </w:rPr>
      </w:pPr>
      <w:r w:rsidRPr="00661F57">
        <w:rPr>
          <w:rFonts w:cs="Times New Roman"/>
          <w:b/>
          <w:sz w:val="24"/>
          <w:szCs w:val="24"/>
        </w:rPr>
        <w:t>Log Record:</w:t>
      </w:r>
    </w:p>
    <w:p w:rsidR="00977B22" w:rsidRPr="00661F57" w:rsidRDefault="00977B22" w:rsidP="00977B22">
      <w:pPr>
        <w:rPr>
          <w:rFonts w:cs="Times New Roman"/>
          <w:sz w:val="24"/>
          <w:szCs w:val="24"/>
        </w:rPr>
      </w:pPr>
      <w:r w:rsidRPr="00661F57">
        <w:rPr>
          <w:rFonts w:cs="Times New Roman"/>
          <w:sz w:val="24"/>
          <w:szCs w:val="24"/>
        </w:rPr>
        <w:t>Log Records are entries that are made into the Transaction Log files.</w:t>
      </w:r>
    </w:p>
    <w:p w:rsidR="00977B22" w:rsidRPr="00661F57" w:rsidRDefault="00977B22" w:rsidP="00977B22">
      <w:pPr>
        <w:rPr>
          <w:rFonts w:cs="Times New Roman"/>
          <w:b/>
          <w:sz w:val="24"/>
          <w:szCs w:val="24"/>
        </w:rPr>
      </w:pPr>
      <w:r w:rsidRPr="00661F57">
        <w:rPr>
          <w:rFonts w:cs="Times New Roman"/>
          <w:b/>
          <w:sz w:val="24"/>
          <w:szCs w:val="24"/>
        </w:rPr>
        <w:t>Log Records contain:</w:t>
      </w:r>
    </w:p>
    <w:p w:rsidR="00977B22" w:rsidRPr="00661F57" w:rsidRDefault="00977B22" w:rsidP="00977B22">
      <w:pPr>
        <w:rPr>
          <w:rFonts w:cs="Times New Roman"/>
          <w:sz w:val="24"/>
          <w:szCs w:val="24"/>
        </w:rPr>
      </w:pPr>
      <w:r w:rsidRPr="00661F57">
        <w:rPr>
          <w:rFonts w:cs="Times New Roman"/>
          <w:sz w:val="24"/>
          <w:szCs w:val="24"/>
        </w:rPr>
        <w:t>1) LSN Number</w:t>
      </w:r>
    </w:p>
    <w:p w:rsidR="00977B22" w:rsidRPr="00661F57" w:rsidRDefault="00977B22" w:rsidP="00977B22">
      <w:pPr>
        <w:rPr>
          <w:rFonts w:cs="Times New Roman"/>
          <w:sz w:val="24"/>
          <w:szCs w:val="24"/>
        </w:rPr>
      </w:pPr>
      <w:r w:rsidRPr="00661F57">
        <w:rPr>
          <w:rFonts w:cs="Times New Roman"/>
          <w:sz w:val="24"/>
          <w:szCs w:val="24"/>
        </w:rPr>
        <w:t>2) Transaction ID</w:t>
      </w:r>
    </w:p>
    <w:p w:rsidR="00977B22" w:rsidRDefault="00977B22" w:rsidP="00977B22">
      <w:pPr>
        <w:rPr>
          <w:rFonts w:cs="Times New Roman"/>
          <w:sz w:val="24"/>
          <w:szCs w:val="24"/>
        </w:rPr>
      </w:pPr>
      <w:r w:rsidRPr="00661F57">
        <w:rPr>
          <w:rFonts w:cs="Times New Roman"/>
          <w:sz w:val="24"/>
          <w:szCs w:val="24"/>
        </w:rPr>
        <w:t>3) Timestamp</w:t>
      </w:r>
    </w:p>
    <w:p w:rsidR="00977B22" w:rsidRPr="00661F57" w:rsidRDefault="00977B22" w:rsidP="00977B22">
      <w:pPr>
        <w:rPr>
          <w:rFonts w:cs="Times New Roman"/>
          <w:sz w:val="24"/>
          <w:szCs w:val="24"/>
        </w:rPr>
      </w:pPr>
      <w:r>
        <w:rPr>
          <w:rFonts w:cs="Times New Roman"/>
          <w:sz w:val="24"/>
          <w:szCs w:val="24"/>
        </w:rPr>
        <w:t>4) Transaction statement (insert into student 1 to 10 values)</w:t>
      </w:r>
    </w:p>
    <w:p w:rsidR="00977B22" w:rsidRPr="00661F57" w:rsidRDefault="00977B22" w:rsidP="00977B22">
      <w:pPr>
        <w:rPr>
          <w:rFonts w:cs="Times New Roman"/>
          <w:sz w:val="24"/>
          <w:szCs w:val="24"/>
        </w:rPr>
      </w:pPr>
      <w:r>
        <w:rPr>
          <w:rFonts w:cs="Times New Roman"/>
          <w:sz w:val="24"/>
          <w:szCs w:val="24"/>
        </w:rPr>
        <w:t>5</w:t>
      </w:r>
      <w:r w:rsidRPr="00661F57">
        <w:rPr>
          <w:rFonts w:cs="Times New Roman"/>
          <w:sz w:val="24"/>
          <w:szCs w:val="24"/>
        </w:rPr>
        <w:t>) Statement (Query)</w:t>
      </w:r>
    </w:p>
    <w:p w:rsidR="00977B22" w:rsidRDefault="00977B22" w:rsidP="00977B22">
      <w:pPr>
        <w:rPr>
          <w:rFonts w:cs="Times New Roman"/>
          <w:sz w:val="24"/>
          <w:szCs w:val="24"/>
        </w:rPr>
      </w:pPr>
      <w:r>
        <w:rPr>
          <w:rFonts w:cs="Times New Roman"/>
          <w:sz w:val="24"/>
          <w:szCs w:val="24"/>
        </w:rPr>
        <w:t>6</w:t>
      </w:r>
      <w:r w:rsidRPr="00661F57">
        <w:rPr>
          <w:rFonts w:cs="Times New Roman"/>
          <w:sz w:val="24"/>
          <w:szCs w:val="24"/>
        </w:rPr>
        <w:t xml:space="preserve">) </w:t>
      </w:r>
      <w:r>
        <w:rPr>
          <w:rFonts w:cs="Times New Roman"/>
          <w:sz w:val="24"/>
          <w:szCs w:val="24"/>
        </w:rPr>
        <w:t>Data page details/</w:t>
      </w:r>
      <w:r w:rsidRPr="00661F57">
        <w:rPr>
          <w:rFonts w:cs="Times New Roman"/>
          <w:sz w:val="24"/>
          <w:szCs w:val="24"/>
        </w:rPr>
        <w:t>Object details</w:t>
      </w:r>
    </w:p>
    <w:p w:rsidR="00977B22" w:rsidRDefault="00977B22" w:rsidP="00977B22">
      <w:pPr>
        <w:rPr>
          <w:rFonts w:cs="Times New Roman"/>
          <w:sz w:val="24"/>
          <w:szCs w:val="24"/>
        </w:rPr>
      </w:pPr>
      <w:r>
        <w:rPr>
          <w:rFonts w:cs="Times New Roman"/>
          <w:sz w:val="24"/>
          <w:szCs w:val="24"/>
        </w:rPr>
        <w:t xml:space="preserve">7) Previous LSN, Log record type, Abort (Transaction committed (or) not redo LSN and Undo LSN) </w:t>
      </w:r>
    </w:p>
    <w:p w:rsidR="00977B22" w:rsidRDefault="00977B22" w:rsidP="00977B22">
      <w:pPr>
        <w:rPr>
          <w:rFonts w:cs="Times New Roman"/>
          <w:sz w:val="24"/>
          <w:szCs w:val="24"/>
        </w:rPr>
      </w:pPr>
      <w:r>
        <w:rPr>
          <w:rFonts w:cs="Times New Roman"/>
          <w:sz w:val="24"/>
          <w:szCs w:val="24"/>
        </w:rPr>
        <w:t>8) Old image/ new image (Which ever applicable)</w:t>
      </w:r>
    </w:p>
    <w:p w:rsidR="00977B22" w:rsidRPr="00661F57" w:rsidRDefault="00977B22" w:rsidP="00977B22">
      <w:pPr>
        <w:rPr>
          <w:rFonts w:cs="Times New Roman"/>
          <w:sz w:val="24"/>
          <w:szCs w:val="24"/>
        </w:rPr>
      </w:pPr>
      <w:r>
        <w:rPr>
          <w:rFonts w:cs="Times New Roman"/>
          <w:sz w:val="24"/>
          <w:szCs w:val="24"/>
        </w:rPr>
        <w:t>9</w:t>
      </w:r>
      <w:r w:rsidRPr="00661F57">
        <w:rPr>
          <w:rFonts w:cs="Times New Roman"/>
          <w:sz w:val="24"/>
          <w:szCs w:val="24"/>
        </w:rPr>
        <w:t>) Committed/Uncommitted</w:t>
      </w:r>
      <w:r>
        <w:rPr>
          <w:rFonts w:cs="Times New Roman"/>
          <w:sz w:val="24"/>
          <w:szCs w:val="24"/>
        </w:rPr>
        <w:t>, Completion record</w:t>
      </w:r>
    </w:p>
    <w:p w:rsidR="00977B22" w:rsidRPr="006A2064" w:rsidRDefault="00977B22" w:rsidP="0040643C">
      <w:pPr>
        <w:jc w:val="center"/>
        <w:rPr>
          <w:rFonts w:eastAsia="Times New Roman" w:cs="Times New Roman"/>
          <w:b/>
          <w:bCs/>
          <w:iCs/>
          <w:color w:val="C00000"/>
          <w:kern w:val="36"/>
          <w:sz w:val="24"/>
          <w:szCs w:val="24"/>
        </w:rPr>
      </w:pPr>
    </w:p>
    <w:p w:rsidR="00E94930" w:rsidRPr="006A2064" w:rsidRDefault="00E94930" w:rsidP="00D5375B">
      <w:pPr>
        <w:rPr>
          <w:rFonts w:eastAsia="Times New Roman" w:cs="Times New Roman"/>
          <w:bCs/>
          <w:iCs/>
          <w:color w:val="000000" w:themeColor="text1"/>
          <w:kern w:val="36"/>
          <w:sz w:val="24"/>
          <w:szCs w:val="24"/>
        </w:rPr>
      </w:pPr>
      <w:r w:rsidRPr="006A2064">
        <w:rPr>
          <w:rFonts w:eastAsia="Times New Roman" w:cs="Times New Roman"/>
          <w:b/>
          <w:bCs/>
          <w:iCs/>
          <w:color w:val="000000" w:themeColor="text1"/>
          <w:kern w:val="36"/>
          <w:sz w:val="24"/>
          <w:szCs w:val="24"/>
        </w:rPr>
        <w:t>Log File Architecture in SQL Server</w:t>
      </w:r>
    </w:p>
    <w:p w:rsidR="00E94930" w:rsidRPr="00661F57" w:rsidRDefault="00DC616E" w:rsidP="00D5375B">
      <w:pPr>
        <w:rPr>
          <w:rFonts w:cs="Times New Roman"/>
          <w:sz w:val="24"/>
          <w:szCs w:val="24"/>
        </w:rPr>
      </w:pPr>
      <w:r>
        <w:rPr>
          <w:rFonts w:eastAsia="Times New Roman" w:cs="Times New Roman"/>
          <w:b/>
          <w:bCs/>
          <w:iCs/>
          <w:color w:val="444444"/>
          <w:kern w:val="36"/>
          <w:sz w:val="24"/>
          <w:szCs w:val="24"/>
        </w:rPr>
        <w:t xml:space="preserve">&gt; </w:t>
      </w:r>
      <w:r w:rsidR="00E94930" w:rsidRPr="00661F57">
        <w:rPr>
          <w:rFonts w:cs="Times New Roman"/>
          <w:sz w:val="24"/>
          <w:szCs w:val="24"/>
        </w:rPr>
        <w:t>Whenever any query is processed, the data will be passed to Data file. Below is the process how a query is processed in SQL Server/ Importance of Log File Architecture:</w:t>
      </w:r>
    </w:p>
    <w:p w:rsidR="00322F61" w:rsidRPr="00DC616E" w:rsidRDefault="00E94930" w:rsidP="00DC616E">
      <w:pPr>
        <w:shd w:val="clear" w:color="auto" w:fill="FFFFFF"/>
        <w:spacing w:before="100" w:beforeAutospacing="1" w:after="264" w:line="240" w:lineRule="atLeast"/>
        <w:rPr>
          <w:rFonts w:eastAsia="Times New Roman" w:cs="Times New Roman"/>
          <w:color w:val="444444"/>
          <w:sz w:val="24"/>
          <w:szCs w:val="24"/>
        </w:rPr>
      </w:pPr>
      <w:r w:rsidRPr="00661F57">
        <w:rPr>
          <w:rFonts w:eastAsia="Times New Roman" w:cs="Times New Roman"/>
          <w:noProof/>
          <w:color w:val="444444"/>
          <w:sz w:val="24"/>
          <w:szCs w:val="24"/>
        </w:rPr>
        <w:drawing>
          <wp:inline distT="0" distB="0" distL="0" distR="0" wp14:anchorId="7031022E" wp14:editId="232D95D9">
            <wp:extent cx="6428740" cy="2905125"/>
            <wp:effectExtent l="0" t="0" r="0" b="9525"/>
            <wp:docPr id="2" name="Picture 2" descr="E:\SQL Server DBA\Batch 14\Basics\Log File Architecture\B14 Log file architectr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L Server DBA\Batch 14\Basics\Log File Architecture\B14 Log file architectr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1278" cy="2910791"/>
                    </a:xfrm>
                    <a:prstGeom prst="rect">
                      <a:avLst/>
                    </a:prstGeom>
                    <a:noFill/>
                    <a:ln>
                      <a:noFill/>
                    </a:ln>
                  </pic:spPr>
                </pic:pic>
              </a:graphicData>
            </a:graphic>
          </wp:inline>
        </w:drawing>
      </w:r>
      <w:r w:rsidRPr="00661F57">
        <w:rPr>
          <w:rFonts w:eastAsia="Times New Roman" w:cs="Times New Roman"/>
          <w:b/>
          <w:bCs/>
          <w:noProof/>
          <w:color w:val="B91313"/>
          <w:sz w:val="24"/>
          <w:szCs w:val="24"/>
        </w:rPr>
        <w:drawing>
          <wp:inline distT="0" distB="0" distL="0" distR="0" wp14:anchorId="26DA787B" wp14:editId="264CC793">
            <wp:extent cx="5133885" cy="3171825"/>
            <wp:effectExtent l="0" t="0" r="0" b="0"/>
            <wp:docPr id="1" name="Picture 1" descr="http://suneethasdiary.files.wordpress.com/2011/03/logfilearchitecture1.jpg?w=450&amp;h=326">
              <a:hlinkClick xmlns:a="http://schemas.openxmlformats.org/drawingml/2006/main" r:id="rId4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neethasdiary.files.wordpress.com/2011/03/logfilearchitecture1.jpg?w=450&amp;h=326">
                      <a:hlinkClick r:id="rId42" tgtFrame="_blank"/>
                    </pic:cNvPr>
                    <pic:cNvPicPr>
                      <a:picLocks noChangeAspect="1" noChangeArrowheads="1"/>
                    </pic:cNvPicPr>
                  </pic:nvPicPr>
                  <pic:blipFill>
                    <a:blip r:embed="rId43" cstate="print"/>
                    <a:srcRect/>
                    <a:stretch>
                      <a:fillRect/>
                    </a:stretch>
                  </pic:blipFill>
                  <pic:spPr bwMode="auto">
                    <a:xfrm>
                      <a:off x="0" y="0"/>
                      <a:ext cx="5136343" cy="3173344"/>
                    </a:xfrm>
                    <a:prstGeom prst="rect">
                      <a:avLst/>
                    </a:prstGeom>
                    <a:noFill/>
                    <a:ln w="9525">
                      <a:noFill/>
                      <a:miter lim="800000"/>
                      <a:headEnd/>
                      <a:tailEnd/>
                    </a:ln>
                  </pic:spPr>
                </pic:pic>
              </a:graphicData>
            </a:graphic>
          </wp:inline>
        </w:drawing>
      </w:r>
      <w:r w:rsidR="00265F8A" w:rsidRPr="00DC616E">
        <w:rPr>
          <w:rFonts w:cs="Times New Roman"/>
          <w:sz w:val="24"/>
          <w:szCs w:val="24"/>
        </w:rPr>
        <w:t>`</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Database has Data file and Log file.</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The query statement is passed to the buffer cache and log cache.</w:t>
      </w:r>
    </w:p>
    <w:p w:rsidR="006D73C6" w:rsidRPr="00661F57" w:rsidRDefault="00E94930" w:rsidP="00D5375B">
      <w:pPr>
        <w:pStyle w:val="ListParagraph"/>
        <w:numPr>
          <w:ilvl w:val="0"/>
          <w:numId w:val="12"/>
        </w:numPr>
        <w:rPr>
          <w:rFonts w:cs="Times New Roman"/>
          <w:sz w:val="24"/>
          <w:szCs w:val="24"/>
        </w:rPr>
      </w:pPr>
      <w:r w:rsidRPr="00661F57">
        <w:rPr>
          <w:rFonts w:cs="Times New Roman"/>
          <w:sz w:val="24"/>
          <w:szCs w:val="24"/>
        </w:rPr>
        <w:t>The data in the buffer cache is called as Dirty Data or Dirty Blocks.</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Buffer cache contains the dirty data (the updated data corresponding to the query given in the application).</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The process of writing the data from buffer cache to the data fi</w:t>
      </w:r>
      <w:r w:rsidR="004C1D5C" w:rsidRPr="00661F57">
        <w:rPr>
          <w:rFonts w:cs="Times New Roman"/>
          <w:sz w:val="24"/>
          <w:szCs w:val="24"/>
        </w:rPr>
        <w:t xml:space="preserve">les of the database in the form of </w:t>
      </w:r>
      <w:r w:rsidR="0040643C" w:rsidRPr="00661F57">
        <w:rPr>
          <w:rFonts w:cs="Times New Roman"/>
          <w:sz w:val="24"/>
          <w:szCs w:val="24"/>
        </w:rPr>
        <w:t>chunks</w:t>
      </w:r>
      <w:r w:rsidR="004C1D5C" w:rsidRPr="00661F57">
        <w:rPr>
          <w:rFonts w:cs="Times New Roman"/>
          <w:sz w:val="24"/>
          <w:szCs w:val="24"/>
        </w:rPr>
        <w:t xml:space="preserve"> is </w:t>
      </w:r>
      <w:r w:rsidRPr="00661F57">
        <w:rPr>
          <w:rFonts w:cs="Times New Roman"/>
          <w:sz w:val="24"/>
          <w:szCs w:val="24"/>
        </w:rPr>
        <w:t>called as Checkpoint Process.</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 xml:space="preserve">Each </w:t>
      </w:r>
      <w:r w:rsidR="0040643C" w:rsidRPr="00661F57">
        <w:rPr>
          <w:rFonts w:cs="Times New Roman"/>
          <w:sz w:val="24"/>
          <w:szCs w:val="24"/>
        </w:rPr>
        <w:t>chunks</w:t>
      </w:r>
      <w:r w:rsidRPr="00661F57">
        <w:rPr>
          <w:rFonts w:cs="Times New Roman"/>
          <w:sz w:val="24"/>
          <w:szCs w:val="24"/>
        </w:rPr>
        <w:t xml:space="preserve"> contains 512 KB.</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The query is written into the log file from the log cache.</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If any type of failure occurs while writing data to the data file, then the query in the log file is executed at the last commit transaction processed (refer commit process down) and the remaining data is written to the database whenever we start the server.</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This process of writing data to the database after a failure from the log file is called as Recovery.</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Procedure Cache contains the execution plan.</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Context Cache contains the data of the stored procedure.</w:t>
      </w:r>
    </w:p>
    <w:p w:rsidR="00E94930" w:rsidRPr="00661F57" w:rsidRDefault="00E94930" w:rsidP="00D5375B">
      <w:pPr>
        <w:pStyle w:val="ListParagraph"/>
        <w:numPr>
          <w:ilvl w:val="0"/>
          <w:numId w:val="12"/>
        </w:numPr>
        <w:rPr>
          <w:rFonts w:cs="Times New Roman"/>
          <w:sz w:val="24"/>
          <w:szCs w:val="24"/>
        </w:rPr>
      </w:pPr>
      <w:r w:rsidRPr="00661F57">
        <w:rPr>
          <w:rFonts w:cs="Times New Roman"/>
          <w:sz w:val="24"/>
          <w:szCs w:val="24"/>
        </w:rPr>
        <w:t>Server Level Data Structure contains the Server level information.</w:t>
      </w:r>
    </w:p>
    <w:p w:rsidR="00E94930" w:rsidRPr="00661F57" w:rsidRDefault="00E94930" w:rsidP="00D5375B">
      <w:pPr>
        <w:rPr>
          <w:rFonts w:cs="Times New Roman"/>
          <w:b/>
          <w:sz w:val="24"/>
          <w:szCs w:val="24"/>
        </w:rPr>
      </w:pPr>
      <w:r w:rsidRPr="00661F57">
        <w:rPr>
          <w:rFonts w:cs="Times New Roman"/>
          <w:b/>
          <w:sz w:val="24"/>
          <w:szCs w:val="24"/>
        </w:rPr>
        <w:t>Commit Process:</w:t>
      </w:r>
    </w:p>
    <w:p w:rsidR="00E94930" w:rsidRPr="00661F57" w:rsidRDefault="00E94930" w:rsidP="00D5375B">
      <w:pPr>
        <w:rPr>
          <w:rFonts w:cs="Times New Roman"/>
          <w:sz w:val="24"/>
          <w:szCs w:val="24"/>
        </w:rPr>
      </w:pPr>
      <w:r w:rsidRPr="00661F57">
        <w:rPr>
          <w:rFonts w:cs="Times New Roman"/>
          <w:sz w:val="24"/>
          <w:szCs w:val="24"/>
        </w:rPr>
        <w:t>As soon as commit statement is written to the log file it throws a token to the user that commit is completed successfully (Ex. 1 row affected), this process is called as Commit Process.</w:t>
      </w:r>
    </w:p>
    <w:p w:rsidR="00E94930" w:rsidRPr="00661F57" w:rsidRDefault="00E94930" w:rsidP="00D5375B">
      <w:pPr>
        <w:shd w:val="clear" w:color="auto" w:fill="FFFFFF"/>
        <w:spacing w:before="100" w:beforeAutospacing="1" w:after="100" w:afterAutospacing="1" w:line="240" w:lineRule="atLeast"/>
        <w:rPr>
          <w:rFonts w:eastAsia="Times New Roman" w:cs="Times New Roman"/>
          <w:color w:val="444444"/>
          <w:sz w:val="24"/>
          <w:szCs w:val="24"/>
        </w:rPr>
      </w:pPr>
    </w:p>
    <w:p w:rsidR="00E94930" w:rsidRPr="00661F57" w:rsidRDefault="00E94930" w:rsidP="00D5375B">
      <w:pPr>
        <w:rPr>
          <w:rFonts w:cs="Times New Roman"/>
          <w:b/>
          <w:color w:val="FF0000"/>
          <w:sz w:val="24"/>
          <w:szCs w:val="24"/>
        </w:rPr>
      </w:pPr>
      <w:r w:rsidRPr="00661F57">
        <w:rPr>
          <w:rFonts w:cs="Times New Roman"/>
          <w:b/>
          <w:color w:val="FF0000"/>
          <w:sz w:val="24"/>
          <w:szCs w:val="24"/>
        </w:rPr>
        <w:t>Logs file architecture points:</w:t>
      </w:r>
    </w:p>
    <w:p w:rsidR="00E94930" w:rsidRPr="00661F57" w:rsidRDefault="00E94930" w:rsidP="00D5375B">
      <w:pPr>
        <w:rPr>
          <w:rFonts w:cs="Times New Roman"/>
          <w:sz w:val="24"/>
          <w:szCs w:val="24"/>
        </w:rPr>
      </w:pPr>
      <w:r w:rsidRPr="00661F57">
        <w:rPr>
          <w:rFonts w:cs="Times New Roman"/>
          <w:sz w:val="24"/>
          <w:szCs w:val="24"/>
        </w:rPr>
        <w:t>Log file purpose is to recover the data when there is a disaster.</w:t>
      </w:r>
    </w:p>
    <w:p w:rsidR="00E94930" w:rsidRPr="00661F57" w:rsidRDefault="00E94930" w:rsidP="00D5375B">
      <w:pPr>
        <w:rPr>
          <w:rFonts w:cs="Times New Roman"/>
          <w:sz w:val="24"/>
          <w:szCs w:val="24"/>
        </w:rPr>
      </w:pPr>
      <w:r w:rsidRPr="00661F57">
        <w:rPr>
          <w:rFonts w:cs="Times New Roman"/>
          <w:sz w:val="24"/>
          <w:szCs w:val="24"/>
        </w:rPr>
        <w:t>WAL [Write a head logging]: Writing every transaction into transaction log called “WAL"</w:t>
      </w:r>
    </w:p>
    <w:p w:rsidR="00E94930" w:rsidRPr="00D37017" w:rsidRDefault="00E94930" w:rsidP="00D5375B">
      <w:pPr>
        <w:rPr>
          <w:rFonts w:cs="Times New Roman"/>
          <w:b/>
          <w:sz w:val="24"/>
          <w:szCs w:val="24"/>
        </w:rPr>
      </w:pPr>
      <w:r w:rsidRPr="00D37017">
        <w:rPr>
          <w:rFonts w:cs="Times New Roman"/>
          <w:b/>
          <w:sz w:val="24"/>
          <w:szCs w:val="24"/>
        </w:rPr>
        <w:t>VLF'S [Virtual log file]:</w:t>
      </w:r>
    </w:p>
    <w:p w:rsidR="00E94930" w:rsidRPr="00661F57" w:rsidRDefault="00E94930" w:rsidP="00D5375B">
      <w:pPr>
        <w:rPr>
          <w:rFonts w:cs="Times New Roman"/>
          <w:sz w:val="24"/>
          <w:szCs w:val="24"/>
        </w:rPr>
      </w:pPr>
      <w:r w:rsidRPr="00661F57">
        <w:rPr>
          <w:rFonts w:cs="Times New Roman"/>
          <w:sz w:val="24"/>
          <w:szCs w:val="24"/>
        </w:rPr>
        <w:t xml:space="preserve">1. New in </w:t>
      </w:r>
      <w:r w:rsidR="006F384F" w:rsidRPr="00661F57">
        <w:rPr>
          <w:rFonts w:cs="Times New Roman"/>
          <w:sz w:val="24"/>
          <w:szCs w:val="24"/>
        </w:rPr>
        <w:t>Sql</w:t>
      </w:r>
      <w:r w:rsidRPr="00661F57">
        <w:rPr>
          <w:rFonts w:cs="Times New Roman"/>
          <w:sz w:val="24"/>
          <w:szCs w:val="24"/>
        </w:rPr>
        <w:t xml:space="preserve"> server 2005 version</w:t>
      </w:r>
    </w:p>
    <w:p w:rsidR="00E94930" w:rsidRPr="00661F57" w:rsidRDefault="00E94930" w:rsidP="00D5375B">
      <w:pPr>
        <w:rPr>
          <w:rFonts w:cs="Times New Roman"/>
          <w:sz w:val="24"/>
          <w:szCs w:val="24"/>
        </w:rPr>
      </w:pPr>
      <w:r w:rsidRPr="00661F57">
        <w:rPr>
          <w:rFonts w:cs="Times New Roman"/>
          <w:sz w:val="24"/>
          <w:szCs w:val="24"/>
        </w:rPr>
        <w:t xml:space="preserve">2. VLF’s have no fixed </w:t>
      </w:r>
      <w:r w:rsidR="00DE755E" w:rsidRPr="00661F57">
        <w:rPr>
          <w:rFonts w:cs="Times New Roman"/>
          <w:sz w:val="24"/>
          <w:szCs w:val="24"/>
        </w:rPr>
        <w:t>size;</w:t>
      </w:r>
      <w:r w:rsidRPr="00661F57">
        <w:rPr>
          <w:rFonts w:cs="Times New Roman"/>
          <w:sz w:val="24"/>
          <w:szCs w:val="24"/>
        </w:rPr>
        <w:t xml:space="preserve"> no fixed no of VLF'S and </w:t>
      </w:r>
      <w:r w:rsidR="000F499C" w:rsidRPr="00661F57">
        <w:rPr>
          <w:rFonts w:cs="Times New Roman"/>
          <w:sz w:val="24"/>
          <w:szCs w:val="24"/>
        </w:rPr>
        <w:t>grows</w:t>
      </w:r>
      <w:r w:rsidRPr="00661F57">
        <w:rPr>
          <w:rFonts w:cs="Times New Roman"/>
          <w:sz w:val="24"/>
          <w:szCs w:val="24"/>
        </w:rPr>
        <w:t xml:space="preserve"> dynamically.</w:t>
      </w:r>
    </w:p>
    <w:p w:rsidR="00E94930" w:rsidRPr="00661F57" w:rsidRDefault="00E94930" w:rsidP="00D5375B">
      <w:pPr>
        <w:rPr>
          <w:rFonts w:cs="Times New Roman"/>
          <w:sz w:val="24"/>
          <w:szCs w:val="24"/>
        </w:rPr>
      </w:pPr>
      <w:r w:rsidRPr="00661F57">
        <w:rPr>
          <w:rFonts w:cs="Times New Roman"/>
          <w:sz w:val="24"/>
          <w:szCs w:val="24"/>
        </w:rPr>
        <w:t xml:space="preserve">3. VLF's creation </w:t>
      </w:r>
      <w:r w:rsidR="004C1D5C" w:rsidRPr="00661F57">
        <w:rPr>
          <w:rFonts w:cs="Times New Roman"/>
          <w:sz w:val="24"/>
          <w:szCs w:val="24"/>
        </w:rPr>
        <w:t>depends</w:t>
      </w:r>
      <w:r w:rsidRPr="00661F57">
        <w:rPr>
          <w:rFonts w:cs="Times New Roman"/>
          <w:sz w:val="24"/>
          <w:szCs w:val="24"/>
        </w:rPr>
        <w:t xml:space="preserve"> on File AUTO_GROWTH option and set more which cause less VLF's creation and can get more performance.</w:t>
      </w:r>
    </w:p>
    <w:p w:rsidR="00E94930" w:rsidRPr="00661F57" w:rsidRDefault="00E94930" w:rsidP="00D5375B">
      <w:pPr>
        <w:rPr>
          <w:rFonts w:cs="Times New Roman"/>
          <w:sz w:val="24"/>
          <w:szCs w:val="24"/>
        </w:rPr>
      </w:pPr>
      <w:r w:rsidRPr="00661F57">
        <w:rPr>
          <w:rFonts w:cs="Times New Roman"/>
          <w:sz w:val="24"/>
          <w:szCs w:val="24"/>
        </w:rPr>
        <w:t>4. VLF's are reusable</w:t>
      </w:r>
    </w:p>
    <w:p w:rsidR="00E94930" w:rsidRPr="00661F57" w:rsidRDefault="00E94930" w:rsidP="00D5375B">
      <w:pPr>
        <w:rPr>
          <w:rFonts w:cs="Times New Roman"/>
          <w:sz w:val="24"/>
          <w:szCs w:val="24"/>
        </w:rPr>
      </w:pPr>
      <w:r w:rsidRPr="00661F57">
        <w:rPr>
          <w:rFonts w:cs="Times New Roman"/>
          <w:sz w:val="24"/>
          <w:szCs w:val="24"/>
        </w:rPr>
        <w:t>5. Max 50 VLF's then can get very good performance...If increase then performance gets down.</w:t>
      </w:r>
    </w:p>
    <w:p w:rsidR="00E94930" w:rsidRPr="0081754E" w:rsidRDefault="00E94930" w:rsidP="0081754E">
      <w:pPr>
        <w:rPr>
          <w:rFonts w:cs="Times New Roman"/>
          <w:sz w:val="24"/>
          <w:szCs w:val="24"/>
        </w:rPr>
      </w:pPr>
      <w:r w:rsidRPr="00661F57">
        <w:rPr>
          <w:rFonts w:cs="Times New Roman"/>
          <w:sz w:val="24"/>
          <w:szCs w:val="24"/>
        </w:rPr>
        <w:t>6. The SQL Server Database Engine divides each physical log file internally into a number of virtual log files. Virtual log files have no fixed size, and there is no fixed number of virtual log files for a physical log file. The Database Engine chooses the size of the virtual log files dynamically while it is creating or extending log files. The Database Engine tries to maintain a small number of virtual files. The size of the virtual files after a log file has been extended is the sum of the size of the existing log and the size of the new file increment. The size or number of virtual log files cannot be configured or set by administrators.</w:t>
      </w:r>
    </w:p>
    <w:p w:rsidR="00E94930" w:rsidRPr="00661F57" w:rsidRDefault="00E94930" w:rsidP="00D5375B">
      <w:pPr>
        <w:rPr>
          <w:rFonts w:cs="Times New Roman"/>
          <w:b/>
          <w:sz w:val="24"/>
          <w:szCs w:val="24"/>
        </w:rPr>
      </w:pPr>
      <w:r w:rsidRPr="00661F57">
        <w:rPr>
          <w:rFonts w:cs="Times New Roman"/>
          <w:b/>
          <w:sz w:val="24"/>
          <w:szCs w:val="24"/>
        </w:rPr>
        <w:t>How to find VLF's:</w:t>
      </w:r>
    </w:p>
    <w:p w:rsidR="00E94930" w:rsidRPr="00661F57" w:rsidRDefault="00E94930" w:rsidP="00D5375B">
      <w:pPr>
        <w:rPr>
          <w:rFonts w:cs="Times New Roman"/>
          <w:b/>
          <w:sz w:val="24"/>
          <w:szCs w:val="24"/>
        </w:rPr>
      </w:pPr>
      <w:r w:rsidRPr="00661F57">
        <w:rPr>
          <w:rFonts w:cs="Times New Roman"/>
          <w:b/>
          <w:sz w:val="24"/>
          <w:szCs w:val="24"/>
        </w:rPr>
        <w:t>DBCC LOGINFO</w:t>
      </w:r>
    </w:p>
    <w:p w:rsidR="00E94930" w:rsidRPr="00661F57" w:rsidRDefault="00E94930" w:rsidP="00D5375B">
      <w:pPr>
        <w:rPr>
          <w:rFonts w:cs="Times New Roman"/>
          <w:sz w:val="24"/>
          <w:szCs w:val="24"/>
        </w:rPr>
      </w:pPr>
      <w:r w:rsidRPr="00661F57">
        <w:rPr>
          <w:rFonts w:cs="Times New Roman"/>
          <w:sz w:val="24"/>
          <w:szCs w:val="24"/>
        </w:rPr>
        <w:t xml:space="preserve">Status: 0[Inactive] or 2 </w:t>
      </w:r>
      <w:r w:rsidR="006547C0" w:rsidRPr="00661F57">
        <w:rPr>
          <w:rFonts w:cs="Times New Roman"/>
          <w:sz w:val="24"/>
          <w:szCs w:val="24"/>
        </w:rPr>
        <w:t>[Used</w:t>
      </w:r>
      <w:r w:rsidRPr="00661F57">
        <w:rPr>
          <w:rFonts w:cs="Times New Roman"/>
          <w:sz w:val="24"/>
          <w:szCs w:val="24"/>
        </w:rPr>
        <w:t xml:space="preserve"> \active]</w:t>
      </w:r>
    </w:p>
    <w:p w:rsidR="00E94930" w:rsidRPr="00661F57" w:rsidRDefault="00E94930" w:rsidP="00D5375B">
      <w:pPr>
        <w:rPr>
          <w:rFonts w:cs="Times New Roman"/>
          <w:sz w:val="24"/>
          <w:szCs w:val="24"/>
        </w:rPr>
      </w:pPr>
      <w:r w:rsidRPr="00661F57">
        <w:rPr>
          <w:rFonts w:cs="Times New Roman"/>
          <w:sz w:val="24"/>
          <w:szCs w:val="24"/>
        </w:rPr>
        <w:t>Size of VLF</w:t>
      </w:r>
    </w:p>
    <w:p w:rsidR="00E94930" w:rsidRPr="00661F57" w:rsidRDefault="00E94930" w:rsidP="00D5375B">
      <w:pPr>
        <w:rPr>
          <w:rFonts w:cs="Times New Roman"/>
          <w:sz w:val="24"/>
          <w:szCs w:val="24"/>
        </w:rPr>
      </w:pPr>
      <w:r w:rsidRPr="00661F57">
        <w:rPr>
          <w:rFonts w:cs="Times New Roman"/>
          <w:sz w:val="24"/>
          <w:szCs w:val="24"/>
        </w:rPr>
        <w:t>File id</w:t>
      </w:r>
    </w:p>
    <w:p w:rsidR="00E94930" w:rsidRPr="00661F57" w:rsidRDefault="00E94930" w:rsidP="00D5375B">
      <w:pPr>
        <w:rPr>
          <w:rFonts w:cs="Times New Roman"/>
          <w:sz w:val="24"/>
          <w:szCs w:val="24"/>
        </w:rPr>
      </w:pPr>
      <w:r w:rsidRPr="00661F57">
        <w:rPr>
          <w:rFonts w:cs="Times New Roman"/>
          <w:sz w:val="24"/>
          <w:szCs w:val="24"/>
        </w:rPr>
        <w:t>File sequence no</w:t>
      </w:r>
    </w:p>
    <w:p w:rsidR="00E94930" w:rsidRPr="00661F57" w:rsidRDefault="00E94930" w:rsidP="00D5375B">
      <w:pPr>
        <w:rPr>
          <w:rFonts w:cs="Times New Roman"/>
          <w:b/>
          <w:sz w:val="24"/>
          <w:szCs w:val="24"/>
        </w:rPr>
      </w:pPr>
      <w:r w:rsidRPr="00661F57">
        <w:rPr>
          <w:rFonts w:cs="Times New Roman"/>
          <w:b/>
          <w:sz w:val="24"/>
          <w:szCs w:val="24"/>
        </w:rPr>
        <w:t xml:space="preserve">How many VLF's create on transaction </w:t>
      </w:r>
      <w:r w:rsidR="009328E2" w:rsidRPr="00661F57">
        <w:rPr>
          <w:rFonts w:cs="Times New Roman"/>
          <w:b/>
          <w:sz w:val="24"/>
          <w:szCs w:val="24"/>
        </w:rPr>
        <w:t>size?</w:t>
      </w:r>
    </w:p>
    <w:p w:rsidR="00E94930" w:rsidRPr="00661F57" w:rsidRDefault="00E94930" w:rsidP="00D5375B">
      <w:pPr>
        <w:rPr>
          <w:rFonts w:cs="Times New Roman"/>
          <w:sz w:val="24"/>
          <w:szCs w:val="24"/>
        </w:rPr>
      </w:pPr>
      <w:r w:rsidRPr="00661F57">
        <w:rPr>
          <w:rFonts w:cs="Times New Roman"/>
          <w:sz w:val="24"/>
          <w:szCs w:val="24"/>
        </w:rPr>
        <w:t>Virtual Log file creation by default:</w:t>
      </w:r>
    </w:p>
    <w:p w:rsidR="00E94930" w:rsidRPr="00661F57" w:rsidRDefault="00E94930" w:rsidP="00D5375B">
      <w:pPr>
        <w:rPr>
          <w:rFonts w:cs="Times New Roman"/>
          <w:sz w:val="24"/>
          <w:szCs w:val="24"/>
        </w:rPr>
      </w:pPr>
      <w:r w:rsidRPr="00661F57">
        <w:rPr>
          <w:rFonts w:cs="Times New Roman"/>
          <w:sz w:val="24"/>
          <w:szCs w:val="24"/>
        </w:rPr>
        <w:t xml:space="preserve">&lt;64 </w:t>
      </w:r>
      <w:r w:rsidR="0019521E" w:rsidRPr="00661F57">
        <w:rPr>
          <w:rFonts w:cs="Times New Roman"/>
          <w:sz w:val="24"/>
          <w:szCs w:val="24"/>
        </w:rPr>
        <w:t>MB:</w:t>
      </w:r>
      <w:r w:rsidRPr="00661F57">
        <w:rPr>
          <w:rFonts w:cs="Times New Roman"/>
          <w:sz w:val="24"/>
          <w:szCs w:val="24"/>
        </w:rPr>
        <w:t>:4 VLF's create.</w:t>
      </w:r>
    </w:p>
    <w:p w:rsidR="00E94930" w:rsidRPr="00661F57" w:rsidRDefault="00E94930" w:rsidP="00D5375B">
      <w:pPr>
        <w:rPr>
          <w:rFonts w:cs="Times New Roman"/>
          <w:sz w:val="24"/>
          <w:szCs w:val="24"/>
        </w:rPr>
      </w:pPr>
      <w:r w:rsidRPr="00661F57">
        <w:rPr>
          <w:rFonts w:cs="Times New Roman"/>
          <w:sz w:val="24"/>
          <w:szCs w:val="24"/>
        </w:rPr>
        <w:t xml:space="preserve">&gt;=64 MB and &lt;1 </w:t>
      </w:r>
      <w:r w:rsidR="0019521E" w:rsidRPr="00661F57">
        <w:rPr>
          <w:rFonts w:cs="Times New Roman"/>
          <w:sz w:val="24"/>
          <w:szCs w:val="24"/>
        </w:rPr>
        <w:t>GB:</w:t>
      </w:r>
      <w:r w:rsidRPr="00661F57">
        <w:rPr>
          <w:rFonts w:cs="Times New Roman"/>
          <w:sz w:val="24"/>
          <w:szCs w:val="24"/>
        </w:rPr>
        <w:t>:</w:t>
      </w:r>
      <w:r w:rsidR="001D6D41" w:rsidRPr="00661F57">
        <w:rPr>
          <w:rFonts w:cs="Times New Roman"/>
          <w:sz w:val="24"/>
          <w:szCs w:val="24"/>
        </w:rPr>
        <w:t>: 8</w:t>
      </w:r>
      <w:r w:rsidRPr="00661F57">
        <w:rPr>
          <w:rFonts w:cs="Times New Roman"/>
          <w:sz w:val="24"/>
          <w:szCs w:val="24"/>
        </w:rPr>
        <w:t xml:space="preserve"> VLF's create</w:t>
      </w:r>
    </w:p>
    <w:p w:rsidR="00E94930" w:rsidRPr="00661F57" w:rsidRDefault="00E94930" w:rsidP="00D5375B">
      <w:pPr>
        <w:rPr>
          <w:rFonts w:cs="Times New Roman"/>
          <w:sz w:val="24"/>
          <w:szCs w:val="24"/>
        </w:rPr>
      </w:pPr>
      <w:r w:rsidRPr="00661F57">
        <w:rPr>
          <w:rFonts w:cs="Times New Roman"/>
          <w:sz w:val="24"/>
          <w:szCs w:val="24"/>
        </w:rPr>
        <w:t xml:space="preserve">&gt;1 </w:t>
      </w:r>
      <w:r w:rsidR="009328E2" w:rsidRPr="00661F57">
        <w:rPr>
          <w:rFonts w:cs="Times New Roman"/>
          <w:sz w:val="24"/>
          <w:szCs w:val="24"/>
        </w:rPr>
        <w:t>GB:</w:t>
      </w:r>
      <w:r w:rsidRPr="00661F57">
        <w:rPr>
          <w:rFonts w:cs="Times New Roman"/>
          <w:sz w:val="24"/>
          <w:szCs w:val="24"/>
        </w:rPr>
        <w:t>: 16 VLF's create</w:t>
      </w:r>
    </w:p>
    <w:p w:rsidR="00AB2D6E" w:rsidRPr="00661F57" w:rsidRDefault="00AB2D6E" w:rsidP="00D5375B">
      <w:pPr>
        <w:rPr>
          <w:rFonts w:cs="Times New Roman"/>
          <w:b/>
          <w:sz w:val="24"/>
          <w:szCs w:val="24"/>
        </w:rPr>
      </w:pPr>
      <w:r w:rsidRPr="00661F57">
        <w:rPr>
          <w:rFonts w:cs="Times New Roman"/>
          <w:b/>
          <w:sz w:val="24"/>
          <w:szCs w:val="24"/>
        </w:rPr>
        <w:t>Note:</w:t>
      </w:r>
    </w:p>
    <w:p w:rsidR="00AB2D6E" w:rsidRPr="00661F57" w:rsidRDefault="00AB2D6E" w:rsidP="00D5375B">
      <w:pPr>
        <w:rPr>
          <w:rFonts w:cs="Times New Roman"/>
          <w:sz w:val="24"/>
          <w:szCs w:val="24"/>
        </w:rPr>
      </w:pPr>
      <w:r w:rsidRPr="00661F57">
        <w:rPr>
          <w:rFonts w:cs="Times New Roman"/>
          <w:sz w:val="24"/>
          <w:szCs w:val="24"/>
        </w:rPr>
        <w:t>For log files always Microsoft recommends to keep FILE GROWTH INTO "Percentage"...</w:t>
      </w:r>
    </w:p>
    <w:p w:rsidR="004C3F74" w:rsidRPr="00661F57" w:rsidRDefault="00AB2D6E" w:rsidP="00D5375B">
      <w:pPr>
        <w:rPr>
          <w:rFonts w:cs="Times New Roman"/>
          <w:sz w:val="24"/>
          <w:szCs w:val="24"/>
        </w:rPr>
      </w:pPr>
      <w:r w:rsidRPr="00661F57">
        <w:rPr>
          <w:rFonts w:cs="Times New Roman"/>
          <w:sz w:val="24"/>
          <w:szCs w:val="24"/>
        </w:rPr>
        <w:t>For Data files always Microsoft recommends to keep FILE GROWTH INTO "MB's"...</w:t>
      </w:r>
      <w:r w:rsidR="007167DF" w:rsidRPr="00661F57">
        <w:rPr>
          <w:rFonts w:eastAsia="Times New Roman" w:cs="Times New Roman"/>
          <w:color w:val="444444"/>
          <w:sz w:val="24"/>
          <w:szCs w:val="24"/>
        </w:rPr>
        <w:br/>
      </w:r>
    </w:p>
    <w:p w:rsidR="00DC616E" w:rsidRDefault="00DC616E" w:rsidP="00D5375B">
      <w:pPr>
        <w:rPr>
          <w:rFonts w:cs="Times New Roman"/>
          <w:b/>
          <w:sz w:val="24"/>
          <w:szCs w:val="24"/>
        </w:rPr>
      </w:pPr>
    </w:p>
    <w:p w:rsidR="00AB2D6E" w:rsidRPr="00661F57" w:rsidRDefault="00AB2D6E" w:rsidP="00D5375B">
      <w:pPr>
        <w:rPr>
          <w:rFonts w:cs="Times New Roman"/>
          <w:b/>
          <w:sz w:val="24"/>
          <w:szCs w:val="24"/>
        </w:rPr>
      </w:pPr>
      <w:r w:rsidRPr="00661F57">
        <w:rPr>
          <w:rFonts w:cs="Times New Roman"/>
          <w:b/>
          <w:sz w:val="24"/>
          <w:szCs w:val="24"/>
        </w:rPr>
        <w:t>How to find whether log file is in use?</w:t>
      </w:r>
    </w:p>
    <w:p w:rsidR="00AB2D6E" w:rsidRPr="00661F57" w:rsidRDefault="00AB2D6E" w:rsidP="00D5375B">
      <w:pPr>
        <w:rPr>
          <w:rFonts w:cs="Times New Roman"/>
          <w:sz w:val="24"/>
          <w:szCs w:val="24"/>
        </w:rPr>
      </w:pPr>
      <w:r w:rsidRPr="00661F57">
        <w:rPr>
          <w:rFonts w:cs="Times New Roman"/>
          <w:sz w:val="24"/>
          <w:szCs w:val="24"/>
        </w:rPr>
        <w:t>select * from sys.databases :::Verify the column "log_reuse_wait_desc"  shows "active" then log file is in use ...if not using shows "nothing"</w:t>
      </w:r>
    </w:p>
    <w:p w:rsidR="00E94930" w:rsidRPr="00661F57" w:rsidRDefault="00E94930" w:rsidP="00D5375B">
      <w:pPr>
        <w:rPr>
          <w:rFonts w:cs="Times New Roman"/>
          <w:sz w:val="24"/>
          <w:szCs w:val="24"/>
        </w:rPr>
      </w:pPr>
    </w:p>
    <w:p w:rsidR="00E94930" w:rsidRPr="00661F57" w:rsidRDefault="00E94930" w:rsidP="003965A9">
      <w:pPr>
        <w:tabs>
          <w:tab w:val="left" w:pos="8400"/>
        </w:tabs>
        <w:rPr>
          <w:rFonts w:cs="Times New Roman"/>
          <w:b/>
          <w:sz w:val="24"/>
          <w:szCs w:val="24"/>
        </w:rPr>
      </w:pPr>
      <w:r w:rsidRPr="00661F57">
        <w:rPr>
          <w:rFonts w:cs="Times New Roman"/>
          <w:b/>
          <w:sz w:val="24"/>
          <w:szCs w:val="24"/>
        </w:rPr>
        <w:t>Definitions:</w:t>
      </w:r>
      <w:r w:rsidR="003965A9">
        <w:rPr>
          <w:rFonts w:cs="Times New Roman"/>
          <w:b/>
          <w:sz w:val="24"/>
          <w:szCs w:val="24"/>
        </w:rPr>
        <w:tab/>
      </w:r>
    </w:p>
    <w:p w:rsidR="00E94930" w:rsidRPr="00661F57" w:rsidRDefault="00E94930" w:rsidP="00D5375B">
      <w:pPr>
        <w:shd w:val="clear" w:color="auto" w:fill="FFFFFF"/>
        <w:spacing w:before="100" w:beforeAutospacing="1" w:after="100" w:afterAutospacing="1" w:line="240" w:lineRule="atLeast"/>
        <w:rPr>
          <w:rFonts w:cs="Times New Roman"/>
          <w:sz w:val="24"/>
          <w:szCs w:val="24"/>
        </w:rPr>
      </w:pPr>
      <w:r w:rsidRPr="00661F57">
        <w:rPr>
          <w:rFonts w:cs="Times New Roman"/>
          <w:b/>
          <w:sz w:val="24"/>
          <w:szCs w:val="24"/>
        </w:rPr>
        <w:t>Committed:</w:t>
      </w:r>
      <w:r w:rsidR="0019521E" w:rsidRPr="00661F57">
        <w:rPr>
          <w:rFonts w:eastAsia="Times New Roman" w:cs="Times New Roman"/>
          <w:color w:val="444444"/>
          <w:sz w:val="24"/>
          <w:szCs w:val="24"/>
        </w:rPr>
        <w:t xml:space="preserve"> </w:t>
      </w:r>
      <w:r w:rsidRPr="00661F57">
        <w:rPr>
          <w:rFonts w:cs="Times New Roman"/>
          <w:sz w:val="24"/>
          <w:szCs w:val="24"/>
        </w:rPr>
        <w:t xml:space="preserve">Transaction written </w:t>
      </w:r>
      <w:r w:rsidR="0019521E" w:rsidRPr="00661F57">
        <w:rPr>
          <w:rFonts w:cs="Times New Roman"/>
          <w:sz w:val="24"/>
          <w:szCs w:val="24"/>
        </w:rPr>
        <w:t>completely</w:t>
      </w:r>
    </w:p>
    <w:p w:rsidR="00E94930" w:rsidRPr="00661F57" w:rsidRDefault="00E94930" w:rsidP="00D5375B">
      <w:pPr>
        <w:shd w:val="clear" w:color="auto" w:fill="FFFFFF"/>
        <w:spacing w:before="100" w:beforeAutospacing="1" w:after="100" w:afterAutospacing="1" w:line="240" w:lineRule="atLeast"/>
        <w:rPr>
          <w:rFonts w:cs="Times New Roman"/>
          <w:sz w:val="24"/>
          <w:szCs w:val="24"/>
        </w:rPr>
      </w:pPr>
      <w:r w:rsidRPr="00661F57">
        <w:rPr>
          <w:rFonts w:cs="Times New Roman"/>
          <w:b/>
          <w:sz w:val="24"/>
          <w:szCs w:val="24"/>
        </w:rPr>
        <w:t>Uncommitted</w:t>
      </w:r>
      <w:r w:rsidRPr="00661F57">
        <w:rPr>
          <w:rFonts w:cs="Times New Roman"/>
          <w:sz w:val="24"/>
          <w:szCs w:val="24"/>
        </w:rPr>
        <w:t>: Transaction is in progress</w:t>
      </w:r>
    </w:p>
    <w:p w:rsidR="00810B37" w:rsidRDefault="00E94930" w:rsidP="00810B37">
      <w:pPr>
        <w:shd w:val="clear" w:color="auto" w:fill="FFFFFF"/>
        <w:spacing w:before="100" w:beforeAutospacing="1" w:after="100" w:afterAutospacing="1" w:line="240" w:lineRule="atLeast"/>
        <w:rPr>
          <w:rFonts w:cs="Times New Roman"/>
          <w:sz w:val="24"/>
          <w:szCs w:val="24"/>
        </w:rPr>
      </w:pPr>
      <w:r w:rsidRPr="00661F57">
        <w:rPr>
          <w:rFonts w:cs="Times New Roman"/>
          <w:b/>
          <w:sz w:val="24"/>
          <w:szCs w:val="24"/>
        </w:rPr>
        <w:t>Dirty Page:</w:t>
      </w:r>
      <w:r w:rsidRPr="00661F57">
        <w:rPr>
          <w:rFonts w:eastAsia="Times New Roman" w:cs="Times New Roman"/>
          <w:color w:val="444444"/>
          <w:sz w:val="24"/>
          <w:szCs w:val="24"/>
        </w:rPr>
        <w:t xml:space="preserve"> </w:t>
      </w:r>
      <w:r w:rsidRPr="00661F57">
        <w:rPr>
          <w:rFonts w:cs="Times New Roman"/>
          <w:sz w:val="24"/>
          <w:szCs w:val="24"/>
        </w:rPr>
        <w:t xml:space="preserve">Current </w:t>
      </w:r>
      <w:r w:rsidR="0019521E" w:rsidRPr="00661F57">
        <w:rPr>
          <w:rFonts w:cs="Times New Roman"/>
          <w:sz w:val="24"/>
          <w:szCs w:val="24"/>
        </w:rPr>
        <w:t>modifying</w:t>
      </w:r>
      <w:r w:rsidRPr="00661F57">
        <w:rPr>
          <w:rFonts w:cs="Times New Roman"/>
          <w:sz w:val="24"/>
          <w:szCs w:val="24"/>
        </w:rPr>
        <w:t xml:space="preserve"> data inside the pages in buffer pool called "Dirty page"</w:t>
      </w:r>
    </w:p>
    <w:p w:rsidR="00E94930" w:rsidRPr="00810B37" w:rsidRDefault="00E94930" w:rsidP="00810B37">
      <w:pPr>
        <w:shd w:val="clear" w:color="auto" w:fill="FFFFFF"/>
        <w:spacing w:before="100" w:beforeAutospacing="1" w:after="100" w:afterAutospacing="1" w:line="240" w:lineRule="atLeast"/>
        <w:rPr>
          <w:rFonts w:cs="Times New Roman"/>
          <w:sz w:val="24"/>
          <w:szCs w:val="24"/>
        </w:rPr>
      </w:pPr>
      <w:r w:rsidRPr="00661F57">
        <w:rPr>
          <w:rFonts w:cs="Times New Roman"/>
          <w:b/>
          <w:sz w:val="24"/>
          <w:szCs w:val="24"/>
        </w:rPr>
        <w:t>How to find whether Log file is using or not?</w:t>
      </w:r>
    </w:p>
    <w:p w:rsidR="00E94930" w:rsidRPr="00661F57" w:rsidRDefault="009328E2" w:rsidP="00D5375B">
      <w:pPr>
        <w:rPr>
          <w:rFonts w:cs="Times New Roman"/>
          <w:b/>
          <w:sz w:val="24"/>
          <w:szCs w:val="24"/>
        </w:rPr>
      </w:pPr>
      <w:r w:rsidRPr="00661F57">
        <w:rPr>
          <w:rFonts w:cs="Times New Roman"/>
          <w:b/>
          <w:sz w:val="24"/>
          <w:szCs w:val="24"/>
        </w:rPr>
        <w:t>Select</w:t>
      </w:r>
      <w:r w:rsidR="00E94930" w:rsidRPr="00661F57">
        <w:rPr>
          <w:rFonts w:cs="Times New Roman"/>
          <w:b/>
          <w:sz w:val="24"/>
          <w:szCs w:val="24"/>
        </w:rPr>
        <w:t xml:space="preserve"> * from sys.databases</w:t>
      </w:r>
    </w:p>
    <w:p w:rsidR="00E94930" w:rsidRPr="00661F57" w:rsidRDefault="00E94930" w:rsidP="00D5375B">
      <w:pPr>
        <w:rPr>
          <w:rFonts w:cs="Times New Roman"/>
          <w:sz w:val="24"/>
          <w:szCs w:val="24"/>
        </w:rPr>
      </w:pPr>
      <w:r w:rsidRPr="00995825">
        <w:rPr>
          <w:rFonts w:cs="Times New Roman"/>
          <w:b/>
          <w:sz w:val="24"/>
          <w:szCs w:val="24"/>
        </w:rPr>
        <w:t>Column:</w:t>
      </w:r>
      <w:r w:rsidRPr="00661F57">
        <w:rPr>
          <w:rFonts w:cs="Times New Roman"/>
          <w:sz w:val="24"/>
          <w:szCs w:val="24"/>
        </w:rPr>
        <w:t xml:space="preserve"> LOG_REUSE_WAIT_DESCRIPTION:</w:t>
      </w:r>
    </w:p>
    <w:p w:rsidR="00E94930" w:rsidRPr="00661F57" w:rsidRDefault="00E94930" w:rsidP="00D5375B">
      <w:pPr>
        <w:rPr>
          <w:rFonts w:cs="Times New Roman"/>
          <w:sz w:val="24"/>
          <w:szCs w:val="24"/>
        </w:rPr>
      </w:pPr>
      <w:r w:rsidRPr="00661F57">
        <w:rPr>
          <w:rFonts w:cs="Times New Roman"/>
          <w:sz w:val="24"/>
          <w:szCs w:val="24"/>
        </w:rPr>
        <w:t xml:space="preserve">ACTIVE MEANS: </w:t>
      </w:r>
      <w:r w:rsidR="004B636A" w:rsidRPr="00661F57">
        <w:rPr>
          <w:rFonts w:cs="Times New Roman"/>
          <w:sz w:val="24"/>
          <w:szCs w:val="24"/>
        </w:rPr>
        <w:t>currently ldf file is using</w:t>
      </w:r>
    </w:p>
    <w:p w:rsidR="00E94930" w:rsidRPr="00661F57" w:rsidRDefault="00E94930" w:rsidP="00D5375B">
      <w:pPr>
        <w:rPr>
          <w:rFonts w:cs="Times New Roman"/>
          <w:sz w:val="24"/>
          <w:szCs w:val="24"/>
        </w:rPr>
      </w:pPr>
      <w:r w:rsidRPr="00661F57">
        <w:rPr>
          <w:rFonts w:cs="Times New Roman"/>
          <w:sz w:val="24"/>
          <w:szCs w:val="24"/>
        </w:rPr>
        <w:t xml:space="preserve">NOTHING: LDF </w:t>
      </w:r>
      <w:r w:rsidR="004B636A" w:rsidRPr="00661F57">
        <w:rPr>
          <w:rFonts w:cs="Times New Roman"/>
          <w:sz w:val="24"/>
          <w:szCs w:val="24"/>
        </w:rPr>
        <w:t>file is not using or no transa</w:t>
      </w:r>
      <w:r w:rsidR="00DC616E">
        <w:rPr>
          <w:rFonts w:cs="Times New Roman"/>
          <w:sz w:val="24"/>
          <w:szCs w:val="24"/>
        </w:rPr>
        <w:t>ctions are running and using WAL</w:t>
      </w:r>
      <w:r w:rsidR="004B636A" w:rsidRPr="00661F57">
        <w:rPr>
          <w:rFonts w:cs="Times New Roman"/>
          <w:sz w:val="24"/>
          <w:szCs w:val="24"/>
        </w:rPr>
        <w:t xml:space="preserve"> concept</w:t>
      </w:r>
    </w:p>
    <w:p w:rsidR="00E94930" w:rsidRPr="00661F57" w:rsidRDefault="00E94930" w:rsidP="00D5375B">
      <w:pPr>
        <w:rPr>
          <w:rFonts w:cs="Times New Roman"/>
          <w:sz w:val="24"/>
          <w:szCs w:val="24"/>
        </w:rPr>
      </w:pPr>
    </w:p>
    <w:p w:rsidR="00E94930" w:rsidRPr="00661F57" w:rsidRDefault="00E94930" w:rsidP="00D5375B">
      <w:pPr>
        <w:rPr>
          <w:rFonts w:cs="Times New Roman"/>
          <w:sz w:val="24"/>
          <w:szCs w:val="24"/>
        </w:rPr>
      </w:pPr>
      <w:r w:rsidRPr="00995825">
        <w:rPr>
          <w:rFonts w:cs="Times New Roman"/>
          <w:b/>
          <w:sz w:val="24"/>
          <w:szCs w:val="24"/>
        </w:rPr>
        <w:t xml:space="preserve">Log file </w:t>
      </w:r>
      <w:r w:rsidR="009328E2" w:rsidRPr="00995825">
        <w:rPr>
          <w:rFonts w:cs="Times New Roman"/>
          <w:b/>
          <w:sz w:val="24"/>
          <w:szCs w:val="24"/>
        </w:rPr>
        <w:t>full:</w:t>
      </w:r>
      <w:r w:rsidRPr="00661F57">
        <w:rPr>
          <w:rFonts w:cs="Times New Roman"/>
          <w:sz w:val="24"/>
          <w:szCs w:val="24"/>
        </w:rPr>
        <w:t xml:space="preserve"> 9002 is the error number</w:t>
      </w:r>
    </w:p>
    <w:p w:rsidR="00E94930" w:rsidRPr="00661F57" w:rsidRDefault="00E94930" w:rsidP="00D5375B">
      <w:pPr>
        <w:rPr>
          <w:rFonts w:cs="Times New Roman"/>
          <w:sz w:val="24"/>
          <w:szCs w:val="24"/>
        </w:rPr>
      </w:pPr>
      <w:r w:rsidRPr="00BC10D5">
        <w:rPr>
          <w:rFonts w:cs="Times New Roman"/>
          <w:b/>
          <w:sz w:val="24"/>
          <w:szCs w:val="24"/>
        </w:rPr>
        <w:t>Data file full:</w:t>
      </w:r>
      <w:r w:rsidRPr="00661F57">
        <w:rPr>
          <w:rFonts w:cs="Times New Roman"/>
          <w:sz w:val="24"/>
          <w:szCs w:val="24"/>
        </w:rPr>
        <w:t xml:space="preserve"> 1105 is the error number</w:t>
      </w:r>
    </w:p>
    <w:p w:rsidR="00E94930" w:rsidRPr="00661F57" w:rsidRDefault="0019521E" w:rsidP="00D5375B">
      <w:pPr>
        <w:shd w:val="clear" w:color="auto" w:fill="FFFFFF"/>
        <w:spacing w:before="100" w:beforeAutospacing="1" w:after="100" w:afterAutospacing="1" w:line="240" w:lineRule="atLeast"/>
        <w:rPr>
          <w:rFonts w:eastAsia="Times New Roman" w:cs="Times New Roman"/>
          <w:color w:val="444444"/>
          <w:sz w:val="24"/>
          <w:szCs w:val="24"/>
        </w:rPr>
      </w:pPr>
      <w:r w:rsidRPr="00661F57">
        <w:rPr>
          <w:rFonts w:eastAsia="Times New Roman" w:cs="Times New Roman"/>
          <w:color w:val="444444"/>
          <w:sz w:val="24"/>
          <w:szCs w:val="24"/>
        </w:rPr>
        <w:t>---------------------------------------------------------------------------</w:t>
      </w:r>
      <w:r w:rsidR="00E65D85" w:rsidRPr="00661F57">
        <w:rPr>
          <w:rFonts w:eastAsia="Times New Roman" w:cs="Times New Roman"/>
          <w:color w:val="444444"/>
          <w:sz w:val="24"/>
          <w:szCs w:val="24"/>
        </w:rPr>
        <w:t>----------------------------------------------------</w:t>
      </w:r>
    </w:p>
    <w:p w:rsidR="00E94930" w:rsidRPr="00E74AC9" w:rsidRDefault="00E74AC9" w:rsidP="00E74AC9">
      <w:pPr>
        <w:rPr>
          <w:rFonts w:cs="Times New Roman"/>
          <w:b/>
          <w:sz w:val="24"/>
          <w:szCs w:val="24"/>
        </w:rPr>
      </w:pPr>
      <w:r>
        <w:rPr>
          <w:rFonts w:cs="Times New Roman"/>
          <w:b/>
          <w:sz w:val="24"/>
          <w:szCs w:val="24"/>
        </w:rPr>
        <w:t xml:space="preserve">&gt; </w:t>
      </w:r>
      <w:r w:rsidR="00E94930" w:rsidRPr="00E74AC9">
        <w:rPr>
          <w:rFonts w:cs="Times New Roman"/>
          <w:b/>
          <w:sz w:val="24"/>
          <w:szCs w:val="24"/>
        </w:rPr>
        <w:t xml:space="preserve">How to find check point </w:t>
      </w:r>
      <w:r w:rsidR="0019521E" w:rsidRPr="00E74AC9">
        <w:rPr>
          <w:rFonts w:cs="Times New Roman"/>
          <w:b/>
          <w:sz w:val="24"/>
          <w:szCs w:val="24"/>
        </w:rPr>
        <w:t>information?</w:t>
      </w:r>
    </w:p>
    <w:p w:rsidR="00E94930" w:rsidRPr="00661F57" w:rsidRDefault="0019521E" w:rsidP="00D5375B">
      <w:pPr>
        <w:rPr>
          <w:rFonts w:cs="Times New Roman"/>
          <w:sz w:val="24"/>
          <w:szCs w:val="24"/>
        </w:rPr>
      </w:pPr>
      <w:r w:rsidRPr="00661F57">
        <w:rPr>
          <w:rFonts w:cs="Times New Roman"/>
          <w:sz w:val="24"/>
          <w:szCs w:val="24"/>
        </w:rPr>
        <w:t>Select *</w:t>
      </w:r>
      <w:r w:rsidR="00E94930" w:rsidRPr="00661F57">
        <w:rPr>
          <w:rFonts w:cs="Times New Roman"/>
          <w:sz w:val="24"/>
          <w:szCs w:val="24"/>
        </w:rPr>
        <w:t xml:space="preserve"> </w:t>
      </w:r>
      <w:r w:rsidRPr="00661F57">
        <w:rPr>
          <w:rFonts w:cs="Times New Roman"/>
          <w:sz w:val="24"/>
          <w:szCs w:val="24"/>
        </w:rPr>
        <w:t>from</w:t>
      </w:r>
      <w:r w:rsidR="00947EF5" w:rsidRPr="00661F57">
        <w:rPr>
          <w:rFonts w:cs="Times New Roman"/>
          <w:sz w:val="24"/>
          <w:szCs w:val="24"/>
        </w:rPr>
        <w:t>::</w:t>
      </w:r>
      <w:r w:rsidRPr="00661F57">
        <w:rPr>
          <w:rFonts w:cs="Times New Roman"/>
          <w:sz w:val="24"/>
          <w:szCs w:val="24"/>
        </w:rPr>
        <w:t xml:space="preserve"> fn</w:t>
      </w:r>
      <w:r w:rsidR="00E94930" w:rsidRPr="00661F57">
        <w:rPr>
          <w:rFonts w:cs="Times New Roman"/>
          <w:sz w:val="24"/>
          <w:szCs w:val="24"/>
        </w:rPr>
        <w:t>_</w:t>
      </w:r>
      <w:r w:rsidR="00F21F1E" w:rsidRPr="00661F57">
        <w:rPr>
          <w:rFonts w:cs="Times New Roman"/>
          <w:sz w:val="24"/>
          <w:szCs w:val="24"/>
        </w:rPr>
        <w:t>dblog (</w:t>
      </w:r>
      <w:r w:rsidR="00E94930" w:rsidRPr="00661F57">
        <w:rPr>
          <w:rFonts w:cs="Times New Roman"/>
          <w:sz w:val="24"/>
          <w:szCs w:val="24"/>
        </w:rPr>
        <w:t>null</w:t>
      </w:r>
      <w:r w:rsidR="00F21F1E" w:rsidRPr="00661F57">
        <w:rPr>
          <w:rFonts w:cs="Times New Roman"/>
          <w:sz w:val="24"/>
          <w:szCs w:val="24"/>
        </w:rPr>
        <w:t>, null) WHERE</w:t>
      </w:r>
      <w:r w:rsidR="00E94930" w:rsidRPr="00661F57">
        <w:rPr>
          <w:rFonts w:cs="Times New Roman"/>
          <w:sz w:val="24"/>
          <w:szCs w:val="24"/>
        </w:rPr>
        <w:t xml:space="preserve"> [Operation] like '%CKPT'</w:t>
      </w:r>
    </w:p>
    <w:p w:rsidR="00E94930" w:rsidRPr="00661F57" w:rsidRDefault="00E94930" w:rsidP="00D5375B">
      <w:pPr>
        <w:rPr>
          <w:rFonts w:cs="Times New Roman"/>
          <w:b/>
          <w:sz w:val="24"/>
          <w:szCs w:val="24"/>
        </w:rPr>
      </w:pPr>
      <w:r w:rsidRPr="00661F57">
        <w:rPr>
          <w:rFonts w:cs="Times New Roman"/>
          <w:b/>
          <w:sz w:val="24"/>
          <w:szCs w:val="24"/>
        </w:rPr>
        <w:t>Columns:</w:t>
      </w:r>
    </w:p>
    <w:p w:rsidR="00E94930" w:rsidRPr="00661F57" w:rsidRDefault="00E94930" w:rsidP="00D5375B">
      <w:pPr>
        <w:rPr>
          <w:rFonts w:cs="Times New Roman"/>
          <w:sz w:val="24"/>
          <w:szCs w:val="24"/>
        </w:rPr>
      </w:pPr>
      <w:r w:rsidRPr="00661F57">
        <w:rPr>
          <w:rFonts w:cs="Times New Roman"/>
          <w:sz w:val="24"/>
          <w:szCs w:val="24"/>
        </w:rPr>
        <w:t xml:space="preserve">Check point operation </w:t>
      </w:r>
      <w:r w:rsidR="0019521E" w:rsidRPr="00661F57">
        <w:rPr>
          <w:rFonts w:cs="Times New Roman"/>
          <w:sz w:val="24"/>
          <w:szCs w:val="24"/>
        </w:rPr>
        <w:t>[LOP</w:t>
      </w:r>
      <w:r w:rsidRPr="00661F57">
        <w:rPr>
          <w:rFonts w:cs="Times New Roman"/>
          <w:sz w:val="24"/>
          <w:szCs w:val="24"/>
        </w:rPr>
        <w:t>_XACT_CKPT, LOP_BEGIN_CKPT</w:t>
      </w:r>
      <w:r w:rsidR="00554B7F" w:rsidRPr="00661F57">
        <w:rPr>
          <w:rFonts w:cs="Times New Roman"/>
          <w:sz w:val="24"/>
          <w:szCs w:val="24"/>
        </w:rPr>
        <w:t>, LOP</w:t>
      </w:r>
      <w:r w:rsidRPr="00661F57">
        <w:rPr>
          <w:rFonts w:cs="Times New Roman"/>
          <w:sz w:val="24"/>
          <w:szCs w:val="24"/>
        </w:rPr>
        <w:t>_END_CKPt]</w:t>
      </w:r>
    </w:p>
    <w:p w:rsidR="00E94930" w:rsidRPr="00661F57" w:rsidRDefault="00E94930" w:rsidP="00D5375B">
      <w:pPr>
        <w:rPr>
          <w:rFonts w:cs="Times New Roman"/>
          <w:sz w:val="24"/>
          <w:szCs w:val="24"/>
        </w:rPr>
      </w:pPr>
      <w:r w:rsidRPr="00661F57">
        <w:rPr>
          <w:rFonts w:cs="Times New Roman"/>
          <w:sz w:val="24"/>
          <w:szCs w:val="24"/>
        </w:rPr>
        <w:t>Check point start time</w:t>
      </w:r>
    </w:p>
    <w:p w:rsidR="00E94930" w:rsidRPr="00661F57" w:rsidRDefault="0019521E" w:rsidP="00D5375B">
      <w:pPr>
        <w:rPr>
          <w:rFonts w:cs="Times New Roman"/>
          <w:sz w:val="24"/>
          <w:szCs w:val="24"/>
        </w:rPr>
      </w:pPr>
      <w:r w:rsidRPr="00661F57">
        <w:rPr>
          <w:rFonts w:cs="Times New Roman"/>
          <w:sz w:val="24"/>
          <w:szCs w:val="24"/>
        </w:rPr>
        <w:t>Check</w:t>
      </w:r>
      <w:r w:rsidR="00E94930" w:rsidRPr="00661F57">
        <w:rPr>
          <w:rFonts w:cs="Times New Roman"/>
          <w:sz w:val="24"/>
          <w:szCs w:val="24"/>
        </w:rPr>
        <w:t xml:space="preserve"> point end time</w:t>
      </w:r>
    </w:p>
    <w:p w:rsidR="00E94930" w:rsidRPr="00661F57" w:rsidRDefault="00E94930" w:rsidP="00D5375B">
      <w:pPr>
        <w:rPr>
          <w:rFonts w:cs="Times New Roman"/>
          <w:sz w:val="24"/>
          <w:szCs w:val="24"/>
        </w:rPr>
      </w:pPr>
      <w:r w:rsidRPr="00661F57">
        <w:rPr>
          <w:rFonts w:cs="Times New Roman"/>
          <w:sz w:val="24"/>
          <w:szCs w:val="24"/>
        </w:rPr>
        <w:t>Dirty page count</w:t>
      </w:r>
    </w:p>
    <w:p w:rsidR="00E94930" w:rsidRPr="00661F57" w:rsidRDefault="00E94930" w:rsidP="00D5375B">
      <w:pPr>
        <w:rPr>
          <w:rFonts w:cs="Times New Roman"/>
          <w:sz w:val="24"/>
          <w:szCs w:val="24"/>
        </w:rPr>
      </w:pPr>
      <w:r w:rsidRPr="00661F57">
        <w:rPr>
          <w:rFonts w:cs="Times New Roman"/>
          <w:sz w:val="24"/>
          <w:szCs w:val="24"/>
        </w:rPr>
        <w:t>Transaction LSN number</w:t>
      </w:r>
    </w:p>
    <w:p w:rsidR="00E94930" w:rsidRPr="00661F57" w:rsidRDefault="00E94930" w:rsidP="00D5375B">
      <w:pPr>
        <w:rPr>
          <w:rFonts w:cs="Times New Roman"/>
          <w:sz w:val="24"/>
          <w:szCs w:val="24"/>
        </w:rPr>
      </w:pPr>
      <w:r w:rsidRPr="00661F57">
        <w:rPr>
          <w:rFonts w:cs="Times New Roman"/>
          <w:sz w:val="24"/>
          <w:szCs w:val="24"/>
        </w:rPr>
        <w:t>Transaction id</w:t>
      </w:r>
    </w:p>
    <w:p w:rsidR="00E74AC9" w:rsidRPr="00810B37" w:rsidRDefault="009328E2" w:rsidP="00810B37">
      <w:pPr>
        <w:shd w:val="clear" w:color="auto" w:fill="FFFFFF"/>
        <w:spacing w:before="100" w:beforeAutospacing="1" w:after="100" w:afterAutospacing="1" w:line="240" w:lineRule="atLeast"/>
        <w:rPr>
          <w:rFonts w:eastAsia="Times New Roman" w:cs="Times New Roman"/>
          <w:color w:val="444444"/>
          <w:sz w:val="24"/>
          <w:szCs w:val="24"/>
        </w:rPr>
      </w:pPr>
      <w:r w:rsidRPr="00661F57">
        <w:rPr>
          <w:rFonts w:eastAsia="Times New Roman" w:cs="Times New Roman"/>
          <w:color w:val="444444"/>
          <w:sz w:val="24"/>
          <w:szCs w:val="24"/>
        </w:rPr>
        <w:t>--------------------------------------------------------------------------------------</w:t>
      </w:r>
      <w:r w:rsidR="00E65D85" w:rsidRPr="00661F57">
        <w:rPr>
          <w:rFonts w:eastAsia="Times New Roman" w:cs="Times New Roman"/>
          <w:color w:val="444444"/>
          <w:sz w:val="24"/>
          <w:szCs w:val="24"/>
        </w:rPr>
        <w:t>-----------------------------------------</w:t>
      </w:r>
    </w:p>
    <w:p w:rsidR="00E94930" w:rsidRDefault="00E74AC9" w:rsidP="00E74AC9">
      <w:pPr>
        <w:jc w:val="center"/>
        <w:rPr>
          <w:rFonts w:cs="Times New Roman"/>
          <w:b/>
          <w:color w:val="C00000"/>
          <w:sz w:val="24"/>
          <w:szCs w:val="24"/>
        </w:rPr>
      </w:pPr>
      <w:r w:rsidRPr="00E74AC9">
        <w:rPr>
          <w:rFonts w:cs="Times New Roman"/>
          <w:b/>
          <w:color w:val="C00000"/>
          <w:sz w:val="24"/>
          <w:szCs w:val="24"/>
        </w:rPr>
        <w:t>CHECK POINT</w:t>
      </w:r>
    </w:p>
    <w:p w:rsidR="00E74AC9" w:rsidRPr="00E74AC9" w:rsidRDefault="00E74AC9" w:rsidP="00E74AC9">
      <w:pPr>
        <w:rPr>
          <w:rFonts w:cs="Times New Roman"/>
          <w:b/>
          <w:sz w:val="24"/>
          <w:szCs w:val="24"/>
        </w:rPr>
      </w:pPr>
      <w:r w:rsidRPr="00E74AC9">
        <w:rPr>
          <w:rFonts w:cs="Times New Roman"/>
          <w:b/>
          <w:sz w:val="24"/>
          <w:szCs w:val="24"/>
        </w:rPr>
        <w:t>Check Point</w:t>
      </w:r>
    </w:p>
    <w:p w:rsidR="00E94930" w:rsidRPr="00661F57" w:rsidRDefault="00E65D85" w:rsidP="00D5375B">
      <w:pPr>
        <w:rPr>
          <w:rFonts w:cs="Times New Roman"/>
          <w:sz w:val="24"/>
          <w:szCs w:val="24"/>
        </w:rPr>
      </w:pPr>
      <w:r w:rsidRPr="00661F57">
        <w:rPr>
          <w:rFonts w:cs="Times New Roman"/>
          <w:sz w:val="24"/>
          <w:szCs w:val="24"/>
        </w:rPr>
        <w:t>1. A checkpoint writes</w:t>
      </w:r>
      <w:r w:rsidR="00E94930" w:rsidRPr="00661F57">
        <w:rPr>
          <w:rFonts w:cs="Times New Roman"/>
          <w:sz w:val="24"/>
          <w:szCs w:val="24"/>
        </w:rPr>
        <w:t xml:space="preserve"> the current in-memory modified pages (known as dirty pages) and transaction log information from memory to disk</w:t>
      </w:r>
    </w:p>
    <w:p w:rsidR="003B4A86" w:rsidRDefault="00E94930" w:rsidP="00D5375B">
      <w:pPr>
        <w:rPr>
          <w:rFonts w:cs="Times New Roman"/>
          <w:sz w:val="24"/>
          <w:szCs w:val="24"/>
        </w:rPr>
      </w:pPr>
      <w:r w:rsidRPr="00661F57">
        <w:rPr>
          <w:rFonts w:cs="Times New Roman"/>
          <w:sz w:val="24"/>
          <w:szCs w:val="24"/>
        </w:rPr>
        <w:t xml:space="preserve">2. </w:t>
      </w:r>
      <w:r w:rsidR="0019521E" w:rsidRPr="00661F57">
        <w:rPr>
          <w:rFonts w:cs="Times New Roman"/>
          <w:sz w:val="24"/>
          <w:szCs w:val="24"/>
        </w:rPr>
        <w:t>Records</w:t>
      </w:r>
      <w:r w:rsidRPr="00661F57">
        <w:rPr>
          <w:rFonts w:cs="Times New Roman"/>
          <w:sz w:val="24"/>
          <w:szCs w:val="24"/>
        </w:rPr>
        <w:t xml:space="preserve"> information about the transaction log.</w:t>
      </w:r>
    </w:p>
    <w:p w:rsidR="00E94930" w:rsidRPr="003B4A86" w:rsidRDefault="00E94930" w:rsidP="00D5375B">
      <w:pPr>
        <w:rPr>
          <w:rFonts w:cs="Times New Roman"/>
          <w:sz w:val="24"/>
          <w:szCs w:val="24"/>
        </w:rPr>
      </w:pPr>
      <w:r w:rsidRPr="00661F57">
        <w:rPr>
          <w:rFonts w:cs="Times New Roman"/>
          <w:b/>
          <w:sz w:val="24"/>
          <w:szCs w:val="24"/>
        </w:rPr>
        <w:t>Check point do:</w:t>
      </w:r>
    </w:p>
    <w:p w:rsidR="00E94930" w:rsidRPr="00661F57" w:rsidRDefault="00E94930" w:rsidP="00D5375B">
      <w:pPr>
        <w:rPr>
          <w:rFonts w:cs="Times New Roman"/>
          <w:sz w:val="24"/>
          <w:szCs w:val="24"/>
        </w:rPr>
      </w:pPr>
      <w:r w:rsidRPr="00661F57">
        <w:rPr>
          <w:rFonts w:cs="Times New Roman"/>
          <w:sz w:val="24"/>
          <w:szCs w:val="24"/>
        </w:rPr>
        <w:t xml:space="preserve">Flush </w:t>
      </w:r>
      <w:r w:rsidR="00874CB0" w:rsidRPr="00661F57">
        <w:rPr>
          <w:rFonts w:cs="Times New Roman"/>
          <w:sz w:val="24"/>
          <w:szCs w:val="24"/>
        </w:rPr>
        <w:t>dirty to</w:t>
      </w:r>
      <w:r w:rsidRPr="00661F57">
        <w:rPr>
          <w:rFonts w:cs="Times New Roman"/>
          <w:sz w:val="24"/>
          <w:szCs w:val="24"/>
        </w:rPr>
        <w:t xml:space="preserve"> Disk</w:t>
      </w:r>
    </w:p>
    <w:p w:rsidR="00E94930" w:rsidRPr="00661F57" w:rsidRDefault="00E94930" w:rsidP="00D5375B">
      <w:pPr>
        <w:rPr>
          <w:rFonts w:cs="Times New Roman"/>
          <w:sz w:val="24"/>
          <w:szCs w:val="24"/>
        </w:rPr>
      </w:pPr>
      <w:r w:rsidRPr="00661F57">
        <w:rPr>
          <w:rFonts w:cs="Times New Roman"/>
          <w:sz w:val="24"/>
          <w:szCs w:val="24"/>
        </w:rPr>
        <w:t>Flush only Data pages to disk</w:t>
      </w:r>
    </w:p>
    <w:p w:rsidR="00E94930" w:rsidRPr="00661F57" w:rsidRDefault="00E94930" w:rsidP="00D5375B">
      <w:pPr>
        <w:rPr>
          <w:rFonts w:cs="Times New Roman"/>
          <w:sz w:val="24"/>
          <w:szCs w:val="24"/>
        </w:rPr>
      </w:pPr>
      <w:r w:rsidRPr="00661F57">
        <w:rPr>
          <w:rFonts w:cs="Times New Roman"/>
          <w:sz w:val="24"/>
          <w:szCs w:val="24"/>
        </w:rPr>
        <w:t>Default, Occurs approximately every 3 seconds</w:t>
      </w:r>
    </w:p>
    <w:p w:rsidR="00E94930" w:rsidRPr="00661F57" w:rsidRDefault="00E94930" w:rsidP="00D5375B">
      <w:pPr>
        <w:rPr>
          <w:rFonts w:cs="Times New Roman"/>
          <w:sz w:val="24"/>
          <w:szCs w:val="24"/>
        </w:rPr>
      </w:pPr>
      <w:r w:rsidRPr="00661F57">
        <w:rPr>
          <w:rFonts w:cs="Times New Roman"/>
          <w:sz w:val="24"/>
          <w:szCs w:val="24"/>
        </w:rPr>
        <w:t>Does not check the memory pressure</w:t>
      </w:r>
    </w:p>
    <w:p w:rsidR="00E94930" w:rsidRPr="00661F57" w:rsidRDefault="00E94930" w:rsidP="00D5375B">
      <w:pPr>
        <w:rPr>
          <w:rFonts w:cs="Times New Roman"/>
          <w:sz w:val="24"/>
          <w:szCs w:val="24"/>
        </w:rPr>
      </w:pPr>
      <w:r w:rsidRPr="00661F57">
        <w:rPr>
          <w:rFonts w:cs="Times New Roman"/>
          <w:sz w:val="24"/>
          <w:szCs w:val="24"/>
        </w:rPr>
        <w:t>Occurs for any DDL statement</w:t>
      </w:r>
    </w:p>
    <w:p w:rsidR="00E94930" w:rsidRPr="00661F57" w:rsidRDefault="00E94930" w:rsidP="00D5375B">
      <w:pPr>
        <w:rPr>
          <w:rFonts w:cs="Times New Roman"/>
          <w:sz w:val="24"/>
          <w:szCs w:val="24"/>
        </w:rPr>
      </w:pPr>
      <w:r w:rsidRPr="00661F57">
        <w:rPr>
          <w:rFonts w:cs="Times New Roman"/>
          <w:sz w:val="24"/>
          <w:szCs w:val="24"/>
        </w:rPr>
        <w:t>Occurs before Backup/Detach command</w:t>
      </w:r>
    </w:p>
    <w:p w:rsidR="00E94930" w:rsidRPr="00661F57" w:rsidRDefault="00BE7B4C" w:rsidP="00D5375B">
      <w:pPr>
        <w:rPr>
          <w:rFonts w:cs="Times New Roman"/>
          <w:sz w:val="24"/>
          <w:szCs w:val="24"/>
        </w:rPr>
      </w:pPr>
      <w:r w:rsidRPr="00661F57">
        <w:rPr>
          <w:rFonts w:cs="Times New Roman"/>
          <w:sz w:val="24"/>
          <w:szCs w:val="24"/>
        </w:rPr>
        <w:t>Can</w:t>
      </w:r>
      <w:r w:rsidR="00E94930" w:rsidRPr="00661F57">
        <w:rPr>
          <w:rFonts w:cs="Times New Roman"/>
          <w:sz w:val="24"/>
          <w:szCs w:val="24"/>
        </w:rPr>
        <w:t xml:space="preserve"> manually /</w:t>
      </w:r>
      <w:r w:rsidRPr="00661F57">
        <w:rPr>
          <w:rFonts w:cs="Times New Roman"/>
          <w:sz w:val="24"/>
          <w:szCs w:val="24"/>
        </w:rPr>
        <w:t>forcefully</w:t>
      </w:r>
      <w:r w:rsidR="00E94930" w:rsidRPr="00661F57">
        <w:rPr>
          <w:rFonts w:cs="Times New Roman"/>
          <w:sz w:val="24"/>
          <w:szCs w:val="24"/>
        </w:rPr>
        <w:t xml:space="preserve"> run command “Checkpoint”</w:t>
      </w:r>
    </w:p>
    <w:p w:rsidR="00E94930" w:rsidRPr="00661F57" w:rsidRDefault="00E94930" w:rsidP="00D5375B">
      <w:pPr>
        <w:rPr>
          <w:rFonts w:cs="Times New Roman"/>
          <w:sz w:val="24"/>
          <w:szCs w:val="24"/>
        </w:rPr>
      </w:pPr>
      <w:r w:rsidRPr="00661F57">
        <w:rPr>
          <w:rFonts w:cs="Times New Roman"/>
          <w:sz w:val="24"/>
          <w:szCs w:val="24"/>
        </w:rPr>
        <w:t>Very Less performance impact</w:t>
      </w:r>
    </w:p>
    <w:p w:rsidR="00E65D85" w:rsidRPr="00661F57" w:rsidRDefault="00E65D85" w:rsidP="00D5375B">
      <w:pPr>
        <w:rPr>
          <w:rFonts w:cs="Times New Roman"/>
          <w:sz w:val="24"/>
          <w:szCs w:val="24"/>
        </w:rPr>
      </w:pPr>
    </w:p>
    <w:p w:rsidR="00E94930" w:rsidRPr="00661F57" w:rsidRDefault="00E94930" w:rsidP="00D5375B">
      <w:pPr>
        <w:rPr>
          <w:rFonts w:cs="Times New Roman"/>
          <w:b/>
          <w:sz w:val="24"/>
          <w:szCs w:val="24"/>
          <w:u w:val="single"/>
        </w:rPr>
      </w:pPr>
      <w:r w:rsidRPr="00661F57">
        <w:rPr>
          <w:rFonts w:cs="Times New Roman"/>
          <w:b/>
          <w:sz w:val="24"/>
          <w:szCs w:val="24"/>
          <w:u w:val="single"/>
        </w:rPr>
        <w:t>Types of check points:</w:t>
      </w:r>
    </w:p>
    <w:p w:rsidR="00E94930" w:rsidRPr="00661F57" w:rsidRDefault="00E94930" w:rsidP="00D5375B">
      <w:pPr>
        <w:rPr>
          <w:rFonts w:cs="Times New Roman"/>
          <w:sz w:val="24"/>
          <w:szCs w:val="24"/>
        </w:rPr>
      </w:pPr>
      <w:r w:rsidRPr="00661F57">
        <w:rPr>
          <w:rFonts w:cs="Times New Roman"/>
          <w:b/>
          <w:sz w:val="24"/>
          <w:szCs w:val="24"/>
        </w:rPr>
        <w:t>1. Direct check point:</w:t>
      </w:r>
      <w:r w:rsidRPr="00661F57">
        <w:rPr>
          <w:rFonts w:cs="Times New Roman"/>
          <w:sz w:val="24"/>
          <w:szCs w:val="24"/>
        </w:rPr>
        <w:t xml:space="preserve"> Which is the default checkpoint </w:t>
      </w:r>
      <w:r w:rsidR="0019521E" w:rsidRPr="00661F57">
        <w:rPr>
          <w:rFonts w:cs="Times New Roman"/>
          <w:sz w:val="24"/>
          <w:szCs w:val="24"/>
        </w:rPr>
        <w:t>triggered</w:t>
      </w:r>
      <w:r w:rsidRPr="00661F57">
        <w:rPr>
          <w:rFonts w:cs="Times New Roman"/>
          <w:sz w:val="24"/>
          <w:szCs w:val="24"/>
        </w:rPr>
        <w:t xml:space="preserve"> by SQL Server engine.</w:t>
      </w:r>
    </w:p>
    <w:p w:rsidR="00E94930" w:rsidRPr="00661F57" w:rsidRDefault="00E94930" w:rsidP="00D5375B">
      <w:pPr>
        <w:rPr>
          <w:rFonts w:cs="Times New Roman"/>
          <w:sz w:val="24"/>
          <w:szCs w:val="24"/>
        </w:rPr>
      </w:pPr>
      <w:r w:rsidRPr="00661F57">
        <w:rPr>
          <w:rFonts w:cs="Times New Roman"/>
          <w:sz w:val="24"/>
          <w:szCs w:val="24"/>
        </w:rPr>
        <w:t>Default checkpoint time: 3 seconds</w:t>
      </w:r>
    </w:p>
    <w:p w:rsidR="00E65D85" w:rsidRPr="00661F57" w:rsidRDefault="00E65D85" w:rsidP="00D5375B">
      <w:pPr>
        <w:rPr>
          <w:rFonts w:cs="Times New Roman"/>
          <w:sz w:val="24"/>
          <w:szCs w:val="24"/>
        </w:rPr>
      </w:pPr>
    </w:p>
    <w:p w:rsidR="00E94930" w:rsidRPr="00661F57" w:rsidRDefault="00E94930" w:rsidP="00D5375B">
      <w:pPr>
        <w:rPr>
          <w:rFonts w:cs="Times New Roman"/>
          <w:sz w:val="24"/>
          <w:szCs w:val="24"/>
        </w:rPr>
      </w:pPr>
      <w:r w:rsidRPr="00661F57">
        <w:rPr>
          <w:rFonts w:cs="Times New Roman"/>
          <w:b/>
          <w:sz w:val="24"/>
          <w:szCs w:val="24"/>
        </w:rPr>
        <w:t>2. Manual check point:</w:t>
      </w:r>
      <w:r w:rsidRPr="00661F57">
        <w:rPr>
          <w:rFonts w:cs="Times New Roman"/>
          <w:sz w:val="24"/>
          <w:szCs w:val="24"/>
        </w:rPr>
        <w:t xml:space="preserve"> Which is always trigger by user</w:t>
      </w:r>
    </w:p>
    <w:p w:rsidR="00CC0F2A" w:rsidRPr="00661F57" w:rsidRDefault="00E94930" w:rsidP="00D5375B">
      <w:pPr>
        <w:rPr>
          <w:rFonts w:cs="Times New Roman"/>
          <w:b/>
          <w:sz w:val="24"/>
          <w:szCs w:val="24"/>
        </w:rPr>
      </w:pPr>
      <w:r w:rsidRPr="00661F57">
        <w:rPr>
          <w:rFonts w:cs="Times New Roman"/>
          <w:b/>
          <w:sz w:val="24"/>
          <w:szCs w:val="24"/>
        </w:rPr>
        <w:t>Syntax:</w:t>
      </w:r>
    </w:p>
    <w:p w:rsidR="00E94930" w:rsidRPr="00661F57" w:rsidRDefault="00942FD1" w:rsidP="00D5375B">
      <w:pPr>
        <w:rPr>
          <w:rFonts w:cs="Times New Roman"/>
          <w:b/>
          <w:sz w:val="24"/>
          <w:szCs w:val="24"/>
        </w:rPr>
      </w:pPr>
      <w:r w:rsidRPr="00661F57">
        <w:rPr>
          <w:rFonts w:cs="Times New Roman"/>
          <w:b/>
          <w:sz w:val="24"/>
          <w:szCs w:val="24"/>
        </w:rPr>
        <w:t>Checkpoint</w:t>
      </w:r>
      <w:r w:rsidR="00E94930" w:rsidRPr="00661F57">
        <w:rPr>
          <w:rFonts w:cs="Times New Roman"/>
          <w:b/>
          <w:sz w:val="24"/>
          <w:szCs w:val="24"/>
        </w:rPr>
        <w:t xml:space="preserve"> [time </w:t>
      </w:r>
      <w:r w:rsidR="0019521E" w:rsidRPr="00661F57">
        <w:rPr>
          <w:rFonts w:cs="Times New Roman"/>
          <w:b/>
          <w:sz w:val="24"/>
          <w:szCs w:val="24"/>
        </w:rPr>
        <w:t>interval</w:t>
      </w:r>
      <w:r w:rsidR="00E94930" w:rsidRPr="00661F57">
        <w:rPr>
          <w:rFonts w:cs="Times New Roman"/>
          <w:b/>
          <w:sz w:val="24"/>
          <w:szCs w:val="24"/>
        </w:rPr>
        <w:t xml:space="preserve"> in seconds]</w:t>
      </w:r>
    </w:p>
    <w:p w:rsidR="00E65D85" w:rsidRPr="00661F57" w:rsidRDefault="00E65D85" w:rsidP="00D5375B">
      <w:pPr>
        <w:rPr>
          <w:rFonts w:cs="Times New Roman"/>
          <w:sz w:val="24"/>
          <w:szCs w:val="24"/>
        </w:rPr>
      </w:pPr>
    </w:p>
    <w:p w:rsidR="00E94930" w:rsidRPr="00661F57" w:rsidRDefault="00E94930" w:rsidP="00D5375B">
      <w:pPr>
        <w:rPr>
          <w:rFonts w:cs="Times New Roman"/>
          <w:sz w:val="24"/>
          <w:szCs w:val="24"/>
        </w:rPr>
      </w:pPr>
      <w:r w:rsidRPr="00661F57">
        <w:rPr>
          <w:rFonts w:cs="Times New Roman"/>
          <w:b/>
          <w:sz w:val="24"/>
          <w:szCs w:val="24"/>
        </w:rPr>
        <w:t>3. Indirect checkpoint:</w:t>
      </w:r>
      <w:r w:rsidRPr="00661F57">
        <w:rPr>
          <w:rFonts w:cs="Times New Roman"/>
          <w:sz w:val="24"/>
          <w:szCs w:val="24"/>
        </w:rPr>
        <w:t xml:space="preserve"> This check point </w:t>
      </w:r>
      <w:r w:rsidR="009328E2" w:rsidRPr="00661F57">
        <w:rPr>
          <w:rFonts w:cs="Times New Roman"/>
          <w:sz w:val="24"/>
          <w:szCs w:val="24"/>
        </w:rPr>
        <w:t>rise</w:t>
      </w:r>
      <w:r w:rsidRPr="00661F57">
        <w:rPr>
          <w:rFonts w:cs="Times New Roman"/>
          <w:sz w:val="24"/>
          <w:szCs w:val="24"/>
        </w:rPr>
        <w:t xml:space="preserve"> </w:t>
      </w:r>
      <w:r w:rsidR="0019521E" w:rsidRPr="00661F57">
        <w:rPr>
          <w:rFonts w:cs="Times New Roman"/>
          <w:sz w:val="24"/>
          <w:szCs w:val="24"/>
        </w:rPr>
        <w:t>when any</w:t>
      </w:r>
      <w:r w:rsidRPr="00661F57">
        <w:rPr>
          <w:rFonts w:cs="Times New Roman"/>
          <w:sz w:val="24"/>
          <w:szCs w:val="24"/>
        </w:rPr>
        <w:t xml:space="preserve"> </w:t>
      </w:r>
      <w:r w:rsidR="00E65D85" w:rsidRPr="00661F57">
        <w:rPr>
          <w:rFonts w:cs="Times New Roman"/>
          <w:sz w:val="24"/>
          <w:szCs w:val="24"/>
        </w:rPr>
        <w:t>Sql</w:t>
      </w:r>
      <w:r w:rsidRPr="00661F57">
        <w:rPr>
          <w:rFonts w:cs="Times New Roman"/>
          <w:sz w:val="24"/>
          <w:szCs w:val="24"/>
        </w:rPr>
        <w:t xml:space="preserve"> server technical activities like</w:t>
      </w:r>
    </w:p>
    <w:p w:rsidR="00E94930" w:rsidRPr="00661F57" w:rsidRDefault="00E94930" w:rsidP="00D5375B">
      <w:pPr>
        <w:rPr>
          <w:rFonts w:cs="Times New Roman"/>
          <w:sz w:val="24"/>
          <w:szCs w:val="24"/>
        </w:rPr>
      </w:pPr>
      <w:r w:rsidRPr="00661F57">
        <w:rPr>
          <w:rFonts w:cs="Times New Roman"/>
          <w:sz w:val="24"/>
          <w:szCs w:val="24"/>
        </w:rPr>
        <w:t>Backup operation</w:t>
      </w:r>
    </w:p>
    <w:p w:rsidR="00E94930" w:rsidRPr="00661F57" w:rsidRDefault="00E94930" w:rsidP="00D5375B">
      <w:pPr>
        <w:rPr>
          <w:rFonts w:cs="Times New Roman"/>
          <w:sz w:val="24"/>
          <w:szCs w:val="24"/>
        </w:rPr>
      </w:pPr>
      <w:r w:rsidRPr="00661F57">
        <w:rPr>
          <w:rFonts w:cs="Times New Roman"/>
          <w:sz w:val="24"/>
          <w:szCs w:val="24"/>
        </w:rPr>
        <w:t>attach\detach operation</w:t>
      </w:r>
    </w:p>
    <w:p w:rsidR="00E94930" w:rsidRPr="00661F57" w:rsidRDefault="00E94930" w:rsidP="00D5375B">
      <w:pPr>
        <w:rPr>
          <w:rFonts w:cs="Times New Roman"/>
          <w:sz w:val="24"/>
          <w:szCs w:val="24"/>
        </w:rPr>
      </w:pPr>
      <w:r w:rsidRPr="00661F57">
        <w:rPr>
          <w:rFonts w:cs="Times New Roman"/>
          <w:sz w:val="24"/>
          <w:szCs w:val="24"/>
        </w:rPr>
        <w:t>SQL</w:t>
      </w:r>
      <w:r w:rsidR="00E96B1A" w:rsidRPr="00661F57">
        <w:rPr>
          <w:rFonts w:cs="Times New Roman"/>
          <w:sz w:val="24"/>
          <w:szCs w:val="24"/>
        </w:rPr>
        <w:t xml:space="preserve"> </w:t>
      </w:r>
      <w:r w:rsidRPr="00661F57">
        <w:rPr>
          <w:rFonts w:cs="Times New Roman"/>
          <w:sz w:val="24"/>
          <w:szCs w:val="24"/>
        </w:rPr>
        <w:t>Server restart</w:t>
      </w:r>
    </w:p>
    <w:p w:rsidR="00E94930" w:rsidRPr="00661F57" w:rsidRDefault="00E94930" w:rsidP="00D5375B">
      <w:pPr>
        <w:rPr>
          <w:rFonts w:cs="Times New Roman"/>
          <w:sz w:val="24"/>
          <w:szCs w:val="24"/>
        </w:rPr>
      </w:pPr>
      <w:r w:rsidRPr="00661F57">
        <w:rPr>
          <w:rFonts w:cs="Times New Roman"/>
          <w:sz w:val="24"/>
          <w:szCs w:val="24"/>
        </w:rPr>
        <w:t>Cluster failover</w:t>
      </w:r>
    </w:p>
    <w:p w:rsidR="00E94930" w:rsidRPr="00661F57" w:rsidRDefault="00E94930"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How to capture check point and lazy writer </w:t>
      </w:r>
      <w:r w:rsidR="000461FC" w:rsidRPr="00661F57">
        <w:rPr>
          <w:rFonts w:cs="Times New Roman"/>
          <w:sz w:val="24"/>
          <w:szCs w:val="24"/>
        </w:rPr>
        <w:t>information</w:t>
      </w:r>
      <w:r w:rsidRPr="00661F57">
        <w:rPr>
          <w:rFonts w:cs="Times New Roman"/>
          <w:sz w:val="24"/>
          <w:szCs w:val="24"/>
        </w:rPr>
        <w:t xml:space="preserve"> into </w:t>
      </w:r>
      <w:r w:rsidR="00E65D85" w:rsidRPr="00661F57">
        <w:rPr>
          <w:rFonts w:cs="Times New Roman"/>
          <w:sz w:val="24"/>
          <w:szCs w:val="24"/>
        </w:rPr>
        <w:t>Sql</w:t>
      </w:r>
      <w:r w:rsidRPr="00661F57">
        <w:rPr>
          <w:rFonts w:cs="Times New Roman"/>
          <w:sz w:val="24"/>
          <w:szCs w:val="24"/>
        </w:rPr>
        <w:t xml:space="preserve"> server logs?</w:t>
      </w:r>
    </w:p>
    <w:p w:rsidR="00E94930" w:rsidRPr="00661F57" w:rsidRDefault="00E94930" w:rsidP="00D5375B">
      <w:pPr>
        <w:rPr>
          <w:rFonts w:cs="Times New Roman"/>
          <w:b/>
          <w:sz w:val="24"/>
          <w:szCs w:val="24"/>
        </w:rPr>
      </w:pPr>
      <w:r w:rsidRPr="00661F57">
        <w:rPr>
          <w:rFonts w:cs="Times New Roman"/>
          <w:b/>
          <w:sz w:val="24"/>
          <w:szCs w:val="24"/>
        </w:rPr>
        <w:t>Check point:</w:t>
      </w:r>
    </w:p>
    <w:p w:rsidR="00E94930" w:rsidRPr="00661F57" w:rsidRDefault="00E94930" w:rsidP="00D5375B">
      <w:pPr>
        <w:rPr>
          <w:rFonts w:cs="Times New Roman"/>
          <w:sz w:val="24"/>
          <w:szCs w:val="24"/>
        </w:rPr>
      </w:pPr>
      <w:r w:rsidRPr="00661F57">
        <w:rPr>
          <w:rFonts w:cs="Times New Roman"/>
          <w:sz w:val="24"/>
          <w:szCs w:val="24"/>
        </w:rPr>
        <w:t xml:space="preserve">DBCC </w:t>
      </w:r>
      <w:r w:rsidR="00810286" w:rsidRPr="00661F57">
        <w:rPr>
          <w:rFonts w:cs="Times New Roman"/>
          <w:sz w:val="24"/>
          <w:szCs w:val="24"/>
        </w:rPr>
        <w:t>TRACEON (</w:t>
      </w:r>
      <w:r w:rsidRPr="00661F57">
        <w:rPr>
          <w:rFonts w:cs="Times New Roman"/>
          <w:sz w:val="24"/>
          <w:szCs w:val="24"/>
        </w:rPr>
        <w:t>3502,-1)</w:t>
      </w:r>
    </w:p>
    <w:p w:rsidR="0019521E" w:rsidRPr="00661F57" w:rsidRDefault="00E94930" w:rsidP="00D5375B">
      <w:pPr>
        <w:rPr>
          <w:rFonts w:cs="Times New Roman"/>
          <w:sz w:val="24"/>
          <w:szCs w:val="24"/>
        </w:rPr>
      </w:pPr>
      <w:r w:rsidRPr="00661F57">
        <w:rPr>
          <w:rFonts w:cs="Times New Roman"/>
          <w:sz w:val="24"/>
          <w:szCs w:val="24"/>
        </w:rPr>
        <w:t>35</w:t>
      </w:r>
      <w:r w:rsidR="0019521E" w:rsidRPr="00661F57">
        <w:rPr>
          <w:rFonts w:cs="Times New Roman"/>
          <w:sz w:val="24"/>
          <w:szCs w:val="24"/>
        </w:rPr>
        <w:t>02: TRACE TO CAPTURE CHECKPOINT</w:t>
      </w:r>
    </w:p>
    <w:p w:rsidR="00E94930" w:rsidRPr="00661F57" w:rsidRDefault="00E94930" w:rsidP="00D5375B">
      <w:pPr>
        <w:rPr>
          <w:rFonts w:cs="Times New Roman"/>
          <w:sz w:val="24"/>
          <w:szCs w:val="24"/>
        </w:rPr>
      </w:pPr>
      <w:r w:rsidRPr="00661F57">
        <w:rPr>
          <w:rFonts w:cs="Times New Roman"/>
          <w:sz w:val="24"/>
          <w:szCs w:val="24"/>
        </w:rPr>
        <w:t>-1: Runs in entire instance level</w:t>
      </w:r>
    </w:p>
    <w:p w:rsidR="00E94930" w:rsidRPr="00661F57" w:rsidRDefault="00E94930" w:rsidP="00D5375B">
      <w:pPr>
        <w:rPr>
          <w:rFonts w:cs="Times New Roman"/>
          <w:b/>
          <w:sz w:val="24"/>
          <w:szCs w:val="24"/>
        </w:rPr>
      </w:pPr>
      <w:r w:rsidRPr="00661F57">
        <w:rPr>
          <w:rFonts w:cs="Times New Roman"/>
          <w:b/>
          <w:sz w:val="24"/>
          <w:szCs w:val="24"/>
        </w:rPr>
        <w:t>How to stop the trace?</w:t>
      </w:r>
    </w:p>
    <w:p w:rsidR="00E94930" w:rsidRPr="00661F57" w:rsidRDefault="00E94930" w:rsidP="00D5375B">
      <w:pPr>
        <w:rPr>
          <w:rFonts w:cs="Times New Roman"/>
          <w:sz w:val="24"/>
          <w:szCs w:val="24"/>
        </w:rPr>
      </w:pPr>
      <w:r w:rsidRPr="00661F57">
        <w:rPr>
          <w:rFonts w:cs="Times New Roman"/>
          <w:sz w:val="24"/>
          <w:szCs w:val="24"/>
        </w:rPr>
        <w:t>DBCC TRACEOFF (3502,-1)</w:t>
      </w:r>
    </w:p>
    <w:p w:rsidR="00E94930" w:rsidRPr="00661F57" w:rsidRDefault="00E94930" w:rsidP="00D5375B">
      <w:pPr>
        <w:rPr>
          <w:rFonts w:cs="Times New Roman"/>
          <w:sz w:val="24"/>
          <w:szCs w:val="24"/>
        </w:rPr>
      </w:pPr>
      <w:r w:rsidRPr="00661F57">
        <w:rPr>
          <w:rFonts w:cs="Times New Roman"/>
          <w:sz w:val="24"/>
          <w:szCs w:val="24"/>
        </w:rPr>
        <w:t xml:space="preserve">Output store in </w:t>
      </w:r>
      <w:r w:rsidR="00B97B8B" w:rsidRPr="00661F57">
        <w:rPr>
          <w:rFonts w:cs="Times New Roman"/>
          <w:sz w:val="24"/>
          <w:szCs w:val="24"/>
        </w:rPr>
        <w:t>Sql</w:t>
      </w:r>
      <w:r w:rsidRPr="00661F57">
        <w:rPr>
          <w:rFonts w:cs="Times New Roman"/>
          <w:sz w:val="24"/>
          <w:szCs w:val="24"/>
        </w:rPr>
        <w:t xml:space="preserve"> server logs:</w:t>
      </w:r>
    </w:p>
    <w:p w:rsidR="00E94930" w:rsidRPr="00661F57" w:rsidRDefault="00E94930" w:rsidP="00D5375B">
      <w:pPr>
        <w:rPr>
          <w:rFonts w:cs="Times New Roman"/>
          <w:sz w:val="24"/>
          <w:szCs w:val="24"/>
        </w:rPr>
      </w:pPr>
      <w:r w:rsidRPr="00661F57">
        <w:rPr>
          <w:rFonts w:cs="Times New Roman"/>
          <w:sz w:val="24"/>
          <w:szCs w:val="24"/>
        </w:rPr>
        <w:t>Checkpoint start time</w:t>
      </w:r>
    </w:p>
    <w:p w:rsidR="00E94930" w:rsidRPr="00661F57" w:rsidRDefault="00E94930" w:rsidP="00D5375B">
      <w:pPr>
        <w:rPr>
          <w:rFonts w:cs="Times New Roman"/>
          <w:sz w:val="24"/>
          <w:szCs w:val="24"/>
        </w:rPr>
      </w:pPr>
      <w:r w:rsidRPr="00661F57">
        <w:rPr>
          <w:rFonts w:cs="Times New Roman"/>
          <w:sz w:val="24"/>
          <w:szCs w:val="24"/>
        </w:rPr>
        <w:t>Check point end time</w:t>
      </w:r>
    </w:p>
    <w:p w:rsidR="00570648" w:rsidRPr="00661F57" w:rsidRDefault="00E94930" w:rsidP="00D5375B">
      <w:pPr>
        <w:rPr>
          <w:rFonts w:cs="Times New Roman"/>
          <w:b/>
          <w:color w:val="FF0000"/>
          <w:sz w:val="24"/>
          <w:szCs w:val="24"/>
          <w:u w:val="single"/>
        </w:rPr>
      </w:pPr>
      <w:r w:rsidRPr="00661F57">
        <w:rPr>
          <w:rFonts w:cs="Times New Roman"/>
          <w:b/>
          <w:color w:val="FF0000"/>
          <w:sz w:val="24"/>
          <w:szCs w:val="24"/>
          <w:u w:val="single"/>
        </w:rPr>
        <w:t>Lazy writer</w:t>
      </w:r>
      <w:r w:rsidR="0019521E" w:rsidRPr="00661F57">
        <w:rPr>
          <w:rFonts w:cs="Times New Roman"/>
          <w:b/>
          <w:color w:val="FF0000"/>
          <w:sz w:val="24"/>
          <w:szCs w:val="24"/>
          <w:u w:val="single"/>
        </w:rPr>
        <w:t>:</w:t>
      </w:r>
    </w:p>
    <w:p w:rsidR="000A4542" w:rsidRPr="00661F57" w:rsidRDefault="000A4542" w:rsidP="00D5375B">
      <w:pPr>
        <w:rPr>
          <w:rFonts w:cs="Times New Roman"/>
          <w:sz w:val="24"/>
          <w:szCs w:val="24"/>
        </w:rPr>
      </w:pPr>
      <w:r w:rsidRPr="00661F57">
        <w:rPr>
          <w:rFonts w:cs="Times New Roman"/>
          <w:sz w:val="24"/>
          <w:szCs w:val="24"/>
        </w:rPr>
        <w:t>&gt; This is one of the back ground process where works only from BUFFER Cache.</w:t>
      </w:r>
    </w:p>
    <w:p w:rsidR="000A4542" w:rsidRPr="00661F57" w:rsidRDefault="000A4542" w:rsidP="00D5375B">
      <w:pPr>
        <w:rPr>
          <w:rFonts w:cs="Times New Roman"/>
          <w:sz w:val="24"/>
          <w:szCs w:val="24"/>
        </w:rPr>
      </w:pPr>
      <w:r w:rsidRPr="00661F57">
        <w:rPr>
          <w:rFonts w:cs="Times New Roman"/>
          <w:sz w:val="24"/>
          <w:szCs w:val="24"/>
        </w:rPr>
        <w:t>&gt; Lazy writer works only when system is running with memory pressure or running out of memory.</w:t>
      </w:r>
    </w:p>
    <w:p w:rsidR="000A4542" w:rsidRPr="00661F57" w:rsidRDefault="000A4542" w:rsidP="00D5375B">
      <w:pPr>
        <w:rPr>
          <w:rFonts w:cs="Times New Roman"/>
          <w:sz w:val="24"/>
          <w:szCs w:val="24"/>
        </w:rPr>
      </w:pPr>
      <w:r w:rsidRPr="00661F57">
        <w:rPr>
          <w:rFonts w:cs="Times New Roman"/>
          <w:sz w:val="24"/>
          <w:szCs w:val="24"/>
        </w:rPr>
        <w:t>&gt; User cannot see or create, manual lazy writer operation in Sql server</w:t>
      </w:r>
    </w:p>
    <w:p w:rsidR="000A4542" w:rsidRPr="00661F57" w:rsidRDefault="000A4542" w:rsidP="00D5375B">
      <w:pPr>
        <w:rPr>
          <w:rFonts w:cs="Times New Roman"/>
          <w:sz w:val="24"/>
          <w:szCs w:val="24"/>
        </w:rPr>
      </w:pPr>
      <w:r w:rsidRPr="00661F57">
        <w:rPr>
          <w:rFonts w:cs="Times New Roman"/>
          <w:sz w:val="24"/>
          <w:szCs w:val="24"/>
        </w:rPr>
        <w:t>&gt; We cannot able to capture lazy writer information into SQL Server logs.</w:t>
      </w:r>
    </w:p>
    <w:p w:rsidR="00570648" w:rsidRPr="00661F57" w:rsidRDefault="00570648" w:rsidP="00D5375B">
      <w:pPr>
        <w:rPr>
          <w:rFonts w:cs="Times New Roman"/>
          <w:b/>
          <w:color w:val="FF0000"/>
          <w:sz w:val="24"/>
          <w:szCs w:val="24"/>
          <w:u w:val="single"/>
        </w:rPr>
      </w:pPr>
      <w:r w:rsidRPr="00661F57">
        <w:rPr>
          <w:rFonts w:cs="Times New Roman"/>
          <w:b/>
          <w:color w:val="FF0000"/>
          <w:sz w:val="24"/>
          <w:szCs w:val="24"/>
          <w:u w:val="single"/>
        </w:rPr>
        <w:t>Lazy Writer Do:</w:t>
      </w:r>
    </w:p>
    <w:p w:rsidR="00570648" w:rsidRPr="00661F57" w:rsidRDefault="00570648" w:rsidP="00D5375B">
      <w:pPr>
        <w:rPr>
          <w:rFonts w:cs="Times New Roman"/>
          <w:sz w:val="24"/>
          <w:szCs w:val="24"/>
        </w:rPr>
      </w:pPr>
      <w:r w:rsidRPr="00661F57">
        <w:rPr>
          <w:rFonts w:cs="Times New Roman"/>
          <w:sz w:val="24"/>
          <w:szCs w:val="24"/>
        </w:rPr>
        <w:t>Allocating space for new pages in buffer pool</w:t>
      </w:r>
    </w:p>
    <w:p w:rsidR="00570648" w:rsidRPr="00661F57" w:rsidRDefault="00570648" w:rsidP="00D5375B">
      <w:pPr>
        <w:rPr>
          <w:rFonts w:cs="Times New Roman"/>
          <w:sz w:val="24"/>
          <w:szCs w:val="24"/>
        </w:rPr>
      </w:pPr>
      <w:r w:rsidRPr="00661F57">
        <w:rPr>
          <w:rFonts w:cs="Times New Roman"/>
          <w:sz w:val="24"/>
          <w:szCs w:val="24"/>
        </w:rPr>
        <w:t>Checking for memory pressure.</w:t>
      </w:r>
    </w:p>
    <w:p w:rsidR="00570648" w:rsidRPr="00661F57" w:rsidRDefault="00570648" w:rsidP="00D5375B">
      <w:pPr>
        <w:rPr>
          <w:rFonts w:cs="Times New Roman"/>
          <w:sz w:val="24"/>
          <w:szCs w:val="24"/>
        </w:rPr>
      </w:pPr>
      <w:r w:rsidRPr="00661F57">
        <w:rPr>
          <w:rFonts w:cs="Times New Roman"/>
          <w:sz w:val="24"/>
          <w:szCs w:val="24"/>
        </w:rPr>
        <w:t>Only works with buffer pool but not in log file.</w:t>
      </w:r>
    </w:p>
    <w:p w:rsidR="00570648" w:rsidRPr="00661F57" w:rsidRDefault="00570648"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prime job of lazy writer is it flush the pages from buffer to disk.</w:t>
      </w:r>
    </w:p>
    <w:p w:rsidR="006A2064" w:rsidRDefault="006A2064" w:rsidP="00D5375B">
      <w:pPr>
        <w:rPr>
          <w:rFonts w:cs="Times New Roman"/>
          <w:b/>
          <w:sz w:val="24"/>
          <w:szCs w:val="24"/>
        </w:rPr>
      </w:pPr>
    </w:p>
    <w:p w:rsidR="00570648" w:rsidRPr="00661F57" w:rsidRDefault="00570648" w:rsidP="00D5375B">
      <w:pPr>
        <w:rPr>
          <w:rFonts w:cs="Times New Roman"/>
          <w:b/>
          <w:sz w:val="24"/>
          <w:szCs w:val="24"/>
        </w:rPr>
      </w:pPr>
      <w:r w:rsidRPr="00661F57">
        <w:rPr>
          <w:rFonts w:cs="Times New Roman"/>
          <w:b/>
          <w:sz w:val="24"/>
          <w:szCs w:val="24"/>
        </w:rPr>
        <w:t>Question? How lazy writer knows what pages to flush from buffer to disk?</w:t>
      </w:r>
    </w:p>
    <w:p w:rsidR="00570648" w:rsidRPr="00661F57" w:rsidRDefault="00570648" w:rsidP="00D5375B">
      <w:pPr>
        <w:rPr>
          <w:rFonts w:cs="Times New Roman"/>
          <w:sz w:val="24"/>
          <w:szCs w:val="24"/>
        </w:rPr>
      </w:pPr>
      <w:r w:rsidRPr="006A2064">
        <w:rPr>
          <w:rFonts w:cs="Times New Roman"/>
          <w:b/>
          <w:sz w:val="24"/>
          <w:szCs w:val="24"/>
        </w:rPr>
        <w:t>Ans:</w:t>
      </w:r>
      <w:r w:rsidRPr="00661F57">
        <w:rPr>
          <w:rFonts w:cs="Times New Roman"/>
          <w:sz w:val="24"/>
          <w:szCs w:val="24"/>
        </w:rPr>
        <w:t xml:space="preserve"> lazy writer check each page header and verify whether all transactions in the pages are committed then pages will be flushed to disk... [Page header contains infusion of whether committed\uncommitted]</w:t>
      </w:r>
    </w:p>
    <w:p w:rsidR="00844091" w:rsidRPr="00EE6F5F" w:rsidRDefault="0040643C" w:rsidP="00844091">
      <w:pPr>
        <w:spacing w:line="20" w:lineRule="atLeast"/>
        <w:rPr>
          <w:b/>
          <w:sz w:val="24"/>
          <w:szCs w:val="24"/>
        </w:rPr>
      </w:pPr>
      <w:r>
        <w:rPr>
          <w:b/>
          <w:sz w:val="24"/>
          <w:szCs w:val="24"/>
        </w:rPr>
        <w:t>Explicit and I</w:t>
      </w:r>
      <w:r w:rsidR="00844091" w:rsidRPr="00EE6F5F">
        <w:rPr>
          <w:b/>
          <w:sz w:val="24"/>
          <w:szCs w:val="24"/>
        </w:rPr>
        <w:t>mplicit commit:</w:t>
      </w:r>
    </w:p>
    <w:p w:rsidR="00844091" w:rsidRPr="00EE6F5F" w:rsidRDefault="00844091" w:rsidP="00844091">
      <w:pPr>
        <w:spacing w:line="20" w:lineRule="atLeast"/>
        <w:rPr>
          <w:sz w:val="24"/>
          <w:szCs w:val="24"/>
        </w:rPr>
      </w:pPr>
      <w:r w:rsidRPr="00EE6F5F">
        <w:rPr>
          <w:sz w:val="24"/>
          <w:szCs w:val="24"/>
        </w:rPr>
        <w:t>1. By default system trigger auto commit called “Explicit commit"</w:t>
      </w:r>
    </w:p>
    <w:p w:rsidR="00844091" w:rsidRDefault="00844091" w:rsidP="00844091">
      <w:pPr>
        <w:spacing w:line="20" w:lineRule="atLeast"/>
        <w:rPr>
          <w:sz w:val="24"/>
          <w:szCs w:val="24"/>
        </w:rPr>
      </w:pPr>
      <w:r w:rsidRPr="00EE6F5F">
        <w:rPr>
          <w:sz w:val="24"/>
          <w:szCs w:val="24"/>
        </w:rPr>
        <w:t>2. If any user started transaction with begin Tran then user should fire manually commit otherwise transaction never complete.</w:t>
      </w:r>
    </w:p>
    <w:p w:rsidR="0040643C" w:rsidRPr="00EE6F5F" w:rsidRDefault="0040643C" w:rsidP="00844091">
      <w:pPr>
        <w:spacing w:line="20" w:lineRule="atLeast"/>
        <w:rPr>
          <w:sz w:val="24"/>
          <w:szCs w:val="24"/>
        </w:rPr>
      </w:pPr>
    </w:p>
    <w:p w:rsidR="00570648" w:rsidRPr="00661F57" w:rsidRDefault="00570648" w:rsidP="00D5375B">
      <w:pPr>
        <w:rPr>
          <w:rFonts w:cs="Times New Roman"/>
          <w:b/>
          <w:sz w:val="24"/>
          <w:szCs w:val="24"/>
        </w:rPr>
      </w:pPr>
      <w:r w:rsidRPr="00661F57">
        <w:rPr>
          <w:rFonts w:cs="Times New Roman"/>
          <w:b/>
          <w:sz w:val="24"/>
          <w:szCs w:val="24"/>
        </w:rPr>
        <w:t>Dirty Page:</w:t>
      </w:r>
    </w:p>
    <w:p w:rsidR="00570648" w:rsidRPr="00661F57" w:rsidRDefault="00570648" w:rsidP="00D5375B">
      <w:pPr>
        <w:rPr>
          <w:rFonts w:cs="Times New Roman"/>
          <w:sz w:val="24"/>
          <w:szCs w:val="24"/>
        </w:rPr>
      </w:pPr>
      <w:r w:rsidRPr="00661F57">
        <w:rPr>
          <w:rFonts w:cs="Times New Roman"/>
          <w:sz w:val="24"/>
          <w:szCs w:val="24"/>
        </w:rPr>
        <w:t>In buffer pool what are the current modifying pages called as "Dirty page"</w:t>
      </w:r>
    </w:p>
    <w:p w:rsidR="00570648" w:rsidRPr="00661F57" w:rsidRDefault="00570648" w:rsidP="00D5375B">
      <w:pPr>
        <w:rPr>
          <w:rFonts w:cs="Times New Roman"/>
          <w:b/>
          <w:sz w:val="24"/>
          <w:szCs w:val="24"/>
        </w:rPr>
      </w:pPr>
      <w:r w:rsidRPr="00661F57">
        <w:rPr>
          <w:rFonts w:cs="Times New Roman"/>
          <w:b/>
          <w:sz w:val="24"/>
          <w:szCs w:val="24"/>
        </w:rPr>
        <w:t>SP_WHO:</w:t>
      </w:r>
    </w:p>
    <w:p w:rsidR="00570648" w:rsidRPr="00661F57" w:rsidRDefault="00570648" w:rsidP="00D5375B">
      <w:pPr>
        <w:rPr>
          <w:rFonts w:cs="Times New Roman"/>
          <w:sz w:val="24"/>
          <w:szCs w:val="24"/>
        </w:rPr>
      </w:pPr>
      <w:r w:rsidRPr="00661F57">
        <w:rPr>
          <w:rFonts w:cs="Times New Roman"/>
          <w:sz w:val="24"/>
          <w:szCs w:val="24"/>
        </w:rPr>
        <w:t>Spid</w:t>
      </w:r>
    </w:p>
    <w:p w:rsidR="00570648" w:rsidRPr="00661F57" w:rsidRDefault="00570648" w:rsidP="00D5375B">
      <w:pPr>
        <w:rPr>
          <w:rFonts w:cs="Times New Roman"/>
          <w:sz w:val="24"/>
          <w:szCs w:val="24"/>
        </w:rPr>
      </w:pPr>
      <w:r w:rsidRPr="00661F57">
        <w:rPr>
          <w:rFonts w:cs="Times New Roman"/>
          <w:sz w:val="24"/>
          <w:szCs w:val="24"/>
        </w:rPr>
        <w:t>Status</w:t>
      </w:r>
    </w:p>
    <w:p w:rsidR="00570648" w:rsidRPr="00661F57" w:rsidRDefault="00570648" w:rsidP="00D5375B">
      <w:pPr>
        <w:rPr>
          <w:rFonts w:cs="Times New Roman"/>
          <w:sz w:val="24"/>
          <w:szCs w:val="24"/>
        </w:rPr>
      </w:pPr>
      <w:r w:rsidRPr="00661F57">
        <w:rPr>
          <w:rFonts w:cs="Times New Roman"/>
          <w:sz w:val="24"/>
          <w:szCs w:val="24"/>
        </w:rPr>
        <w:t>Login name</w:t>
      </w:r>
    </w:p>
    <w:p w:rsidR="00570648" w:rsidRPr="00661F57" w:rsidRDefault="00EE7C8F" w:rsidP="00D5375B">
      <w:pPr>
        <w:rPr>
          <w:rFonts w:cs="Times New Roman"/>
          <w:sz w:val="24"/>
          <w:szCs w:val="24"/>
        </w:rPr>
      </w:pPr>
      <w:r w:rsidRPr="00661F57">
        <w:rPr>
          <w:rFonts w:cs="Times New Roman"/>
          <w:sz w:val="24"/>
          <w:szCs w:val="24"/>
        </w:rPr>
        <w:t>Db</w:t>
      </w:r>
      <w:r w:rsidR="00570648" w:rsidRPr="00661F57">
        <w:rPr>
          <w:rFonts w:cs="Times New Roman"/>
          <w:sz w:val="24"/>
          <w:szCs w:val="24"/>
        </w:rPr>
        <w:t xml:space="preserve"> name</w:t>
      </w:r>
    </w:p>
    <w:p w:rsidR="00570648" w:rsidRPr="00661F57" w:rsidRDefault="00570648" w:rsidP="00D5375B">
      <w:pPr>
        <w:rPr>
          <w:rFonts w:cs="Times New Roman"/>
          <w:sz w:val="24"/>
          <w:szCs w:val="24"/>
        </w:rPr>
      </w:pPr>
      <w:r w:rsidRPr="00661F57">
        <w:rPr>
          <w:rFonts w:cs="Times New Roman"/>
          <w:sz w:val="24"/>
          <w:szCs w:val="24"/>
        </w:rPr>
        <w:t>Command</w:t>
      </w:r>
    </w:p>
    <w:p w:rsidR="00570648" w:rsidRPr="00661F57" w:rsidRDefault="00570648" w:rsidP="00D5375B">
      <w:pPr>
        <w:rPr>
          <w:rFonts w:cs="Times New Roman"/>
          <w:sz w:val="24"/>
          <w:szCs w:val="24"/>
        </w:rPr>
      </w:pPr>
      <w:r w:rsidRPr="00661F57">
        <w:rPr>
          <w:rFonts w:cs="Times New Roman"/>
          <w:sz w:val="24"/>
          <w:szCs w:val="24"/>
        </w:rPr>
        <w:t>Blocking by</w:t>
      </w:r>
    </w:p>
    <w:p w:rsidR="00570648" w:rsidRPr="00661F57" w:rsidRDefault="00570648" w:rsidP="00D5375B">
      <w:pPr>
        <w:rPr>
          <w:rFonts w:cs="Times New Roman"/>
          <w:sz w:val="24"/>
          <w:szCs w:val="24"/>
        </w:rPr>
      </w:pPr>
      <w:r w:rsidRPr="00661F57">
        <w:rPr>
          <w:rFonts w:cs="Times New Roman"/>
          <w:sz w:val="24"/>
          <w:szCs w:val="24"/>
        </w:rPr>
        <w:t>Host name</w:t>
      </w:r>
    </w:p>
    <w:p w:rsidR="00570648" w:rsidRPr="00661F57" w:rsidRDefault="00570648" w:rsidP="00D5375B">
      <w:pPr>
        <w:rPr>
          <w:rFonts w:cs="Times New Roman"/>
          <w:b/>
          <w:sz w:val="24"/>
          <w:szCs w:val="24"/>
        </w:rPr>
      </w:pPr>
      <w:r w:rsidRPr="00661F57">
        <w:rPr>
          <w:rFonts w:cs="Times New Roman"/>
          <w:b/>
          <w:sz w:val="24"/>
          <w:szCs w:val="24"/>
        </w:rPr>
        <w:t>sp_who2 [SQL Server 2005 onwards]</w:t>
      </w:r>
    </w:p>
    <w:p w:rsidR="00570648" w:rsidRPr="00661F57" w:rsidRDefault="00570648" w:rsidP="00D5375B">
      <w:pPr>
        <w:rPr>
          <w:rFonts w:cs="Times New Roman"/>
          <w:sz w:val="24"/>
          <w:szCs w:val="24"/>
        </w:rPr>
      </w:pPr>
      <w:r w:rsidRPr="00661F57">
        <w:rPr>
          <w:rFonts w:cs="Times New Roman"/>
          <w:sz w:val="24"/>
          <w:szCs w:val="24"/>
        </w:rPr>
        <w:t>CPU Time</w:t>
      </w:r>
    </w:p>
    <w:p w:rsidR="00570648" w:rsidRPr="00661F57" w:rsidRDefault="00570648" w:rsidP="00D5375B">
      <w:pPr>
        <w:rPr>
          <w:rFonts w:cs="Times New Roman"/>
          <w:sz w:val="24"/>
          <w:szCs w:val="24"/>
        </w:rPr>
      </w:pPr>
      <w:r w:rsidRPr="00661F57">
        <w:rPr>
          <w:rFonts w:cs="Times New Roman"/>
          <w:sz w:val="24"/>
          <w:szCs w:val="24"/>
        </w:rPr>
        <w:t>Disk I\O</w:t>
      </w:r>
    </w:p>
    <w:p w:rsidR="00570648" w:rsidRPr="00661F57" w:rsidRDefault="00570648" w:rsidP="00D5375B">
      <w:pPr>
        <w:rPr>
          <w:rFonts w:cs="Times New Roman"/>
          <w:sz w:val="24"/>
          <w:szCs w:val="24"/>
        </w:rPr>
      </w:pPr>
      <w:r w:rsidRPr="00661F57">
        <w:rPr>
          <w:rFonts w:cs="Times New Roman"/>
          <w:sz w:val="24"/>
          <w:szCs w:val="24"/>
        </w:rPr>
        <w:t>Spid</w:t>
      </w:r>
    </w:p>
    <w:p w:rsidR="00570648" w:rsidRPr="00661F57" w:rsidRDefault="00570648" w:rsidP="00D5375B">
      <w:pPr>
        <w:rPr>
          <w:rFonts w:cs="Times New Roman"/>
          <w:sz w:val="24"/>
          <w:szCs w:val="24"/>
        </w:rPr>
      </w:pPr>
      <w:r w:rsidRPr="00661F57">
        <w:rPr>
          <w:rFonts w:cs="Times New Roman"/>
          <w:sz w:val="24"/>
          <w:szCs w:val="24"/>
        </w:rPr>
        <w:t>Status</w:t>
      </w:r>
    </w:p>
    <w:p w:rsidR="00570648" w:rsidRPr="00661F57" w:rsidRDefault="00570648" w:rsidP="00D5375B">
      <w:pPr>
        <w:rPr>
          <w:rFonts w:cs="Times New Roman"/>
          <w:sz w:val="24"/>
          <w:szCs w:val="24"/>
        </w:rPr>
      </w:pPr>
      <w:r w:rsidRPr="00661F57">
        <w:rPr>
          <w:rFonts w:cs="Times New Roman"/>
          <w:sz w:val="24"/>
          <w:szCs w:val="24"/>
        </w:rPr>
        <w:t>Login name</w:t>
      </w:r>
    </w:p>
    <w:p w:rsidR="00570648" w:rsidRPr="00661F57" w:rsidRDefault="00EE7C8F" w:rsidP="00D5375B">
      <w:pPr>
        <w:rPr>
          <w:rFonts w:cs="Times New Roman"/>
          <w:sz w:val="24"/>
          <w:szCs w:val="24"/>
        </w:rPr>
      </w:pPr>
      <w:r w:rsidRPr="00661F57">
        <w:rPr>
          <w:rFonts w:cs="Times New Roman"/>
          <w:sz w:val="24"/>
          <w:szCs w:val="24"/>
        </w:rPr>
        <w:t>Db</w:t>
      </w:r>
      <w:r w:rsidR="00570648" w:rsidRPr="00661F57">
        <w:rPr>
          <w:rFonts w:cs="Times New Roman"/>
          <w:sz w:val="24"/>
          <w:szCs w:val="24"/>
        </w:rPr>
        <w:t xml:space="preserve"> name</w:t>
      </w:r>
    </w:p>
    <w:p w:rsidR="00570648" w:rsidRPr="00661F57" w:rsidRDefault="00570648" w:rsidP="00D5375B">
      <w:pPr>
        <w:rPr>
          <w:rFonts w:cs="Times New Roman"/>
          <w:sz w:val="24"/>
          <w:szCs w:val="24"/>
        </w:rPr>
      </w:pPr>
      <w:r w:rsidRPr="00661F57">
        <w:rPr>
          <w:rFonts w:cs="Times New Roman"/>
          <w:sz w:val="24"/>
          <w:szCs w:val="24"/>
        </w:rPr>
        <w:t>Command</w:t>
      </w:r>
    </w:p>
    <w:p w:rsidR="00570648" w:rsidRPr="00661F57" w:rsidRDefault="00570648" w:rsidP="00D5375B">
      <w:pPr>
        <w:rPr>
          <w:rFonts w:cs="Times New Roman"/>
          <w:sz w:val="24"/>
          <w:szCs w:val="24"/>
        </w:rPr>
      </w:pPr>
      <w:r w:rsidRPr="00661F57">
        <w:rPr>
          <w:rFonts w:cs="Times New Roman"/>
          <w:sz w:val="24"/>
          <w:szCs w:val="24"/>
        </w:rPr>
        <w:t>Blocking by</w:t>
      </w:r>
    </w:p>
    <w:p w:rsidR="00E97315" w:rsidRDefault="00570648" w:rsidP="0040643C">
      <w:pPr>
        <w:rPr>
          <w:rFonts w:cs="Times New Roman"/>
          <w:sz w:val="24"/>
          <w:szCs w:val="24"/>
        </w:rPr>
      </w:pPr>
      <w:r w:rsidRPr="00661F57">
        <w:rPr>
          <w:rFonts w:cs="Times New Roman"/>
          <w:sz w:val="24"/>
          <w:szCs w:val="24"/>
        </w:rPr>
        <w:t>Host name</w:t>
      </w:r>
    </w:p>
    <w:p w:rsidR="0040643C" w:rsidRPr="0040643C" w:rsidRDefault="0040643C" w:rsidP="0040643C">
      <w:pPr>
        <w:rPr>
          <w:rFonts w:cs="Times New Roman"/>
          <w:sz w:val="24"/>
          <w:szCs w:val="24"/>
        </w:rPr>
      </w:pPr>
    </w:p>
    <w:tbl>
      <w:tblPr>
        <w:tblW w:w="10500" w:type="dxa"/>
        <w:jc w:val="right"/>
        <w:tblLook w:val="04A0" w:firstRow="1" w:lastRow="0" w:firstColumn="1" w:lastColumn="0" w:noHBand="0" w:noVBand="1"/>
      </w:tblPr>
      <w:tblGrid>
        <w:gridCol w:w="4336"/>
        <w:gridCol w:w="6164"/>
      </w:tblGrid>
      <w:tr w:rsidR="00FD6E30" w:rsidRPr="00661F57" w:rsidTr="00FD6E30">
        <w:trPr>
          <w:trHeight w:val="300"/>
          <w:jc w:val="right"/>
        </w:trPr>
        <w:tc>
          <w:tcPr>
            <w:tcW w:w="4336"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CHECKPOINT</w:t>
            </w:r>
          </w:p>
        </w:tc>
        <w:tc>
          <w:tcPr>
            <w:tcW w:w="6164" w:type="dxa"/>
            <w:tcBorders>
              <w:top w:val="single" w:sz="4" w:space="0" w:color="auto"/>
              <w:left w:val="nil"/>
              <w:bottom w:val="single" w:sz="4" w:space="0" w:color="auto"/>
              <w:right w:val="single" w:sz="4" w:space="0" w:color="auto"/>
            </w:tcBorders>
            <w:shd w:val="clear" w:color="000000" w:fill="FFFF00"/>
            <w:noWrap/>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LAZY WRITER</w:t>
            </w:r>
          </w:p>
        </w:tc>
      </w:tr>
      <w:tr w:rsidR="00FD6E30" w:rsidRPr="00661F57" w:rsidTr="00FD6E30">
        <w:trPr>
          <w:trHeight w:val="300"/>
          <w:jc w:val="right"/>
        </w:trPr>
        <w:tc>
          <w:tcPr>
            <w:tcW w:w="4336" w:type="dxa"/>
            <w:tcBorders>
              <w:top w:val="nil"/>
              <w:left w:val="single" w:sz="4" w:space="0" w:color="auto"/>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Check point runs in only transaction log file</w:t>
            </w:r>
          </w:p>
        </w:tc>
        <w:tc>
          <w:tcPr>
            <w:tcW w:w="6164" w:type="dxa"/>
            <w:tcBorders>
              <w:top w:val="nil"/>
              <w:left w:val="nil"/>
              <w:bottom w:val="single" w:sz="4" w:space="0" w:color="auto"/>
              <w:right w:val="single" w:sz="4" w:space="0" w:color="auto"/>
            </w:tcBorders>
            <w:shd w:val="clear" w:color="auto" w:fill="auto"/>
            <w:noWrap/>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Lazy writer operates from buffer pool</w:t>
            </w:r>
          </w:p>
        </w:tc>
      </w:tr>
      <w:tr w:rsidR="00FD6E30" w:rsidRPr="00661F57" w:rsidTr="00FD6E30">
        <w:trPr>
          <w:trHeight w:val="600"/>
          <w:jc w:val="right"/>
        </w:trPr>
        <w:tc>
          <w:tcPr>
            <w:tcW w:w="4336" w:type="dxa"/>
            <w:tcBorders>
              <w:top w:val="nil"/>
              <w:left w:val="single" w:sz="4" w:space="0" w:color="auto"/>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 xml:space="preserve">Check point is the logged operation and writes to </w:t>
            </w:r>
            <w:r w:rsidR="0040643C" w:rsidRPr="00661F57">
              <w:rPr>
                <w:rFonts w:eastAsia="Times New Roman" w:cs="Times New Roman"/>
                <w:color w:val="000000"/>
                <w:sz w:val="24"/>
                <w:szCs w:val="24"/>
              </w:rPr>
              <w:t>Tlog</w:t>
            </w:r>
            <w:r w:rsidRPr="00661F57">
              <w:rPr>
                <w:rFonts w:eastAsia="Times New Roman" w:cs="Times New Roman"/>
                <w:color w:val="000000"/>
                <w:sz w:val="24"/>
                <w:szCs w:val="24"/>
              </w:rPr>
              <w:t xml:space="preserve"> file</w:t>
            </w:r>
          </w:p>
        </w:tc>
        <w:tc>
          <w:tcPr>
            <w:tcW w:w="6164" w:type="dxa"/>
            <w:tcBorders>
              <w:top w:val="nil"/>
              <w:left w:val="nil"/>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 xml:space="preserve">Lazy writer  is the non-logged operation and did not write to </w:t>
            </w:r>
            <w:r w:rsidR="0040643C" w:rsidRPr="00661F57">
              <w:rPr>
                <w:rFonts w:eastAsia="Times New Roman" w:cs="Times New Roman"/>
                <w:color w:val="000000"/>
                <w:sz w:val="24"/>
                <w:szCs w:val="24"/>
              </w:rPr>
              <w:t>Tlog</w:t>
            </w:r>
            <w:r w:rsidRPr="00661F57">
              <w:rPr>
                <w:rFonts w:eastAsia="Times New Roman" w:cs="Times New Roman"/>
                <w:color w:val="000000"/>
                <w:sz w:val="24"/>
                <w:szCs w:val="24"/>
              </w:rPr>
              <w:t xml:space="preserve"> file</w:t>
            </w:r>
          </w:p>
        </w:tc>
      </w:tr>
      <w:tr w:rsidR="00FD6E30" w:rsidRPr="00661F57" w:rsidTr="00FD6E30">
        <w:trPr>
          <w:trHeight w:val="600"/>
          <w:jc w:val="right"/>
        </w:trPr>
        <w:tc>
          <w:tcPr>
            <w:tcW w:w="4336" w:type="dxa"/>
            <w:tcBorders>
              <w:top w:val="nil"/>
              <w:left w:val="single" w:sz="4" w:space="0" w:color="auto"/>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 xml:space="preserve">Check point can be controlled by user and </w:t>
            </w:r>
            <w:r w:rsidR="009120C2" w:rsidRPr="00661F57">
              <w:rPr>
                <w:rFonts w:eastAsia="Times New Roman" w:cs="Times New Roman"/>
                <w:color w:val="000000"/>
                <w:sz w:val="24"/>
                <w:szCs w:val="24"/>
              </w:rPr>
              <w:t>Sql</w:t>
            </w:r>
            <w:r w:rsidRPr="00661F57">
              <w:rPr>
                <w:rFonts w:eastAsia="Times New Roman" w:cs="Times New Roman"/>
                <w:color w:val="000000"/>
                <w:sz w:val="24"/>
                <w:szCs w:val="24"/>
              </w:rPr>
              <w:t xml:space="preserve"> server engine as well</w:t>
            </w:r>
          </w:p>
        </w:tc>
        <w:tc>
          <w:tcPr>
            <w:tcW w:w="6164" w:type="dxa"/>
            <w:tcBorders>
              <w:top w:val="nil"/>
              <w:left w:val="nil"/>
              <w:bottom w:val="single" w:sz="4" w:space="0" w:color="auto"/>
              <w:right w:val="single" w:sz="4" w:space="0" w:color="auto"/>
            </w:tcBorders>
            <w:shd w:val="clear" w:color="auto" w:fill="auto"/>
            <w:noWrap/>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 xml:space="preserve">lazy writer only operate by </w:t>
            </w:r>
            <w:r w:rsidR="009120C2" w:rsidRPr="00661F57">
              <w:rPr>
                <w:rFonts w:eastAsia="Times New Roman" w:cs="Times New Roman"/>
                <w:color w:val="000000"/>
                <w:sz w:val="24"/>
                <w:szCs w:val="24"/>
              </w:rPr>
              <w:t>Sql</w:t>
            </w:r>
            <w:r w:rsidRPr="00661F57">
              <w:rPr>
                <w:rFonts w:eastAsia="Times New Roman" w:cs="Times New Roman"/>
                <w:color w:val="000000"/>
                <w:sz w:val="24"/>
                <w:szCs w:val="24"/>
              </w:rPr>
              <w:t xml:space="preserve"> server engine</w:t>
            </w:r>
          </w:p>
        </w:tc>
      </w:tr>
      <w:tr w:rsidR="00FD6E30" w:rsidRPr="00661F57" w:rsidTr="00FD6E30">
        <w:trPr>
          <w:trHeight w:val="600"/>
          <w:jc w:val="right"/>
        </w:trPr>
        <w:tc>
          <w:tcPr>
            <w:tcW w:w="4336" w:type="dxa"/>
            <w:tcBorders>
              <w:top w:val="nil"/>
              <w:left w:val="single" w:sz="4" w:space="0" w:color="auto"/>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Check point is the background process which triggers every 3 sec</w:t>
            </w:r>
          </w:p>
        </w:tc>
        <w:tc>
          <w:tcPr>
            <w:tcW w:w="6164" w:type="dxa"/>
            <w:tcBorders>
              <w:top w:val="nil"/>
              <w:left w:val="nil"/>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Lazy writer does not have any fixed time line and only occurs when there is memory pressure in the buffer pool</w:t>
            </w:r>
          </w:p>
        </w:tc>
      </w:tr>
      <w:tr w:rsidR="00FD6E30" w:rsidRPr="00661F57" w:rsidTr="00FD6E30">
        <w:trPr>
          <w:trHeight w:val="600"/>
          <w:jc w:val="right"/>
        </w:trPr>
        <w:tc>
          <w:tcPr>
            <w:tcW w:w="4336" w:type="dxa"/>
            <w:tcBorders>
              <w:top w:val="nil"/>
              <w:left w:val="single" w:sz="4" w:space="0" w:color="auto"/>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 xml:space="preserve">We can able to track </w:t>
            </w:r>
            <w:r w:rsidR="00F03920" w:rsidRPr="00661F57">
              <w:rPr>
                <w:rFonts w:eastAsia="Times New Roman" w:cs="Times New Roman"/>
                <w:color w:val="000000"/>
                <w:sz w:val="24"/>
                <w:szCs w:val="24"/>
              </w:rPr>
              <w:t>checkpoint</w:t>
            </w:r>
            <w:r w:rsidRPr="00661F57">
              <w:rPr>
                <w:rFonts w:eastAsia="Times New Roman" w:cs="Times New Roman"/>
                <w:color w:val="000000"/>
                <w:sz w:val="24"/>
                <w:szCs w:val="24"/>
              </w:rPr>
              <w:t xml:space="preserve"> into </w:t>
            </w:r>
            <w:r w:rsidR="00E35668" w:rsidRPr="00661F57">
              <w:rPr>
                <w:rFonts w:eastAsia="Times New Roman" w:cs="Times New Roman"/>
                <w:color w:val="000000"/>
                <w:sz w:val="24"/>
                <w:szCs w:val="24"/>
              </w:rPr>
              <w:t>Sql</w:t>
            </w:r>
            <w:r w:rsidRPr="00661F57">
              <w:rPr>
                <w:rFonts w:eastAsia="Times New Roman" w:cs="Times New Roman"/>
                <w:color w:val="000000"/>
                <w:sz w:val="24"/>
                <w:szCs w:val="24"/>
              </w:rPr>
              <w:t xml:space="preserve"> server logs by enabling the trace 3502</w:t>
            </w:r>
          </w:p>
        </w:tc>
        <w:tc>
          <w:tcPr>
            <w:tcW w:w="6164" w:type="dxa"/>
            <w:tcBorders>
              <w:top w:val="nil"/>
              <w:left w:val="nil"/>
              <w:bottom w:val="single" w:sz="4" w:space="0" w:color="auto"/>
              <w:right w:val="single" w:sz="4" w:space="0" w:color="auto"/>
            </w:tcBorders>
            <w:shd w:val="clear" w:color="auto" w:fill="auto"/>
            <w:noWrap/>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 xml:space="preserve">Lazy writer information </w:t>
            </w:r>
            <w:r w:rsidR="00F03920" w:rsidRPr="00661F57">
              <w:rPr>
                <w:rFonts w:eastAsia="Times New Roman" w:cs="Times New Roman"/>
                <w:color w:val="000000"/>
                <w:sz w:val="24"/>
                <w:szCs w:val="24"/>
              </w:rPr>
              <w:t>cannot</w:t>
            </w:r>
            <w:r w:rsidRPr="00661F57">
              <w:rPr>
                <w:rFonts w:eastAsia="Times New Roman" w:cs="Times New Roman"/>
                <w:color w:val="000000"/>
                <w:sz w:val="24"/>
                <w:szCs w:val="24"/>
              </w:rPr>
              <w:t xml:space="preserve"> be able to track into SQL Server logs.</w:t>
            </w:r>
          </w:p>
        </w:tc>
      </w:tr>
      <w:tr w:rsidR="00FD6E30" w:rsidRPr="00661F57" w:rsidTr="00FD6E30">
        <w:trPr>
          <w:trHeight w:val="600"/>
          <w:jc w:val="right"/>
        </w:trPr>
        <w:tc>
          <w:tcPr>
            <w:tcW w:w="4336" w:type="dxa"/>
            <w:tcBorders>
              <w:top w:val="nil"/>
              <w:left w:val="single" w:sz="4" w:space="0" w:color="auto"/>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In memory free pages list not taken care and kept free list</w:t>
            </w:r>
          </w:p>
        </w:tc>
        <w:tc>
          <w:tcPr>
            <w:tcW w:w="6164" w:type="dxa"/>
            <w:tcBorders>
              <w:top w:val="nil"/>
              <w:left w:val="nil"/>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In memory free pages list  taken care and kept free list</w:t>
            </w:r>
          </w:p>
        </w:tc>
      </w:tr>
      <w:tr w:rsidR="00FD6E30" w:rsidRPr="00661F57" w:rsidTr="00FD6E30">
        <w:trPr>
          <w:trHeight w:val="600"/>
          <w:jc w:val="right"/>
        </w:trPr>
        <w:tc>
          <w:tcPr>
            <w:tcW w:w="4336" w:type="dxa"/>
            <w:tcBorders>
              <w:top w:val="nil"/>
              <w:left w:val="single" w:sz="4" w:space="0" w:color="auto"/>
              <w:bottom w:val="single" w:sz="4" w:space="0" w:color="auto"/>
              <w:right w:val="single" w:sz="4" w:space="0" w:color="auto"/>
            </w:tcBorders>
            <w:shd w:val="clear" w:color="auto" w:fill="auto"/>
            <w:vAlign w:val="bottom"/>
            <w:hideMark/>
          </w:tcPr>
          <w:p w:rsidR="006F23BD" w:rsidRPr="00661F57" w:rsidRDefault="00FD6E30" w:rsidP="00D5375B">
            <w:pPr>
              <w:rPr>
                <w:rFonts w:eastAsia="Times New Roman" w:cs="Times New Roman"/>
                <w:color w:val="000000"/>
                <w:sz w:val="24"/>
                <w:szCs w:val="24"/>
              </w:rPr>
            </w:pPr>
            <w:r w:rsidRPr="00661F57">
              <w:rPr>
                <w:rFonts w:eastAsia="Times New Roman" w:cs="Times New Roman"/>
                <w:color w:val="000000"/>
                <w:sz w:val="24"/>
                <w:szCs w:val="24"/>
              </w:rPr>
              <w:t>We can fire a query to see check p</w:t>
            </w:r>
            <w:r w:rsidR="006F23BD" w:rsidRPr="00661F57">
              <w:rPr>
                <w:rFonts w:eastAsia="Times New Roman" w:cs="Times New Roman"/>
                <w:color w:val="000000"/>
                <w:sz w:val="24"/>
                <w:szCs w:val="24"/>
              </w:rPr>
              <w:t>oint information by using</w:t>
            </w:r>
          </w:p>
          <w:p w:rsidR="006F23BD" w:rsidRPr="00661F57" w:rsidRDefault="006F23BD" w:rsidP="00D5375B">
            <w:pPr>
              <w:rPr>
                <w:rFonts w:cs="Times New Roman"/>
                <w:sz w:val="24"/>
                <w:szCs w:val="24"/>
              </w:rPr>
            </w:pPr>
            <w:r w:rsidRPr="00661F57">
              <w:rPr>
                <w:rFonts w:cs="Times New Roman"/>
                <w:sz w:val="24"/>
                <w:szCs w:val="24"/>
              </w:rPr>
              <w:t>Select * from</w:t>
            </w:r>
            <w:r w:rsidR="005F3AFD">
              <w:rPr>
                <w:rFonts w:cs="Times New Roman"/>
                <w:sz w:val="24"/>
                <w:szCs w:val="24"/>
              </w:rPr>
              <w:t xml:space="preserve"> </w:t>
            </w:r>
            <w:r w:rsidRPr="00661F57">
              <w:rPr>
                <w:rFonts w:cs="Times New Roman"/>
                <w:sz w:val="24"/>
                <w:szCs w:val="24"/>
              </w:rPr>
              <w:t>:: fn_dblog (null, null) WHERE [Operation] like '%CKPT'</w:t>
            </w:r>
          </w:p>
          <w:p w:rsidR="00FD6E30" w:rsidRPr="00661F57" w:rsidRDefault="00FD6E30" w:rsidP="00D5375B">
            <w:pPr>
              <w:spacing w:after="0" w:line="240" w:lineRule="atLeast"/>
              <w:rPr>
                <w:rFonts w:eastAsia="Times New Roman" w:cs="Times New Roman"/>
                <w:color w:val="000000"/>
                <w:sz w:val="24"/>
                <w:szCs w:val="24"/>
              </w:rPr>
            </w:pPr>
          </w:p>
        </w:tc>
        <w:tc>
          <w:tcPr>
            <w:tcW w:w="6164" w:type="dxa"/>
            <w:tcBorders>
              <w:top w:val="nil"/>
              <w:left w:val="nil"/>
              <w:bottom w:val="single" w:sz="4" w:space="0" w:color="auto"/>
              <w:right w:val="single" w:sz="4" w:space="0" w:color="auto"/>
            </w:tcBorders>
            <w:shd w:val="clear" w:color="auto" w:fill="auto"/>
            <w:noWrap/>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We don’t have any query to see lazy writer information</w:t>
            </w:r>
          </w:p>
        </w:tc>
      </w:tr>
      <w:tr w:rsidR="00FD6E30" w:rsidRPr="00661F57" w:rsidTr="00FD6E30">
        <w:trPr>
          <w:trHeight w:val="300"/>
          <w:jc w:val="right"/>
        </w:trPr>
        <w:tc>
          <w:tcPr>
            <w:tcW w:w="4336" w:type="dxa"/>
            <w:tcBorders>
              <w:top w:val="nil"/>
              <w:left w:val="single" w:sz="4" w:space="0" w:color="auto"/>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Command : Checkpoint  [time in sec]</w:t>
            </w:r>
          </w:p>
        </w:tc>
        <w:tc>
          <w:tcPr>
            <w:tcW w:w="6164" w:type="dxa"/>
            <w:tcBorders>
              <w:top w:val="nil"/>
              <w:left w:val="nil"/>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r w:rsidRPr="00661F57">
              <w:rPr>
                <w:rFonts w:eastAsia="Times New Roman" w:cs="Times New Roman"/>
                <w:color w:val="000000"/>
                <w:sz w:val="24"/>
                <w:szCs w:val="24"/>
              </w:rPr>
              <w:t>No command available</w:t>
            </w:r>
          </w:p>
        </w:tc>
      </w:tr>
      <w:tr w:rsidR="00FD6E30" w:rsidRPr="00661F57" w:rsidTr="00977B22">
        <w:trPr>
          <w:trHeight w:val="70"/>
          <w:jc w:val="right"/>
        </w:trPr>
        <w:tc>
          <w:tcPr>
            <w:tcW w:w="4336" w:type="dxa"/>
            <w:tcBorders>
              <w:top w:val="nil"/>
              <w:left w:val="single" w:sz="4" w:space="0" w:color="auto"/>
              <w:bottom w:val="single" w:sz="4" w:space="0" w:color="auto"/>
              <w:right w:val="single" w:sz="4" w:space="0" w:color="auto"/>
            </w:tcBorders>
            <w:shd w:val="clear" w:color="auto" w:fill="auto"/>
            <w:vAlign w:val="bottom"/>
            <w:hideMark/>
          </w:tcPr>
          <w:p w:rsidR="00FD6E30" w:rsidRPr="00661F57" w:rsidRDefault="00FD6E30" w:rsidP="00D5375B">
            <w:pPr>
              <w:spacing w:after="0" w:line="240" w:lineRule="atLeast"/>
              <w:rPr>
                <w:rFonts w:eastAsia="Times New Roman" w:cs="Times New Roman"/>
                <w:color w:val="000000"/>
                <w:sz w:val="24"/>
                <w:szCs w:val="24"/>
              </w:rPr>
            </w:pPr>
          </w:p>
        </w:tc>
        <w:tc>
          <w:tcPr>
            <w:tcW w:w="6164" w:type="dxa"/>
            <w:tcBorders>
              <w:top w:val="nil"/>
              <w:left w:val="nil"/>
              <w:bottom w:val="single" w:sz="4" w:space="0" w:color="auto"/>
              <w:right w:val="single" w:sz="4" w:space="0" w:color="auto"/>
            </w:tcBorders>
            <w:shd w:val="clear" w:color="auto" w:fill="auto"/>
            <w:noWrap/>
            <w:vAlign w:val="bottom"/>
            <w:hideMark/>
          </w:tcPr>
          <w:p w:rsidR="00FD6E30" w:rsidRPr="00661F57" w:rsidRDefault="00FD6E30" w:rsidP="00D5375B">
            <w:pPr>
              <w:spacing w:after="0" w:line="240" w:lineRule="atLeast"/>
              <w:rPr>
                <w:rFonts w:eastAsia="Times New Roman" w:cs="Times New Roman"/>
                <w:color w:val="000000"/>
                <w:sz w:val="24"/>
                <w:szCs w:val="24"/>
              </w:rPr>
            </w:pPr>
          </w:p>
        </w:tc>
      </w:tr>
    </w:tbl>
    <w:p w:rsidR="00AB2D6E" w:rsidRPr="00661F57" w:rsidRDefault="00AB2D6E" w:rsidP="00D5375B">
      <w:pPr>
        <w:shd w:val="clear" w:color="auto" w:fill="FFFFFF"/>
        <w:spacing w:before="100" w:beforeAutospacing="1" w:after="100" w:afterAutospacing="1" w:line="240" w:lineRule="atLeast"/>
        <w:rPr>
          <w:rFonts w:eastAsia="Times New Roman" w:cs="Times New Roman"/>
          <w:color w:val="444444"/>
          <w:sz w:val="24"/>
          <w:szCs w:val="24"/>
        </w:rPr>
      </w:pPr>
    </w:p>
    <w:p w:rsidR="00020008" w:rsidRPr="00661F57" w:rsidRDefault="00020008" w:rsidP="00D5375B">
      <w:pPr>
        <w:shd w:val="clear" w:color="auto" w:fill="FFFFFF"/>
        <w:spacing w:before="100" w:beforeAutospacing="1" w:after="100" w:afterAutospacing="1" w:line="240" w:lineRule="atLeast"/>
        <w:rPr>
          <w:rFonts w:eastAsia="Times New Roman" w:cs="Times New Roman"/>
          <w:color w:val="444444"/>
          <w:sz w:val="24"/>
          <w:szCs w:val="24"/>
        </w:rPr>
      </w:pPr>
    </w:p>
    <w:p w:rsidR="00020008" w:rsidRPr="00661F57" w:rsidRDefault="00020008" w:rsidP="00D5375B">
      <w:pPr>
        <w:shd w:val="clear" w:color="auto" w:fill="FFFFFF"/>
        <w:spacing w:before="100" w:beforeAutospacing="1" w:after="100" w:afterAutospacing="1" w:line="240" w:lineRule="atLeast"/>
        <w:rPr>
          <w:rFonts w:eastAsia="Times New Roman" w:cs="Times New Roman"/>
          <w:color w:val="444444"/>
          <w:sz w:val="24"/>
          <w:szCs w:val="24"/>
        </w:rPr>
      </w:pPr>
    </w:p>
    <w:p w:rsidR="00020008" w:rsidRPr="00661F57" w:rsidRDefault="00020008" w:rsidP="00D5375B">
      <w:pPr>
        <w:shd w:val="clear" w:color="auto" w:fill="FFFFFF"/>
        <w:spacing w:before="100" w:beforeAutospacing="1" w:after="100" w:afterAutospacing="1" w:line="240" w:lineRule="atLeast"/>
        <w:rPr>
          <w:rFonts w:eastAsia="Times New Roman" w:cs="Times New Roman"/>
          <w:color w:val="444444"/>
          <w:sz w:val="24"/>
          <w:szCs w:val="24"/>
        </w:rPr>
      </w:pPr>
    </w:p>
    <w:p w:rsidR="00020008" w:rsidRPr="00661F57" w:rsidRDefault="00020008" w:rsidP="00D5375B">
      <w:pPr>
        <w:shd w:val="clear" w:color="auto" w:fill="FFFFFF"/>
        <w:spacing w:before="100" w:beforeAutospacing="1" w:after="100" w:afterAutospacing="1" w:line="240" w:lineRule="atLeast"/>
        <w:rPr>
          <w:rFonts w:eastAsia="Times New Roman" w:cs="Times New Roman"/>
          <w:color w:val="444444"/>
          <w:sz w:val="24"/>
          <w:szCs w:val="24"/>
        </w:rPr>
      </w:pPr>
    </w:p>
    <w:p w:rsidR="00771B84" w:rsidRDefault="00771B84" w:rsidP="00D5375B">
      <w:pPr>
        <w:rPr>
          <w:rFonts w:eastAsia="Times New Roman" w:cs="Times New Roman"/>
          <w:color w:val="444444"/>
          <w:sz w:val="24"/>
          <w:szCs w:val="24"/>
        </w:rPr>
      </w:pPr>
    </w:p>
    <w:p w:rsidR="00874CB0" w:rsidRDefault="00874CB0" w:rsidP="00D5375B">
      <w:pPr>
        <w:rPr>
          <w:rFonts w:eastAsia="Times New Roman" w:cs="Times New Roman"/>
          <w:color w:val="444444"/>
          <w:sz w:val="24"/>
          <w:szCs w:val="24"/>
        </w:rPr>
      </w:pPr>
    </w:p>
    <w:p w:rsidR="006A2064" w:rsidRDefault="006A2064" w:rsidP="00D5375B">
      <w:pPr>
        <w:rPr>
          <w:rFonts w:eastAsia="Times New Roman" w:cs="Times New Roman"/>
          <w:color w:val="444444"/>
          <w:sz w:val="24"/>
          <w:szCs w:val="24"/>
        </w:rPr>
      </w:pPr>
    </w:p>
    <w:p w:rsidR="006A2064" w:rsidRPr="00661F57" w:rsidRDefault="006A2064" w:rsidP="00D5375B">
      <w:pPr>
        <w:rPr>
          <w:rFonts w:eastAsia="Times New Roman" w:cs="Times New Roman"/>
          <w:color w:val="444444"/>
          <w:sz w:val="24"/>
          <w:szCs w:val="24"/>
        </w:rPr>
      </w:pPr>
    </w:p>
    <w:p w:rsidR="00977B22" w:rsidRPr="00661F57" w:rsidRDefault="00977B22" w:rsidP="00D5375B">
      <w:pPr>
        <w:rPr>
          <w:rFonts w:eastAsia="Times New Roman" w:cs="Times New Roman"/>
          <w:color w:val="444444"/>
          <w:sz w:val="24"/>
          <w:szCs w:val="24"/>
        </w:rPr>
      </w:pPr>
    </w:p>
    <w:p w:rsidR="008E5B19" w:rsidRPr="00977B22" w:rsidRDefault="008E5B19" w:rsidP="00240768">
      <w:pPr>
        <w:jc w:val="center"/>
        <w:rPr>
          <w:rFonts w:cs="Times New Roman"/>
          <w:b/>
          <w:color w:val="C00000"/>
          <w:sz w:val="24"/>
          <w:szCs w:val="24"/>
        </w:rPr>
      </w:pPr>
      <w:r w:rsidRPr="00977B22">
        <w:rPr>
          <w:rFonts w:cs="Times New Roman"/>
          <w:b/>
          <w:color w:val="C00000"/>
          <w:sz w:val="24"/>
          <w:szCs w:val="24"/>
        </w:rPr>
        <w:t>SECURITY</w:t>
      </w:r>
    </w:p>
    <w:p w:rsidR="00D64648" w:rsidRPr="00977B22" w:rsidRDefault="00C4059F" w:rsidP="00D5375B">
      <w:pPr>
        <w:rPr>
          <w:rFonts w:cs="Times New Roman"/>
          <w:sz w:val="24"/>
          <w:szCs w:val="24"/>
          <w:u w:val="single"/>
        </w:rPr>
      </w:pPr>
      <w:r w:rsidRPr="00977B22">
        <w:rPr>
          <w:rFonts w:cs="Times New Roman"/>
          <w:b/>
          <w:sz w:val="24"/>
          <w:szCs w:val="24"/>
        </w:rPr>
        <w:t>S</w:t>
      </w:r>
      <w:r w:rsidR="008E5B19" w:rsidRPr="00977B22">
        <w:rPr>
          <w:rFonts w:cs="Times New Roman"/>
          <w:b/>
          <w:sz w:val="24"/>
          <w:szCs w:val="24"/>
        </w:rPr>
        <w:t>ecurity</w:t>
      </w:r>
      <w:r w:rsidR="00C76BC0" w:rsidRPr="00977B22">
        <w:rPr>
          <w:rFonts w:cs="Times New Roman"/>
          <w:b/>
          <w:sz w:val="24"/>
          <w:szCs w:val="24"/>
        </w:rPr>
        <w:t>:</w:t>
      </w:r>
    </w:p>
    <w:p w:rsidR="00D64648" w:rsidRPr="00661F57" w:rsidRDefault="00D64648" w:rsidP="00D5375B">
      <w:pPr>
        <w:rPr>
          <w:rFonts w:cs="Times New Roman"/>
          <w:sz w:val="24"/>
          <w:szCs w:val="24"/>
        </w:rPr>
      </w:pPr>
      <w:r w:rsidRPr="00661F57">
        <w:rPr>
          <w:rFonts w:cs="Times New Roman"/>
          <w:sz w:val="24"/>
          <w:szCs w:val="24"/>
        </w:rPr>
        <w:t>Protecting the SQL Server database or instance.</w:t>
      </w:r>
    </w:p>
    <w:p w:rsidR="00D64648" w:rsidRPr="00661F57" w:rsidRDefault="00D64648" w:rsidP="00D5375B">
      <w:pPr>
        <w:rPr>
          <w:rFonts w:cs="Times New Roman"/>
          <w:sz w:val="24"/>
          <w:szCs w:val="24"/>
        </w:rPr>
      </w:pPr>
      <w:r w:rsidRPr="00661F57">
        <w:rPr>
          <w:rFonts w:cs="Times New Roman"/>
          <w:sz w:val="24"/>
          <w:szCs w:val="24"/>
        </w:rPr>
        <w:t>Real time O\S points:</w:t>
      </w:r>
    </w:p>
    <w:p w:rsidR="00D64648" w:rsidRPr="00661F57" w:rsidRDefault="00D64648" w:rsidP="00EC3D87">
      <w:pPr>
        <w:tabs>
          <w:tab w:val="left" w:pos="7980"/>
        </w:tabs>
        <w:rPr>
          <w:rFonts w:cs="Times New Roman"/>
          <w:sz w:val="24"/>
          <w:szCs w:val="24"/>
        </w:rPr>
      </w:pPr>
      <w:r w:rsidRPr="00661F57">
        <w:rPr>
          <w:rFonts w:cs="Times New Roman"/>
          <w:sz w:val="24"/>
          <w:szCs w:val="24"/>
        </w:rPr>
        <w:t>1. In real time all accounts create in domain level.</w:t>
      </w:r>
      <w:r w:rsidR="00EC3D87">
        <w:rPr>
          <w:rFonts w:cs="Times New Roman"/>
          <w:sz w:val="24"/>
          <w:szCs w:val="24"/>
        </w:rPr>
        <w:tab/>
      </w:r>
    </w:p>
    <w:p w:rsidR="00D64648" w:rsidRPr="00661F57" w:rsidRDefault="00D64648" w:rsidP="00D5375B">
      <w:pPr>
        <w:rPr>
          <w:rFonts w:cs="Times New Roman"/>
          <w:sz w:val="24"/>
          <w:szCs w:val="24"/>
        </w:rPr>
      </w:pPr>
      <w:r w:rsidRPr="00661F57">
        <w:rPr>
          <w:rFonts w:cs="Times New Roman"/>
          <w:sz w:val="24"/>
          <w:szCs w:val="24"/>
        </w:rPr>
        <w:t>2. Once they add account into domain level, automatically accounts replicate to the number of servers added into domain.</w:t>
      </w:r>
    </w:p>
    <w:p w:rsidR="00D64648" w:rsidRPr="00661F57" w:rsidRDefault="00D64648" w:rsidP="00D5375B">
      <w:pPr>
        <w:rPr>
          <w:rFonts w:cs="Times New Roman"/>
          <w:sz w:val="24"/>
          <w:szCs w:val="24"/>
        </w:rPr>
      </w:pPr>
      <w:r w:rsidRPr="00661F57">
        <w:rPr>
          <w:rFonts w:cs="Times New Roman"/>
          <w:sz w:val="24"/>
          <w:szCs w:val="24"/>
        </w:rPr>
        <w:t>3. In O\S level, user name and password stores in NTLM OR KERBOROS KEY.</w:t>
      </w:r>
    </w:p>
    <w:p w:rsidR="00D64648" w:rsidRPr="00661F57" w:rsidRDefault="00D64648" w:rsidP="00D5375B">
      <w:pPr>
        <w:rPr>
          <w:rFonts w:cs="Times New Roman"/>
          <w:sz w:val="24"/>
          <w:szCs w:val="24"/>
        </w:rPr>
      </w:pPr>
      <w:r w:rsidRPr="00661F57">
        <w:rPr>
          <w:rFonts w:cs="Times New Roman"/>
          <w:sz w:val="24"/>
          <w:szCs w:val="24"/>
        </w:rPr>
        <w:t>Now a days all servers uses KERBOROS keys authentication.</w:t>
      </w:r>
    </w:p>
    <w:p w:rsidR="00D64648" w:rsidRPr="00661F57" w:rsidRDefault="00D64648" w:rsidP="00D5375B">
      <w:pPr>
        <w:rPr>
          <w:rFonts w:cs="Times New Roman"/>
          <w:sz w:val="24"/>
          <w:szCs w:val="24"/>
        </w:rPr>
      </w:pPr>
      <w:r w:rsidRPr="00661F57">
        <w:rPr>
          <w:rFonts w:cs="Times New Roman"/>
          <w:sz w:val="24"/>
          <w:szCs w:val="24"/>
        </w:rPr>
        <w:t>4. When any connection from local office laptop to server????</w:t>
      </w:r>
    </w:p>
    <w:p w:rsidR="00D64648" w:rsidRPr="00661F57" w:rsidRDefault="00D64648" w:rsidP="00D5375B">
      <w:pPr>
        <w:rPr>
          <w:rFonts w:cs="Times New Roman"/>
          <w:sz w:val="24"/>
          <w:szCs w:val="24"/>
        </w:rPr>
      </w:pPr>
      <w:r w:rsidRPr="00661F57">
        <w:rPr>
          <w:rFonts w:cs="Times New Roman"/>
          <w:sz w:val="24"/>
          <w:szCs w:val="24"/>
        </w:rPr>
        <w:t>Check 1: Firewall checks the connection</w:t>
      </w:r>
    </w:p>
    <w:p w:rsidR="00D64648" w:rsidRPr="00661F57" w:rsidRDefault="00D64648" w:rsidP="00D5375B">
      <w:pPr>
        <w:rPr>
          <w:rFonts w:cs="Times New Roman"/>
          <w:sz w:val="24"/>
          <w:szCs w:val="24"/>
        </w:rPr>
      </w:pPr>
      <w:r w:rsidRPr="00661F57">
        <w:rPr>
          <w:rFonts w:cs="Times New Roman"/>
          <w:sz w:val="24"/>
          <w:szCs w:val="24"/>
        </w:rPr>
        <w:t xml:space="preserve">Check 2: Verify the user name and password entered by you by the O\S from </w:t>
      </w:r>
      <w:r w:rsidR="00285F9E" w:rsidRPr="00661F57">
        <w:rPr>
          <w:rFonts w:cs="Times New Roman"/>
          <w:sz w:val="24"/>
          <w:szCs w:val="24"/>
        </w:rPr>
        <w:t>Kerberos</w:t>
      </w:r>
      <w:r w:rsidRPr="00661F57">
        <w:rPr>
          <w:rFonts w:cs="Times New Roman"/>
          <w:sz w:val="24"/>
          <w:szCs w:val="24"/>
        </w:rPr>
        <w:t xml:space="preserve"> keys.</w:t>
      </w:r>
    </w:p>
    <w:p w:rsidR="00D64648" w:rsidRPr="00661F57" w:rsidRDefault="00D64648" w:rsidP="00D5375B">
      <w:pPr>
        <w:shd w:val="clear" w:color="auto" w:fill="FFFFFF"/>
        <w:spacing w:before="100" w:beforeAutospacing="1" w:after="100" w:afterAutospacing="1" w:line="240" w:lineRule="atLeast"/>
        <w:rPr>
          <w:rFonts w:eastAsia="Times New Roman" w:cs="Times New Roman"/>
          <w:color w:val="444444"/>
          <w:sz w:val="24"/>
          <w:szCs w:val="24"/>
        </w:rPr>
      </w:pPr>
    </w:p>
    <w:p w:rsidR="00D64648" w:rsidRDefault="00D64648" w:rsidP="00D5375B">
      <w:pPr>
        <w:shd w:val="clear" w:color="auto" w:fill="FFFFFF"/>
        <w:spacing w:before="100" w:beforeAutospacing="1" w:after="100" w:afterAutospacing="1" w:line="240" w:lineRule="atLeast"/>
        <w:rPr>
          <w:rFonts w:cs="Times New Roman"/>
          <w:sz w:val="24"/>
          <w:szCs w:val="24"/>
        </w:rPr>
      </w:pPr>
      <w:r w:rsidRPr="00661F57">
        <w:rPr>
          <w:rFonts w:cs="Times New Roman"/>
          <w:b/>
          <w:sz w:val="24"/>
          <w:szCs w:val="24"/>
        </w:rPr>
        <w:t xml:space="preserve">Authentication: </w:t>
      </w:r>
      <w:r w:rsidRPr="00661F57">
        <w:rPr>
          <w:rFonts w:cs="Times New Roman"/>
          <w:sz w:val="24"/>
          <w:szCs w:val="24"/>
        </w:rPr>
        <w:t>To access any application\server\database</w:t>
      </w:r>
      <w:r w:rsidR="00F03920" w:rsidRPr="00661F57">
        <w:rPr>
          <w:rFonts w:cs="Times New Roman"/>
          <w:sz w:val="24"/>
          <w:szCs w:val="24"/>
        </w:rPr>
        <w:t>...</w:t>
      </w:r>
      <w:r w:rsidR="0040643C" w:rsidRPr="00661F57">
        <w:rPr>
          <w:rFonts w:cs="Times New Roman"/>
          <w:sz w:val="24"/>
          <w:szCs w:val="24"/>
        </w:rPr>
        <w:t>etc.</w:t>
      </w:r>
      <w:r w:rsidRPr="00661F57">
        <w:rPr>
          <w:rFonts w:cs="Times New Roman"/>
          <w:sz w:val="24"/>
          <w:szCs w:val="24"/>
        </w:rPr>
        <w:t xml:space="preserve"> provide valid authentication details like user name and password</w:t>
      </w:r>
    </w:p>
    <w:p w:rsidR="00487E1C" w:rsidRPr="00661F57" w:rsidRDefault="00487E1C" w:rsidP="00D5375B">
      <w:pPr>
        <w:shd w:val="clear" w:color="auto" w:fill="FFFFFF"/>
        <w:spacing w:before="100" w:beforeAutospacing="1" w:after="100" w:afterAutospacing="1" w:line="240" w:lineRule="atLeast"/>
        <w:rPr>
          <w:rFonts w:cs="Times New Roman"/>
          <w:sz w:val="24"/>
          <w:szCs w:val="24"/>
        </w:rPr>
      </w:pPr>
      <w:r>
        <w:rPr>
          <w:rFonts w:cs="Times New Roman"/>
          <w:sz w:val="24"/>
          <w:szCs w:val="24"/>
        </w:rPr>
        <w:t>Login for Authentication</w:t>
      </w:r>
    </w:p>
    <w:p w:rsidR="00D64648" w:rsidRDefault="00020008" w:rsidP="00D5375B">
      <w:pPr>
        <w:rPr>
          <w:rFonts w:cs="Times New Roman"/>
          <w:sz w:val="24"/>
          <w:szCs w:val="24"/>
        </w:rPr>
      </w:pPr>
      <w:r w:rsidRPr="00661F57">
        <w:rPr>
          <w:rFonts w:cs="Times New Roman"/>
          <w:b/>
          <w:sz w:val="24"/>
          <w:szCs w:val="24"/>
        </w:rPr>
        <w:t>Authorization</w:t>
      </w:r>
      <w:r w:rsidR="00D64648" w:rsidRPr="00661F57">
        <w:rPr>
          <w:rFonts w:cs="Times New Roman"/>
          <w:b/>
          <w:sz w:val="24"/>
          <w:szCs w:val="24"/>
        </w:rPr>
        <w:t>:</w:t>
      </w:r>
      <w:r w:rsidR="00D64648" w:rsidRPr="00661F57">
        <w:rPr>
          <w:rFonts w:cs="Times New Roman"/>
          <w:sz w:val="24"/>
          <w:szCs w:val="24"/>
        </w:rPr>
        <w:t xml:space="preserve"> </w:t>
      </w:r>
      <w:r w:rsidR="0040643C" w:rsidRPr="00661F57">
        <w:rPr>
          <w:rFonts w:cs="Times New Roman"/>
          <w:sz w:val="24"/>
          <w:szCs w:val="24"/>
        </w:rPr>
        <w:t>Authorize</w:t>
      </w:r>
      <w:r w:rsidR="00D64648" w:rsidRPr="00661F57">
        <w:rPr>
          <w:rFonts w:cs="Times New Roman"/>
          <w:sz w:val="24"/>
          <w:szCs w:val="24"/>
        </w:rPr>
        <w:t xml:space="preserve"> the connection by verifying the user name and password.</w:t>
      </w:r>
    </w:p>
    <w:p w:rsidR="00487E1C" w:rsidRPr="00661F57" w:rsidRDefault="00487E1C" w:rsidP="00D5375B">
      <w:pPr>
        <w:rPr>
          <w:rFonts w:cs="Times New Roman"/>
          <w:sz w:val="24"/>
          <w:szCs w:val="24"/>
        </w:rPr>
      </w:pPr>
      <w:r>
        <w:rPr>
          <w:rFonts w:cs="Times New Roman"/>
          <w:sz w:val="24"/>
          <w:szCs w:val="24"/>
        </w:rPr>
        <w:t xml:space="preserve">User for </w:t>
      </w:r>
      <w:r w:rsidR="00F71A25">
        <w:rPr>
          <w:rFonts w:cs="Times New Roman"/>
          <w:sz w:val="24"/>
          <w:szCs w:val="24"/>
        </w:rPr>
        <w:t>Authentication</w:t>
      </w:r>
    </w:p>
    <w:p w:rsidR="00D64648" w:rsidRPr="00661F57" w:rsidRDefault="00D64648" w:rsidP="00D5375B">
      <w:pPr>
        <w:rPr>
          <w:rFonts w:cs="Times New Roman"/>
          <w:sz w:val="24"/>
          <w:szCs w:val="24"/>
        </w:rPr>
      </w:pPr>
      <w:r w:rsidRPr="00661F57">
        <w:rPr>
          <w:rFonts w:cs="Times New Roman"/>
          <w:sz w:val="24"/>
          <w:szCs w:val="24"/>
        </w:rPr>
        <w:t xml:space="preserve">To login to O\S: O\S do </w:t>
      </w:r>
      <w:r w:rsidR="00330565" w:rsidRPr="00661F57">
        <w:rPr>
          <w:rFonts w:cs="Times New Roman"/>
          <w:sz w:val="24"/>
          <w:szCs w:val="24"/>
        </w:rPr>
        <w:t>authorize</w:t>
      </w:r>
    </w:p>
    <w:p w:rsidR="00D64648" w:rsidRDefault="00D64648" w:rsidP="00D5375B">
      <w:pPr>
        <w:rPr>
          <w:rFonts w:cs="Times New Roman"/>
          <w:sz w:val="24"/>
          <w:szCs w:val="24"/>
        </w:rPr>
      </w:pPr>
      <w:r w:rsidRPr="00661F57">
        <w:rPr>
          <w:rFonts w:cs="Times New Roman"/>
          <w:sz w:val="24"/>
          <w:szCs w:val="24"/>
        </w:rPr>
        <w:t xml:space="preserve">To login to SQL Server: SQL Server do </w:t>
      </w:r>
      <w:r w:rsidR="00330565" w:rsidRPr="00661F57">
        <w:rPr>
          <w:rFonts w:cs="Times New Roman"/>
          <w:sz w:val="24"/>
          <w:szCs w:val="24"/>
        </w:rPr>
        <w:t>authorize</w:t>
      </w:r>
    </w:p>
    <w:p w:rsidR="00D64648" w:rsidRDefault="00D64648" w:rsidP="001725E9">
      <w:pPr>
        <w:shd w:val="clear" w:color="auto" w:fill="FFFFFF"/>
        <w:spacing w:before="100" w:beforeAutospacing="1" w:after="100" w:afterAutospacing="1" w:line="240" w:lineRule="atLeast"/>
        <w:rPr>
          <w:rFonts w:cs="Times New Roman"/>
          <w:b/>
          <w:sz w:val="24"/>
          <w:szCs w:val="24"/>
        </w:rPr>
      </w:pPr>
      <w:r w:rsidRPr="00661F57">
        <w:rPr>
          <w:rFonts w:cs="Times New Roman"/>
          <w:b/>
          <w:sz w:val="24"/>
          <w:szCs w:val="24"/>
        </w:rPr>
        <w:t xml:space="preserve">2 types of authentication in </w:t>
      </w:r>
      <w:r w:rsidR="00330565" w:rsidRPr="00661F57">
        <w:rPr>
          <w:rFonts w:cs="Times New Roman"/>
          <w:b/>
          <w:sz w:val="24"/>
          <w:szCs w:val="24"/>
        </w:rPr>
        <w:t>Sql</w:t>
      </w:r>
      <w:r w:rsidRPr="00661F57">
        <w:rPr>
          <w:rFonts w:cs="Times New Roman"/>
          <w:b/>
          <w:sz w:val="24"/>
          <w:szCs w:val="24"/>
        </w:rPr>
        <w:t xml:space="preserve"> server</w:t>
      </w:r>
    </w:p>
    <w:p w:rsidR="00D64648" w:rsidRPr="00661F57" w:rsidRDefault="00D64648" w:rsidP="00D5375B">
      <w:pPr>
        <w:rPr>
          <w:rFonts w:cs="Times New Roman"/>
          <w:b/>
          <w:sz w:val="24"/>
          <w:szCs w:val="24"/>
        </w:rPr>
      </w:pPr>
      <w:r w:rsidRPr="00661F57">
        <w:rPr>
          <w:rFonts w:cs="Times New Roman"/>
          <w:b/>
          <w:sz w:val="24"/>
          <w:szCs w:val="24"/>
        </w:rPr>
        <w:t>1. Windows authentication</w:t>
      </w:r>
    </w:p>
    <w:p w:rsidR="00D64648" w:rsidRPr="00661F57" w:rsidRDefault="00D64648" w:rsidP="00D5375B">
      <w:pPr>
        <w:rPr>
          <w:rFonts w:cs="Times New Roman"/>
          <w:b/>
          <w:sz w:val="24"/>
          <w:szCs w:val="24"/>
        </w:rPr>
      </w:pPr>
      <w:r w:rsidRPr="00661F57">
        <w:rPr>
          <w:rFonts w:cs="Times New Roman"/>
          <w:b/>
          <w:sz w:val="24"/>
          <w:szCs w:val="24"/>
        </w:rPr>
        <w:t xml:space="preserve">2. </w:t>
      </w:r>
      <w:r w:rsidR="00BB1263" w:rsidRPr="00661F57">
        <w:rPr>
          <w:rFonts w:cs="Times New Roman"/>
          <w:b/>
          <w:sz w:val="24"/>
          <w:szCs w:val="24"/>
        </w:rPr>
        <w:t>SQL S</w:t>
      </w:r>
      <w:r w:rsidRPr="00661F57">
        <w:rPr>
          <w:rFonts w:cs="Times New Roman"/>
          <w:b/>
          <w:sz w:val="24"/>
          <w:szCs w:val="24"/>
        </w:rPr>
        <w:t>erver authentication</w:t>
      </w:r>
    </w:p>
    <w:p w:rsidR="00874CB0" w:rsidRDefault="00D64648" w:rsidP="00D5375B">
      <w:pPr>
        <w:rPr>
          <w:rFonts w:cs="Times New Roman"/>
          <w:b/>
          <w:sz w:val="24"/>
          <w:szCs w:val="24"/>
        </w:rPr>
      </w:pPr>
      <w:r w:rsidRPr="00661F57">
        <w:rPr>
          <w:rFonts w:cs="Times New Roman"/>
          <w:b/>
          <w:sz w:val="24"/>
          <w:szCs w:val="24"/>
        </w:rPr>
        <w:t>3. MIXED MODE [WINDOWS +SQL SERVER]</w:t>
      </w:r>
    </w:p>
    <w:p w:rsidR="00D64648" w:rsidRPr="00661F57" w:rsidRDefault="00D64648" w:rsidP="00D5375B">
      <w:pPr>
        <w:rPr>
          <w:rFonts w:cs="Times New Roman"/>
          <w:b/>
          <w:sz w:val="24"/>
          <w:szCs w:val="24"/>
        </w:rPr>
      </w:pPr>
      <w:r w:rsidRPr="00661F57">
        <w:rPr>
          <w:rFonts w:cs="Times New Roman"/>
          <w:b/>
          <w:sz w:val="24"/>
          <w:szCs w:val="24"/>
        </w:rPr>
        <w:t>1. Windows authentication:</w:t>
      </w:r>
    </w:p>
    <w:p w:rsidR="00D64648" w:rsidRPr="00661F57" w:rsidRDefault="00D64648" w:rsidP="00D5375B">
      <w:pPr>
        <w:rPr>
          <w:rFonts w:cs="Times New Roman"/>
          <w:sz w:val="24"/>
          <w:szCs w:val="24"/>
        </w:rPr>
      </w:pPr>
      <w:r w:rsidRPr="00661F57">
        <w:rPr>
          <w:rFonts w:cs="Times New Roman"/>
          <w:sz w:val="24"/>
          <w:szCs w:val="24"/>
        </w:rPr>
        <w:t>&gt; This is the trusted authentication</w:t>
      </w:r>
    </w:p>
    <w:p w:rsidR="00D64648" w:rsidRPr="00661F57" w:rsidRDefault="00D64648" w:rsidP="00D5375B">
      <w:pPr>
        <w:rPr>
          <w:rFonts w:cs="Times New Roman"/>
          <w:sz w:val="24"/>
          <w:szCs w:val="24"/>
        </w:rPr>
      </w:pPr>
      <w:r w:rsidRPr="00661F57">
        <w:rPr>
          <w:rFonts w:cs="Times New Roman"/>
          <w:sz w:val="24"/>
          <w:szCs w:val="24"/>
        </w:rPr>
        <w:t xml:space="preserve">&gt; If you want to connect </w:t>
      </w:r>
      <w:r w:rsidR="00330565" w:rsidRPr="00661F57">
        <w:rPr>
          <w:rFonts w:cs="Times New Roman"/>
          <w:sz w:val="24"/>
          <w:szCs w:val="24"/>
        </w:rPr>
        <w:t>Sql</w:t>
      </w:r>
      <w:r w:rsidRPr="00661F57">
        <w:rPr>
          <w:rFonts w:cs="Times New Roman"/>
          <w:sz w:val="24"/>
          <w:szCs w:val="24"/>
        </w:rPr>
        <w:t xml:space="preserve"> server first the account should be member of O\S level then only can be able to use same account to login into </w:t>
      </w:r>
      <w:r w:rsidR="00330565" w:rsidRPr="00661F57">
        <w:rPr>
          <w:rFonts w:cs="Times New Roman"/>
          <w:sz w:val="24"/>
          <w:szCs w:val="24"/>
        </w:rPr>
        <w:t>Sql</w:t>
      </w:r>
      <w:r w:rsidRPr="00661F57">
        <w:rPr>
          <w:rFonts w:cs="Times New Roman"/>
          <w:sz w:val="24"/>
          <w:szCs w:val="24"/>
        </w:rPr>
        <w:t xml:space="preserve"> server.</w:t>
      </w:r>
    </w:p>
    <w:p w:rsidR="00D64648" w:rsidRPr="00661F57" w:rsidRDefault="00D64648" w:rsidP="00D5375B">
      <w:pPr>
        <w:rPr>
          <w:rFonts w:cs="Times New Roman"/>
          <w:sz w:val="24"/>
          <w:szCs w:val="24"/>
        </w:rPr>
      </w:pPr>
      <w:r w:rsidRPr="00661F57">
        <w:rPr>
          <w:rFonts w:cs="Times New Roman"/>
          <w:sz w:val="24"/>
          <w:szCs w:val="24"/>
        </w:rPr>
        <w:t>&gt; No password transfer over the network</w:t>
      </w:r>
    </w:p>
    <w:p w:rsidR="00D64648" w:rsidRPr="00661F57" w:rsidRDefault="00D64648" w:rsidP="00D5375B">
      <w:pPr>
        <w:rPr>
          <w:rFonts w:cs="Times New Roman"/>
          <w:sz w:val="24"/>
          <w:szCs w:val="24"/>
        </w:rPr>
      </w:pPr>
      <w:r w:rsidRPr="00661F57">
        <w:rPr>
          <w:rFonts w:cs="Times New Roman"/>
          <w:sz w:val="24"/>
          <w:szCs w:val="24"/>
        </w:rPr>
        <w:t xml:space="preserve">&gt; When you connect to </w:t>
      </w:r>
      <w:r w:rsidR="00330565" w:rsidRPr="00661F57">
        <w:rPr>
          <w:rFonts w:cs="Times New Roman"/>
          <w:sz w:val="24"/>
          <w:szCs w:val="24"/>
        </w:rPr>
        <w:t>Sql</w:t>
      </w:r>
      <w:r w:rsidRPr="00661F57">
        <w:rPr>
          <w:rFonts w:cs="Times New Roman"/>
          <w:sz w:val="24"/>
          <w:szCs w:val="24"/>
        </w:rPr>
        <w:t xml:space="preserve"> </w:t>
      </w:r>
      <w:r w:rsidR="004962E4" w:rsidRPr="00661F57">
        <w:rPr>
          <w:rFonts w:cs="Times New Roman"/>
          <w:sz w:val="24"/>
          <w:szCs w:val="24"/>
        </w:rPr>
        <w:t>server</w:t>
      </w:r>
      <w:r w:rsidRPr="00661F57">
        <w:rPr>
          <w:rFonts w:cs="Times New Roman"/>
          <w:sz w:val="24"/>
          <w:szCs w:val="24"/>
        </w:rPr>
        <w:t xml:space="preserve"> with windows authentication validation (user name and password) checks in </w:t>
      </w:r>
      <w:r w:rsidR="004962E4" w:rsidRPr="00661F57">
        <w:rPr>
          <w:rFonts w:cs="Times New Roman"/>
          <w:sz w:val="24"/>
          <w:szCs w:val="24"/>
        </w:rPr>
        <w:t>Kerberos</w:t>
      </w:r>
      <w:r w:rsidRPr="00661F57">
        <w:rPr>
          <w:rFonts w:cs="Times New Roman"/>
          <w:sz w:val="24"/>
          <w:szCs w:val="24"/>
        </w:rPr>
        <w:t xml:space="preserve"> </w:t>
      </w:r>
      <w:r w:rsidR="004962E4" w:rsidRPr="00661F57">
        <w:rPr>
          <w:rFonts w:cs="Times New Roman"/>
          <w:sz w:val="24"/>
          <w:szCs w:val="24"/>
        </w:rPr>
        <w:t xml:space="preserve">key. </w:t>
      </w:r>
      <w:r w:rsidRPr="00661F57">
        <w:rPr>
          <w:rFonts w:cs="Times New Roman"/>
          <w:sz w:val="24"/>
          <w:szCs w:val="24"/>
        </w:rPr>
        <w:t xml:space="preserve">Once valid pass the connection to </w:t>
      </w:r>
      <w:r w:rsidR="00330565" w:rsidRPr="00661F57">
        <w:rPr>
          <w:rFonts w:cs="Times New Roman"/>
          <w:sz w:val="24"/>
          <w:szCs w:val="24"/>
        </w:rPr>
        <w:t>Sql</w:t>
      </w:r>
      <w:r w:rsidRPr="00661F57">
        <w:rPr>
          <w:rFonts w:cs="Times New Roman"/>
          <w:sz w:val="24"/>
          <w:szCs w:val="24"/>
        </w:rPr>
        <w:t xml:space="preserve"> server as well.</w:t>
      </w:r>
    </w:p>
    <w:p w:rsidR="00D64648" w:rsidRPr="00661F57" w:rsidRDefault="00D64648" w:rsidP="00D5375B">
      <w:pPr>
        <w:rPr>
          <w:rFonts w:cs="Times New Roman"/>
          <w:sz w:val="24"/>
          <w:szCs w:val="24"/>
        </w:rPr>
      </w:pPr>
      <w:r w:rsidRPr="00661F57">
        <w:rPr>
          <w:rFonts w:cs="Times New Roman"/>
          <w:sz w:val="24"/>
          <w:szCs w:val="24"/>
        </w:rPr>
        <w:t>&gt; Always windows auth</w:t>
      </w:r>
      <w:r w:rsidR="004962E4" w:rsidRPr="00661F57">
        <w:rPr>
          <w:rFonts w:cs="Times New Roman"/>
          <w:sz w:val="24"/>
          <w:szCs w:val="24"/>
        </w:rPr>
        <w:t>entication login for</w:t>
      </w:r>
      <w:r w:rsidRPr="00661F57">
        <w:rPr>
          <w:rFonts w:cs="Times New Roman"/>
          <w:sz w:val="24"/>
          <w:szCs w:val="24"/>
        </w:rPr>
        <w:t xml:space="preserve">mate </w:t>
      </w:r>
      <w:r w:rsidR="004962E4" w:rsidRPr="00661F57">
        <w:rPr>
          <w:rFonts w:cs="Times New Roman"/>
          <w:sz w:val="24"/>
          <w:szCs w:val="24"/>
        </w:rPr>
        <w:t>is:</w:t>
      </w:r>
      <w:r w:rsidRPr="00661F57">
        <w:rPr>
          <w:rFonts w:cs="Times New Roman"/>
          <w:sz w:val="24"/>
          <w:szCs w:val="24"/>
        </w:rPr>
        <w:t xml:space="preserve"> DOMAIN\LOGIN NAME</w:t>
      </w:r>
    </w:p>
    <w:p w:rsidR="00B4193B" w:rsidRPr="00661F57" w:rsidRDefault="00B4193B" w:rsidP="00D5375B">
      <w:pPr>
        <w:rPr>
          <w:rFonts w:cs="Times New Roman"/>
          <w:b/>
          <w:sz w:val="24"/>
          <w:szCs w:val="24"/>
        </w:rPr>
      </w:pPr>
      <w:r w:rsidRPr="00661F57">
        <w:rPr>
          <w:rFonts w:cs="Times New Roman"/>
          <w:b/>
          <w:sz w:val="24"/>
          <w:szCs w:val="24"/>
        </w:rPr>
        <w:t>IN SQL Server 2005:</w:t>
      </w:r>
    </w:p>
    <w:p w:rsidR="00B4193B" w:rsidRPr="00661F57" w:rsidRDefault="00B4193B" w:rsidP="00D5375B">
      <w:pPr>
        <w:pStyle w:val="ListParagraph"/>
        <w:numPr>
          <w:ilvl w:val="0"/>
          <w:numId w:val="24"/>
        </w:numPr>
        <w:rPr>
          <w:rFonts w:cs="Times New Roman"/>
          <w:sz w:val="24"/>
          <w:szCs w:val="24"/>
        </w:rPr>
      </w:pPr>
      <w:r w:rsidRPr="00661F57">
        <w:rPr>
          <w:rFonts w:cs="Times New Roman"/>
          <w:sz w:val="24"/>
          <w:szCs w:val="24"/>
        </w:rPr>
        <w:t>If the account is a member of o\s admin group, by default you can get access\connect to Sql server because of "</w:t>
      </w:r>
      <w:r w:rsidRPr="00661F57">
        <w:rPr>
          <w:rFonts w:cs="Times New Roman"/>
          <w:b/>
          <w:sz w:val="24"/>
          <w:szCs w:val="24"/>
        </w:rPr>
        <w:t>BUILTIN\Administrators</w:t>
      </w:r>
      <w:r w:rsidRPr="00661F57">
        <w:rPr>
          <w:rFonts w:cs="Times New Roman"/>
          <w:sz w:val="24"/>
          <w:szCs w:val="24"/>
        </w:rPr>
        <w:t>" Group in SQL Server.</w:t>
      </w:r>
    </w:p>
    <w:p w:rsidR="00B4193B" w:rsidRPr="00661F57" w:rsidRDefault="00B4193B" w:rsidP="00D5375B">
      <w:pPr>
        <w:pStyle w:val="ListParagraph"/>
        <w:numPr>
          <w:ilvl w:val="0"/>
          <w:numId w:val="24"/>
        </w:numPr>
        <w:rPr>
          <w:rFonts w:cs="Times New Roman"/>
          <w:sz w:val="24"/>
          <w:szCs w:val="24"/>
        </w:rPr>
      </w:pPr>
      <w:r w:rsidRPr="00661F57">
        <w:rPr>
          <w:rFonts w:cs="Times New Roman"/>
          <w:sz w:val="24"/>
          <w:szCs w:val="24"/>
        </w:rPr>
        <w:t>If this account is deleted then no admin group accounts can login until adding them manually.</w:t>
      </w:r>
    </w:p>
    <w:p w:rsidR="00B4193B" w:rsidRPr="00661F57" w:rsidRDefault="00B4193B"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 Windows authentication is always gives more security.</w:t>
      </w:r>
    </w:p>
    <w:p w:rsidR="00B4193B" w:rsidRPr="00661F57" w:rsidRDefault="00B4193B" w:rsidP="00D5375B">
      <w:pPr>
        <w:rPr>
          <w:rFonts w:cs="Times New Roman"/>
          <w:sz w:val="24"/>
          <w:szCs w:val="24"/>
        </w:rPr>
      </w:pPr>
    </w:p>
    <w:p w:rsidR="00D64648" w:rsidRPr="00661F57" w:rsidRDefault="00D64648" w:rsidP="00D5375B">
      <w:pPr>
        <w:rPr>
          <w:rFonts w:cs="Times New Roman"/>
          <w:b/>
          <w:sz w:val="24"/>
          <w:szCs w:val="24"/>
        </w:rPr>
      </w:pPr>
      <w:r w:rsidRPr="00661F57">
        <w:rPr>
          <w:rFonts w:cs="Times New Roman"/>
          <w:b/>
          <w:sz w:val="24"/>
          <w:szCs w:val="24"/>
        </w:rPr>
        <w:t>2. SQL Server Authentication:</w:t>
      </w:r>
    </w:p>
    <w:p w:rsidR="00D64648" w:rsidRPr="00661F57" w:rsidRDefault="00D64648" w:rsidP="00D5375B">
      <w:pPr>
        <w:rPr>
          <w:rFonts w:cs="Times New Roman"/>
          <w:sz w:val="24"/>
          <w:szCs w:val="24"/>
        </w:rPr>
      </w:pPr>
      <w:r w:rsidRPr="00661F57">
        <w:rPr>
          <w:rFonts w:cs="Times New Roman"/>
          <w:sz w:val="24"/>
          <w:szCs w:val="24"/>
        </w:rPr>
        <w:t>&gt; No need to create in o\s level</w:t>
      </w:r>
    </w:p>
    <w:p w:rsidR="00D64648" w:rsidRPr="00661F57" w:rsidRDefault="00B04622" w:rsidP="00D5375B">
      <w:pPr>
        <w:rPr>
          <w:rFonts w:cs="Times New Roman"/>
          <w:sz w:val="24"/>
          <w:szCs w:val="24"/>
        </w:rPr>
      </w:pPr>
      <w:r w:rsidRPr="00661F57">
        <w:rPr>
          <w:rFonts w:cs="Times New Roman"/>
          <w:sz w:val="24"/>
          <w:szCs w:val="24"/>
        </w:rPr>
        <w:t>&gt;</w:t>
      </w:r>
      <w:r w:rsidR="00216652" w:rsidRPr="00661F57">
        <w:rPr>
          <w:rFonts w:cs="Times New Roman"/>
          <w:sz w:val="24"/>
          <w:szCs w:val="24"/>
        </w:rPr>
        <w:t xml:space="preserve"> </w:t>
      </w:r>
      <w:r w:rsidR="00D64648" w:rsidRPr="00661F57">
        <w:rPr>
          <w:rFonts w:cs="Times New Roman"/>
          <w:sz w:val="24"/>
          <w:szCs w:val="24"/>
        </w:rPr>
        <w:t xml:space="preserve">User name and password provided while login into SQL Server instance with </w:t>
      </w:r>
      <w:r w:rsidR="00B4193B" w:rsidRPr="00661F57">
        <w:rPr>
          <w:rFonts w:cs="Times New Roman"/>
          <w:sz w:val="24"/>
          <w:szCs w:val="24"/>
        </w:rPr>
        <w:t>Sql</w:t>
      </w:r>
      <w:r w:rsidR="00D64648" w:rsidRPr="00661F57">
        <w:rPr>
          <w:rFonts w:cs="Times New Roman"/>
          <w:sz w:val="24"/>
          <w:szCs w:val="24"/>
        </w:rPr>
        <w:t xml:space="preserve"> authentication</w:t>
      </w:r>
    </w:p>
    <w:p w:rsidR="00D64648" w:rsidRPr="00661F57" w:rsidRDefault="00D64648" w:rsidP="00D5375B">
      <w:pPr>
        <w:rPr>
          <w:rFonts w:cs="Times New Roman"/>
          <w:sz w:val="24"/>
          <w:szCs w:val="24"/>
        </w:rPr>
      </w:pPr>
      <w:r w:rsidRPr="00661F57">
        <w:rPr>
          <w:rFonts w:cs="Times New Roman"/>
          <w:sz w:val="24"/>
          <w:szCs w:val="24"/>
        </w:rPr>
        <w:t>&gt;</w:t>
      </w:r>
      <w:r w:rsidR="001F075A" w:rsidRPr="00661F57">
        <w:rPr>
          <w:rFonts w:cs="Times New Roman"/>
          <w:sz w:val="24"/>
          <w:szCs w:val="24"/>
        </w:rPr>
        <w:t xml:space="preserve"> </w:t>
      </w:r>
      <w:r w:rsidRPr="00661F57">
        <w:rPr>
          <w:rFonts w:cs="Times New Roman"/>
          <w:sz w:val="24"/>
          <w:szCs w:val="24"/>
        </w:rPr>
        <w:t xml:space="preserve">We can only able to connect by installing tools </w:t>
      </w:r>
      <w:r w:rsidR="004962E4" w:rsidRPr="00661F57">
        <w:rPr>
          <w:rFonts w:cs="Times New Roman"/>
          <w:sz w:val="24"/>
          <w:szCs w:val="24"/>
        </w:rPr>
        <w:t>in local</w:t>
      </w:r>
      <w:r w:rsidRPr="00661F57">
        <w:rPr>
          <w:rFonts w:cs="Times New Roman"/>
          <w:sz w:val="24"/>
          <w:szCs w:val="24"/>
        </w:rPr>
        <w:t xml:space="preserve"> </w:t>
      </w:r>
      <w:r w:rsidR="004962E4" w:rsidRPr="00661F57">
        <w:rPr>
          <w:rFonts w:cs="Times New Roman"/>
          <w:sz w:val="24"/>
          <w:szCs w:val="24"/>
        </w:rPr>
        <w:t>machine</w:t>
      </w:r>
      <w:r w:rsidRPr="00661F57">
        <w:rPr>
          <w:rFonts w:cs="Times New Roman"/>
          <w:sz w:val="24"/>
          <w:szCs w:val="24"/>
        </w:rPr>
        <w:t xml:space="preserve"> from their connect to server by providing user name and password.</w:t>
      </w:r>
    </w:p>
    <w:p w:rsidR="00D64648" w:rsidRPr="00661F57" w:rsidRDefault="00D64648" w:rsidP="00D5375B">
      <w:pPr>
        <w:rPr>
          <w:rFonts w:cs="Times New Roman"/>
          <w:sz w:val="24"/>
          <w:szCs w:val="24"/>
        </w:rPr>
      </w:pPr>
      <w:r w:rsidRPr="00661F57">
        <w:rPr>
          <w:rFonts w:cs="Times New Roman"/>
          <w:sz w:val="24"/>
          <w:szCs w:val="24"/>
        </w:rPr>
        <w:t>&gt;</w:t>
      </w:r>
      <w:r w:rsidR="001F075A" w:rsidRPr="00661F57">
        <w:rPr>
          <w:rFonts w:cs="Times New Roman"/>
          <w:sz w:val="24"/>
          <w:szCs w:val="24"/>
        </w:rPr>
        <w:t xml:space="preserve"> </w:t>
      </w:r>
      <w:r w:rsidRPr="00661F57">
        <w:rPr>
          <w:rFonts w:cs="Times New Roman"/>
          <w:sz w:val="24"/>
          <w:szCs w:val="24"/>
        </w:rPr>
        <w:t xml:space="preserve">Passwords travel over a network for authentication this makes </w:t>
      </w:r>
      <w:r w:rsidR="002114DB" w:rsidRPr="00661F57">
        <w:rPr>
          <w:rFonts w:cs="Times New Roman"/>
          <w:sz w:val="24"/>
          <w:szCs w:val="24"/>
        </w:rPr>
        <w:t>Sql</w:t>
      </w:r>
      <w:r w:rsidRPr="00661F57">
        <w:rPr>
          <w:rFonts w:cs="Times New Roman"/>
          <w:sz w:val="24"/>
          <w:szCs w:val="24"/>
        </w:rPr>
        <w:t xml:space="preserve"> auth</w:t>
      </w:r>
      <w:r w:rsidR="004962E4" w:rsidRPr="00661F57">
        <w:rPr>
          <w:rFonts w:cs="Times New Roman"/>
          <w:sz w:val="24"/>
          <w:szCs w:val="24"/>
        </w:rPr>
        <w:t>entication</w:t>
      </w:r>
      <w:r w:rsidRPr="00661F57">
        <w:rPr>
          <w:rFonts w:cs="Times New Roman"/>
          <w:sz w:val="24"/>
          <w:szCs w:val="24"/>
        </w:rPr>
        <w:t xml:space="preserve"> is less secure than windows authentication.</w:t>
      </w:r>
    </w:p>
    <w:p w:rsidR="00D64648" w:rsidRPr="00661F57" w:rsidRDefault="00D64648"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Cases of going to use SQL authentication: If any third party source databases like Ms</w:t>
      </w:r>
      <w:r w:rsidR="004962E4" w:rsidRPr="00661F57">
        <w:rPr>
          <w:rFonts w:cs="Times New Roman"/>
          <w:sz w:val="24"/>
          <w:szCs w:val="24"/>
        </w:rPr>
        <w:t>-</w:t>
      </w:r>
      <w:r w:rsidRPr="00661F57">
        <w:rPr>
          <w:rFonts w:cs="Times New Roman"/>
          <w:sz w:val="24"/>
          <w:szCs w:val="24"/>
        </w:rPr>
        <w:t>access, Oracle, db2…etc</w:t>
      </w:r>
    </w:p>
    <w:p w:rsidR="002D3417" w:rsidRPr="00661F57" w:rsidRDefault="002D3417"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Windows authentication is always more secure compare to SQL Server authentication due to Sql authentication .Password are travel over a network which cause less secure than windows auth</w:t>
      </w:r>
      <w:r w:rsidR="00757A58">
        <w:rPr>
          <w:rFonts w:cs="Times New Roman"/>
          <w:sz w:val="24"/>
          <w:szCs w:val="24"/>
        </w:rPr>
        <w:t>entication</w:t>
      </w:r>
      <w:r w:rsidRPr="00661F57">
        <w:rPr>
          <w:rFonts w:cs="Times New Roman"/>
          <w:sz w:val="24"/>
          <w:szCs w:val="24"/>
        </w:rPr>
        <w:t>.</w:t>
      </w:r>
    </w:p>
    <w:p w:rsidR="00D64648" w:rsidRPr="00661F57" w:rsidRDefault="00C82920" w:rsidP="00D5375B">
      <w:pPr>
        <w:rPr>
          <w:rFonts w:cs="Times New Roman"/>
          <w:sz w:val="24"/>
          <w:szCs w:val="24"/>
        </w:rPr>
      </w:pPr>
      <w:r w:rsidRPr="00661F57">
        <w:rPr>
          <w:rFonts w:cs="Times New Roman"/>
          <w:sz w:val="24"/>
          <w:szCs w:val="24"/>
        </w:rPr>
        <w:t>If your app</w:t>
      </w:r>
      <w:r w:rsidR="00D64648" w:rsidRPr="00661F57">
        <w:rPr>
          <w:rFonts w:cs="Times New Roman"/>
          <w:sz w:val="24"/>
          <w:szCs w:val="24"/>
        </w:rPr>
        <w:t>lication not support windows authentication login</w:t>
      </w:r>
    </w:p>
    <w:p w:rsidR="00D64648" w:rsidRPr="00661F57" w:rsidRDefault="004962E4" w:rsidP="00D5375B">
      <w:pPr>
        <w:rPr>
          <w:rFonts w:cs="Times New Roman"/>
          <w:sz w:val="24"/>
          <w:szCs w:val="24"/>
        </w:rPr>
      </w:pPr>
      <w:r w:rsidRPr="00661F57">
        <w:rPr>
          <w:rFonts w:cs="Times New Roman"/>
          <w:sz w:val="24"/>
          <w:szCs w:val="24"/>
        </w:rPr>
        <w:t>----------------------------------------------------------------------------------------</w:t>
      </w:r>
      <w:r w:rsidR="00C82920" w:rsidRPr="00661F57">
        <w:rPr>
          <w:rFonts w:cs="Times New Roman"/>
          <w:sz w:val="24"/>
          <w:szCs w:val="24"/>
        </w:rPr>
        <w:t>------------------</w:t>
      </w:r>
      <w:r w:rsidR="00935216" w:rsidRPr="00661F57">
        <w:rPr>
          <w:rFonts w:cs="Times New Roman"/>
          <w:sz w:val="24"/>
          <w:szCs w:val="24"/>
        </w:rPr>
        <w:t>---------------------</w:t>
      </w:r>
    </w:p>
    <w:p w:rsidR="00D64648" w:rsidRPr="00661F57" w:rsidRDefault="004962E4" w:rsidP="00D5375B">
      <w:pPr>
        <w:rPr>
          <w:rFonts w:cs="Times New Roman"/>
          <w:b/>
          <w:sz w:val="24"/>
          <w:szCs w:val="24"/>
        </w:rPr>
      </w:pPr>
      <w:r w:rsidRPr="00661F57">
        <w:rPr>
          <w:rFonts w:cs="Times New Roman"/>
          <w:b/>
          <w:sz w:val="24"/>
          <w:szCs w:val="24"/>
        </w:rPr>
        <w:t>Error:</w:t>
      </w:r>
      <w:r w:rsidR="00D64648" w:rsidRPr="00661F57">
        <w:rPr>
          <w:rFonts w:cs="Times New Roman"/>
          <w:b/>
          <w:sz w:val="24"/>
          <w:szCs w:val="24"/>
        </w:rPr>
        <w:t xml:space="preserve"> 18452</w:t>
      </w:r>
    </w:p>
    <w:p w:rsidR="00D64648" w:rsidRPr="00661F57" w:rsidRDefault="00C82920" w:rsidP="00D5375B">
      <w:pPr>
        <w:rPr>
          <w:rFonts w:cs="Times New Roman"/>
          <w:b/>
          <w:sz w:val="24"/>
          <w:szCs w:val="24"/>
        </w:rPr>
      </w:pPr>
      <w:r w:rsidRPr="00661F57">
        <w:rPr>
          <w:rFonts w:cs="Times New Roman"/>
          <w:b/>
          <w:sz w:val="24"/>
          <w:szCs w:val="24"/>
        </w:rPr>
        <w:t xml:space="preserve">Message: </w:t>
      </w:r>
      <w:r w:rsidR="00FF37ED" w:rsidRPr="00661F57">
        <w:rPr>
          <w:rFonts w:cs="Times New Roman"/>
          <w:b/>
          <w:sz w:val="24"/>
          <w:szCs w:val="24"/>
        </w:rPr>
        <w:t>UN</w:t>
      </w:r>
      <w:r w:rsidR="00D64648" w:rsidRPr="00661F57">
        <w:rPr>
          <w:rFonts w:cs="Times New Roman"/>
          <w:b/>
          <w:sz w:val="24"/>
          <w:szCs w:val="24"/>
        </w:rPr>
        <w:t xml:space="preserve"> trusted </w:t>
      </w:r>
      <w:r w:rsidR="004962E4" w:rsidRPr="00661F57">
        <w:rPr>
          <w:rFonts w:cs="Times New Roman"/>
          <w:b/>
          <w:sz w:val="24"/>
          <w:szCs w:val="24"/>
        </w:rPr>
        <w:t>authentication</w:t>
      </w:r>
      <w:r w:rsidR="00D64648" w:rsidRPr="00661F57">
        <w:rPr>
          <w:rFonts w:cs="Times New Roman"/>
          <w:b/>
          <w:sz w:val="24"/>
          <w:szCs w:val="24"/>
        </w:rPr>
        <w:t xml:space="preserve"> connection</w:t>
      </w:r>
    </w:p>
    <w:p w:rsidR="00D64648" w:rsidRPr="00661F57" w:rsidRDefault="00D64648" w:rsidP="00D5375B">
      <w:pPr>
        <w:rPr>
          <w:rFonts w:cs="Times New Roman"/>
          <w:sz w:val="24"/>
          <w:szCs w:val="24"/>
        </w:rPr>
      </w:pPr>
      <w:r w:rsidRPr="00661F57">
        <w:rPr>
          <w:rFonts w:cs="Times New Roman"/>
          <w:b/>
          <w:sz w:val="24"/>
          <w:szCs w:val="24"/>
        </w:rPr>
        <w:t>Error reason:</w:t>
      </w:r>
      <w:r w:rsidRPr="00661F57">
        <w:rPr>
          <w:rFonts w:cs="Times New Roman"/>
          <w:sz w:val="24"/>
          <w:szCs w:val="24"/>
        </w:rPr>
        <w:t xml:space="preserve"> When my instance is configured with windows </w:t>
      </w:r>
      <w:r w:rsidR="004962E4" w:rsidRPr="00661F57">
        <w:rPr>
          <w:rFonts w:cs="Times New Roman"/>
          <w:sz w:val="24"/>
          <w:szCs w:val="24"/>
        </w:rPr>
        <w:t>authentication,</w:t>
      </w:r>
      <w:r w:rsidRPr="00661F57">
        <w:rPr>
          <w:rFonts w:cs="Times New Roman"/>
          <w:sz w:val="24"/>
          <w:szCs w:val="24"/>
        </w:rPr>
        <w:t xml:space="preserve"> users are trying to connect with SQL Server authentication.</w:t>
      </w:r>
    </w:p>
    <w:p w:rsidR="00D64648" w:rsidRPr="00661F57" w:rsidRDefault="00D64648"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Real time when you perform any </w:t>
      </w:r>
      <w:r w:rsidR="00E24669" w:rsidRPr="00661F57">
        <w:rPr>
          <w:rFonts w:cs="Times New Roman"/>
          <w:sz w:val="24"/>
          <w:szCs w:val="24"/>
        </w:rPr>
        <w:t>Sql</w:t>
      </w:r>
      <w:r w:rsidRPr="00661F57">
        <w:rPr>
          <w:rFonts w:cs="Times New Roman"/>
          <w:sz w:val="24"/>
          <w:szCs w:val="24"/>
        </w:rPr>
        <w:t xml:space="preserve"> server installation, please configure with mixed mode always to </w:t>
      </w:r>
      <w:r w:rsidR="004962E4" w:rsidRPr="00661F57">
        <w:rPr>
          <w:rFonts w:cs="Times New Roman"/>
          <w:sz w:val="24"/>
          <w:szCs w:val="24"/>
        </w:rPr>
        <w:t>avoid</w:t>
      </w:r>
      <w:r w:rsidRPr="00661F57">
        <w:rPr>
          <w:rFonts w:cs="Times New Roman"/>
          <w:sz w:val="24"/>
          <w:szCs w:val="24"/>
        </w:rPr>
        <w:t xml:space="preserve"> login failure.</w:t>
      </w:r>
    </w:p>
    <w:p w:rsidR="00C82920" w:rsidRPr="00661F57" w:rsidRDefault="00C82920" w:rsidP="00D5375B">
      <w:pPr>
        <w:shd w:val="clear" w:color="auto" w:fill="FFFFFF"/>
        <w:spacing w:before="100" w:beforeAutospacing="1" w:after="100" w:afterAutospacing="1" w:line="240" w:lineRule="atLeast"/>
        <w:rPr>
          <w:rFonts w:eastAsia="Times New Roman" w:cs="Times New Roman"/>
          <w:color w:val="444444"/>
          <w:sz w:val="24"/>
          <w:szCs w:val="24"/>
        </w:rPr>
      </w:pPr>
    </w:p>
    <w:p w:rsidR="00C82920" w:rsidRPr="00661F57" w:rsidRDefault="00C82920" w:rsidP="00D5375B">
      <w:pPr>
        <w:shd w:val="clear" w:color="auto" w:fill="FFFFFF"/>
        <w:spacing w:before="100" w:beforeAutospacing="1" w:after="100" w:afterAutospacing="1" w:line="240" w:lineRule="atLeast"/>
        <w:rPr>
          <w:rFonts w:eastAsia="Times New Roman" w:cs="Times New Roman"/>
          <w:color w:val="444444"/>
          <w:sz w:val="24"/>
          <w:szCs w:val="24"/>
        </w:rPr>
      </w:pPr>
    </w:p>
    <w:p w:rsidR="00C82920" w:rsidRPr="00661F57" w:rsidRDefault="00C82920" w:rsidP="00D5375B">
      <w:pPr>
        <w:shd w:val="clear" w:color="auto" w:fill="FFFFFF"/>
        <w:spacing w:before="100" w:beforeAutospacing="1" w:after="100" w:afterAutospacing="1" w:line="240" w:lineRule="atLeast"/>
        <w:rPr>
          <w:rFonts w:eastAsia="Times New Roman" w:cs="Times New Roman"/>
          <w:color w:val="444444"/>
          <w:sz w:val="24"/>
          <w:szCs w:val="24"/>
        </w:rPr>
      </w:pPr>
    </w:p>
    <w:p w:rsidR="00C82920" w:rsidRPr="00661F57" w:rsidRDefault="00377056" w:rsidP="00D5375B">
      <w:pPr>
        <w:shd w:val="clear" w:color="auto" w:fill="FFFFFF"/>
        <w:spacing w:before="100" w:beforeAutospacing="1" w:after="100" w:afterAutospacing="1" w:line="240" w:lineRule="atLeast"/>
        <w:rPr>
          <w:rFonts w:eastAsia="Times New Roman" w:cs="Times New Roman"/>
          <w:color w:val="444444"/>
          <w:sz w:val="24"/>
          <w:szCs w:val="24"/>
        </w:rPr>
      </w:pPr>
      <w:r w:rsidRPr="00661F57">
        <w:rPr>
          <w:rFonts w:eastAsia="Times New Roman" w:cs="Times New Roman"/>
          <w:color w:val="444444"/>
          <w:sz w:val="24"/>
          <w:szCs w:val="24"/>
        </w:rPr>
        <w:t>.</w:t>
      </w:r>
    </w:p>
    <w:p w:rsidR="00C82920" w:rsidRPr="00661F57" w:rsidRDefault="00C82920" w:rsidP="00D5375B">
      <w:pPr>
        <w:shd w:val="clear" w:color="auto" w:fill="FFFFFF"/>
        <w:spacing w:before="100" w:beforeAutospacing="1" w:after="100" w:afterAutospacing="1" w:line="240" w:lineRule="atLeast"/>
        <w:rPr>
          <w:rFonts w:eastAsia="Times New Roman" w:cs="Times New Roman"/>
          <w:color w:val="444444"/>
          <w:sz w:val="24"/>
          <w:szCs w:val="24"/>
        </w:rPr>
      </w:pPr>
    </w:p>
    <w:p w:rsidR="00C82920" w:rsidRPr="00661F57" w:rsidRDefault="00C82920" w:rsidP="00D5375B">
      <w:pPr>
        <w:shd w:val="clear" w:color="auto" w:fill="FFFFFF"/>
        <w:spacing w:before="100" w:beforeAutospacing="1" w:after="100" w:afterAutospacing="1" w:line="240" w:lineRule="atLeast"/>
        <w:rPr>
          <w:rFonts w:eastAsia="Times New Roman" w:cs="Times New Roman"/>
          <w:color w:val="444444"/>
          <w:sz w:val="24"/>
          <w:szCs w:val="24"/>
        </w:rPr>
      </w:pPr>
    </w:p>
    <w:p w:rsidR="00C82920" w:rsidRPr="00661F57" w:rsidRDefault="00C82920" w:rsidP="00D5375B">
      <w:pPr>
        <w:shd w:val="clear" w:color="auto" w:fill="FFFFFF"/>
        <w:spacing w:before="100" w:beforeAutospacing="1" w:after="100" w:afterAutospacing="1" w:line="240" w:lineRule="atLeast"/>
        <w:rPr>
          <w:rFonts w:eastAsia="Times New Roman" w:cs="Times New Roman"/>
          <w:color w:val="444444"/>
          <w:sz w:val="24"/>
          <w:szCs w:val="24"/>
        </w:rPr>
      </w:pPr>
    </w:p>
    <w:p w:rsidR="00052A3C" w:rsidRPr="00661F57" w:rsidRDefault="00052A3C" w:rsidP="00D5375B">
      <w:pPr>
        <w:shd w:val="clear" w:color="auto" w:fill="FFFFFF"/>
        <w:spacing w:before="100" w:beforeAutospacing="1" w:after="100" w:afterAutospacing="1" w:line="240" w:lineRule="atLeast"/>
        <w:rPr>
          <w:rFonts w:eastAsia="Times New Roman" w:cs="Times New Roman"/>
          <w:color w:val="444444"/>
          <w:sz w:val="24"/>
          <w:szCs w:val="24"/>
        </w:rPr>
      </w:pPr>
    </w:p>
    <w:p w:rsidR="003B17C2" w:rsidRDefault="003B17C2" w:rsidP="00D5375B">
      <w:pPr>
        <w:rPr>
          <w:rFonts w:eastAsia="Times New Roman" w:cs="Times New Roman"/>
          <w:color w:val="444444"/>
          <w:sz w:val="24"/>
          <w:szCs w:val="24"/>
        </w:rPr>
      </w:pPr>
    </w:p>
    <w:p w:rsidR="00810B37" w:rsidRDefault="00810B37" w:rsidP="00D5375B">
      <w:pPr>
        <w:rPr>
          <w:rFonts w:eastAsia="Times New Roman" w:cs="Times New Roman"/>
          <w:color w:val="444444"/>
          <w:sz w:val="24"/>
          <w:szCs w:val="24"/>
        </w:rPr>
      </w:pPr>
    </w:p>
    <w:p w:rsidR="00810B37" w:rsidRDefault="00810B37" w:rsidP="00D5375B">
      <w:pPr>
        <w:rPr>
          <w:rFonts w:eastAsia="Times New Roman" w:cs="Times New Roman"/>
          <w:color w:val="444444"/>
          <w:sz w:val="24"/>
          <w:szCs w:val="24"/>
        </w:rPr>
      </w:pPr>
    </w:p>
    <w:p w:rsidR="00810B37" w:rsidRDefault="00810B37" w:rsidP="00D5375B">
      <w:pPr>
        <w:rPr>
          <w:rFonts w:eastAsia="Times New Roman" w:cs="Times New Roman"/>
          <w:color w:val="444444"/>
          <w:sz w:val="24"/>
          <w:szCs w:val="24"/>
        </w:rPr>
      </w:pPr>
    </w:p>
    <w:p w:rsidR="00810B37" w:rsidRDefault="00810B37" w:rsidP="00D5375B">
      <w:pPr>
        <w:rPr>
          <w:rFonts w:eastAsia="Times New Roman" w:cs="Times New Roman"/>
          <w:color w:val="444444"/>
          <w:sz w:val="24"/>
          <w:szCs w:val="24"/>
        </w:rPr>
      </w:pPr>
    </w:p>
    <w:p w:rsidR="00810B37" w:rsidRDefault="00810B37" w:rsidP="00D5375B">
      <w:pPr>
        <w:rPr>
          <w:rFonts w:eastAsia="Times New Roman" w:cs="Times New Roman"/>
          <w:color w:val="444444"/>
          <w:sz w:val="24"/>
          <w:szCs w:val="24"/>
        </w:rPr>
      </w:pPr>
    </w:p>
    <w:p w:rsidR="00810B37" w:rsidRDefault="00810B37" w:rsidP="00D5375B">
      <w:pPr>
        <w:rPr>
          <w:rFonts w:eastAsia="Times New Roman" w:cs="Times New Roman"/>
          <w:color w:val="444444"/>
          <w:sz w:val="24"/>
          <w:szCs w:val="24"/>
        </w:rPr>
      </w:pPr>
    </w:p>
    <w:p w:rsidR="00810B37" w:rsidRPr="00661F57" w:rsidRDefault="00810B37" w:rsidP="00D5375B">
      <w:pPr>
        <w:rPr>
          <w:rFonts w:eastAsia="Times New Roman" w:cs="Times New Roman"/>
          <w:color w:val="444444"/>
          <w:sz w:val="24"/>
          <w:szCs w:val="24"/>
        </w:rPr>
      </w:pPr>
    </w:p>
    <w:p w:rsidR="00D64648" w:rsidRDefault="00810B37" w:rsidP="00810B37">
      <w:pPr>
        <w:jc w:val="center"/>
        <w:rPr>
          <w:rFonts w:cs="Times New Roman"/>
          <w:b/>
          <w:color w:val="C00000"/>
          <w:sz w:val="24"/>
          <w:szCs w:val="24"/>
        </w:rPr>
      </w:pPr>
      <w:r>
        <w:rPr>
          <w:rFonts w:cs="Times New Roman"/>
          <w:b/>
          <w:color w:val="C00000"/>
          <w:sz w:val="24"/>
          <w:szCs w:val="24"/>
        </w:rPr>
        <w:t>ROLE OR PERMISSIONS</w:t>
      </w:r>
    </w:p>
    <w:p w:rsidR="00810B37" w:rsidRPr="00810B37" w:rsidRDefault="00810B37" w:rsidP="00810B37">
      <w:pPr>
        <w:jc w:val="center"/>
        <w:rPr>
          <w:rFonts w:cs="Times New Roman"/>
          <w:b/>
          <w:color w:val="C00000"/>
          <w:sz w:val="24"/>
          <w:szCs w:val="24"/>
        </w:rPr>
      </w:pPr>
    </w:p>
    <w:p w:rsidR="00D64648" w:rsidRPr="00661F57" w:rsidRDefault="00D64648" w:rsidP="00D5375B">
      <w:pPr>
        <w:rPr>
          <w:rFonts w:cs="Times New Roman"/>
          <w:sz w:val="24"/>
          <w:szCs w:val="24"/>
        </w:rPr>
      </w:pPr>
      <w:r w:rsidRPr="00661F57">
        <w:rPr>
          <w:rFonts w:cs="Times New Roman"/>
          <w:sz w:val="24"/>
          <w:szCs w:val="24"/>
        </w:rPr>
        <w:t>In SQL Server 3 levels of roles or can restrict users at 3 levels</w:t>
      </w:r>
    </w:p>
    <w:p w:rsidR="002D3417" w:rsidRPr="00661F57" w:rsidRDefault="002D3417" w:rsidP="00D5375B">
      <w:pPr>
        <w:rPr>
          <w:rFonts w:cs="Times New Roman"/>
          <w:sz w:val="24"/>
          <w:szCs w:val="24"/>
        </w:rPr>
      </w:pPr>
      <w:r w:rsidRPr="00661F57">
        <w:rPr>
          <w:rFonts w:cs="Times New Roman"/>
          <w:b/>
          <w:sz w:val="24"/>
          <w:szCs w:val="24"/>
        </w:rPr>
        <w:t>Role:</w:t>
      </w:r>
      <w:r w:rsidRPr="00661F57">
        <w:rPr>
          <w:rFonts w:cs="Times New Roman"/>
          <w:sz w:val="24"/>
          <w:szCs w:val="24"/>
        </w:rPr>
        <w:t xml:space="preserve"> A role is nothing but permissions</w:t>
      </w:r>
    </w:p>
    <w:p w:rsidR="0035646E" w:rsidRPr="00661F57" w:rsidRDefault="0035646E" w:rsidP="00D5375B">
      <w:pPr>
        <w:rPr>
          <w:rFonts w:cs="Times New Roman"/>
          <w:b/>
          <w:sz w:val="24"/>
          <w:szCs w:val="24"/>
        </w:rPr>
      </w:pPr>
      <w:r w:rsidRPr="00661F57">
        <w:rPr>
          <w:rFonts w:cs="Times New Roman"/>
          <w:b/>
          <w:sz w:val="24"/>
          <w:szCs w:val="24"/>
        </w:rPr>
        <w:t>How many levels we can secure \restrict users in Sql server?</w:t>
      </w:r>
    </w:p>
    <w:p w:rsidR="00D64648" w:rsidRPr="00661F57" w:rsidRDefault="00D64648" w:rsidP="00D5375B">
      <w:pPr>
        <w:rPr>
          <w:rFonts w:cs="Times New Roman"/>
          <w:b/>
          <w:sz w:val="24"/>
          <w:szCs w:val="24"/>
          <w:u w:val="single"/>
        </w:rPr>
      </w:pPr>
      <w:r w:rsidRPr="00661F57">
        <w:rPr>
          <w:rFonts w:cs="Times New Roman"/>
          <w:b/>
          <w:sz w:val="24"/>
          <w:szCs w:val="24"/>
          <w:u w:val="single"/>
        </w:rPr>
        <w:t>&gt; Instance l</w:t>
      </w:r>
      <w:r w:rsidR="004A0AA5">
        <w:rPr>
          <w:rFonts w:cs="Times New Roman"/>
          <w:b/>
          <w:sz w:val="24"/>
          <w:szCs w:val="24"/>
          <w:u w:val="single"/>
        </w:rPr>
        <w:t>evel Role</w:t>
      </w:r>
    </w:p>
    <w:p w:rsidR="00D64648" w:rsidRPr="00661F57" w:rsidRDefault="00D64648" w:rsidP="00D5375B">
      <w:pPr>
        <w:rPr>
          <w:rFonts w:cs="Times New Roman"/>
          <w:b/>
          <w:sz w:val="24"/>
          <w:szCs w:val="24"/>
          <w:u w:val="single"/>
        </w:rPr>
      </w:pPr>
      <w:r w:rsidRPr="00661F57">
        <w:rPr>
          <w:rFonts w:cs="Times New Roman"/>
          <w:b/>
          <w:sz w:val="24"/>
          <w:szCs w:val="24"/>
          <w:u w:val="single"/>
        </w:rPr>
        <w:t>&gt; Database level</w:t>
      </w:r>
      <w:r w:rsidR="004A0AA5">
        <w:rPr>
          <w:rFonts w:cs="Times New Roman"/>
          <w:b/>
          <w:sz w:val="24"/>
          <w:szCs w:val="24"/>
          <w:u w:val="single"/>
        </w:rPr>
        <w:t xml:space="preserve"> Roles</w:t>
      </w:r>
    </w:p>
    <w:p w:rsidR="00D64648" w:rsidRPr="00661F57" w:rsidRDefault="00D64648" w:rsidP="00D5375B">
      <w:pPr>
        <w:rPr>
          <w:rFonts w:cs="Times New Roman"/>
          <w:b/>
          <w:sz w:val="24"/>
          <w:szCs w:val="24"/>
          <w:u w:val="single"/>
        </w:rPr>
      </w:pPr>
      <w:r w:rsidRPr="00661F57">
        <w:rPr>
          <w:rFonts w:cs="Times New Roman"/>
          <w:b/>
          <w:sz w:val="24"/>
          <w:szCs w:val="24"/>
          <w:u w:val="single"/>
        </w:rPr>
        <w:t>&gt; Object level</w:t>
      </w:r>
      <w:r w:rsidR="004A0AA5">
        <w:rPr>
          <w:rFonts w:cs="Times New Roman"/>
          <w:b/>
          <w:sz w:val="24"/>
          <w:szCs w:val="24"/>
          <w:u w:val="single"/>
        </w:rPr>
        <w:t xml:space="preserve"> Roles </w:t>
      </w:r>
    </w:p>
    <w:p w:rsidR="00D64648" w:rsidRPr="00661F57" w:rsidRDefault="00D64648" w:rsidP="00D5375B">
      <w:pPr>
        <w:shd w:val="clear" w:color="auto" w:fill="FFFFFF"/>
        <w:spacing w:before="100" w:beforeAutospacing="1" w:after="100" w:afterAutospacing="1" w:line="240" w:lineRule="atLeast"/>
        <w:rPr>
          <w:rFonts w:eastAsia="Times New Roman" w:cs="Times New Roman"/>
          <w:b/>
          <w:color w:val="444444"/>
          <w:sz w:val="24"/>
          <w:szCs w:val="24"/>
        </w:rPr>
      </w:pPr>
    </w:p>
    <w:p w:rsidR="00D64648" w:rsidRDefault="00AF3ADD" w:rsidP="00810B37">
      <w:pPr>
        <w:jc w:val="center"/>
        <w:rPr>
          <w:rFonts w:cs="Times New Roman"/>
          <w:b/>
          <w:color w:val="C00000"/>
          <w:sz w:val="24"/>
          <w:szCs w:val="24"/>
        </w:rPr>
      </w:pPr>
      <w:r w:rsidRPr="00810B37">
        <w:rPr>
          <w:rFonts w:cs="Times New Roman"/>
          <w:b/>
          <w:color w:val="C00000"/>
          <w:sz w:val="24"/>
          <w:szCs w:val="24"/>
          <w:u w:val="single"/>
        </w:rPr>
        <w:t>INSTANCE LEVEL</w:t>
      </w:r>
      <w:r w:rsidR="00D64648" w:rsidRPr="00810B37">
        <w:rPr>
          <w:rFonts w:cs="Times New Roman"/>
          <w:b/>
          <w:color w:val="C00000"/>
          <w:sz w:val="24"/>
          <w:szCs w:val="24"/>
        </w:rPr>
        <w:t>:</w:t>
      </w:r>
    </w:p>
    <w:p w:rsidR="004A0AA5" w:rsidRDefault="004A0AA5" w:rsidP="004A0AA5">
      <w:pPr>
        <w:rPr>
          <w:rFonts w:cs="Times New Roman"/>
          <w:b/>
          <w:sz w:val="24"/>
          <w:szCs w:val="24"/>
          <w:vertAlign w:val="superscript"/>
        </w:rPr>
      </w:pPr>
      <w:r>
        <w:rPr>
          <w:rFonts w:cs="Times New Roman"/>
          <w:b/>
          <w:sz w:val="24"/>
          <w:szCs w:val="24"/>
        </w:rPr>
        <w:t xml:space="preserve">B  </w:t>
      </w:r>
      <w:r w:rsidR="002B2653">
        <w:rPr>
          <w:rFonts w:cs="Times New Roman"/>
          <w:b/>
          <w:sz w:val="24"/>
          <w:szCs w:val="24"/>
        </w:rPr>
        <w:t>D</w:t>
      </w:r>
      <w:r w:rsidR="002B2653" w:rsidRPr="004A0AA5">
        <w:rPr>
          <w:rFonts w:cs="Times New Roman"/>
          <w:b/>
          <w:sz w:val="24"/>
          <w:szCs w:val="24"/>
          <w:vertAlign w:val="superscript"/>
        </w:rPr>
        <w:t>2</w:t>
      </w:r>
      <w:r w:rsidR="002B2653">
        <w:rPr>
          <w:rFonts w:cs="Times New Roman"/>
          <w:b/>
          <w:sz w:val="24"/>
          <w:szCs w:val="24"/>
          <w:vertAlign w:val="superscript"/>
        </w:rPr>
        <w:t xml:space="preserve"> </w:t>
      </w:r>
      <w:r w:rsidR="002B2653">
        <w:rPr>
          <w:rFonts w:cs="Times New Roman"/>
          <w:b/>
          <w:sz w:val="24"/>
          <w:szCs w:val="24"/>
        </w:rPr>
        <w:t>P</w:t>
      </w:r>
      <w:r>
        <w:rPr>
          <w:rFonts w:cs="Times New Roman"/>
          <w:b/>
          <w:sz w:val="24"/>
          <w:szCs w:val="24"/>
        </w:rPr>
        <w:t xml:space="preserve"> S</w:t>
      </w:r>
      <w:r>
        <w:rPr>
          <w:rFonts w:cs="Times New Roman"/>
          <w:b/>
          <w:sz w:val="24"/>
          <w:szCs w:val="24"/>
          <w:vertAlign w:val="superscript"/>
        </w:rPr>
        <w:t>4</w:t>
      </w:r>
    </w:p>
    <w:p w:rsidR="002B2653" w:rsidRDefault="002B2653" w:rsidP="004A0AA5">
      <w:pPr>
        <w:rPr>
          <w:rFonts w:cs="Times New Roman"/>
          <w:b/>
          <w:sz w:val="24"/>
          <w:szCs w:val="24"/>
        </w:rPr>
      </w:pPr>
      <w:r>
        <w:rPr>
          <w:rFonts w:cs="Times New Roman"/>
          <w:b/>
          <w:sz w:val="24"/>
          <w:szCs w:val="24"/>
        </w:rPr>
        <w:t>Bulkadmin</w:t>
      </w:r>
    </w:p>
    <w:p w:rsidR="002B2653" w:rsidRDefault="002B2653" w:rsidP="004A0AA5">
      <w:pPr>
        <w:rPr>
          <w:rFonts w:cs="Times New Roman"/>
          <w:b/>
          <w:sz w:val="24"/>
          <w:szCs w:val="24"/>
        </w:rPr>
      </w:pPr>
      <w:r>
        <w:rPr>
          <w:rFonts w:cs="Times New Roman"/>
          <w:b/>
          <w:sz w:val="24"/>
          <w:szCs w:val="24"/>
        </w:rPr>
        <w:t>Dbcreator</w:t>
      </w:r>
    </w:p>
    <w:p w:rsidR="002B2653" w:rsidRDefault="002B2653" w:rsidP="004A0AA5">
      <w:pPr>
        <w:rPr>
          <w:rFonts w:cs="Times New Roman"/>
          <w:b/>
          <w:sz w:val="24"/>
          <w:szCs w:val="24"/>
        </w:rPr>
      </w:pPr>
      <w:r>
        <w:rPr>
          <w:rFonts w:cs="Times New Roman"/>
          <w:b/>
          <w:sz w:val="24"/>
          <w:szCs w:val="24"/>
        </w:rPr>
        <w:t>Diskadmin</w:t>
      </w:r>
    </w:p>
    <w:p w:rsidR="002B2653" w:rsidRDefault="002B2653" w:rsidP="004A0AA5">
      <w:pPr>
        <w:rPr>
          <w:rFonts w:cs="Times New Roman"/>
          <w:b/>
          <w:sz w:val="24"/>
          <w:szCs w:val="24"/>
        </w:rPr>
      </w:pPr>
      <w:r>
        <w:rPr>
          <w:rFonts w:cs="Times New Roman"/>
          <w:b/>
          <w:sz w:val="24"/>
          <w:szCs w:val="24"/>
        </w:rPr>
        <w:t>Processadmin</w:t>
      </w:r>
    </w:p>
    <w:p w:rsidR="002B2653" w:rsidRDefault="002B2653" w:rsidP="004A0AA5">
      <w:pPr>
        <w:rPr>
          <w:rFonts w:cs="Times New Roman"/>
          <w:b/>
          <w:sz w:val="24"/>
          <w:szCs w:val="24"/>
        </w:rPr>
      </w:pPr>
      <w:r>
        <w:rPr>
          <w:rFonts w:cs="Times New Roman"/>
          <w:b/>
          <w:sz w:val="24"/>
          <w:szCs w:val="24"/>
        </w:rPr>
        <w:t>Public</w:t>
      </w:r>
    </w:p>
    <w:p w:rsidR="002B2653" w:rsidRDefault="002B2653" w:rsidP="004A0AA5">
      <w:pPr>
        <w:rPr>
          <w:rFonts w:cs="Times New Roman"/>
          <w:b/>
          <w:sz w:val="24"/>
          <w:szCs w:val="24"/>
        </w:rPr>
      </w:pPr>
      <w:r>
        <w:rPr>
          <w:rFonts w:cs="Times New Roman"/>
          <w:b/>
          <w:sz w:val="24"/>
          <w:szCs w:val="24"/>
        </w:rPr>
        <w:t>Securityadmin</w:t>
      </w:r>
    </w:p>
    <w:p w:rsidR="002B2653" w:rsidRDefault="002B2653" w:rsidP="004A0AA5">
      <w:pPr>
        <w:rPr>
          <w:rFonts w:cs="Times New Roman"/>
          <w:b/>
          <w:sz w:val="24"/>
          <w:szCs w:val="24"/>
        </w:rPr>
      </w:pPr>
      <w:r>
        <w:rPr>
          <w:rFonts w:cs="Times New Roman"/>
          <w:b/>
          <w:sz w:val="24"/>
          <w:szCs w:val="24"/>
        </w:rPr>
        <w:t>Serveradmin</w:t>
      </w:r>
    </w:p>
    <w:p w:rsidR="002B2653" w:rsidRDefault="002B2653" w:rsidP="004A0AA5">
      <w:pPr>
        <w:rPr>
          <w:rFonts w:cs="Times New Roman"/>
          <w:b/>
          <w:sz w:val="24"/>
          <w:szCs w:val="24"/>
        </w:rPr>
      </w:pPr>
      <w:r>
        <w:rPr>
          <w:rFonts w:cs="Times New Roman"/>
          <w:b/>
          <w:sz w:val="24"/>
          <w:szCs w:val="24"/>
        </w:rPr>
        <w:t>Setupadmin</w:t>
      </w:r>
    </w:p>
    <w:p w:rsidR="002B2653" w:rsidRPr="004A0AA5" w:rsidRDefault="002B2653" w:rsidP="004A0AA5">
      <w:pPr>
        <w:rPr>
          <w:rFonts w:cs="Times New Roman"/>
          <w:b/>
          <w:sz w:val="24"/>
          <w:szCs w:val="24"/>
        </w:rPr>
      </w:pPr>
      <w:r>
        <w:rPr>
          <w:rFonts w:cs="Times New Roman"/>
          <w:b/>
          <w:sz w:val="24"/>
          <w:szCs w:val="24"/>
        </w:rPr>
        <w:t>Sysadmin</w:t>
      </w:r>
    </w:p>
    <w:p w:rsidR="00177C4F" w:rsidRDefault="00177C4F" w:rsidP="00D5375B">
      <w:pPr>
        <w:rPr>
          <w:rFonts w:cs="Times New Roman"/>
          <w:sz w:val="24"/>
          <w:szCs w:val="24"/>
        </w:rPr>
      </w:pPr>
      <w:r w:rsidRPr="00177C4F">
        <w:rPr>
          <w:rFonts w:cs="Times New Roman"/>
          <w:sz w:val="24"/>
          <w:szCs w:val="24"/>
        </w:rPr>
        <w:t>How to find Sever Level Roles</w:t>
      </w:r>
      <w:r>
        <w:rPr>
          <w:rFonts w:cs="Times New Roman"/>
          <w:sz w:val="24"/>
          <w:szCs w:val="24"/>
        </w:rPr>
        <w:t>?</w:t>
      </w:r>
    </w:p>
    <w:p w:rsidR="00177C4F" w:rsidRPr="00177C4F" w:rsidRDefault="00177C4F" w:rsidP="00D5375B">
      <w:pPr>
        <w:rPr>
          <w:rFonts w:cs="Times New Roman"/>
          <w:b/>
          <w:sz w:val="24"/>
          <w:szCs w:val="24"/>
        </w:rPr>
      </w:pPr>
      <w:r w:rsidRPr="00177C4F">
        <w:rPr>
          <w:rFonts w:cs="Times New Roman"/>
          <w:b/>
          <w:sz w:val="24"/>
          <w:szCs w:val="24"/>
        </w:rPr>
        <w:t>Exec sp_helpsrvrole</w:t>
      </w:r>
    </w:p>
    <w:p w:rsidR="002B2653" w:rsidRDefault="002B2653" w:rsidP="00C91861">
      <w:pPr>
        <w:rPr>
          <w:rFonts w:cs="Times New Roman"/>
          <w:b/>
          <w:sz w:val="24"/>
          <w:szCs w:val="24"/>
        </w:rPr>
      </w:pPr>
    </w:p>
    <w:p w:rsidR="002B2653" w:rsidRDefault="002B2653" w:rsidP="00C91861">
      <w:pPr>
        <w:rPr>
          <w:rFonts w:cs="Times New Roman"/>
          <w:b/>
          <w:sz w:val="24"/>
          <w:szCs w:val="24"/>
        </w:rPr>
      </w:pPr>
    </w:p>
    <w:p w:rsidR="00C91861" w:rsidRPr="00661F57" w:rsidRDefault="00C91861" w:rsidP="00C91861">
      <w:pPr>
        <w:rPr>
          <w:rFonts w:cs="Times New Roman"/>
          <w:b/>
          <w:sz w:val="24"/>
          <w:szCs w:val="24"/>
        </w:rPr>
      </w:pPr>
      <w:r>
        <w:rPr>
          <w:rFonts w:cs="Times New Roman"/>
          <w:b/>
          <w:sz w:val="24"/>
          <w:szCs w:val="24"/>
        </w:rPr>
        <w:t>1</w:t>
      </w:r>
      <w:r w:rsidRPr="00661F57">
        <w:rPr>
          <w:rFonts w:cs="Times New Roman"/>
          <w:b/>
          <w:sz w:val="24"/>
          <w:szCs w:val="24"/>
        </w:rPr>
        <w:t>. Bulk admin:</w:t>
      </w:r>
    </w:p>
    <w:p w:rsidR="00C91861" w:rsidRPr="00661F57" w:rsidRDefault="00C91861" w:rsidP="00C91861">
      <w:pPr>
        <w:rPr>
          <w:rFonts w:cs="Times New Roman"/>
          <w:sz w:val="24"/>
          <w:szCs w:val="24"/>
        </w:rPr>
      </w:pPr>
      <w:r w:rsidRPr="00661F57">
        <w:rPr>
          <w:rFonts w:cs="Times New Roman"/>
          <w:sz w:val="24"/>
          <w:szCs w:val="24"/>
        </w:rPr>
        <w:t>User can able to perform bulk insert operation when any data loading activity from application side.</w:t>
      </w:r>
    </w:p>
    <w:p w:rsidR="00C91861" w:rsidRPr="00661F57" w:rsidRDefault="00C91861" w:rsidP="00C91861">
      <w:pPr>
        <w:rPr>
          <w:rFonts w:cs="Times New Roman"/>
          <w:sz w:val="24"/>
          <w:szCs w:val="24"/>
        </w:rPr>
      </w:pPr>
      <w:r w:rsidRPr="00661F57">
        <w:rPr>
          <w:rFonts w:cs="Times New Roman"/>
          <w:sz w:val="24"/>
          <w:szCs w:val="24"/>
        </w:rPr>
        <w:t>Can load data from any .CSV files</w:t>
      </w:r>
    </w:p>
    <w:p w:rsidR="00C91861" w:rsidRPr="00661F57" w:rsidRDefault="00C91861" w:rsidP="00C91861">
      <w:pPr>
        <w:rPr>
          <w:rFonts w:cs="Times New Roman"/>
          <w:sz w:val="24"/>
          <w:szCs w:val="24"/>
        </w:rPr>
      </w:pPr>
      <w:r w:rsidRPr="00661F57">
        <w:rPr>
          <w:rFonts w:cs="Times New Roman"/>
          <w:b/>
          <w:sz w:val="24"/>
          <w:szCs w:val="24"/>
        </w:rPr>
        <w:t>Ex:</w:t>
      </w:r>
      <w:r w:rsidRPr="00661F57">
        <w:rPr>
          <w:rFonts w:cs="Times New Roman"/>
          <w:sz w:val="24"/>
          <w:szCs w:val="24"/>
        </w:rPr>
        <w:t xml:space="preserve"> http://blog.sqlauthority.com/2008/02/06/sql-server-import-csv-file-into-sql-server-using-bulk-insert-load-comma-delimited-file-into-sql-server/</w:t>
      </w:r>
    </w:p>
    <w:p w:rsidR="00C91861" w:rsidRPr="00661F57" w:rsidRDefault="00C91861" w:rsidP="00D5375B">
      <w:pPr>
        <w:rPr>
          <w:rFonts w:cs="Times New Roman"/>
          <w:b/>
          <w:color w:val="FF0000"/>
          <w:sz w:val="24"/>
          <w:szCs w:val="24"/>
          <w:u w:val="single"/>
        </w:rPr>
      </w:pPr>
    </w:p>
    <w:p w:rsidR="00C91861" w:rsidRPr="00661F57" w:rsidRDefault="005E4003" w:rsidP="00C91861">
      <w:pPr>
        <w:rPr>
          <w:rFonts w:cs="Times New Roman"/>
          <w:b/>
          <w:sz w:val="24"/>
          <w:szCs w:val="24"/>
        </w:rPr>
      </w:pPr>
      <w:r>
        <w:rPr>
          <w:rFonts w:cs="Times New Roman"/>
          <w:b/>
          <w:sz w:val="24"/>
          <w:szCs w:val="24"/>
        </w:rPr>
        <w:t>2</w:t>
      </w:r>
      <w:r w:rsidR="00C91861" w:rsidRPr="00661F57">
        <w:rPr>
          <w:rFonts w:cs="Times New Roman"/>
          <w:b/>
          <w:sz w:val="24"/>
          <w:szCs w:val="24"/>
        </w:rPr>
        <w:t>. DB Creator:</w:t>
      </w:r>
    </w:p>
    <w:p w:rsidR="00C91861" w:rsidRPr="00661F57" w:rsidRDefault="00C91861" w:rsidP="00C91861">
      <w:pPr>
        <w:rPr>
          <w:rFonts w:cs="Times New Roman"/>
          <w:sz w:val="24"/>
          <w:szCs w:val="24"/>
        </w:rPr>
      </w:pPr>
      <w:r w:rsidRPr="00661F57">
        <w:rPr>
          <w:rFonts w:cs="Times New Roman"/>
          <w:sz w:val="24"/>
          <w:szCs w:val="24"/>
        </w:rPr>
        <w:t>Login can perform any DDL operations</w:t>
      </w:r>
    </w:p>
    <w:p w:rsidR="00C91861" w:rsidRPr="00661F57" w:rsidRDefault="00C91861" w:rsidP="00C91861">
      <w:pPr>
        <w:rPr>
          <w:rFonts w:cs="Times New Roman"/>
          <w:sz w:val="24"/>
          <w:szCs w:val="24"/>
        </w:rPr>
      </w:pPr>
      <w:r w:rsidRPr="00661F57">
        <w:rPr>
          <w:rFonts w:cs="Times New Roman"/>
          <w:sz w:val="24"/>
          <w:szCs w:val="24"/>
        </w:rPr>
        <w:t>Create, alter and drop the database and which is an instance level permission.</w:t>
      </w:r>
    </w:p>
    <w:p w:rsidR="00C91861" w:rsidRPr="00661F57" w:rsidRDefault="00C91861" w:rsidP="00C91861">
      <w:pPr>
        <w:rPr>
          <w:rFonts w:cs="Times New Roman"/>
          <w:sz w:val="24"/>
          <w:szCs w:val="24"/>
        </w:rPr>
      </w:pPr>
      <w:r w:rsidRPr="00661F57">
        <w:rPr>
          <w:rFonts w:cs="Times New Roman"/>
          <w:b/>
          <w:sz w:val="24"/>
          <w:szCs w:val="24"/>
        </w:rPr>
        <w:t>Note:</w:t>
      </w:r>
      <w:r w:rsidRPr="00661F57">
        <w:rPr>
          <w:rFonts w:cs="Times New Roman"/>
          <w:sz w:val="24"/>
          <w:szCs w:val="24"/>
        </w:rPr>
        <w:t xml:space="preserve"> If any login can perform only the specific activities as per role defined to the account.</w:t>
      </w:r>
    </w:p>
    <w:p w:rsidR="00C91861" w:rsidRDefault="00C91861" w:rsidP="00D5375B">
      <w:pPr>
        <w:rPr>
          <w:rFonts w:cs="Times New Roman"/>
          <w:sz w:val="24"/>
          <w:szCs w:val="24"/>
        </w:rPr>
      </w:pPr>
    </w:p>
    <w:p w:rsidR="00C91861" w:rsidRPr="00661F57" w:rsidRDefault="005E4003" w:rsidP="00C91861">
      <w:pPr>
        <w:rPr>
          <w:rFonts w:cs="Times New Roman"/>
          <w:b/>
          <w:sz w:val="24"/>
          <w:szCs w:val="24"/>
        </w:rPr>
      </w:pPr>
      <w:r>
        <w:rPr>
          <w:rFonts w:cs="Times New Roman"/>
          <w:b/>
          <w:sz w:val="24"/>
          <w:szCs w:val="24"/>
        </w:rPr>
        <w:t>3</w:t>
      </w:r>
      <w:r w:rsidR="00C91861" w:rsidRPr="00661F57">
        <w:rPr>
          <w:rFonts w:cs="Times New Roman"/>
          <w:b/>
          <w:sz w:val="24"/>
          <w:szCs w:val="24"/>
        </w:rPr>
        <w:t>. Disk admin:</w:t>
      </w:r>
    </w:p>
    <w:p w:rsidR="00C91861" w:rsidRPr="00661F57" w:rsidRDefault="00C91861" w:rsidP="00C91861">
      <w:pPr>
        <w:rPr>
          <w:rFonts w:cs="Times New Roman"/>
          <w:sz w:val="24"/>
          <w:szCs w:val="24"/>
        </w:rPr>
      </w:pPr>
      <w:r w:rsidRPr="00661F57">
        <w:rPr>
          <w:rFonts w:cs="Times New Roman"/>
          <w:sz w:val="24"/>
          <w:szCs w:val="24"/>
        </w:rPr>
        <w:t>User can able to manage disk level files like MDF, NDF and LDF files.</w:t>
      </w:r>
    </w:p>
    <w:p w:rsidR="00C91861" w:rsidRPr="00661F57" w:rsidRDefault="00C91861" w:rsidP="00C91861">
      <w:pPr>
        <w:rPr>
          <w:rFonts w:cs="Times New Roman"/>
          <w:sz w:val="24"/>
          <w:szCs w:val="24"/>
        </w:rPr>
      </w:pPr>
      <w:r w:rsidRPr="00661F57">
        <w:rPr>
          <w:rFonts w:cs="Times New Roman"/>
          <w:b/>
          <w:sz w:val="24"/>
          <w:szCs w:val="24"/>
        </w:rPr>
        <w:t>Ex:</w:t>
      </w:r>
      <w:r w:rsidRPr="00661F57">
        <w:rPr>
          <w:rFonts w:cs="Times New Roman"/>
          <w:sz w:val="24"/>
          <w:szCs w:val="24"/>
        </w:rPr>
        <w:t xml:space="preserve"> User can able to move the files from one drive to another drive if member of disk admin permissions.</w:t>
      </w:r>
    </w:p>
    <w:p w:rsidR="002F3623" w:rsidRDefault="002F3623" w:rsidP="00D5375B">
      <w:pPr>
        <w:rPr>
          <w:rFonts w:cs="Times New Roman"/>
          <w:sz w:val="24"/>
          <w:szCs w:val="24"/>
        </w:rPr>
      </w:pPr>
    </w:p>
    <w:p w:rsidR="00C91861" w:rsidRPr="00661F57" w:rsidRDefault="005E4003" w:rsidP="00C91861">
      <w:pPr>
        <w:rPr>
          <w:rFonts w:cs="Times New Roman"/>
          <w:b/>
          <w:sz w:val="24"/>
          <w:szCs w:val="24"/>
        </w:rPr>
      </w:pPr>
      <w:r>
        <w:rPr>
          <w:rFonts w:cs="Times New Roman"/>
          <w:b/>
          <w:sz w:val="24"/>
          <w:szCs w:val="24"/>
        </w:rPr>
        <w:t>4</w:t>
      </w:r>
      <w:r w:rsidR="00C91861" w:rsidRPr="00661F57">
        <w:rPr>
          <w:rFonts w:cs="Times New Roman"/>
          <w:b/>
          <w:sz w:val="24"/>
          <w:szCs w:val="24"/>
        </w:rPr>
        <w:t>. Process admin:</w:t>
      </w:r>
    </w:p>
    <w:p w:rsidR="00C91861" w:rsidRPr="00661F57" w:rsidRDefault="00C91861" w:rsidP="00C91861">
      <w:pPr>
        <w:rPr>
          <w:rFonts w:cs="Times New Roman"/>
          <w:sz w:val="24"/>
          <w:szCs w:val="24"/>
        </w:rPr>
      </w:pPr>
      <w:r w:rsidRPr="00661F57">
        <w:rPr>
          <w:rFonts w:cs="Times New Roman"/>
          <w:sz w:val="24"/>
          <w:szCs w:val="24"/>
        </w:rPr>
        <w:t>1. User can see list of processes which are running in Sql server including system and user defined process.</w:t>
      </w:r>
    </w:p>
    <w:p w:rsidR="00C91861" w:rsidRPr="00661F57" w:rsidRDefault="00C91861" w:rsidP="00C91861">
      <w:pPr>
        <w:rPr>
          <w:rFonts w:cs="Times New Roman"/>
          <w:sz w:val="24"/>
          <w:szCs w:val="24"/>
        </w:rPr>
      </w:pPr>
      <w:r w:rsidRPr="00661F57">
        <w:rPr>
          <w:rFonts w:cs="Times New Roman"/>
          <w:sz w:val="24"/>
          <w:szCs w:val="24"/>
        </w:rPr>
        <w:t>SPID: 1-50 [System defined process]</w:t>
      </w:r>
    </w:p>
    <w:p w:rsidR="00C91861" w:rsidRPr="00661F57" w:rsidRDefault="00C91861" w:rsidP="00C91861">
      <w:pPr>
        <w:rPr>
          <w:rFonts w:cs="Times New Roman"/>
          <w:sz w:val="24"/>
          <w:szCs w:val="24"/>
        </w:rPr>
      </w:pPr>
      <w:r w:rsidRPr="00661F57">
        <w:rPr>
          <w:rFonts w:cs="Times New Roman"/>
          <w:sz w:val="24"/>
          <w:szCs w:val="24"/>
        </w:rPr>
        <w:t>SPID: &gt;51 [User defined process]</w:t>
      </w:r>
    </w:p>
    <w:p w:rsidR="00C91861" w:rsidRPr="00661F57" w:rsidRDefault="00C91861" w:rsidP="00C91861">
      <w:pPr>
        <w:rPr>
          <w:rFonts w:cs="Times New Roman"/>
          <w:sz w:val="24"/>
          <w:szCs w:val="24"/>
        </w:rPr>
      </w:pPr>
      <w:r w:rsidRPr="00661F57">
        <w:rPr>
          <w:rFonts w:cs="Times New Roman"/>
          <w:sz w:val="24"/>
          <w:szCs w:val="24"/>
        </w:rPr>
        <w:t>2. User can kill the other user defined spid's.</w:t>
      </w:r>
    </w:p>
    <w:p w:rsidR="00C91861" w:rsidRPr="00661F57" w:rsidRDefault="00C91861" w:rsidP="00C91861">
      <w:pPr>
        <w:rPr>
          <w:rFonts w:cs="Times New Roman"/>
          <w:sz w:val="24"/>
          <w:szCs w:val="24"/>
        </w:rPr>
      </w:pPr>
      <w:r w:rsidRPr="00661F57">
        <w:rPr>
          <w:rFonts w:cs="Times New Roman"/>
          <w:b/>
          <w:sz w:val="24"/>
          <w:szCs w:val="24"/>
        </w:rPr>
        <w:t>Note:</w:t>
      </w:r>
      <w:r w:rsidRPr="00661F57">
        <w:rPr>
          <w:rFonts w:cs="Times New Roman"/>
          <w:sz w:val="24"/>
          <w:szCs w:val="24"/>
        </w:rPr>
        <w:t xml:space="preserve"> User can not kill system defined SPID</w:t>
      </w:r>
    </w:p>
    <w:p w:rsidR="00C91861" w:rsidRDefault="00C91861" w:rsidP="00C91861">
      <w:pPr>
        <w:rPr>
          <w:rFonts w:cs="Times New Roman"/>
          <w:sz w:val="24"/>
          <w:szCs w:val="24"/>
        </w:rPr>
      </w:pPr>
      <w:r w:rsidRPr="00661F57">
        <w:rPr>
          <w:rFonts w:cs="Times New Roman"/>
          <w:sz w:val="24"/>
          <w:szCs w:val="24"/>
        </w:rPr>
        <w:t>User can not kill his own process id.</w:t>
      </w:r>
    </w:p>
    <w:p w:rsidR="00C91861" w:rsidRDefault="00C91861" w:rsidP="00C91861">
      <w:pPr>
        <w:rPr>
          <w:rFonts w:cs="Times New Roman"/>
          <w:sz w:val="24"/>
          <w:szCs w:val="24"/>
        </w:rPr>
      </w:pPr>
    </w:p>
    <w:p w:rsidR="00C91861" w:rsidRPr="00661F57" w:rsidRDefault="005E4003" w:rsidP="00C91861">
      <w:pPr>
        <w:rPr>
          <w:rFonts w:cs="Times New Roman"/>
          <w:b/>
          <w:sz w:val="24"/>
          <w:szCs w:val="24"/>
        </w:rPr>
      </w:pPr>
      <w:r>
        <w:rPr>
          <w:rFonts w:cs="Times New Roman"/>
          <w:b/>
          <w:sz w:val="24"/>
          <w:szCs w:val="24"/>
        </w:rPr>
        <w:t>5</w:t>
      </w:r>
      <w:r w:rsidR="00C91861" w:rsidRPr="00661F57">
        <w:rPr>
          <w:rFonts w:cs="Times New Roman"/>
          <w:b/>
          <w:sz w:val="24"/>
          <w:szCs w:val="24"/>
        </w:rPr>
        <w:t>. Security admin:</w:t>
      </w:r>
    </w:p>
    <w:p w:rsidR="00C91861" w:rsidRPr="00661F57" w:rsidRDefault="00C91861" w:rsidP="00C91861">
      <w:pPr>
        <w:rPr>
          <w:rFonts w:cs="Times New Roman"/>
          <w:sz w:val="24"/>
          <w:szCs w:val="24"/>
        </w:rPr>
      </w:pPr>
      <w:r w:rsidRPr="00661F57">
        <w:rPr>
          <w:rFonts w:cs="Times New Roman"/>
          <w:sz w:val="24"/>
          <w:szCs w:val="24"/>
        </w:rPr>
        <w:t>1. New login can create</w:t>
      </w:r>
    </w:p>
    <w:p w:rsidR="00C91861" w:rsidRPr="00661F57" w:rsidRDefault="00C91861" w:rsidP="00C91861">
      <w:pPr>
        <w:rPr>
          <w:rFonts w:cs="Times New Roman"/>
          <w:sz w:val="24"/>
          <w:szCs w:val="24"/>
        </w:rPr>
      </w:pPr>
      <w:r w:rsidRPr="00661F57">
        <w:rPr>
          <w:rFonts w:cs="Times New Roman"/>
          <w:sz w:val="24"/>
          <w:szCs w:val="24"/>
        </w:rPr>
        <w:t>2. Password reset can be done</w:t>
      </w:r>
    </w:p>
    <w:p w:rsidR="00C91861" w:rsidRPr="00661F57" w:rsidRDefault="00C91861" w:rsidP="00C91861">
      <w:pPr>
        <w:rPr>
          <w:rFonts w:cs="Times New Roman"/>
          <w:sz w:val="24"/>
          <w:szCs w:val="24"/>
        </w:rPr>
      </w:pPr>
      <w:r w:rsidRPr="00661F57">
        <w:rPr>
          <w:rFonts w:cs="Times New Roman"/>
          <w:sz w:val="24"/>
          <w:szCs w:val="24"/>
        </w:rPr>
        <w:t>3. Login removal from SSMS</w:t>
      </w:r>
    </w:p>
    <w:p w:rsidR="00C91861" w:rsidRPr="00661F57" w:rsidRDefault="00C91861" w:rsidP="00C91861">
      <w:pPr>
        <w:rPr>
          <w:rFonts w:cs="Times New Roman"/>
          <w:sz w:val="24"/>
          <w:szCs w:val="24"/>
        </w:rPr>
      </w:pPr>
      <w:r w:rsidRPr="00661F57">
        <w:rPr>
          <w:rFonts w:cs="Times New Roman"/>
          <w:sz w:val="24"/>
          <w:szCs w:val="24"/>
        </w:rPr>
        <w:t>4. Login can read SQL Server logs from SSMS.</w:t>
      </w:r>
    </w:p>
    <w:p w:rsidR="00C91861" w:rsidRPr="00661F57" w:rsidRDefault="00C91861" w:rsidP="00C91861">
      <w:pPr>
        <w:rPr>
          <w:rFonts w:cs="Times New Roman"/>
          <w:b/>
          <w:sz w:val="24"/>
          <w:szCs w:val="24"/>
        </w:rPr>
      </w:pPr>
      <w:r w:rsidRPr="00661F57">
        <w:rPr>
          <w:rFonts w:cs="Times New Roman"/>
          <w:b/>
          <w:sz w:val="24"/>
          <w:szCs w:val="24"/>
        </w:rPr>
        <w:t>Note: How to read Sql server logs?</w:t>
      </w:r>
    </w:p>
    <w:p w:rsidR="00C91861" w:rsidRPr="00661F57" w:rsidRDefault="00C91861" w:rsidP="00C91861">
      <w:pPr>
        <w:rPr>
          <w:rFonts w:cs="Times New Roman"/>
          <w:sz w:val="24"/>
          <w:szCs w:val="24"/>
        </w:rPr>
      </w:pPr>
      <w:r w:rsidRPr="00661F57">
        <w:rPr>
          <w:rFonts w:cs="Times New Roman"/>
          <w:sz w:val="24"/>
          <w:szCs w:val="24"/>
        </w:rPr>
        <w:t>SP_READERRORLOG---------It read from current log</w:t>
      </w:r>
    </w:p>
    <w:p w:rsidR="00C91861" w:rsidRPr="00661F57" w:rsidRDefault="00AA7AE5" w:rsidP="00C91861">
      <w:pPr>
        <w:rPr>
          <w:rFonts w:cs="Times New Roman"/>
          <w:sz w:val="24"/>
          <w:szCs w:val="24"/>
        </w:rPr>
      </w:pPr>
      <w:r w:rsidRPr="00661F57">
        <w:rPr>
          <w:rFonts w:cs="Times New Roman"/>
          <w:sz w:val="24"/>
          <w:szCs w:val="24"/>
        </w:rPr>
        <w:t>SP_READERRORLOG 1</w:t>
      </w:r>
      <w:r w:rsidR="00C91861" w:rsidRPr="00661F57">
        <w:rPr>
          <w:rFonts w:cs="Times New Roman"/>
          <w:sz w:val="24"/>
          <w:szCs w:val="24"/>
        </w:rPr>
        <w:t>-----it read from archive log1.</w:t>
      </w:r>
    </w:p>
    <w:p w:rsidR="00C91861" w:rsidRPr="00661F57" w:rsidRDefault="00C91861" w:rsidP="00C91861">
      <w:pPr>
        <w:rPr>
          <w:rFonts w:cs="Times New Roman"/>
          <w:sz w:val="24"/>
          <w:szCs w:val="24"/>
        </w:rPr>
      </w:pPr>
    </w:p>
    <w:p w:rsidR="00D64648" w:rsidRPr="00661F57" w:rsidRDefault="005E4003" w:rsidP="00D5375B">
      <w:pPr>
        <w:rPr>
          <w:rFonts w:cs="Times New Roman"/>
          <w:b/>
          <w:sz w:val="24"/>
          <w:szCs w:val="24"/>
        </w:rPr>
      </w:pPr>
      <w:r>
        <w:rPr>
          <w:rFonts w:cs="Times New Roman"/>
          <w:b/>
          <w:sz w:val="24"/>
          <w:szCs w:val="24"/>
        </w:rPr>
        <w:t>6</w:t>
      </w:r>
      <w:r w:rsidR="00D64648" w:rsidRPr="00661F57">
        <w:rPr>
          <w:rFonts w:cs="Times New Roman"/>
          <w:b/>
          <w:sz w:val="24"/>
          <w:szCs w:val="24"/>
        </w:rPr>
        <w:t>. Server admin:</w:t>
      </w:r>
    </w:p>
    <w:p w:rsidR="00D64648" w:rsidRPr="00661F57" w:rsidRDefault="00D64648" w:rsidP="00D5375B">
      <w:pPr>
        <w:rPr>
          <w:rFonts w:cs="Times New Roman"/>
          <w:sz w:val="24"/>
          <w:szCs w:val="24"/>
        </w:rPr>
      </w:pPr>
      <w:r w:rsidRPr="00661F57">
        <w:rPr>
          <w:rFonts w:cs="Times New Roman"/>
          <w:sz w:val="24"/>
          <w:szCs w:val="24"/>
        </w:rPr>
        <w:t>User can be able to change the instance level properties</w:t>
      </w:r>
    </w:p>
    <w:p w:rsidR="00D64648" w:rsidRPr="00661F57" w:rsidRDefault="00D64648" w:rsidP="00D5375B">
      <w:pPr>
        <w:rPr>
          <w:rFonts w:cs="Times New Roman"/>
          <w:sz w:val="24"/>
          <w:szCs w:val="24"/>
        </w:rPr>
      </w:pPr>
      <w:r w:rsidRPr="00661F57">
        <w:rPr>
          <w:rFonts w:cs="Times New Roman"/>
          <w:sz w:val="24"/>
          <w:szCs w:val="24"/>
        </w:rPr>
        <w:t>Ex: Memory changes to the instance</w:t>
      </w:r>
    </w:p>
    <w:p w:rsidR="00D64648" w:rsidRPr="00661F57" w:rsidRDefault="00D64648" w:rsidP="00D5375B">
      <w:pPr>
        <w:rPr>
          <w:rFonts w:cs="Times New Roman"/>
          <w:sz w:val="24"/>
          <w:szCs w:val="24"/>
        </w:rPr>
      </w:pPr>
      <w:r w:rsidRPr="00661F57">
        <w:rPr>
          <w:rFonts w:cs="Times New Roman"/>
          <w:sz w:val="24"/>
          <w:szCs w:val="24"/>
        </w:rPr>
        <w:t>Processor changes\allocations</w:t>
      </w:r>
    </w:p>
    <w:p w:rsidR="00D64648" w:rsidRPr="00661F57" w:rsidRDefault="00D64648" w:rsidP="00D5375B">
      <w:pPr>
        <w:rPr>
          <w:rFonts w:cs="Times New Roman"/>
          <w:sz w:val="24"/>
          <w:szCs w:val="24"/>
        </w:rPr>
      </w:pPr>
      <w:r w:rsidRPr="00661F57">
        <w:rPr>
          <w:rFonts w:cs="Times New Roman"/>
          <w:sz w:val="24"/>
          <w:szCs w:val="24"/>
        </w:rPr>
        <w:t>Authentication mode change</w:t>
      </w:r>
    </w:p>
    <w:p w:rsidR="00D64648" w:rsidRPr="00661F57" w:rsidRDefault="00D64648" w:rsidP="00D5375B">
      <w:pPr>
        <w:rPr>
          <w:rFonts w:cs="Times New Roman"/>
          <w:sz w:val="24"/>
          <w:szCs w:val="24"/>
        </w:rPr>
      </w:pPr>
      <w:r w:rsidRPr="00661F57">
        <w:rPr>
          <w:rFonts w:cs="Times New Roman"/>
          <w:sz w:val="24"/>
          <w:szCs w:val="24"/>
        </w:rPr>
        <w:t xml:space="preserve">From windows &gt; </w:t>
      </w:r>
      <w:r w:rsidR="009B0300" w:rsidRPr="00661F57">
        <w:rPr>
          <w:rFonts w:cs="Times New Roman"/>
          <w:sz w:val="24"/>
          <w:szCs w:val="24"/>
        </w:rPr>
        <w:t>Sql</w:t>
      </w:r>
      <w:r w:rsidRPr="00661F57">
        <w:rPr>
          <w:rFonts w:cs="Times New Roman"/>
          <w:sz w:val="24"/>
          <w:szCs w:val="24"/>
        </w:rPr>
        <w:t xml:space="preserve"> and SQL &gt; to windows</w:t>
      </w:r>
    </w:p>
    <w:p w:rsidR="00D64648" w:rsidRPr="00661F57" w:rsidRDefault="00D64648" w:rsidP="00D5375B">
      <w:pPr>
        <w:shd w:val="clear" w:color="auto" w:fill="FFFFFF"/>
        <w:spacing w:before="100" w:beforeAutospacing="1" w:after="100" w:afterAutospacing="1" w:line="240" w:lineRule="atLeast"/>
        <w:rPr>
          <w:rFonts w:eastAsia="Times New Roman" w:cs="Times New Roman"/>
          <w:color w:val="444444"/>
          <w:sz w:val="24"/>
          <w:szCs w:val="24"/>
        </w:rPr>
      </w:pPr>
    </w:p>
    <w:p w:rsidR="00D64648" w:rsidRPr="00661F57" w:rsidRDefault="005E4003" w:rsidP="00D5375B">
      <w:pPr>
        <w:rPr>
          <w:rFonts w:cs="Times New Roman"/>
          <w:b/>
          <w:sz w:val="24"/>
          <w:szCs w:val="24"/>
        </w:rPr>
      </w:pPr>
      <w:r>
        <w:rPr>
          <w:rFonts w:cs="Times New Roman"/>
          <w:b/>
          <w:sz w:val="24"/>
          <w:szCs w:val="24"/>
        </w:rPr>
        <w:t>7</w:t>
      </w:r>
      <w:r w:rsidR="00D64648" w:rsidRPr="00661F57">
        <w:rPr>
          <w:rFonts w:cs="Times New Roman"/>
          <w:b/>
          <w:sz w:val="24"/>
          <w:szCs w:val="24"/>
        </w:rPr>
        <w:t>. Setup admin:</w:t>
      </w:r>
    </w:p>
    <w:p w:rsidR="00D64648" w:rsidRPr="00661F57" w:rsidRDefault="00D64648" w:rsidP="00D5375B">
      <w:pPr>
        <w:rPr>
          <w:rFonts w:cs="Times New Roman"/>
          <w:sz w:val="24"/>
          <w:szCs w:val="24"/>
        </w:rPr>
      </w:pPr>
      <w:r w:rsidRPr="00661F57">
        <w:rPr>
          <w:rFonts w:cs="Times New Roman"/>
          <w:sz w:val="24"/>
          <w:szCs w:val="24"/>
        </w:rPr>
        <w:t xml:space="preserve">User can be able to configure linked </w:t>
      </w:r>
      <w:r w:rsidR="005E4F83" w:rsidRPr="00661F57">
        <w:rPr>
          <w:rFonts w:cs="Times New Roman"/>
          <w:sz w:val="24"/>
          <w:szCs w:val="24"/>
        </w:rPr>
        <w:t>servers.</w:t>
      </w:r>
    </w:p>
    <w:p w:rsidR="00D64648" w:rsidRDefault="00D64648" w:rsidP="00D5375B">
      <w:pPr>
        <w:rPr>
          <w:rFonts w:cs="Times New Roman"/>
          <w:sz w:val="24"/>
          <w:szCs w:val="24"/>
        </w:rPr>
      </w:pPr>
      <w:r w:rsidRPr="00661F57">
        <w:rPr>
          <w:rFonts w:cs="Times New Roman"/>
          <w:sz w:val="24"/>
          <w:szCs w:val="24"/>
        </w:rPr>
        <w:t>Can be able to configure database email</w:t>
      </w:r>
    </w:p>
    <w:p w:rsidR="002E2E3A" w:rsidRPr="00661F57" w:rsidRDefault="002E2E3A" w:rsidP="00D5375B">
      <w:pPr>
        <w:rPr>
          <w:rFonts w:cs="Times New Roman"/>
          <w:sz w:val="24"/>
          <w:szCs w:val="24"/>
        </w:rPr>
      </w:pPr>
    </w:p>
    <w:p w:rsidR="002E2E3A" w:rsidRPr="00661F57" w:rsidRDefault="002E2E3A" w:rsidP="002E2E3A">
      <w:pPr>
        <w:rPr>
          <w:rFonts w:cs="Times New Roman"/>
          <w:b/>
          <w:sz w:val="24"/>
          <w:szCs w:val="24"/>
        </w:rPr>
      </w:pPr>
      <w:r>
        <w:rPr>
          <w:rFonts w:cs="Times New Roman"/>
          <w:b/>
          <w:sz w:val="24"/>
          <w:szCs w:val="24"/>
        </w:rPr>
        <w:t>8</w:t>
      </w:r>
      <w:r w:rsidRPr="00661F57">
        <w:rPr>
          <w:rFonts w:cs="Times New Roman"/>
          <w:b/>
          <w:sz w:val="24"/>
          <w:szCs w:val="24"/>
        </w:rPr>
        <w:t>. Sysadmin:</w:t>
      </w:r>
    </w:p>
    <w:p w:rsidR="002E2E3A" w:rsidRDefault="002E2E3A" w:rsidP="002E2E3A">
      <w:pPr>
        <w:rPr>
          <w:rFonts w:cs="Times New Roman"/>
          <w:sz w:val="24"/>
          <w:szCs w:val="24"/>
        </w:rPr>
      </w:pPr>
      <w:r>
        <w:rPr>
          <w:rFonts w:cs="Times New Roman"/>
          <w:sz w:val="24"/>
          <w:szCs w:val="24"/>
        </w:rPr>
        <w:t>User c</w:t>
      </w:r>
      <w:r w:rsidRPr="00661F57">
        <w:rPr>
          <w:rFonts w:cs="Times New Roman"/>
          <w:sz w:val="24"/>
          <w:szCs w:val="24"/>
        </w:rPr>
        <w:t>an have full control on the SQL Server instance and which is an administrator on SQL server.</w:t>
      </w:r>
    </w:p>
    <w:p w:rsidR="00D64648" w:rsidRPr="00874CB0" w:rsidRDefault="002E2E3A" w:rsidP="00874CB0">
      <w:pPr>
        <w:rPr>
          <w:rFonts w:cs="Times New Roman"/>
          <w:sz w:val="24"/>
          <w:szCs w:val="24"/>
        </w:rPr>
      </w:pPr>
      <w:r w:rsidRPr="001D5FD9">
        <w:rPr>
          <w:rFonts w:cs="Times New Roman"/>
          <w:b/>
          <w:sz w:val="24"/>
          <w:szCs w:val="24"/>
        </w:rPr>
        <w:t>Note:</w:t>
      </w:r>
      <w:r>
        <w:rPr>
          <w:rFonts w:cs="Times New Roman"/>
          <w:sz w:val="24"/>
          <w:szCs w:val="24"/>
        </w:rPr>
        <w:t xml:space="preserve"> Never grant </w:t>
      </w:r>
      <w:r w:rsidR="004350A0">
        <w:rPr>
          <w:rFonts w:cs="Times New Roman"/>
          <w:sz w:val="24"/>
          <w:szCs w:val="24"/>
        </w:rPr>
        <w:t>Sysadmin</w:t>
      </w:r>
      <w:r>
        <w:rPr>
          <w:rFonts w:cs="Times New Roman"/>
          <w:sz w:val="24"/>
          <w:szCs w:val="24"/>
        </w:rPr>
        <w:t xml:space="preserve"> permissions to others\teams until there is requirements.</w:t>
      </w:r>
    </w:p>
    <w:p w:rsidR="00D64648" w:rsidRPr="00661F57" w:rsidRDefault="00D64648" w:rsidP="00D5375B">
      <w:pPr>
        <w:rPr>
          <w:rFonts w:cs="Times New Roman"/>
          <w:b/>
          <w:sz w:val="24"/>
          <w:szCs w:val="24"/>
        </w:rPr>
      </w:pPr>
      <w:r w:rsidRPr="00661F57">
        <w:rPr>
          <w:rFonts w:cs="Times New Roman"/>
          <w:b/>
          <w:sz w:val="24"/>
          <w:szCs w:val="24"/>
        </w:rPr>
        <w:t>Creation of the login by using T-SQL:</w:t>
      </w:r>
    </w:p>
    <w:p w:rsidR="00D64648" w:rsidRPr="00661F57" w:rsidRDefault="005E4F83" w:rsidP="00D5375B">
      <w:pPr>
        <w:rPr>
          <w:rFonts w:cs="Times New Roman"/>
          <w:sz w:val="24"/>
          <w:szCs w:val="24"/>
        </w:rPr>
      </w:pPr>
      <w:r w:rsidRPr="00661F57">
        <w:rPr>
          <w:rFonts w:cs="Times New Roman"/>
          <w:b/>
          <w:sz w:val="24"/>
          <w:szCs w:val="24"/>
        </w:rPr>
        <w:t>Create</w:t>
      </w:r>
      <w:r w:rsidR="00D64648" w:rsidRPr="00661F57">
        <w:rPr>
          <w:rFonts w:cs="Times New Roman"/>
          <w:b/>
          <w:sz w:val="24"/>
          <w:szCs w:val="24"/>
        </w:rPr>
        <w:t xml:space="preserve"> login [login name] with password='admin123$$'</w:t>
      </w:r>
      <w:r w:rsidR="00D64648" w:rsidRPr="00661F57">
        <w:rPr>
          <w:rFonts w:cs="Times New Roman"/>
          <w:sz w:val="24"/>
          <w:szCs w:val="24"/>
        </w:rPr>
        <w:t>---</w:t>
      </w:r>
      <w:r w:rsidR="00A16C20" w:rsidRPr="00661F57">
        <w:rPr>
          <w:rFonts w:cs="Times New Roman"/>
          <w:sz w:val="24"/>
          <w:szCs w:val="24"/>
        </w:rPr>
        <w:t xml:space="preserve"> </w:t>
      </w:r>
      <w:r w:rsidR="00D64648" w:rsidRPr="00661F57">
        <w:rPr>
          <w:rFonts w:cs="Times New Roman"/>
          <w:sz w:val="24"/>
          <w:szCs w:val="24"/>
        </w:rPr>
        <w:t>SQL authentication</w:t>
      </w:r>
    </w:p>
    <w:p w:rsidR="00D64648" w:rsidRPr="00661F57" w:rsidRDefault="005E4F83" w:rsidP="00D5375B">
      <w:pPr>
        <w:rPr>
          <w:rFonts w:cs="Times New Roman"/>
          <w:sz w:val="24"/>
          <w:szCs w:val="24"/>
        </w:rPr>
      </w:pPr>
      <w:r w:rsidRPr="00661F57">
        <w:rPr>
          <w:rFonts w:cs="Times New Roman"/>
          <w:b/>
          <w:sz w:val="24"/>
          <w:szCs w:val="24"/>
        </w:rPr>
        <w:t>Create</w:t>
      </w:r>
      <w:r w:rsidR="00D64648" w:rsidRPr="00661F57">
        <w:rPr>
          <w:rFonts w:cs="Times New Roman"/>
          <w:b/>
          <w:sz w:val="24"/>
          <w:szCs w:val="24"/>
        </w:rPr>
        <w:t xml:space="preserve"> login [hostname\account name] from windows</w:t>
      </w:r>
      <w:r w:rsidR="00A16C20" w:rsidRPr="00661F57">
        <w:rPr>
          <w:rFonts w:cs="Times New Roman"/>
          <w:b/>
          <w:sz w:val="24"/>
          <w:szCs w:val="24"/>
        </w:rPr>
        <w:t xml:space="preserve"> </w:t>
      </w:r>
      <w:r w:rsidR="00D64648" w:rsidRPr="00661F57">
        <w:rPr>
          <w:rFonts w:cs="Times New Roman"/>
          <w:sz w:val="24"/>
          <w:szCs w:val="24"/>
        </w:rPr>
        <w:t>-</w:t>
      </w:r>
      <w:r w:rsidR="00A16C20" w:rsidRPr="00661F57">
        <w:rPr>
          <w:rFonts w:cs="Times New Roman"/>
          <w:sz w:val="24"/>
          <w:szCs w:val="24"/>
        </w:rPr>
        <w:t xml:space="preserve">-- </w:t>
      </w:r>
      <w:r w:rsidR="00D64648" w:rsidRPr="00661F57">
        <w:rPr>
          <w:rFonts w:cs="Times New Roman"/>
          <w:sz w:val="24"/>
          <w:szCs w:val="24"/>
        </w:rPr>
        <w:t>Windows authentication</w:t>
      </w:r>
    </w:p>
    <w:p w:rsidR="004D5800" w:rsidRPr="00661F57" w:rsidRDefault="004D5800" w:rsidP="00D5375B">
      <w:pPr>
        <w:shd w:val="clear" w:color="auto" w:fill="FFFFFF"/>
        <w:spacing w:before="100" w:beforeAutospacing="1" w:after="100" w:afterAutospacing="1" w:line="240" w:lineRule="atLeast"/>
        <w:rPr>
          <w:rFonts w:eastAsia="Times New Roman" w:cs="Times New Roman"/>
          <w:color w:val="444444"/>
          <w:sz w:val="24"/>
          <w:szCs w:val="24"/>
        </w:rPr>
      </w:pPr>
    </w:p>
    <w:p w:rsidR="001725E9" w:rsidRDefault="001725E9" w:rsidP="00D5375B">
      <w:pPr>
        <w:rPr>
          <w:rFonts w:cs="Times New Roman"/>
          <w:b/>
          <w:color w:val="FF0000"/>
          <w:sz w:val="24"/>
          <w:szCs w:val="24"/>
          <w:u w:val="single"/>
        </w:rPr>
      </w:pPr>
    </w:p>
    <w:p w:rsidR="00EC3D87" w:rsidRDefault="00EC3D87" w:rsidP="00D5375B">
      <w:pPr>
        <w:rPr>
          <w:rFonts w:cs="Times New Roman"/>
          <w:b/>
          <w:color w:val="FF0000"/>
          <w:sz w:val="24"/>
          <w:szCs w:val="24"/>
          <w:u w:val="single"/>
        </w:rPr>
      </w:pPr>
    </w:p>
    <w:p w:rsidR="00EC3D87" w:rsidRDefault="00EC3D87" w:rsidP="00D5375B">
      <w:pPr>
        <w:rPr>
          <w:rFonts w:cs="Times New Roman"/>
          <w:b/>
          <w:color w:val="FF0000"/>
          <w:sz w:val="24"/>
          <w:szCs w:val="24"/>
          <w:u w:val="single"/>
        </w:rPr>
      </w:pPr>
    </w:p>
    <w:p w:rsidR="00EC3D87" w:rsidRDefault="00EC3D87" w:rsidP="00D5375B">
      <w:pPr>
        <w:rPr>
          <w:rFonts w:cs="Times New Roman"/>
          <w:b/>
          <w:color w:val="FF0000"/>
          <w:sz w:val="24"/>
          <w:szCs w:val="24"/>
          <w:u w:val="single"/>
        </w:rPr>
      </w:pPr>
    </w:p>
    <w:p w:rsidR="00D64648" w:rsidRDefault="00D64648" w:rsidP="00810B37">
      <w:pPr>
        <w:jc w:val="center"/>
        <w:rPr>
          <w:rFonts w:cs="Times New Roman"/>
          <w:b/>
          <w:color w:val="C00000"/>
          <w:sz w:val="24"/>
          <w:szCs w:val="24"/>
          <w:u w:val="single"/>
        </w:rPr>
      </w:pPr>
      <w:r w:rsidRPr="00810B37">
        <w:rPr>
          <w:rFonts w:cs="Times New Roman"/>
          <w:b/>
          <w:color w:val="C00000"/>
          <w:sz w:val="24"/>
          <w:szCs w:val="24"/>
          <w:u w:val="single"/>
        </w:rPr>
        <w:t>DATABASE LEVEL ROLES:</w:t>
      </w:r>
    </w:p>
    <w:p w:rsidR="00810B37" w:rsidRDefault="00845E46" w:rsidP="00845E46">
      <w:pPr>
        <w:rPr>
          <w:rFonts w:cs="Times New Roman"/>
          <w:b/>
          <w:sz w:val="24"/>
          <w:szCs w:val="24"/>
        </w:rPr>
      </w:pPr>
      <w:r>
        <w:rPr>
          <w:rFonts w:cs="Times New Roman"/>
          <w:b/>
          <w:sz w:val="24"/>
          <w:szCs w:val="24"/>
        </w:rPr>
        <w:t xml:space="preserve">A B </w:t>
      </w:r>
      <w:r w:rsidRPr="00845E46">
        <w:rPr>
          <w:rFonts w:cs="Times New Roman"/>
          <w:b/>
          <w:sz w:val="24"/>
          <w:szCs w:val="24"/>
        </w:rPr>
        <w:t>D</w:t>
      </w:r>
      <w:r w:rsidRPr="00845E46">
        <w:rPr>
          <w:rFonts w:cs="Times New Roman"/>
          <w:b/>
          <w:sz w:val="24"/>
          <w:szCs w:val="24"/>
          <w:vertAlign w:val="superscript"/>
        </w:rPr>
        <w:t>4</w:t>
      </w:r>
      <w:r>
        <w:rPr>
          <w:rFonts w:cs="Times New Roman"/>
          <w:b/>
          <w:sz w:val="24"/>
          <w:szCs w:val="24"/>
          <w:vertAlign w:val="superscript"/>
        </w:rPr>
        <w:t xml:space="preserve"> </w:t>
      </w:r>
      <w:r>
        <w:rPr>
          <w:rFonts w:cs="Times New Roman"/>
          <w:b/>
          <w:sz w:val="24"/>
          <w:szCs w:val="24"/>
        </w:rPr>
        <w:t>O S</w:t>
      </w:r>
    </w:p>
    <w:p w:rsidR="00845E46" w:rsidRDefault="00845E46" w:rsidP="00845E46">
      <w:pPr>
        <w:rPr>
          <w:rFonts w:cs="Times New Roman"/>
          <w:b/>
          <w:sz w:val="24"/>
          <w:szCs w:val="24"/>
        </w:rPr>
      </w:pPr>
      <w:r>
        <w:rPr>
          <w:rFonts w:cs="Times New Roman"/>
          <w:b/>
          <w:sz w:val="24"/>
          <w:szCs w:val="24"/>
        </w:rPr>
        <w:t>DB_Accessadmin</w:t>
      </w:r>
    </w:p>
    <w:p w:rsidR="00845E46" w:rsidRDefault="00845E46" w:rsidP="00845E46">
      <w:pPr>
        <w:rPr>
          <w:rFonts w:cs="Times New Roman"/>
          <w:b/>
          <w:sz w:val="24"/>
          <w:szCs w:val="24"/>
        </w:rPr>
      </w:pPr>
      <w:r>
        <w:rPr>
          <w:rFonts w:cs="Times New Roman"/>
          <w:b/>
          <w:sz w:val="24"/>
          <w:szCs w:val="24"/>
        </w:rPr>
        <w:t>DB_Backup operator</w:t>
      </w:r>
    </w:p>
    <w:p w:rsidR="00845E46" w:rsidRDefault="002B2653" w:rsidP="00845E46">
      <w:pPr>
        <w:rPr>
          <w:rFonts w:cs="Times New Roman"/>
          <w:b/>
          <w:sz w:val="24"/>
          <w:szCs w:val="24"/>
        </w:rPr>
      </w:pPr>
      <w:r>
        <w:rPr>
          <w:rFonts w:cs="Times New Roman"/>
          <w:b/>
          <w:sz w:val="24"/>
          <w:szCs w:val="24"/>
        </w:rPr>
        <w:t>DB_Datareader</w:t>
      </w:r>
    </w:p>
    <w:p w:rsidR="002B2653" w:rsidRDefault="002B2653" w:rsidP="00845E46">
      <w:pPr>
        <w:rPr>
          <w:rFonts w:cs="Times New Roman"/>
          <w:b/>
          <w:sz w:val="24"/>
          <w:szCs w:val="24"/>
        </w:rPr>
      </w:pPr>
      <w:r>
        <w:rPr>
          <w:rFonts w:cs="Times New Roman"/>
          <w:b/>
          <w:sz w:val="24"/>
          <w:szCs w:val="24"/>
        </w:rPr>
        <w:t>DB_Datawriter</w:t>
      </w:r>
    </w:p>
    <w:p w:rsidR="002B2653" w:rsidRDefault="002B2653" w:rsidP="00845E46">
      <w:pPr>
        <w:rPr>
          <w:rFonts w:cs="Times New Roman"/>
          <w:b/>
          <w:sz w:val="24"/>
          <w:szCs w:val="24"/>
        </w:rPr>
      </w:pPr>
      <w:r>
        <w:rPr>
          <w:rFonts w:cs="Times New Roman"/>
          <w:b/>
          <w:sz w:val="24"/>
          <w:szCs w:val="24"/>
        </w:rPr>
        <w:t>DB_Ddladmin</w:t>
      </w:r>
    </w:p>
    <w:p w:rsidR="002B2653" w:rsidRDefault="002B2653" w:rsidP="00845E46">
      <w:pPr>
        <w:rPr>
          <w:rFonts w:cs="Times New Roman"/>
          <w:b/>
          <w:sz w:val="24"/>
          <w:szCs w:val="24"/>
        </w:rPr>
      </w:pPr>
      <w:r>
        <w:rPr>
          <w:rFonts w:cs="Times New Roman"/>
          <w:b/>
          <w:sz w:val="24"/>
          <w:szCs w:val="24"/>
        </w:rPr>
        <w:t>DB_D</w:t>
      </w:r>
      <w:r w:rsidRPr="002B2653">
        <w:rPr>
          <w:rFonts w:cs="Times New Roman"/>
          <w:b/>
          <w:sz w:val="24"/>
          <w:szCs w:val="24"/>
        </w:rPr>
        <w:t>enydatareader</w:t>
      </w:r>
    </w:p>
    <w:p w:rsidR="002B2653" w:rsidRDefault="002B2653" w:rsidP="00845E46">
      <w:pPr>
        <w:rPr>
          <w:rFonts w:cs="Times New Roman"/>
          <w:b/>
          <w:sz w:val="24"/>
          <w:szCs w:val="24"/>
        </w:rPr>
      </w:pPr>
      <w:r>
        <w:rPr>
          <w:rFonts w:cs="Times New Roman"/>
          <w:b/>
          <w:sz w:val="24"/>
          <w:szCs w:val="24"/>
        </w:rPr>
        <w:t>DB_Denydatawriter</w:t>
      </w:r>
    </w:p>
    <w:p w:rsidR="002B2653" w:rsidRDefault="002B2653" w:rsidP="00845E46">
      <w:pPr>
        <w:rPr>
          <w:rFonts w:cs="Times New Roman"/>
          <w:b/>
          <w:sz w:val="24"/>
          <w:szCs w:val="24"/>
        </w:rPr>
      </w:pPr>
      <w:r>
        <w:rPr>
          <w:rFonts w:cs="Times New Roman"/>
          <w:b/>
          <w:sz w:val="24"/>
          <w:szCs w:val="24"/>
        </w:rPr>
        <w:t>DB_Owner</w:t>
      </w:r>
    </w:p>
    <w:p w:rsidR="002B2653" w:rsidRDefault="002B2653" w:rsidP="00845E46">
      <w:pPr>
        <w:rPr>
          <w:rFonts w:cs="Times New Roman"/>
          <w:b/>
          <w:sz w:val="24"/>
          <w:szCs w:val="24"/>
        </w:rPr>
      </w:pPr>
      <w:r>
        <w:rPr>
          <w:rFonts w:cs="Times New Roman"/>
          <w:b/>
          <w:sz w:val="24"/>
          <w:szCs w:val="24"/>
        </w:rPr>
        <w:t>DB_Securityadmin</w:t>
      </w:r>
    </w:p>
    <w:p w:rsidR="00845E46" w:rsidRDefault="00845E46" w:rsidP="00845E46">
      <w:pPr>
        <w:rPr>
          <w:rFonts w:cs="Times New Roman"/>
          <w:b/>
          <w:sz w:val="24"/>
          <w:szCs w:val="24"/>
        </w:rPr>
      </w:pPr>
    </w:p>
    <w:p w:rsidR="002B2653" w:rsidRPr="00845E46" w:rsidRDefault="002B2653" w:rsidP="00845E46">
      <w:pPr>
        <w:rPr>
          <w:rFonts w:cs="Times New Roman"/>
          <w:b/>
          <w:sz w:val="24"/>
          <w:szCs w:val="24"/>
        </w:rPr>
      </w:pPr>
    </w:p>
    <w:p w:rsidR="00D64648" w:rsidRPr="001179BA" w:rsidRDefault="007B5CE0" w:rsidP="001179BA">
      <w:pPr>
        <w:rPr>
          <w:sz w:val="24"/>
          <w:szCs w:val="24"/>
        </w:rPr>
      </w:pPr>
      <w:r w:rsidRPr="001179BA">
        <w:rPr>
          <w:sz w:val="24"/>
          <w:szCs w:val="24"/>
        </w:rPr>
        <w:t>User can get specific permissions at database level.</w:t>
      </w:r>
    </w:p>
    <w:p w:rsidR="00D64648" w:rsidRPr="00661F57" w:rsidRDefault="00D64648" w:rsidP="00D5375B">
      <w:pPr>
        <w:rPr>
          <w:rFonts w:cs="Times New Roman"/>
          <w:b/>
          <w:sz w:val="24"/>
          <w:szCs w:val="24"/>
        </w:rPr>
      </w:pPr>
      <w:r w:rsidRPr="00661F57">
        <w:rPr>
          <w:rFonts w:cs="Times New Roman"/>
          <w:b/>
          <w:sz w:val="24"/>
          <w:szCs w:val="24"/>
        </w:rPr>
        <w:t>User creation:</w:t>
      </w:r>
    </w:p>
    <w:p w:rsidR="00D64648" w:rsidRPr="00661F57" w:rsidRDefault="00D64648" w:rsidP="00D5375B">
      <w:pPr>
        <w:rPr>
          <w:rFonts w:cs="Times New Roman"/>
          <w:b/>
          <w:sz w:val="24"/>
          <w:szCs w:val="24"/>
        </w:rPr>
      </w:pPr>
      <w:r w:rsidRPr="00661F57">
        <w:rPr>
          <w:rFonts w:cs="Times New Roman"/>
          <w:b/>
          <w:sz w:val="24"/>
          <w:szCs w:val="24"/>
        </w:rPr>
        <w:t>CREATE USER [username] FOR LOGIN [login</w:t>
      </w:r>
      <w:r w:rsidR="00C57947" w:rsidRPr="00661F57">
        <w:rPr>
          <w:rFonts w:cs="Times New Roman"/>
          <w:b/>
          <w:sz w:val="24"/>
          <w:szCs w:val="24"/>
        </w:rPr>
        <w:t>name</w:t>
      </w:r>
      <w:r w:rsidRPr="00661F57">
        <w:rPr>
          <w:rFonts w:cs="Times New Roman"/>
          <w:b/>
          <w:sz w:val="24"/>
          <w:szCs w:val="24"/>
        </w:rPr>
        <w:t>]</w:t>
      </w:r>
    </w:p>
    <w:p w:rsidR="00D64648" w:rsidRPr="00661F57" w:rsidRDefault="00D64648"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w:t>
      </w:r>
      <w:r w:rsidR="005E4F83" w:rsidRPr="00661F57">
        <w:rPr>
          <w:rFonts w:cs="Times New Roman"/>
          <w:sz w:val="24"/>
          <w:szCs w:val="24"/>
        </w:rPr>
        <w:t>Without</w:t>
      </w:r>
      <w:r w:rsidRPr="00661F57">
        <w:rPr>
          <w:rFonts w:cs="Times New Roman"/>
          <w:sz w:val="24"/>
          <w:szCs w:val="24"/>
        </w:rPr>
        <w:t xml:space="preserve"> login we </w:t>
      </w:r>
      <w:r w:rsidR="005E4F83" w:rsidRPr="00661F57">
        <w:rPr>
          <w:rFonts w:cs="Times New Roman"/>
          <w:sz w:val="24"/>
          <w:szCs w:val="24"/>
        </w:rPr>
        <w:t>cannot</w:t>
      </w:r>
      <w:r w:rsidRPr="00661F57">
        <w:rPr>
          <w:rFonts w:cs="Times New Roman"/>
          <w:sz w:val="24"/>
          <w:szCs w:val="24"/>
        </w:rPr>
        <w:t xml:space="preserve"> be able create user.</w:t>
      </w:r>
    </w:p>
    <w:p w:rsidR="00D64648" w:rsidRPr="00661F57" w:rsidRDefault="00D64648"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When we map any login with database by default that login name create as user in specific database.</w:t>
      </w:r>
    </w:p>
    <w:p w:rsidR="00D64648" w:rsidRPr="00661F57" w:rsidRDefault="00D64648" w:rsidP="00D5375B">
      <w:pPr>
        <w:shd w:val="clear" w:color="auto" w:fill="FFFFFF"/>
        <w:spacing w:before="100" w:beforeAutospacing="1" w:after="100" w:afterAutospacing="1" w:line="240" w:lineRule="atLeast"/>
        <w:rPr>
          <w:rFonts w:eastAsia="Times New Roman" w:cs="Times New Roman"/>
          <w:color w:val="444444"/>
          <w:sz w:val="24"/>
          <w:szCs w:val="24"/>
        </w:rPr>
      </w:pPr>
    </w:p>
    <w:p w:rsidR="00D64648" w:rsidRPr="00661F57" w:rsidRDefault="007B5CE0" w:rsidP="00D5375B">
      <w:pPr>
        <w:rPr>
          <w:rFonts w:cs="Times New Roman"/>
          <w:b/>
          <w:sz w:val="24"/>
          <w:szCs w:val="24"/>
        </w:rPr>
      </w:pPr>
      <w:r>
        <w:rPr>
          <w:rFonts w:cs="Times New Roman"/>
          <w:b/>
          <w:sz w:val="24"/>
          <w:szCs w:val="24"/>
        </w:rPr>
        <w:t>1</w:t>
      </w:r>
      <w:r w:rsidR="005E4F83" w:rsidRPr="00661F57">
        <w:rPr>
          <w:rFonts w:cs="Times New Roman"/>
          <w:b/>
          <w:sz w:val="24"/>
          <w:szCs w:val="24"/>
        </w:rPr>
        <w:t xml:space="preserve">. </w:t>
      </w:r>
      <w:r w:rsidR="0010354D" w:rsidRPr="00661F57">
        <w:rPr>
          <w:rFonts w:cs="Times New Roman"/>
          <w:b/>
          <w:sz w:val="24"/>
          <w:szCs w:val="24"/>
        </w:rPr>
        <w:t>DB_</w:t>
      </w:r>
      <w:r w:rsidR="005E4F83" w:rsidRPr="00661F57">
        <w:rPr>
          <w:rFonts w:cs="Times New Roman"/>
          <w:b/>
          <w:sz w:val="24"/>
          <w:szCs w:val="24"/>
        </w:rPr>
        <w:t>Access</w:t>
      </w:r>
      <w:r w:rsidR="00D64648" w:rsidRPr="00661F57">
        <w:rPr>
          <w:rFonts w:cs="Times New Roman"/>
          <w:b/>
          <w:sz w:val="24"/>
          <w:szCs w:val="24"/>
        </w:rPr>
        <w:t xml:space="preserve"> admin:</w:t>
      </w:r>
    </w:p>
    <w:p w:rsidR="00D64648" w:rsidRPr="00661F57" w:rsidRDefault="00D64648" w:rsidP="00D5375B">
      <w:pPr>
        <w:rPr>
          <w:rFonts w:cs="Times New Roman"/>
          <w:sz w:val="24"/>
          <w:szCs w:val="24"/>
        </w:rPr>
      </w:pPr>
      <w:r w:rsidRPr="00661F57">
        <w:rPr>
          <w:rFonts w:cs="Times New Roman"/>
          <w:sz w:val="24"/>
          <w:szCs w:val="24"/>
        </w:rPr>
        <w:t xml:space="preserve">1. </w:t>
      </w:r>
      <w:r w:rsidR="005E4F83" w:rsidRPr="00661F57">
        <w:rPr>
          <w:rFonts w:cs="Times New Roman"/>
          <w:sz w:val="24"/>
          <w:szCs w:val="24"/>
        </w:rPr>
        <w:t>can</w:t>
      </w:r>
      <w:r w:rsidRPr="00661F57">
        <w:rPr>
          <w:rFonts w:cs="Times New Roman"/>
          <w:sz w:val="24"/>
          <w:szCs w:val="24"/>
        </w:rPr>
        <w:t xml:space="preserve"> able to create users in the database</w:t>
      </w:r>
    </w:p>
    <w:p w:rsidR="00D64648" w:rsidRDefault="00D64648" w:rsidP="00D5375B">
      <w:pPr>
        <w:rPr>
          <w:rFonts w:cs="Times New Roman"/>
          <w:sz w:val="24"/>
          <w:szCs w:val="24"/>
        </w:rPr>
      </w:pPr>
      <w:r w:rsidRPr="00661F57">
        <w:rPr>
          <w:rFonts w:cs="Times New Roman"/>
          <w:sz w:val="24"/>
          <w:szCs w:val="24"/>
        </w:rPr>
        <w:t xml:space="preserve">2. </w:t>
      </w:r>
      <w:r w:rsidR="005E4F83" w:rsidRPr="00661F57">
        <w:rPr>
          <w:rFonts w:cs="Times New Roman"/>
          <w:sz w:val="24"/>
          <w:szCs w:val="24"/>
        </w:rPr>
        <w:t>can</w:t>
      </w:r>
      <w:r w:rsidRPr="00661F57">
        <w:rPr>
          <w:rFonts w:cs="Times New Roman"/>
          <w:sz w:val="24"/>
          <w:szCs w:val="24"/>
        </w:rPr>
        <w:t xml:space="preserve"> able to drop the users from the database</w:t>
      </w:r>
    </w:p>
    <w:p w:rsidR="007B5CE0" w:rsidRDefault="007B5CE0" w:rsidP="00D5375B">
      <w:pPr>
        <w:rPr>
          <w:rFonts w:cs="Times New Roman"/>
          <w:sz w:val="24"/>
          <w:szCs w:val="24"/>
        </w:rPr>
      </w:pPr>
    </w:p>
    <w:p w:rsidR="007B5CE0" w:rsidRPr="00661F57" w:rsidRDefault="007B5CE0" w:rsidP="007B5CE0">
      <w:pPr>
        <w:rPr>
          <w:rFonts w:cs="Times New Roman"/>
          <w:b/>
          <w:sz w:val="24"/>
          <w:szCs w:val="24"/>
        </w:rPr>
      </w:pPr>
      <w:r>
        <w:rPr>
          <w:rFonts w:cs="Times New Roman"/>
          <w:b/>
          <w:sz w:val="24"/>
          <w:szCs w:val="24"/>
        </w:rPr>
        <w:t>2</w:t>
      </w:r>
      <w:r w:rsidRPr="00661F57">
        <w:rPr>
          <w:rFonts w:cs="Times New Roman"/>
          <w:b/>
          <w:sz w:val="24"/>
          <w:szCs w:val="24"/>
        </w:rPr>
        <w:t>. DB_Backup operator:</w:t>
      </w:r>
    </w:p>
    <w:p w:rsidR="007B5CE0" w:rsidRPr="00661F57" w:rsidRDefault="007B5CE0" w:rsidP="007B5CE0">
      <w:pPr>
        <w:rPr>
          <w:rFonts w:cs="Times New Roman"/>
          <w:sz w:val="24"/>
          <w:szCs w:val="24"/>
        </w:rPr>
      </w:pPr>
      <w:r w:rsidRPr="00661F57">
        <w:rPr>
          <w:rFonts w:cs="Times New Roman"/>
          <w:sz w:val="24"/>
          <w:szCs w:val="24"/>
        </w:rPr>
        <w:t>1. User can able to perform backup operations in Sql server</w:t>
      </w:r>
    </w:p>
    <w:p w:rsidR="007B5CE0" w:rsidRPr="00661F57" w:rsidRDefault="007B5CE0" w:rsidP="007B5CE0">
      <w:pPr>
        <w:rPr>
          <w:rFonts w:cs="Times New Roman"/>
          <w:b/>
          <w:sz w:val="24"/>
          <w:szCs w:val="24"/>
        </w:rPr>
      </w:pPr>
      <w:r w:rsidRPr="00661F57">
        <w:rPr>
          <w:rFonts w:cs="Times New Roman"/>
          <w:b/>
          <w:sz w:val="24"/>
          <w:szCs w:val="24"/>
        </w:rPr>
        <w:t>Syntax:</w:t>
      </w:r>
      <w:r w:rsidRPr="00661F57">
        <w:rPr>
          <w:rFonts w:cs="Times New Roman"/>
          <w:sz w:val="24"/>
          <w:szCs w:val="24"/>
        </w:rPr>
        <w:t xml:space="preserve"> </w:t>
      </w:r>
      <w:r w:rsidRPr="00661F57">
        <w:rPr>
          <w:rFonts w:cs="Times New Roman"/>
          <w:b/>
          <w:sz w:val="24"/>
          <w:szCs w:val="24"/>
        </w:rPr>
        <w:t>Backup database dbname to disk='path'</w:t>
      </w:r>
    </w:p>
    <w:p w:rsidR="007B5CE0" w:rsidRPr="00661F57" w:rsidRDefault="007B5CE0" w:rsidP="007B5CE0">
      <w:pPr>
        <w:rPr>
          <w:rFonts w:cs="Times New Roman"/>
          <w:sz w:val="24"/>
          <w:szCs w:val="24"/>
        </w:rPr>
      </w:pPr>
      <w:r w:rsidRPr="00661F57">
        <w:rPr>
          <w:rFonts w:cs="Times New Roman"/>
          <w:sz w:val="24"/>
          <w:szCs w:val="24"/>
        </w:rPr>
        <w:t>2. Can be able to trigger manual check point in the database.</w:t>
      </w:r>
    </w:p>
    <w:p w:rsidR="007B5CE0" w:rsidRDefault="007B5CE0" w:rsidP="007B5CE0">
      <w:pPr>
        <w:rPr>
          <w:rFonts w:cs="Times New Roman"/>
          <w:b/>
          <w:sz w:val="24"/>
          <w:szCs w:val="24"/>
        </w:rPr>
      </w:pPr>
      <w:r w:rsidRPr="00661F57">
        <w:rPr>
          <w:rFonts w:cs="Times New Roman"/>
          <w:b/>
          <w:sz w:val="24"/>
          <w:szCs w:val="24"/>
        </w:rPr>
        <w:t>Checkpoint [time interval]</w:t>
      </w:r>
    </w:p>
    <w:p w:rsidR="007B5CE0" w:rsidRDefault="007B5CE0" w:rsidP="007B5CE0">
      <w:pPr>
        <w:rPr>
          <w:rFonts w:cs="Times New Roman"/>
          <w:b/>
          <w:sz w:val="24"/>
          <w:szCs w:val="24"/>
        </w:rPr>
      </w:pPr>
    </w:p>
    <w:p w:rsidR="007B5CE0" w:rsidRPr="00661F57" w:rsidRDefault="007B5CE0" w:rsidP="007B5CE0">
      <w:pPr>
        <w:rPr>
          <w:rFonts w:cs="Times New Roman"/>
          <w:b/>
          <w:sz w:val="24"/>
          <w:szCs w:val="24"/>
        </w:rPr>
      </w:pPr>
      <w:r>
        <w:rPr>
          <w:rFonts w:cs="Times New Roman"/>
          <w:b/>
          <w:sz w:val="24"/>
          <w:szCs w:val="24"/>
        </w:rPr>
        <w:t>3</w:t>
      </w:r>
      <w:r w:rsidRPr="00661F57">
        <w:rPr>
          <w:rFonts w:cs="Times New Roman"/>
          <w:b/>
          <w:sz w:val="24"/>
          <w:szCs w:val="24"/>
        </w:rPr>
        <w:t>. DB_Data Reader:</w:t>
      </w:r>
    </w:p>
    <w:p w:rsidR="007B5CE0" w:rsidRPr="00661F57" w:rsidRDefault="007B5CE0" w:rsidP="007B5CE0">
      <w:pPr>
        <w:rPr>
          <w:rFonts w:cs="Times New Roman"/>
          <w:sz w:val="24"/>
          <w:szCs w:val="24"/>
        </w:rPr>
      </w:pPr>
      <w:r w:rsidRPr="00661F57">
        <w:rPr>
          <w:rFonts w:cs="Times New Roman"/>
          <w:sz w:val="24"/>
          <w:szCs w:val="24"/>
        </w:rPr>
        <w:t>User can only able to perform data reading from all tables with in the specific database.</w:t>
      </w:r>
    </w:p>
    <w:p w:rsidR="006646A3" w:rsidRPr="001179BA" w:rsidRDefault="007B5CE0" w:rsidP="001179BA">
      <w:pPr>
        <w:rPr>
          <w:rFonts w:cs="Times New Roman"/>
          <w:sz w:val="24"/>
          <w:szCs w:val="24"/>
        </w:rPr>
      </w:pPr>
      <w:r w:rsidRPr="00661F57">
        <w:rPr>
          <w:rFonts w:cs="Times New Roman"/>
          <w:sz w:val="24"/>
          <w:szCs w:val="24"/>
        </w:rPr>
        <w:t>Query Type: Select</w:t>
      </w:r>
    </w:p>
    <w:p w:rsidR="003F1DA2" w:rsidRDefault="003F1DA2" w:rsidP="007B5CE0">
      <w:pPr>
        <w:rPr>
          <w:rFonts w:cs="Times New Roman"/>
          <w:b/>
          <w:sz w:val="24"/>
          <w:szCs w:val="24"/>
        </w:rPr>
      </w:pPr>
    </w:p>
    <w:p w:rsidR="007B5CE0" w:rsidRPr="00661F57" w:rsidRDefault="007B5CE0" w:rsidP="007B5CE0">
      <w:pPr>
        <w:rPr>
          <w:rFonts w:cs="Times New Roman"/>
          <w:b/>
          <w:sz w:val="24"/>
          <w:szCs w:val="24"/>
        </w:rPr>
      </w:pPr>
      <w:r>
        <w:rPr>
          <w:rFonts w:cs="Times New Roman"/>
          <w:b/>
          <w:sz w:val="24"/>
          <w:szCs w:val="24"/>
        </w:rPr>
        <w:t>4</w:t>
      </w:r>
      <w:r w:rsidRPr="00661F57">
        <w:rPr>
          <w:rFonts w:cs="Times New Roman"/>
          <w:b/>
          <w:sz w:val="24"/>
          <w:szCs w:val="24"/>
        </w:rPr>
        <w:t>. DB_Data writer:</w:t>
      </w:r>
    </w:p>
    <w:p w:rsidR="007B5CE0" w:rsidRPr="00661F57" w:rsidRDefault="007B5CE0" w:rsidP="007B5CE0">
      <w:pPr>
        <w:rPr>
          <w:rFonts w:cs="Times New Roman"/>
          <w:sz w:val="24"/>
          <w:szCs w:val="24"/>
        </w:rPr>
      </w:pPr>
      <w:r w:rsidRPr="00661F57">
        <w:rPr>
          <w:rFonts w:cs="Times New Roman"/>
          <w:sz w:val="24"/>
          <w:szCs w:val="24"/>
        </w:rPr>
        <w:t>User can only able to perform data write into all tables with in the specific database.</w:t>
      </w:r>
    </w:p>
    <w:p w:rsidR="007B5CE0" w:rsidRDefault="007B5CE0" w:rsidP="007B5CE0">
      <w:pPr>
        <w:rPr>
          <w:rFonts w:cs="Times New Roman"/>
          <w:sz w:val="24"/>
          <w:szCs w:val="24"/>
        </w:rPr>
      </w:pPr>
      <w:r w:rsidRPr="00661F57">
        <w:rPr>
          <w:rFonts w:cs="Times New Roman"/>
          <w:sz w:val="24"/>
          <w:szCs w:val="24"/>
        </w:rPr>
        <w:t>Query Type: Insert</w:t>
      </w:r>
    </w:p>
    <w:p w:rsidR="007B5CE0" w:rsidRDefault="007B5CE0" w:rsidP="007B5CE0">
      <w:pPr>
        <w:rPr>
          <w:rFonts w:cs="Times New Roman"/>
          <w:sz w:val="24"/>
          <w:szCs w:val="24"/>
        </w:rPr>
      </w:pPr>
    </w:p>
    <w:p w:rsidR="007B5CE0" w:rsidRPr="00661F57" w:rsidRDefault="007B5CE0" w:rsidP="007B5CE0">
      <w:pPr>
        <w:rPr>
          <w:rFonts w:cs="Times New Roman"/>
          <w:b/>
          <w:sz w:val="24"/>
          <w:szCs w:val="24"/>
        </w:rPr>
      </w:pPr>
      <w:r>
        <w:rPr>
          <w:rFonts w:cs="Times New Roman"/>
          <w:b/>
          <w:sz w:val="24"/>
          <w:szCs w:val="24"/>
        </w:rPr>
        <w:t>5</w:t>
      </w:r>
      <w:r w:rsidRPr="00661F57">
        <w:rPr>
          <w:rFonts w:cs="Times New Roman"/>
          <w:b/>
          <w:sz w:val="24"/>
          <w:szCs w:val="24"/>
        </w:rPr>
        <w:t>. DB_DDL admin:</w:t>
      </w:r>
    </w:p>
    <w:p w:rsidR="007B5CE0" w:rsidRPr="00661F57" w:rsidRDefault="007B5CE0" w:rsidP="007B5CE0">
      <w:pPr>
        <w:rPr>
          <w:rFonts w:cs="Times New Roman"/>
          <w:sz w:val="24"/>
          <w:szCs w:val="24"/>
        </w:rPr>
      </w:pPr>
      <w:r w:rsidRPr="00661F57">
        <w:rPr>
          <w:rFonts w:cs="Times New Roman"/>
          <w:sz w:val="24"/>
          <w:szCs w:val="24"/>
        </w:rPr>
        <w:t>User can able to perform</w:t>
      </w:r>
    </w:p>
    <w:p w:rsidR="007B5CE0" w:rsidRPr="00661F57" w:rsidRDefault="007B5CE0" w:rsidP="007B5CE0">
      <w:pPr>
        <w:rPr>
          <w:rFonts w:cs="Times New Roman"/>
          <w:sz w:val="24"/>
          <w:szCs w:val="24"/>
        </w:rPr>
      </w:pPr>
      <w:r w:rsidRPr="00661F57">
        <w:rPr>
          <w:rFonts w:cs="Times New Roman"/>
          <w:sz w:val="24"/>
          <w:szCs w:val="24"/>
        </w:rPr>
        <w:t>Create</w:t>
      </w:r>
    </w:p>
    <w:p w:rsidR="007B5CE0" w:rsidRPr="00661F57" w:rsidRDefault="007B5CE0" w:rsidP="007B5CE0">
      <w:pPr>
        <w:rPr>
          <w:rFonts w:cs="Times New Roman"/>
          <w:sz w:val="24"/>
          <w:szCs w:val="24"/>
        </w:rPr>
      </w:pPr>
      <w:r w:rsidRPr="00661F57">
        <w:rPr>
          <w:rFonts w:cs="Times New Roman"/>
          <w:sz w:val="24"/>
          <w:szCs w:val="24"/>
        </w:rPr>
        <w:t>Alter</w:t>
      </w:r>
    </w:p>
    <w:p w:rsidR="007B5CE0" w:rsidRPr="00661F57" w:rsidRDefault="007B5CE0" w:rsidP="007B5CE0">
      <w:pPr>
        <w:rPr>
          <w:rFonts w:cs="Times New Roman"/>
          <w:sz w:val="24"/>
          <w:szCs w:val="24"/>
        </w:rPr>
      </w:pPr>
      <w:r w:rsidRPr="00661F57">
        <w:rPr>
          <w:rFonts w:cs="Times New Roman"/>
          <w:sz w:val="24"/>
          <w:szCs w:val="24"/>
        </w:rPr>
        <w:t>Drop</w:t>
      </w:r>
    </w:p>
    <w:p w:rsidR="007B5CE0" w:rsidRDefault="007B5CE0" w:rsidP="007B5CE0">
      <w:pPr>
        <w:rPr>
          <w:rFonts w:cs="Times New Roman"/>
          <w:sz w:val="24"/>
          <w:szCs w:val="24"/>
        </w:rPr>
      </w:pPr>
      <w:r w:rsidRPr="00661F57">
        <w:rPr>
          <w:rFonts w:cs="Times New Roman"/>
          <w:b/>
          <w:sz w:val="24"/>
          <w:szCs w:val="24"/>
        </w:rPr>
        <w:t>Ex:</w:t>
      </w:r>
      <w:r w:rsidRPr="00661F57">
        <w:rPr>
          <w:rFonts w:cs="Times New Roman"/>
          <w:sz w:val="24"/>
          <w:szCs w:val="24"/>
        </w:rPr>
        <w:t xml:space="preserve"> Create table\Alter table\ Drop table</w:t>
      </w:r>
    </w:p>
    <w:p w:rsidR="007B5CE0" w:rsidRDefault="007B5CE0" w:rsidP="007B5CE0">
      <w:pPr>
        <w:rPr>
          <w:rFonts w:cs="Times New Roman"/>
          <w:sz w:val="24"/>
          <w:szCs w:val="24"/>
        </w:rPr>
      </w:pPr>
    </w:p>
    <w:p w:rsidR="007B5CE0" w:rsidRPr="00661F57" w:rsidRDefault="007B5CE0" w:rsidP="007B5CE0">
      <w:pPr>
        <w:rPr>
          <w:rFonts w:cs="Times New Roman"/>
          <w:b/>
          <w:sz w:val="24"/>
          <w:szCs w:val="24"/>
        </w:rPr>
      </w:pPr>
      <w:r>
        <w:rPr>
          <w:rFonts w:cs="Times New Roman"/>
          <w:b/>
          <w:sz w:val="24"/>
          <w:szCs w:val="24"/>
        </w:rPr>
        <w:t>6</w:t>
      </w:r>
      <w:r w:rsidRPr="00661F57">
        <w:rPr>
          <w:rFonts w:cs="Times New Roman"/>
          <w:b/>
          <w:sz w:val="24"/>
          <w:szCs w:val="24"/>
        </w:rPr>
        <w:t>. DB_Deny Data reader:</w:t>
      </w:r>
    </w:p>
    <w:p w:rsidR="007B5CE0" w:rsidRPr="00661F57" w:rsidRDefault="007B5CE0" w:rsidP="007B5CE0">
      <w:pPr>
        <w:rPr>
          <w:rFonts w:cs="Times New Roman"/>
          <w:sz w:val="24"/>
          <w:szCs w:val="24"/>
        </w:rPr>
      </w:pPr>
      <w:r w:rsidRPr="00661F57">
        <w:rPr>
          <w:rFonts w:cs="Times New Roman"/>
          <w:sz w:val="24"/>
          <w:szCs w:val="24"/>
        </w:rPr>
        <w:t>User cannot be able to read the data</w:t>
      </w:r>
    </w:p>
    <w:p w:rsidR="007B5CE0" w:rsidRPr="00661F57" w:rsidRDefault="007B5CE0" w:rsidP="007B5CE0">
      <w:pPr>
        <w:shd w:val="clear" w:color="auto" w:fill="FFFFFF"/>
        <w:spacing w:before="100" w:beforeAutospacing="1" w:after="100" w:afterAutospacing="1" w:line="240" w:lineRule="atLeast"/>
        <w:rPr>
          <w:rFonts w:eastAsia="Times New Roman" w:cs="Times New Roman"/>
          <w:b/>
          <w:color w:val="444444"/>
          <w:sz w:val="24"/>
          <w:szCs w:val="24"/>
        </w:rPr>
      </w:pPr>
    </w:p>
    <w:p w:rsidR="007B5CE0" w:rsidRPr="00661F57" w:rsidRDefault="007B5CE0" w:rsidP="007B5CE0">
      <w:pPr>
        <w:rPr>
          <w:rFonts w:cs="Times New Roman"/>
          <w:b/>
          <w:sz w:val="24"/>
          <w:szCs w:val="24"/>
        </w:rPr>
      </w:pPr>
      <w:r>
        <w:rPr>
          <w:rFonts w:cs="Times New Roman"/>
          <w:b/>
          <w:sz w:val="24"/>
          <w:szCs w:val="24"/>
        </w:rPr>
        <w:t>7</w:t>
      </w:r>
      <w:r w:rsidRPr="00661F57">
        <w:rPr>
          <w:rFonts w:cs="Times New Roman"/>
          <w:b/>
          <w:sz w:val="24"/>
          <w:szCs w:val="24"/>
        </w:rPr>
        <w:t>. DB_Deny data writer:</w:t>
      </w:r>
    </w:p>
    <w:p w:rsidR="007B5CE0" w:rsidRPr="00661F57" w:rsidRDefault="007B5CE0" w:rsidP="007B5CE0">
      <w:pPr>
        <w:rPr>
          <w:rFonts w:cs="Times New Roman"/>
          <w:sz w:val="24"/>
          <w:szCs w:val="24"/>
        </w:rPr>
      </w:pPr>
      <w:r w:rsidRPr="00661F57">
        <w:rPr>
          <w:rFonts w:cs="Times New Roman"/>
          <w:sz w:val="24"/>
          <w:szCs w:val="24"/>
        </w:rPr>
        <w:t>User cannot be able to write the data</w:t>
      </w:r>
    </w:p>
    <w:p w:rsidR="007B5CE0" w:rsidRPr="00661F57" w:rsidRDefault="007B5CE0" w:rsidP="007B5CE0">
      <w:pPr>
        <w:rPr>
          <w:rFonts w:cs="Times New Roman"/>
          <w:b/>
          <w:sz w:val="24"/>
          <w:szCs w:val="24"/>
        </w:rPr>
      </w:pPr>
      <w:r w:rsidRPr="00661F57">
        <w:rPr>
          <w:rFonts w:cs="Times New Roman"/>
          <w:b/>
          <w:sz w:val="24"/>
          <w:szCs w:val="24"/>
        </w:rPr>
        <w:t>Note:</w:t>
      </w:r>
    </w:p>
    <w:p w:rsidR="007B5CE0" w:rsidRPr="00661F57" w:rsidRDefault="007B5CE0" w:rsidP="007B5CE0">
      <w:pPr>
        <w:rPr>
          <w:rFonts w:cs="Times New Roman"/>
          <w:sz w:val="24"/>
          <w:szCs w:val="24"/>
        </w:rPr>
      </w:pPr>
      <w:r w:rsidRPr="00661F57">
        <w:rPr>
          <w:rFonts w:cs="Times New Roman"/>
          <w:sz w:val="24"/>
          <w:szCs w:val="24"/>
        </w:rPr>
        <w:t>1. If we have db_owner &amp; DB_Deny data reader or writer permission then we can be able to perform all operations on database except reading\writing...Preference goes to DENY</w:t>
      </w:r>
    </w:p>
    <w:p w:rsidR="007B5CE0" w:rsidRPr="00661F57" w:rsidRDefault="007B5CE0" w:rsidP="007B5CE0">
      <w:pPr>
        <w:rPr>
          <w:rFonts w:cs="Times New Roman"/>
          <w:sz w:val="24"/>
          <w:szCs w:val="24"/>
        </w:rPr>
      </w:pPr>
      <w:r w:rsidRPr="00661F57">
        <w:rPr>
          <w:rFonts w:cs="Times New Roman"/>
          <w:sz w:val="24"/>
          <w:szCs w:val="24"/>
        </w:rPr>
        <w:t>2. If we have sys admin &amp; DB_Deny data reader\write permission then we can be able to perform all operations on database...Preference goes to SYSADMIN.</w:t>
      </w:r>
    </w:p>
    <w:p w:rsidR="007B5CE0" w:rsidRPr="00661F57" w:rsidRDefault="007B5CE0" w:rsidP="007B5CE0">
      <w:pPr>
        <w:rPr>
          <w:rFonts w:cs="Times New Roman"/>
          <w:sz w:val="24"/>
          <w:szCs w:val="24"/>
        </w:rPr>
      </w:pPr>
      <w:r w:rsidRPr="00661F57">
        <w:rPr>
          <w:rFonts w:cs="Times New Roman"/>
          <w:sz w:val="24"/>
          <w:szCs w:val="24"/>
        </w:rPr>
        <w:t>3. Provide reader and deny data reader permission to same account then user cannot be able to read the data.</w:t>
      </w:r>
    </w:p>
    <w:p w:rsidR="001A6514" w:rsidRDefault="001A6514" w:rsidP="007B5CE0">
      <w:pPr>
        <w:rPr>
          <w:rFonts w:cs="Times New Roman"/>
          <w:b/>
          <w:sz w:val="24"/>
          <w:szCs w:val="24"/>
        </w:rPr>
      </w:pPr>
    </w:p>
    <w:p w:rsidR="007B5CE0" w:rsidRPr="00661F57" w:rsidRDefault="007B5CE0" w:rsidP="007B5CE0">
      <w:pPr>
        <w:rPr>
          <w:rFonts w:cs="Times New Roman"/>
          <w:b/>
          <w:sz w:val="24"/>
          <w:szCs w:val="24"/>
        </w:rPr>
      </w:pPr>
      <w:r>
        <w:rPr>
          <w:rFonts w:cs="Times New Roman"/>
          <w:b/>
          <w:sz w:val="24"/>
          <w:szCs w:val="24"/>
        </w:rPr>
        <w:t>8</w:t>
      </w:r>
      <w:r w:rsidRPr="00661F57">
        <w:rPr>
          <w:rFonts w:cs="Times New Roman"/>
          <w:b/>
          <w:sz w:val="24"/>
          <w:szCs w:val="24"/>
        </w:rPr>
        <w:t>. DB_OWNER:</w:t>
      </w:r>
    </w:p>
    <w:p w:rsidR="007B5CE0" w:rsidRPr="00661F57" w:rsidRDefault="007B5CE0" w:rsidP="007B5CE0">
      <w:pPr>
        <w:rPr>
          <w:rFonts w:cs="Times New Roman"/>
          <w:sz w:val="24"/>
          <w:szCs w:val="24"/>
        </w:rPr>
      </w:pPr>
      <w:r w:rsidRPr="00661F57">
        <w:rPr>
          <w:rFonts w:cs="Times New Roman"/>
          <w:sz w:val="24"/>
          <w:szCs w:val="24"/>
        </w:rPr>
        <w:t>Users have full permissions at database level.</w:t>
      </w:r>
    </w:p>
    <w:p w:rsidR="007B5CE0" w:rsidRPr="00661F57" w:rsidRDefault="007B5CE0" w:rsidP="00D5375B">
      <w:pPr>
        <w:rPr>
          <w:rFonts w:cs="Times New Roman"/>
          <w:sz w:val="24"/>
          <w:szCs w:val="24"/>
        </w:rPr>
      </w:pPr>
    </w:p>
    <w:p w:rsidR="0010354D" w:rsidRPr="00661F57" w:rsidRDefault="007B5CE0" w:rsidP="00D5375B">
      <w:pPr>
        <w:rPr>
          <w:rFonts w:cs="Times New Roman"/>
          <w:b/>
          <w:sz w:val="24"/>
          <w:szCs w:val="24"/>
        </w:rPr>
      </w:pPr>
      <w:r>
        <w:rPr>
          <w:rFonts w:cs="Times New Roman"/>
          <w:b/>
          <w:sz w:val="24"/>
          <w:szCs w:val="24"/>
        </w:rPr>
        <w:t>9</w:t>
      </w:r>
      <w:r w:rsidR="0010354D" w:rsidRPr="00661F57">
        <w:rPr>
          <w:rFonts w:cs="Times New Roman"/>
          <w:b/>
          <w:sz w:val="24"/>
          <w:szCs w:val="24"/>
        </w:rPr>
        <w:t xml:space="preserve">. </w:t>
      </w:r>
      <w:r w:rsidR="002F1A71" w:rsidRPr="00661F57">
        <w:rPr>
          <w:rFonts w:cs="Times New Roman"/>
          <w:b/>
          <w:sz w:val="24"/>
          <w:szCs w:val="24"/>
        </w:rPr>
        <w:t>DB_</w:t>
      </w:r>
      <w:r w:rsidR="0010354D" w:rsidRPr="00661F57">
        <w:rPr>
          <w:rFonts w:cs="Times New Roman"/>
          <w:b/>
          <w:sz w:val="24"/>
          <w:szCs w:val="24"/>
        </w:rPr>
        <w:t>Security admin:</w:t>
      </w:r>
    </w:p>
    <w:p w:rsidR="00B536AC" w:rsidRPr="00661F57" w:rsidRDefault="0010354D" w:rsidP="00D5375B">
      <w:pPr>
        <w:rPr>
          <w:rFonts w:cs="Times New Roman"/>
          <w:sz w:val="24"/>
          <w:szCs w:val="24"/>
        </w:rPr>
      </w:pPr>
      <w:r w:rsidRPr="00661F57">
        <w:rPr>
          <w:rFonts w:cs="Times New Roman"/>
          <w:sz w:val="24"/>
          <w:szCs w:val="24"/>
        </w:rPr>
        <w:t xml:space="preserve">User </w:t>
      </w:r>
      <w:r w:rsidR="00D64648" w:rsidRPr="00661F57">
        <w:rPr>
          <w:rFonts w:cs="Times New Roman"/>
          <w:sz w:val="24"/>
          <w:szCs w:val="24"/>
        </w:rPr>
        <w:t>can get permissions of giving roles to other users at specific table\store procedure\views\functions</w:t>
      </w:r>
      <w:r w:rsidR="005E4F83" w:rsidRPr="00661F57">
        <w:rPr>
          <w:rFonts w:cs="Times New Roman"/>
          <w:sz w:val="24"/>
          <w:szCs w:val="24"/>
        </w:rPr>
        <w:t>...</w:t>
      </w:r>
      <w:r w:rsidR="00D64648" w:rsidRPr="00661F57">
        <w:rPr>
          <w:rFonts w:cs="Times New Roman"/>
          <w:sz w:val="24"/>
          <w:szCs w:val="24"/>
        </w:rPr>
        <w:t>etc</w:t>
      </w:r>
    </w:p>
    <w:p w:rsidR="00D64648" w:rsidRPr="00661F57" w:rsidRDefault="00D64648" w:rsidP="00D5375B">
      <w:pPr>
        <w:rPr>
          <w:rFonts w:cs="Times New Roman"/>
          <w:b/>
          <w:sz w:val="24"/>
          <w:szCs w:val="24"/>
        </w:rPr>
      </w:pPr>
      <w:r w:rsidRPr="00661F57">
        <w:rPr>
          <w:rFonts w:cs="Times New Roman"/>
          <w:b/>
          <w:sz w:val="24"/>
          <w:szCs w:val="24"/>
        </w:rPr>
        <w:t>Note:</w:t>
      </w:r>
    </w:p>
    <w:p w:rsidR="00D64648" w:rsidRPr="00661F57" w:rsidRDefault="00D64648" w:rsidP="00D5375B">
      <w:pPr>
        <w:shd w:val="clear" w:color="auto" w:fill="FFFFFF"/>
        <w:spacing w:before="100" w:beforeAutospacing="1" w:after="100" w:afterAutospacing="1" w:line="240" w:lineRule="atLeast"/>
        <w:rPr>
          <w:rFonts w:cs="Times New Roman"/>
          <w:sz w:val="24"/>
          <w:szCs w:val="24"/>
        </w:rPr>
      </w:pPr>
      <w:r w:rsidRPr="00661F57">
        <w:rPr>
          <w:rFonts w:cs="Times New Roman"/>
          <w:b/>
          <w:sz w:val="24"/>
          <w:szCs w:val="24"/>
        </w:rPr>
        <w:t>Grant:</w:t>
      </w:r>
      <w:r w:rsidRPr="00661F57">
        <w:rPr>
          <w:rFonts w:eastAsia="Times New Roman" w:cs="Times New Roman"/>
          <w:color w:val="444444"/>
          <w:sz w:val="24"/>
          <w:szCs w:val="24"/>
        </w:rPr>
        <w:t xml:space="preserve"> </w:t>
      </w:r>
      <w:r w:rsidRPr="00661F57">
        <w:rPr>
          <w:rFonts w:cs="Times New Roman"/>
          <w:sz w:val="24"/>
          <w:szCs w:val="24"/>
        </w:rPr>
        <w:t>Can grant permissions to the user account.</w:t>
      </w:r>
    </w:p>
    <w:p w:rsidR="00D64648" w:rsidRPr="00661F57" w:rsidRDefault="00D64648" w:rsidP="00D5375B">
      <w:pPr>
        <w:shd w:val="clear" w:color="auto" w:fill="FFFFFF"/>
        <w:spacing w:before="100" w:beforeAutospacing="1" w:after="100" w:afterAutospacing="1" w:line="240" w:lineRule="atLeast"/>
        <w:rPr>
          <w:rFonts w:cs="Times New Roman"/>
          <w:sz w:val="24"/>
          <w:szCs w:val="24"/>
        </w:rPr>
      </w:pPr>
      <w:r w:rsidRPr="00661F57">
        <w:rPr>
          <w:rFonts w:cs="Times New Roman"/>
          <w:b/>
          <w:sz w:val="24"/>
          <w:szCs w:val="24"/>
        </w:rPr>
        <w:t>With grant:</w:t>
      </w:r>
      <w:r w:rsidRPr="00661F57">
        <w:rPr>
          <w:rFonts w:eastAsia="Times New Roman" w:cs="Times New Roman"/>
          <w:color w:val="444444"/>
          <w:sz w:val="24"/>
          <w:szCs w:val="24"/>
        </w:rPr>
        <w:t xml:space="preserve"> </w:t>
      </w:r>
      <w:r w:rsidRPr="00661F57">
        <w:rPr>
          <w:rFonts w:cs="Times New Roman"/>
          <w:sz w:val="24"/>
          <w:szCs w:val="24"/>
        </w:rPr>
        <w:t xml:space="preserve">User </w:t>
      </w:r>
      <w:r w:rsidR="0010354D" w:rsidRPr="00661F57">
        <w:rPr>
          <w:rFonts w:cs="Times New Roman"/>
          <w:sz w:val="24"/>
          <w:szCs w:val="24"/>
        </w:rPr>
        <w:t>gets</w:t>
      </w:r>
      <w:r w:rsidRPr="00661F57">
        <w:rPr>
          <w:rFonts w:cs="Times New Roman"/>
          <w:sz w:val="24"/>
          <w:szCs w:val="24"/>
        </w:rPr>
        <w:t xml:space="preserve"> permissions and at the same time user can pass the permissions to other users.</w:t>
      </w:r>
    </w:p>
    <w:p w:rsidR="00B05014" w:rsidRPr="00661F57" w:rsidRDefault="00D64648" w:rsidP="00D5375B">
      <w:pPr>
        <w:shd w:val="clear" w:color="auto" w:fill="FFFFFF"/>
        <w:spacing w:before="100" w:beforeAutospacing="1" w:after="100" w:afterAutospacing="1" w:line="240" w:lineRule="atLeast"/>
        <w:rPr>
          <w:rFonts w:cs="Times New Roman"/>
          <w:sz w:val="24"/>
          <w:szCs w:val="24"/>
        </w:rPr>
      </w:pPr>
      <w:r w:rsidRPr="00661F57">
        <w:rPr>
          <w:rFonts w:cs="Times New Roman"/>
          <w:b/>
          <w:sz w:val="24"/>
          <w:szCs w:val="24"/>
        </w:rPr>
        <w:t>Deny:</w:t>
      </w:r>
      <w:r w:rsidR="005E4F83" w:rsidRPr="00661F57">
        <w:rPr>
          <w:rFonts w:eastAsia="Times New Roman" w:cs="Times New Roman"/>
          <w:color w:val="444444"/>
          <w:sz w:val="24"/>
          <w:szCs w:val="24"/>
        </w:rPr>
        <w:t xml:space="preserve"> </w:t>
      </w:r>
      <w:r w:rsidRPr="00661F57">
        <w:rPr>
          <w:rFonts w:cs="Times New Roman"/>
          <w:sz w:val="24"/>
          <w:szCs w:val="24"/>
        </w:rPr>
        <w:t xml:space="preserve">Deny the </w:t>
      </w:r>
      <w:r w:rsidR="0010354D" w:rsidRPr="00661F57">
        <w:rPr>
          <w:rFonts w:cs="Times New Roman"/>
          <w:sz w:val="24"/>
          <w:szCs w:val="24"/>
        </w:rPr>
        <w:t>permissions...</w:t>
      </w:r>
    </w:p>
    <w:p w:rsidR="00F76890" w:rsidRPr="00661F57" w:rsidRDefault="00F76890" w:rsidP="00D5375B">
      <w:pPr>
        <w:rPr>
          <w:rFonts w:cs="Times New Roman"/>
          <w:b/>
          <w:sz w:val="24"/>
          <w:szCs w:val="24"/>
        </w:rPr>
      </w:pPr>
    </w:p>
    <w:p w:rsidR="00CE2A7F" w:rsidRPr="00661F57" w:rsidRDefault="009636D5" w:rsidP="00D5375B">
      <w:pPr>
        <w:rPr>
          <w:rFonts w:cs="Times New Roman"/>
          <w:b/>
          <w:sz w:val="24"/>
          <w:szCs w:val="24"/>
        </w:rPr>
      </w:pPr>
      <w:r w:rsidRPr="00661F57">
        <w:rPr>
          <w:rFonts w:cs="Times New Roman"/>
          <w:b/>
          <w:sz w:val="24"/>
          <w:szCs w:val="24"/>
        </w:rPr>
        <w:t>10. P</w:t>
      </w:r>
      <w:r w:rsidR="00D64648" w:rsidRPr="00661F57">
        <w:rPr>
          <w:rFonts w:cs="Times New Roman"/>
          <w:b/>
          <w:sz w:val="24"/>
          <w:szCs w:val="24"/>
        </w:rPr>
        <w:t>ublic:</w:t>
      </w:r>
    </w:p>
    <w:p w:rsidR="00913EC7" w:rsidRPr="00661F57" w:rsidRDefault="00D64648" w:rsidP="00D5375B">
      <w:pPr>
        <w:rPr>
          <w:rFonts w:cs="Times New Roman"/>
          <w:b/>
          <w:sz w:val="24"/>
          <w:szCs w:val="24"/>
        </w:rPr>
      </w:pPr>
      <w:r w:rsidRPr="00661F57">
        <w:rPr>
          <w:rFonts w:cs="Times New Roman"/>
          <w:sz w:val="24"/>
          <w:szCs w:val="24"/>
        </w:rPr>
        <w:t>Basic connectivity to the instance and visibility to the databases.</w:t>
      </w:r>
    </w:p>
    <w:p w:rsidR="00D64648" w:rsidRPr="00661F57" w:rsidRDefault="00D64648" w:rsidP="00D5375B">
      <w:pPr>
        <w:rPr>
          <w:rFonts w:cs="Times New Roman"/>
          <w:b/>
          <w:sz w:val="24"/>
          <w:szCs w:val="24"/>
        </w:rPr>
      </w:pPr>
      <w:r w:rsidRPr="00661F57">
        <w:rPr>
          <w:rFonts w:cs="Times New Roman"/>
          <w:b/>
          <w:sz w:val="24"/>
          <w:szCs w:val="24"/>
        </w:rPr>
        <w:t>Limitations:</w:t>
      </w:r>
    </w:p>
    <w:p w:rsidR="00D64648" w:rsidRPr="00661F57" w:rsidRDefault="00700E0E" w:rsidP="00D5375B">
      <w:pPr>
        <w:rPr>
          <w:rFonts w:cs="Times New Roman"/>
          <w:sz w:val="24"/>
          <w:szCs w:val="24"/>
        </w:rPr>
      </w:pPr>
      <w:r w:rsidRPr="00661F57">
        <w:rPr>
          <w:rFonts w:cs="Times New Roman"/>
          <w:sz w:val="24"/>
          <w:szCs w:val="24"/>
        </w:rPr>
        <w:t>&gt;</w:t>
      </w:r>
      <w:r w:rsidR="00437A2D">
        <w:rPr>
          <w:rFonts w:cs="Times New Roman"/>
          <w:sz w:val="24"/>
          <w:szCs w:val="24"/>
        </w:rPr>
        <w:t xml:space="preserve"> </w:t>
      </w:r>
      <w:r w:rsidR="00D64648" w:rsidRPr="00661F57">
        <w:rPr>
          <w:rFonts w:cs="Times New Roman"/>
          <w:sz w:val="24"/>
          <w:szCs w:val="24"/>
        </w:rPr>
        <w:t xml:space="preserve">Public roles </w:t>
      </w:r>
      <w:r w:rsidR="005E4F83" w:rsidRPr="00661F57">
        <w:rPr>
          <w:rFonts w:cs="Times New Roman"/>
          <w:sz w:val="24"/>
          <w:szCs w:val="24"/>
        </w:rPr>
        <w:t>cannot</w:t>
      </w:r>
      <w:r w:rsidR="00D64648" w:rsidRPr="00661F57">
        <w:rPr>
          <w:rFonts w:cs="Times New Roman"/>
          <w:sz w:val="24"/>
          <w:szCs w:val="24"/>
        </w:rPr>
        <w:t xml:space="preserve"> deleted</w:t>
      </w:r>
    </w:p>
    <w:p w:rsidR="00D64648" w:rsidRPr="00661F57" w:rsidRDefault="00D64648" w:rsidP="00D5375B">
      <w:pPr>
        <w:rPr>
          <w:rFonts w:cs="Times New Roman"/>
          <w:sz w:val="24"/>
          <w:szCs w:val="24"/>
        </w:rPr>
      </w:pPr>
      <w:r w:rsidRPr="00661F57">
        <w:rPr>
          <w:rFonts w:cs="Times New Roman"/>
          <w:sz w:val="24"/>
          <w:szCs w:val="24"/>
        </w:rPr>
        <w:t>&gt;</w:t>
      </w:r>
      <w:r w:rsidR="00437A2D">
        <w:rPr>
          <w:rFonts w:cs="Times New Roman"/>
          <w:sz w:val="24"/>
          <w:szCs w:val="24"/>
        </w:rPr>
        <w:t xml:space="preserve"> </w:t>
      </w:r>
      <w:r w:rsidRPr="00661F57">
        <w:rPr>
          <w:rFonts w:cs="Times New Roman"/>
          <w:sz w:val="24"/>
          <w:szCs w:val="24"/>
        </w:rPr>
        <w:t>Public role</w:t>
      </w:r>
      <w:r w:rsidR="008247F8" w:rsidRPr="00661F57">
        <w:rPr>
          <w:rFonts w:cs="Times New Roman"/>
          <w:sz w:val="24"/>
          <w:szCs w:val="24"/>
        </w:rPr>
        <w:t>s</w:t>
      </w:r>
      <w:r w:rsidRPr="00661F57">
        <w:rPr>
          <w:rFonts w:cs="Times New Roman"/>
          <w:sz w:val="24"/>
          <w:szCs w:val="24"/>
        </w:rPr>
        <w:t xml:space="preserve"> </w:t>
      </w:r>
      <w:r w:rsidR="005E4F83" w:rsidRPr="00661F57">
        <w:rPr>
          <w:rFonts w:cs="Times New Roman"/>
          <w:sz w:val="24"/>
          <w:szCs w:val="24"/>
        </w:rPr>
        <w:t>cannot</w:t>
      </w:r>
      <w:r w:rsidRPr="00661F57">
        <w:rPr>
          <w:rFonts w:cs="Times New Roman"/>
          <w:sz w:val="24"/>
          <w:szCs w:val="24"/>
        </w:rPr>
        <w:t xml:space="preserve"> be altered</w:t>
      </w:r>
    </w:p>
    <w:p w:rsidR="00D64648" w:rsidRPr="00661F57" w:rsidRDefault="00D64648" w:rsidP="00D5375B">
      <w:pPr>
        <w:rPr>
          <w:rFonts w:cs="Times New Roman"/>
          <w:sz w:val="24"/>
          <w:szCs w:val="24"/>
        </w:rPr>
      </w:pPr>
      <w:r w:rsidRPr="00661F57">
        <w:rPr>
          <w:rFonts w:cs="Times New Roman"/>
          <w:sz w:val="24"/>
          <w:szCs w:val="24"/>
        </w:rPr>
        <w:t>&gt;</w:t>
      </w:r>
      <w:r w:rsidR="00437A2D">
        <w:rPr>
          <w:rFonts w:cs="Times New Roman"/>
          <w:sz w:val="24"/>
          <w:szCs w:val="24"/>
        </w:rPr>
        <w:t xml:space="preserve"> </w:t>
      </w:r>
      <w:r w:rsidRPr="00661F57">
        <w:rPr>
          <w:rFonts w:cs="Times New Roman"/>
          <w:sz w:val="24"/>
          <w:szCs w:val="24"/>
        </w:rPr>
        <w:t xml:space="preserve">Public </w:t>
      </w:r>
      <w:r w:rsidR="005E4F83" w:rsidRPr="00661F57">
        <w:rPr>
          <w:rFonts w:cs="Times New Roman"/>
          <w:sz w:val="24"/>
          <w:szCs w:val="24"/>
        </w:rPr>
        <w:t>roles</w:t>
      </w:r>
      <w:r w:rsidRPr="00661F57">
        <w:rPr>
          <w:rFonts w:cs="Times New Roman"/>
          <w:sz w:val="24"/>
          <w:szCs w:val="24"/>
        </w:rPr>
        <w:t xml:space="preserve"> </w:t>
      </w:r>
      <w:r w:rsidR="005E4F83" w:rsidRPr="00661F57">
        <w:rPr>
          <w:rFonts w:cs="Times New Roman"/>
          <w:sz w:val="24"/>
          <w:szCs w:val="24"/>
        </w:rPr>
        <w:t>cannot</w:t>
      </w:r>
      <w:r w:rsidR="007B5CE0">
        <w:rPr>
          <w:rFonts w:cs="Times New Roman"/>
          <w:sz w:val="24"/>
          <w:szCs w:val="24"/>
        </w:rPr>
        <w:t xml:space="preserve"> be un</w:t>
      </w:r>
      <w:r w:rsidRPr="00661F57">
        <w:rPr>
          <w:rFonts w:cs="Times New Roman"/>
          <w:sz w:val="24"/>
          <w:szCs w:val="24"/>
        </w:rPr>
        <w:t>check</w:t>
      </w:r>
    </w:p>
    <w:p w:rsidR="00D64648" w:rsidRPr="00661F57" w:rsidRDefault="00D64648" w:rsidP="00D5375B">
      <w:pPr>
        <w:rPr>
          <w:rFonts w:cs="Times New Roman"/>
          <w:sz w:val="24"/>
          <w:szCs w:val="24"/>
        </w:rPr>
      </w:pPr>
      <w:r w:rsidRPr="00661F57">
        <w:rPr>
          <w:rFonts w:cs="Times New Roman"/>
          <w:sz w:val="24"/>
          <w:szCs w:val="24"/>
        </w:rPr>
        <w:t>&gt;</w:t>
      </w:r>
      <w:r w:rsidR="00437A2D">
        <w:rPr>
          <w:rFonts w:cs="Times New Roman"/>
          <w:sz w:val="24"/>
          <w:szCs w:val="24"/>
        </w:rPr>
        <w:t xml:space="preserve"> </w:t>
      </w:r>
      <w:r w:rsidRPr="00661F57">
        <w:rPr>
          <w:rFonts w:cs="Times New Roman"/>
          <w:sz w:val="24"/>
          <w:szCs w:val="24"/>
        </w:rPr>
        <w:t>Public role is by default common for every databa</w:t>
      </w:r>
      <w:r w:rsidR="005E4F83" w:rsidRPr="00661F57">
        <w:rPr>
          <w:rFonts w:cs="Times New Roman"/>
          <w:sz w:val="24"/>
          <w:szCs w:val="24"/>
        </w:rPr>
        <w:t>s</w:t>
      </w:r>
      <w:r w:rsidRPr="00661F57">
        <w:rPr>
          <w:rFonts w:cs="Times New Roman"/>
          <w:sz w:val="24"/>
          <w:szCs w:val="24"/>
        </w:rPr>
        <w:t>es</w:t>
      </w:r>
    </w:p>
    <w:p w:rsidR="008715D3" w:rsidRDefault="008715D3" w:rsidP="00D5375B">
      <w:pPr>
        <w:rPr>
          <w:rFonts w:cs="Times New Roman"/>
          <w:b/>
          <w:sz w:val="24"/>
          <w:szCs w:val="24"/>
        </w:rPr>
      </w:pPr>
    </w:p>
    <w:p w:rsidR="00D64648" w:rsidRPr="00661F57" w:rsidRDefault="00D64648" w:rsidP="00D5375B">
      <w:pPr>
        <w:rPr>
          <w:rFonts w:cs="Times New Roman"/>
          <w:b/>
          <w:sz w:val="24"/>
          <w:szCs w:val="24"/>
        </w:rPr>
      </w:pPr>
      <w:r w:rsidRPr="00661F57">
        <w:rPr>
          <w:rFonts w:cs="Times New Roman"/>
          <w:b/>
          <w:sz w:val="24"/>
          <w:szCs w:val="24"/>
        </w:rPr>
        <w:t>Note:</w:t>
      </w:r>
    </w:p>
    <w:p w:rsidR="00D64648" w:rsidRPr="00661F57" w:rsidRDefault="00D64648" w:rsidP="00D5375B">
      <w:pPr>
        <w:rPr>
          <w:rFonts w:cs="Times New Roman"/>
          <w:sz w:val="24"/>
          <w:szCs w:val="24"/>
        </w:rPr>
      </w:pPr>
      <w:r w:rsidRPr="00661F57">
        <w:rPr>
          <w:rFonts w:cs="Times New Roman"/>
          <w:sz w:val="24"/>
          <w:szCs w:val="24"/>
        </w:rPr>
        <w:t>1. Always keep database owner as SA account which is inbuilt SQL Server account and we never delete that account.</w:t>
      </w:r>
    </w:p>
    <w:p w:rsidR="00D64648" w:rsidRPr="00661F57" w:rsidRDefault="00D64648" w:rsidP="00D5375B">
      <w:pPr>
        <w:rPr>
          <w:rFonts w:cs="Times New Roman"/>
          <w:sz w:val="24"/>
          <w:szCs w:val="24"/>
        </w:rPr>
      </w:pPr>
      <w:r w:rsidRPr="00661F57">
        <w:rPr>
          <w:rFonts w:cs="Times New Roman"/>
          <w:sz w:val="24"/>
          <w:szCs w:val="24"/>
        </w:rPr>
        <w:t xml:space="preserve">2. Any account is using as owner for specific database you </w:t>
      </w:r>
      <w:r w:rsidR="005E4F83" w:rsidRPr="00661F57">
        <w:rPr>
          <w:rFonts w:cs="Times New Roman"/>
          <w:sz w:val="24"/>
          <w:szCs w:val="24"/>
        </w:rPr>
        <w:t>cannot</w:t>
      </w:r>
      <w:r w:rsidRPr="00661F57">
        <w:rPr>
          <w:rFonts w:cs="Times New Roman"/>
          <w:sz w:val="24"/>
          <w:szCs w:val="24"/>
        </w:rPr>
        <w:t xml:space="preserve"> be able to delete until you change the owner of the database.</w:t>
      </w:r>
    </w:p>
    <w:p w:rsidR="00D64648" w:rsidRPr="00661F57" w:rsidRDefault="00D64648" w:rsidP="00D5375B">
      <w:pPr>
        <w:rPr>
          <w:rFonts w:cs="Times New Roman"/>
          <w:sz w:val="24"/>
          <w:szCs w:val="24"/>
        </w:rPr>
      </w:pPr>
      <w:r w:rsidRPr="00661F57">
        <w:rPr>
          <w:rFonts w:cs="Times New Roman"/>
          <w:sz w:val="24"/>
          <w:szCs w:val="24"/>
        </w:rPr>
        <w:t xml:space="preserve">3. You </w:t>
      </w:r>
      <w:r w:rsidR="005E4F83" w:rsidRPr="00661F57">
        <w:rPr>
          <w:rFonts w:cs="Times New Roman"/>
          <w:sz w:val="24"/>
          <w:szCs w:val="24"/>
        </w:rPr>
        <w:t>cannot</w:t>
      </w:r>
      <w:r w:rsidRPr="00661F57">
        <w:rPr>
          <w:rFonts w:cs="Times New Roman"/>
          <w:sz w:val="24"/>
          <w:szCs w:val="24"/>
        </w:rPr>
        <w:t xml:space="preserve"> able to delete the login if any active </w:t>
      </w:r>
      <w:r w:rsidR="005E4F83" w:rsidRPr="00661F57">
        <w:rPr>
          <w:rFonts w:cs="Times New Roman"/>
          <w:sz w:val="24"/>
          <w:szCs w:val="24"/>
        </w:rPr>
        <w:t>sessions are</w:t>
      </w:r>
      <w:r w:rsidRPr="00661F57">
        <w:rPr>
          <w:rFonts w:cs="Times New Roman"/>
          <w:sz w:val="24"/>
          <w:szCs w:val="24"/>
        </w:rPr>
        <w:t xml:space="preserve"> running.</w:t>
      </w:r>
    </w:p>
    <w:p w:rsidR="00913EC7" w:rsidRPr="00661F57" w:rsidRDefault="00D64648" w:rsidP="00D5375B">
      <w:pPr>
        <w:rPr>
          <w:rFonts w:cs="Times New Roman"/>
          <w:sz w:val="24"/>
          <w:szCs w:val="24"/>
        </w:rPr>
      </w:pPr>
      <w:r w:rsidRPr="00661F57">
        <w:rPr>
          <w:rFonts w:cs="Times New Roman"/>
          <w:sz w:val="24"/>
          <w:szCs w:val="24"/>
        </w:rPr>
        <w:t>4. Unlimited logins and users possible in SQL Server.</w:t>
      </w:r>
    </w:p>
    <w:p w:rsidR="00810B37" w:rsidRDefault="00810B37" w:rsidP="00D5375B">
      <w:pPr>
        <w:rPr>
          <w:rFonts w:eastAsia="Times New Roman" w:cs="Times New Roman"/>
          <w:color w:val="444444"/>
          <w:sz w:val="24"/>
          <w:szCs w:val="24"/>
        </w:rPr>
      </w:pPr>
    </w:p>
    <w:p w:rsidR="00754BBD" w:rsidRPr="001A6514" w:rsidRDefault="00754BBD" w:rsidP="00754BBD">
      <w:pPr>
        <w:rPr>
          <w:rFonts w:cs="Times New Roman"/>
          <w:b/>
          <w:sz w:val="24"/>
          <w:szCs w:val="24"/>
        </w:rPr>
      </w:pPr>
      <w:r w:rsidRPr="001A6514">
        <w:rPr>
          <w:rFonts w:cs="Times New Roman"/>
          <w:b/>
          <w:sz w:val="24"/>
          <w:szCs w:val="24"/>
        </w:rPr>
        <w:t>Schema:</w:t>
      </w:r>
    </w:p>
    <w:p w:rsidR="00754BBD" w:rsidRDefault="00754BBD" w:rsidP="00754BBD">
      <w:pPr>
        <w:rPr>
          <w:rFonts w:cs="Times New Roman"/>
          <w:sz w:val="24"/>
          <w:szCs w:val="24"/>
        </w:rPr>
      </w:pPr>
      <w:r>
        <w:rPr>
          <w:rFonts w:cs="Times New Roman"/>
          <w:sz w:val="24"/>
          <w:szCs w:val="24"/>
        </w:rPr>
        <w:t>&gt; It is a collection of objects under a database principal (user)</w:t>
      </w:r>
    </w:p>
    <w:p w:rsidR="00754BBD" w:rsidRDefault="00754BBD" w:rsidP="00754BBD">
      <w:pPr>
        <w:rPr>
          <w:rFonts w:cs="Times New Roman"/>
          <w:sz w:val="24"/>
          <w:szCs w:val="24"/>
        </w:rPr>
      </w:pPr>
      <w:r>
        <w:rPr>
          <w:rFonts w:cs="Times New Roman"/>
          <w:sz w:val="24"/>
          <w:szCs w:val="24"/>
        </w:rPr>
        <w:t xml:space="preserve">&gt; It is always present in database </w:t>
      </w:r>
    </w:p>
    <w:p w:rsidR="00754BBD" w:rsidRDefault="00754BBD" w:rsidP="00754BBD">
      <w:pPr>
        <w:rPr>
          <w:rFonts w:cs="Times New Roman"/>
          <w:sz w:val="24"/>
          <w:szCs w:val="24"/>
        </w:rPr>
      </w:pPr>
      <w:r>
        <w:rPr>
          <w:rFonts w:cs="Times New Roman"/>
          <w:sz w:val="24"/>
          <w:szCs w:val="24"/>
        </w:rPr>
        <w:t>&gt; If we not mentioned any schema for user, he occupies the default schema-(db)</w:t>
      </w:r>
    </w:p>
    <w:p w:rsidR="00754BBD" w:rsidRDefault="00754BBD" w:rsidP="00754BBD">
      <w:pPr>
        <w:rPr>
          <w:rFonts w:cs="Times New Roman"/>
          <w:sz w:val="24"/>
          <w:szCs w:val="24"/>
        </w:rPr>
      </w:pPr>
      <w:r>
        <w:rPr>
          <w:rFonts w:cs="Times New Roman"/>
          <w:sz w:val="24"/>
          <w:szCs w:val="24"/>
        </w:rPr>
        <w:t>&gt; Every principal has schema</w:t>
      </w:r>
    </w:p>
    <w:p w:rsidR="00754BBD" w:rsidRDefault="00754BBD" w:rsidP="00754BBD">
      <w:pPr>
        <w:rPr>
          <w:rFonts w:cs="Times New Roman"/>
          <w:sz w:val="24"/>
          <w:szCs w:val="24"/>
        </w:rPr>
      </w:pPr>
      <w:r>
        <w:rPr>
          <w:rFonts w:cs="Times New Roman"/>
          <w:sz w:val="24"/>
          <w:szCs w:val="24"/>
        </w:rPr>
        <w:t>Create schema &lt;schema name&gt;</w:t>
      </w:r>
    </w:p>
    <w:p w:rsidR="00754BBD" w:rsidRDefault="00754BBD" w:rsidP="00754BBD">
      <w:pPr>
        <w:rPr>
          <w:rFonts w:cs="Times New Roman"/>
          <w:sz w:val="24"/>
          <w:szCs w:val="24"/>
        </w:rPr>
      </w:pPr>
    </w:p>
    <w:p w:rsidR="00754BBD" w:rsidRPr="000963B5" w:rsidRDefault="00754BBD" w:rsidP="00754BBD">
      <w:pPr>
        <w:rPr>
          <w:rFonts w:cs="Times New Roman"/>
          <w:b/>
          <w:sz w:val="24"/>
          <w:szCs w:val="24"/>
        </w:rPr>
      </w:pPr>
      <w:r w:rsidRPr="000963B5">
        <w:rPr>
          <w:rFonts w:cs="Times New Roman"/>
          <w:b/>
          <w:sz w:val="24"/>
          <w:szCs w:val="24"/>
        </w:rPr>
        <w:t>Enable &amp; Disable App role:</w:t>
      </w:r>
    </w:p>
    <w:p w:rsidR="00754BBD" w:rsidRDefault="00754BBD" w:rsidP="00754BBD">
      <w:pPr>
        <w:rPr>
          <w:rFonts w:cs="Times New Roman"/>
          <w:sz w:val="24"/>
          <w:szCs w:val="24"/>
        </w:rPr>
      </w:pPr>
      <w:r>
        <w:rPr>
          <w:rFonts w:cs="Times New Roman"/>
          <w:sz w:val="24"/>
          <w:szCs w:val="24"/>
        </w:rPr>
        <w:t>Sp_setapprole ‘approlename’,’password’</w:t>
      </w:r>
    </w:p>
    <w:p w:rsidR="00754BBD" w:rsidRDefault="00754BBD" w:rsidP="00754BBD">
      <w:pPr>
        <w:rPr>
          <w:rFonts w:cs="Times New Roman"/>
          <w:sz w:val="24"/>
          <w:szCs w:val="24"/>
        </w:rPr>
      </w:pPr>
      <w:r>
        <w:rPr>
          <w:rFonts w:cs="Times New Roman"/>
          <w:sz w:val="24"/>
          <w:szCs w:val="24"/>
        </w:rPr>
        <w:t>Unset_setapprole ‘approlename’,’password’</w:t>
      </w:r>
    </w:p>
    <w:p w:rsidR="00754BBD" w:rsidRDefault="00754BBD" w:rsidP="00754BBD">
      <w:pPr>
        <w:rPr>
          <w:rFonts w:cs="Times New Roman"/>
          <w:sz w:val="24"/>
          <w:szCs w:val="24"/>
        </w:rPr>
      </w:pPr>
    </w:p>
    <w:p w:rsidR="00754BBD" w:rsidRDefault="00754BBD" w:rsidP="00754BBD">
      <w:pPr>
        <w:rPr>
          <w:rFonts w:cs="Times New Roman"/>
          <w:sz w:val="24"/>
          <w:szCs w:val="24"/>
        </w:rPr>
      </w:pPr>
    </w:p>
    <w:p w:rsidR="00754BBD" w:rsidRDefault="00754BBD" w:rsidP="00D5375B">
      <w:pPr>
        <w:rPr>
          <w:rFonts w:eastAsia="Times New Roman" w:cs="Times New Roman"/>
          <w:color w:val="444444"/>
          <w:sz w:val="24"/>
          <w:szCs w:val="24"/>
        </w:rPr>
      </w:pPr>
    </w:p>
    <w:p w:rsidR="001A6514" w:rsidRPr="00E751E4" w:rsidRDefault="00E751E4" w:rsidP="00E751E4">
      <w:pPr>
        <w:jc w:val="center"/>
        <w:rPr>
          <w:color w:val="C00000"/>
        </w:rPr>
      </w:pPr>
      <w:r>
        <w:rPr>
          <w:rFonts w:cs="Times New Roman"/>
          <w:b/>
          <w:color w:val="C00000"/>
          <w:sz w:val="24"/>
          <w:szCs w:val="24"/>
          <w:u w:val="single"/>
        </w:rPr>
        <w:t>OBJECT LEVEL ROLES</w:t>
      </w:r>
    </w:p>
    <w:p w:rsidR="00D64648" w:rsidRPr="00661F57" w:rsidRDefault="00D64648" w:rsidP="00D5375B">
      <w:pPr>
        <w:rPr>
          <w:rFonts w:cs="Times New Roman"/>
          <w:sz w:val="24"/>
          <w:szCs w:val="24"/>
        </w:rPr>
      </w:pPr>
      <w:r w:rsidRPr="00661F57">
        <w:rPr>
          <w:rFonts w:cs="Times New Roman"/>
          <w:sz w:val="24"/>
          <w:szCs w:val="24"/>
        </w:rPr>
        <w:t>&gt;</w:t>
      </w:r>
      <w:r w:rsidR="000C07AD" w:rsidRPr="00661F57">
        <w:rPr>
          <w:rFonts w:cs="Times New Roman"/>
          <w:sz w:val="24"/>
          <w:szCs w:val="24"/>
        </w:rPr>
        <w:t xml:space="preserve"> </w:t>
      </w:r>
      <w:r w:rsidRPr="00661F57">
        <w:rPr>
          <w:rFonts w:cs="Times New Roman"/>
          <w:sz w:val="24"/>
          <w:szCs w:val="24"/>
        </w:rPr>
        <w:t>Insert</w:t>
      </w:r>
    </w:p>
    <w:p w:rsidR="00D64648" w:rsidRPr="00661F57" w:rsidRDefault="00D64648" w:rsidP="00D5375B">
      <w:pPr>
        <w:rPr>
          <w:rFonts w:cs="Times New Roman"/>
          <w:sz w:val="24"/>
          <w:szCs w:val="24"/>
        </w:rPr>
      </w:pPr>
      <w:r w:rsidRPr="00661F57">
        <w:rPr>
          <w:rFonts w:cs="Times New Roman"/>
          <w:sz w:val="24"/>
          <w:szCs w:val="24"/>
        </w:rPr>
        <w:t>&gt;</w:t>
      </w:r>
      <w:r w:rsidR="000C07AD" w:rsidRPr="00661F57">
        <w:rPr>
          <w:rFonts w:cs="Times New Roman"/>
          <w:sz w:val="24"/>
          <w:szCs w:val="24"/>
        </w:rPr>
        <w:t xml:space="preserve"> </w:t>
      </w:r>
      <w:r w:rsidRPr="00661F57">
        <w:rPr>
          <w:rFonts w:cs="Times New Roman"/>
          <w:sz w:val="24"/>
          <w:szCs w:val="24"/>
        </w:rPr>
        <w:t>Alter</w:t>
      </w:r>
    </w:p>
    <w:p w:rsidR="00D64648" w:rsidRPr="00661F57" w:rsidRDefault="00D64648" w:rsidP="00D5375B">
      <w:pPr>
        <w:rPr>
          <w:rFonts w:cs="Times New Roman"/>
          <w:sz w:val="24"/>
          <w:szCs w:val="24"/>
        </w:rPr>
      </w:pPr>
      <w:r w:rsidRPr="00661F57">
        <w:rPr>
          <w:rFonts w:cs="Times New Roman"/>
          <w:sz w:val="24"/>
          <w:szCs w:val="24"/>
        </w:rPr>
        <w:t>&gt;</w:t>
      </w:r>
      <w:r w:rsidR="000C07AD" w:rsidRPr="00661F57">
        <w:rPr>
          <w:rFonts w:cs="Times New Roman"/>
          <w:sz w:val="24"/>
          <w:szCs w:val="24"/>
        </w:rPr>
        <w:t xml:space="preserve"> </w:t>
      </w:r>
      <w:r w:rsidR="005E4F83" w:rsidRPr="00661F57">
        <w:rPr>
          <w:rFonts w:cs="Times New Roman"/>
          <w:sz w:val="24"/>
          <w:szCs w:val="24"/>
        </w:rPr>
        <w:t>Control</w:t>
      </w:r>
    </w:p>
    <w:p w:rsidR="00D64648" w:rsidRPr="00661F57" w:rsidRDefault="00D64648" w:rsidP="00D5375B">
      <w:pPr>
        <w:rPr>
          <w:rFonts w:cs="Times New Roman"/>
          <w:sz w:val="24"/>
          <w:szCs w:val="24"/>
        </w:rPr>
      </w:pPr>
      <w:r w:rsidRPr="00661F57">
        <w:rPr>
          <w:rFonts w:cs="Times New Roman"/>
          <w:sz w:val="24"/>
          <w:szCs w:val="24"/>
        </w:rPr>
        <w:t>&gt;</w:t>
      </w:r>
      <w:r w:rsidR="000C07AD" w:rsidRPr="00661F57">
        <w:rPr>
          <w:rFonts w:cs="Times New Roman"/>
          <w:sz w:val="24"/>
          <w:szCs w:val="24"/>
        </w:rPr>
        <w:t xml:space="preserve"> </w:t>
      </w:r>
      <w:r w:rsidRPr="00661F57">
        <w:rPr>
          <w:rFonts w:cs="Times New Roman"/>
          <w:sz w:val="24"/>
          <w:szCs w:val="24"/>
        </w:rPr>
        <w:t>Delete</w:t>
      </w:r>
    </w:p>
    <w:p w:rsidR="00D64648" w:rsidRPr="00661F57" w:rsidRDefault="00D64648" w:rsidP="00D5375B">
      <w:pPr>
        <w:rPr>
          <w:rFonts w:cs="Times New Roman"/>
          <w:sz w:val="24"/>
          <w:szCs w:val="24"/>
        </w:rPr>
      </w:pPr>
      <w:r w:rsidRPr="00661F57">
        <w:rPr>
          <w:rFonts w:cs="Times New Roman"/>
          <w:sz w:val="24"/>
          <w:szCs w:val="24"/>
        </w:rPr>
        <w:t>&gt;</w:t>
      </w:r>
      <w:r w:rsidR="000C07AD" w:rsidRPr="00661F57">
        <w:rPr>
          <w:rFonts w:cs="Times New Roman"/>
          <w:sz w:val="24"/>
          <w:szCs w:val="24"/>
        </w:rPr>
        <w:t xml:space="preserve"> </w:t>
      </w:r>
      <w:r w:rsidRPr="00661F57">
        <w:rPr>
          <w:rFonts w:cs="Times New Roman"/>
          <w:sz w:val="24"/>
          <w:szCs w:val="24"/>
        </w:rPr>
        <w:t>Select</w:t>
      </w:r>
    </w:p>
    <w:p w:rsidR="00D64648" w:rsidRPr="00661F57" w:rsidRDefault="00D64648" w:rsidP="00D5375B">
      <w:pPr>
        <w:rPr>
          <w:rFonts w:cs="Times New Roman"/>
          <w:sz w:val="24"/>
          <w:szCs w:val="24"/>
        </w:rPr>
      </w:pPr>
      <w:r w:rsidRPr="00661F57">
        <w:rPr>
          <w:rFonts w:cs="Times New Roman"/>
          <w:sz w:val="24"/>
          <w:szCs w:val="24"/>
        </w:rPr>
        <w:t>&gt;</w:t>
      </w:r>
      <w:r w:rsidR="000C07AD" w:rsidRPr="00661F57">
        <w:rPr>
          <w:rFonts w:cs="Times New Roman"/>
          <w:sz w:val="24"/>
          <w:szCs w:val="24"/>
        </w:rPr>
        <w:t xml:space="preserve"> </w:t>
      </w:r>
      <w:r w:rsidRPr="00661F57">
        <w:rPr>
          <w:rFonts w:cs="Times New Roman"/>
          <w:sz w:val="24"/>
          <w:szCs w:val="24"/>
        </w:rPr>
        <w:t>References</w:t>
      </w:r>
    </w:p>
    <w:p w:rsidR="00D64648" w:rsidRPr="00661F57" w:rsidRDefault="00D64648" w:rsidP="00D5375B">
      <w:pPr>
        <w:rPr>
          <w:rFonts w:cs="Times New Roman"/>
          <w:sz w:val="24"/>
          <w:szCs w:val="24"/>
        </w:rPr>
      </w:pPr>
      <w:r w:rsidRPr="00661F57">
        <w:rPr>
          <w:rFonts w:cs="Times New Roman"/>
          <w:sz w:val="24"/>
          <w:szCs w:val="24"/>
        </w:rPr>
        <w:t>&gt;</w:t>
      </w:r>
      <w:r w:rsidR="000C07AD" w:rsidRPr="00661F57">
        <w:rPr>
          <w:rFonts w:cs="Times New Roman"/>
          <w:sz w:val="24"/>
          <w:szCs w:val="24"/>
        </w:rPr>
        <w:t xml:space="preserve"> </w:t>
      </w:r>
      <w:r w:rsidRPr="00661F57">
        <w:rPr>
          <w:rFonts w:cs="Times New Roman"/>
          <w:sz w:val="24"/>
          <w:szCs w:val="24"/>
        </w:rPr>
        <w:t>Take ownership</w:t>
      </w:r>
    </w:p>
    <w:p w:rsidR="00D64648" w:rsidRPr="00661F57" w:rsidRDefault="00D64648" w:rsidP="00D5375B">
      <w:pPr>
        <w:rPr>
          <w:rFonts w:cs="Times New Roman"/>
          <w:sz w:val="24"/>
          <w:szCs w:val="24"/>
        </w:rPr>
      </w:pPr>
      <w:r w:rsidRPr="00661F57">
        <w:rPr>
          <w:rFonts w:cs="Times New Roman"/>
          <w:sz w:val="24"/>
          <w:szCs w:val="24"/>
        </w:rPr>
        <w:t>&gt;</w:t>
      </w:r>
      <w:r w:rsidR="000C07AD" w:rsidRPr="00661F57">
        <w:rPr>
          <w:rFonts w:cs="Times New Roman"/>
          <w:sz w:val="24"/>
          <w:szCs w:val="24"/>
        </w:rPr>
        <w:t xml:space="preserve"> </w:t>
      </w:r>
      <w:r w:rsidRPr="00661F57">
        <w:rPr>
          <w:rFonts w:cs="Times New Roman"/>
          <w:sz w:val="24"/>
          <w:szCs w:val="24"/>
        </w:rPr>
        <w:t>Update</w:t>
      </w:r>
    </w:p>
    <w:p w:rsidR="00D64648" w:rsidRPr="00661F57" w:rsidRDefault="00D64648" w:rsidP="00D5375B">
      <w:pPr>
        <w:rPr>
          <w:rFonts w:cs="Times New Roman"/>
          <w:sz w:val="24"/>
          <w:szCs w:val="24"/>
        </w:rPr>
      </w:pPr>
      <w:r w:rsidRPr="00661F57">
        <w:rPr>
          <w:rFonts w:cs="Times New Roman"/>
          <w:sz w:val="24"/>
          <w:szCs w:val="24"/>
        </w:rPr>
        <w:t>&gt;</w:t>
      </w:r>
      <w:r w:rsidR="000C07AD" w:rsidRPr="00661F57">
        <w:rPr>
          <w:rFonts w:cs="Times New Roman"/>
          <w:sz w:val="24"/>
          <w:szCs w:val="24"/>
        </w:rPr>
        <w:t xml:space="preserve"> </w:t>
      </w:r>
      <w:r w:rsidRPr="00661F57">
        <w:rPr>
          <w:rFonts w:cs="Times New Roman"/>
          <w:sz w:val="24"/>
          <w:szCs w:val="24"/>
        </w:rPr>
        <w:t>View definition</w:t>
      </w:r>
    </w:p>
    <w:p w:rsidR="00D64648" w:rsidRPr="00661F57" w:rsidRDefault="00D64648" w:rsidP="00D5375B">
      <w:pPr>
        <w:shd w:val="clear" w:color="auto" w:fill="FFFFFF"/>
        <w:spacing w:before="100" w:beforeAutospacing="1" w:after="100" w:afterAutospacing="1" w:line="240" w:lineRule="atLeast"/>
        <w:rPr>
          <w:rFonts w:eastAsia="Times New Roman" w:cs="Times New Roman"/>
          <w:color w:val="444444"/>
          <w:sz w:val="24"/>
          <w:szCs w:val="24"/>
        </w:rPr>
      </w:pPr>
    </w:p>
    <w:p w:rsidR="00D64648" w:rsidRPr="00661F57" w:rsidRDefault="00D64648" w:rsidP="00D5375B">
      <w:pPr>
        <w:rPr>
          <w:rFonts w:cs="Times New Roman"/>
          <w:b/>
          <w:sz w:val="24"/>
          <w:szCs w:val="24"/>
        </w:rPr>
      </w:pPr>
      <w:r w:rsidRPr="00661F57">
        <w:rPr>
          <w:rFonts w:cs="Times New Roman"/>
          <w:b/>
          <w:sz w:val="24"/>
          <w:szCs w:val="24"/>
        </w:rPr>
        <w:t>Note:</w:t>
      </w:r>
    </w:p>
    <w:p w:rsidR="00D64648" w:rsidRPr="00661F57" w:rsidRDefault="00D64648" w:rsidP="00D5375B">
      <w:pPr>
        <w:rPr>
          <w:rFonts w:cs="Times New Roman"/>
          <w:sz w:val="24"/>
          <w:szCs w:val="24"/>
        </w:rPr>
      </w:pPr>
      <w:r w:rsidRPr="00661F57">
        <w:rPr>
          <w:rFonts w:cs="Times New Roman"/>
          <w:sz w:val="24"/>
          <w:szCs w:val="24"/>
        </w:rPr>
        <w:t>&gt;</w:t>
      </w:r>
      <w:r w:rsidR="00045BFE" w:rsidRPr="00661F57">
        <w:rPr>
          <w:rFonts w:cs="Times New Roman"/>
          <w:sz w:val="24"/>
          <w:szCs w:val="24"/>
        </w:rPr>
        <w:t xml:space="preserve"> </w:t>
      </w:r>
      <w:r w:rsidRPr="00661F57">
        <w:rPr>
          <w:rFonts w:cs="Times New Roman"/>
          <w:sz w:val="24"/>
          <w:szCs w:val="24"/>
        </w:rPr>
        <w:t>If I grant any database level role then can get permissions on all tables inside the database</w:t>
      </w:r>
    </w:p>
    <w:p w:rsidR="00993363" w:rsidRPr="00EC3D87" w:rsidRDefault="00D64648" w:rsidP="00EC3D87">
      <w:pPr>
        <w:rPr>
          <w:rFonts w:cs="Times New Roman"/>
          <w:sz w:val="24"/>
          <w:szCs w:val="24"/>
        </w:rPr>
      </w:pPr>
      <w:r w:rsidRPr="00661F57">
        <w:rPr>
          <w:rFonts w:cs="Times New Roman"/>
          <w:sz w:val="24"/>
          <w:szCs w:val="24"/>
        </w:rPr>
        <w:t>&gt;</w:t>
      </w:r>
      <w:r w:rsidR="00045BFE" w:rsidRPr="00661F57">
        <w:rPr>
          <w:rFonts w:cs="Times New Roman"/>
          <w:sz w:val="24"/>
          <w:szCs w:val="24"/>
        </w:rPr>
        <w:t xml:space="preserve"> </w:t>
      </w:r>
      <w:r w:rsidRPr="00661F57">
        <w:rPr>
          <w:rFonts w:cs="Times New Roman"/>
          <w:sz w:val="24"/>
          <w:szCs w:val="24"/>
        </w:rPr>
        <w:t xml:space="preserve">If I grant any table level role then can get only on specific table set permissions and </w:t>
      </w:r>
      <w:r w:rsidR="009C6999" w:rsidRPr="00661F57">
        <w:rPr>
          <w:rFonts w:cs="Times New Roman"/>
          <w:sz w:val="24"/>
          <w:szCs w:val="24"/>
        </w:rPr>
        <w:t>cannot</w:t>
      </w:r>
      <w:r w:rsidRPr="00661F57">
        <w:rPr>
          <w:rFonts w:cs="Times New Roman"/>
          <w:sz w:val="24"/>
          <w:szCs w:val="24"/>
        </w:rPr>
        <w:t xml:space="preserve"> access other tables due to object level </w:t>
      </w:r>
      <w:r w:rsidR="009C6999" w:rsidRPr="00661F57">
        <w:rPr>
          <w:rFonts w:cs="Times New Roman"/>
          <w:sz w:val="24"/>
          <w:szCs w:val="24"/>
        </w:rPr>
        <w:t>restriction</w:t>
      </w:r>
      <w:r w:rsidRPr="00661F57">
        <w:rPr>
          <w:rFonts w:cs="Times New Roman"/>
          <w:sz w:val="24"/>
          <w:szCs w:val="24"/>
        </w:rPr>
        <w:t>.</w:t>
      </w:r>
    </w:p>
    <w:p w:rsidR="00D64648" w:rsidRPr="00BD30CF" w:rsidRDefault="00BD30CF" w:rsidP="00D5375B">
      <w:pPr>
        <w:rPr>
          <w:rFonts w:cs="Times New Roman"/>
          <w:b/>
          <w:color w:val="C00000"/>
          <w:sz w:val="24"/>
          <w:szCs w:val="24"/>
        </w:rPr>
      </w:pPr>
      <w:r w:rsidRPr="00BD30CF">
        <w:rPr>
          <w:rFonts w:cs="Times New Roman"/>
          <w:b/>
          <w:color w:val="C00000"/>
          <w:sz w:val="24"/>
          <w:szCs w:val="24"/>
        </w:rPr>
        <w:t>PRINCIPALS:</w:t>
      </w:r>
    </w:p>
    <w:p w:rsidR="00EC3D87" w:rsidRDefault="00EC3D87" w:rsidP="00D5375B">
      <w:pPr>
        <w:rPr>
          <w:rFonts w:cs="Times New Roman"/>
          <w:sz w:val="24"/>
          <w:szCs w:val="24"/>
        </w:rPr>
      </w:pPr>
      <w:r>
        <w:rPr>
          <w:rFonts w:cs="Times New Roman"/>
          <w:sz w:val="24"/>
          <w:szCs w:val="24"/>
        </w:rPr>
        <w:t>&gt; Principals are entities that can request SQL Server resources like other components of the SQL Server authorization model, principals can be arranged in a hierarchy.</w:t>
      </w:r>
    </w:p>
    <w:p w:rsidR="00EC3D87" w:rsidRDefault="00EC3D87" w:rsidP="00D5375B">
      <w:pPr>
        <w:rPr>
          <w:rFonts w:cs="Times New Roman"/>
          <w:sz w:val="24"/>
          <w:szCs w:val="24"/>
        </w:rPr>
      </w:pPr>
      <w:r>
        <w:rPr>
          <w:rFonts w:cs="Times New Roman"/>
          <w:sz w:val="24"/>
          <w:szCs w:val="24"/>
        </w:rPr>
        <w:t>&gt; Every principal has a security identifier (SID) which is presents in hexadecimal part.</w:t>
      </w:r>
    </w:p>
    <w:p w:rsidR="00EC3D87" w:rsidRPr="00EC3D87" w:rsidRDefault="00EC3D87" w:rsidP="00D5375B">
      <w:pPr>
        <w:rPr>
          <w:rFonts w:cs="Times New Roman"/>
          <w:b/>
          <w:sz w:val="24"/>
          <w:szCs w:val="24"/>
          <w:u w:val="single"/>
        </w:rPr>
      </w:pPr>
      <w:r w:rsidRPr="00EC3D87">
        <w:rPr>
          <w:rFonts w:cs="Times New Roman"/>
          <w:b/>
          <w:sz w:val="24"/>
          <w:szCs w:val="24"/>
          <w:u w:val="single"/>
        </w:rPr>
        <w:t>Windows- level principals:</w:t>
      </w:r>
    </w:p>
    <w:p w:rsidR="00EC3D87" w:rsidRDefault="00EC3D87" w:rsidP="00D5375B">
      <w:pPr>
        <w:rPr>
          <w:rFonts w:cs="Times New Roman"/>
          <w:sz w:val="24"/>
          <w:szCs w:val="24"/>
        </w:rPr>
      </w:pPr>
      <w:r>
        <w:rPr>
          <w:rFonts w:cs="Times New Roman"/>
          <w:sz w:val="24"/>
          <w:szCs w:val="24"/>
        </w:rPr>
        <w:t>&gt; Windows Domain Login/Group</w:t>
      </w:r>
    </w:p>
    <w:p w:rsidR="00EC3D87" w:rsidRDefault="00EC3D87" w:rsidP="00D5375B">
      <w:pPr>
        <w:rPr>
          <w:rFonts w:cs="Times New Roman"/>
          <w:sz w:val="24"/>
          <w:szCs w:val="24"/>
        </w:rPr>
      </w:pPr>
      <w:r>
        <w:rPr>
          <w:rFonts w:cs="Times New Roman"/>
          <w:sz w:val="24"/>
          <w:szCs w:val="24"/>
        </w:rPr>
        <w:t>&gt; Windows Local Login/Group</w:t>
      </w:r>
    </w:p>
    <w:p w:rsidR="00EC3D87" w:rsidRDefault="00EC3D87" w:rsidP="00D5375B">
      <w:pPr>
        <w:rPr>
          <w:rFonts w:cs="Times New Roman"/>
          <w:b/>
          <w:sz w:val="24"/>
          <w:szCs w:val="24"/>
          <w:u w:val="single"/>
        </w:rPr>
      </w:pPr>
      <w:r w:rsidRPr="00EC3D87">
        <w:rPr>
          <w:rFonts w:cs="Times New Roman"/>
          <w:b/>
          <w:sz w:val="24"/>
          <w:szCs w:val="24"/>
          <w:u w:val="single"/>
        </w:rPr>
        <w:t>SQL Server-level principals:</w:t>
      </w:r>
    </w:p>
    <w:p w:rsidR="00EC3D87" w:rsidRDefault="00EC3D87" w:rsidP="00EC3D87">
      <w:pPr>
        <w:rPr>
          <w:rFonts w:cs="Times New Roman"/>
          <w:sz w:val="24"/>
          <w:szCs w:val="24"/>
        </w:rPr>
      </w:pPr>
      <w:r>
        <w:rPr>
          <w:rFonts w:cs="Times New Roman"/>
          <w:sz w:val="24"/>
          <w:szCs w:val="24"/>
        </w:rPr>
        <w:t xml:space="preserve">&gt; </w:t>
      </w:r>
      <w:r w:rsidR="00BD30CF">
        <w:rPr>
          <w:rFonts w:cs="Times New Roman"/>
          <w:sz w:val="24"/>
          <w:szCs w:val="24"/>
        </w:rPr>
        <w:t>SQL Server Login</w:t>
      </w:r>
    </w:p>
    <w:p w:rsidR="00BD30CF" w:rsidRDefault="00BD30CF" w:rsidP="00EC3D87">
      <w:pPr>
        <w:rPr>
          <w:rFonts w:cs="Times New Roman"/>
          <w:sz w:val="24"/>
          <w:szCs w:val="24"/>
        </w:rPr>
      </w:pPr>
      <w:r>
        <w:rPr>
          <w:rFonts w:cs="Times New Roman"/>
          <w:sz w:val="24"/>
          <w:szCs w:val="24"/>
        </w:rPr>
        <w:t>&gt; Server roles</w:t>
      </w:r>
    </w:p>
    <w:p w:rsidR="00BD30CF" w:rsidRDefault="00BD30CF" w:rsidP="00EC3D87">
      <w:pPr>
        <w:rPr>
          <w:rFonts w:cs="Times New Roman"/>
          <w:b/>
          <w:sz w:val="24"/>
          <w:szCs w:val="24"/>
          <w:u w:val="single"/>
        </w:rPr>
      </w:pPr>
      <w:r w:rsidRPr="00BD30CF">
        <w:rPr>
          <w:rFonts w:cs="Times New Roman"/>
          <w:b/>
          <w:sz w:val="24"/>
          <w:szCs w:val="24"/>
          <w:u w:val="single"/>
        </w:rPr>
        <w:t>Database- level principals:</w:t>
      </w:r>
    </w:p>
    <w:p w:rsidR="00BD30CF" w:rsidRDefault="00BD30CF" w:rsidP="00EC3D87">
      <w:pPr>
        <w:rPr>
          <w:rFonts w:cs="Times New Roman"/>
          <w:sz w:val="24"/>
          <w:szCs w:val="24"/>
        </w:rPr>
      </w:pPr>
      <w:r>
        <w:rPr>
          <w:rFonts w:cs="Times New Roman"/>
          <w:sz w:val="24"/>
          <w:szCs w:val="24"/>
        </w:rPr>
        <w:t>&gt; Database user</w:t>
      </w:r>
    </w:p>
    <w:p w:rsidR="00BD30CF" w:rsidRDefault="00BD30CF" w:rsidP="00EC3D87">
      <w:pPr>
        <w:rPr>
          <w:rFonts w:cs="Times New Roman"/>
          <w:sz w:val="24"/>
          <w:szCs w:val="24"/>
        </w:rPr>
      </w:pPr>
      <w:r>
        <w:rPr>
          <w:rFonts w:cs="Times New Roman"/>
          <w:sz w:val="24"/>
          <w:szCs w:val="24"/>
        </w:rPr>
        <w:t>&gt; Database role</w:t>
      </w:r>
    </w:p>
    <w:p w:rsidR="00BD30CF" w:rsidRDefault="00BD30CF" w:rsidP="00EC3D87">
      <w:pPr>
        <w:rPr>
          <w:rFonts w:cs="Times New Roman"/>
          <w:sz w:val="24"/>
          <w:szCs w:val="24"/>
        </w:rPr>
      </w:pPr>
      <w:r>
        <w:rPr>
          <w:rFonts w:cs="Times New Roman"/>
          <w:sz w:val="24"/>
          <w:szCs w:val="24"/>
        </w:rPr>
        <w:t>&gt; Application role</w:t>
      </w:r>
    </w:p>
    <w:p w:rsidR="00BD30CF" w:rsidRDefault="00BD30CF" w:rsidP="00EC3D87">
      <w:pPr>
        <w:rPr>
          <w:rFonts w:cs="Times New Roman"/>
          <w:sz w:val="24"/>
          <w:szCs w:val="24"/>
        </w:rPr>
      </w:pPr>
      <w:r>
        <w:rPr>
          <w:rFonts w:cs="Times New Roman"/>
          <w:sz w:val="24"/>
          <w:szCs w:val="24"/>
        </w:rPr>
        <w:t>&gt; If we want to give permissions to 100 users, we need not give manually 100 times to users, simply we can put them as a group, with that group we can give permissions at one time.</w:t>
      </w:r>
    </w:p>
    <w:p w:rsidR="00BD30CF" w:rsidRDefault="00BD30CF" w:rsidP="00EC3D87">
      <w:pPr>
        <w:rPr>
          <w:rFonts w:cs="Times New Roman"/>
          <w:sz w:val="24"/>
          <w:szCs w:val="24"/>
        </w:rPr>
      </w:pPr>
      <w:r>
        <w:rPr>
          <w:rFonts w:cs="Times New Roman"/>
          <w:sz w:val="24"/>
          <w:szCs w:val="24"/>
        </w:rPr>
        <w:t>&gt; If we want to see the principals in our server through below quires.</w:t>
      </w:r>
    </w:p>
    <w:p w:rsidR="00BD30CF" w:rsidRDefault="00BD30CF" w:rsidP="00EC3D87">
      <w:pPr>
        <w:rPr>
          <w:rFonts w:cs="Times New Roman"/>
          <w:sz w:val="24"/>
          <w:szCs w:val="24"/>
        </w:rPr>
      </w:pPr>
      <w:r>
        <w:rPr>
          <w:rFonts w:cs="Times New Roman"/>
          <w:sz w:val="24"/>
          <w:szCs w:val="24"/>
        </w:rPr>
        <w:t>Select * from sys.server-principals</w:t>
      </w:r>
    </w:p>
    <w:p w:rsidR="00BD30CF" w:rsidRDefault="00BD30CF" w:rsidP="00EC3D87">
      <w:pPr>
        <w:rPr>
          <w:rFonts w:cs="Times New Roman"/>
          <w:sz w:val="24"/>
          <w:szCs w:val="24"/>
        </w:rPr>
      </w:pPr>
      <w:r>
        <w:rPr>
          <w:rFonts w:cs="Times New Roman"/>
          <w:sz w:val="24"/>
          <w:szCs w:val="24"/>
        </w:rPr>
        <w:t>Select * from sys.database-principals</w:t>
      </w:r>
    </w:p>
    <w:p w:rsidR="00BD30CF" w:rsidRDefault="00BD30CF" w:rsidP="00EC3D87">
      <w:pPr>
        <w:rPr>
          <w:rFonts w:cs="Times New Roman"/>
          <w:b/>
          <w:sz w:val="24"/>
          <w:szCs w:val="24"/>
          <w:u w:val="single"/>
        </w:rPr>
      </w:pPr>
      <w:r w:rsidRPr="00BD30CF">
        <w:rPr>
          <w:rFonts w:cs="Times New Roman"/>
          <w:b/>
          <w:sz w:val="24"/>
          <w:szCs w:val="24"/>
          <w:u w:val="single"/>
        </w:rPr>
        <w:t>Principal types in SQL Server:</w:t>
      </w:r>
    </w:p>
    <w:p w:rsidR="00BD30CF" w:rsidRDefault="00BD30CF" w:rsidP="00EC3D87">
      <w:pPr>
        <w:rPr>
          <w:rFonts w:cs="Times New Roman"/>
          <w:sz w:val="24"/>
          <w:szCs w:val="24"/>
        </w:rPr>
      </w:pPr>
      <w:r>
        <w:rPr>
          <w:rFonts w:cs="Times New Roman"/>
          <w:sz w:val="24"/>
          <w:szCs w:val="24"/>
        </w:rPr>
        <w:t>U—Windows user</w:t>
      </w:r>
    </w:p>
    <w:p w:rsidR="00BD30CF" w:rsidRDefault="00BD30CF" w:rsidP="00EC3D87">
      <w:pPr>
        <w:rPr>
          <w:rFonts w:cs="Times New Roman"/>
          <w:sz w:val="24"/>
          <w:szCs w:val="24"/>
        </w:rPr>
      </w:pPr>
      <w:r>
        <w:rPr>
          <w:rFonts w:cs="Times New Roman"/>
          <w:sz w:val="24"/>
          <w:szCs w:val="24"/>
        </w:rPr>
        <w:t>G—Windows Group</w:t>
      </w:r>
    </w:p>
    <w:p w:rsidR="00BD30CF" w:rsidRDefault="00BD30CF" w:rsidP="00EC3D87">
      <w:pPr>
        <w:rPr>
          <w:rFonts w:cs="Times New Roman"/>
          <w:sz w:val="24"/>
          <w:szCs w:val="24"/>
        </w:rPr>
      </w:pPr>
      <w:r>
        <w:rPr>
          <w:rFonts w:cs="Times New Roman"/>
          <w:sz w:val="24"/>
          <w:szCs w:val="24"/>
        </w:rPr>
        <w:t>S—SQL User</w:t>
      </w:r>
    </w:p>
    <w:p w:rsidR="00BD30CF" w:rsidRDefault="00BD30CF" w:rsidP="00EC3D87">
      <w:pPr>
        <w:rPr>
          <w:rFonts w:cs="Times New Roman"/>
          <w:sz w:val="24"/>
          <w:szCs w:val="24"/>
        </w:rPr>
      </w:pPr>
      <w:r>
        <w:rPr>
          <w:rFonts w:cs="Times New Roman"/>
          <w:sz w:val="24"/>
          <w:szCs w:val="24"/>
        </w:rPr>
        <w:t>A—Application role</w:t>
      </w:r>
    </w:p>
    <w:p w:rsidR="00BD30CF" w:rsidRDefault="00BD30CF" w:rsidP="00EC3D87">
      <w:pPr>
        <w:rPr>
          <w:rFonts w:cs="Times New Roman"/>
          <w:sz w:val="24"/>
          <w:szCs w:val="24"/>
        </w:rPr>
      </w:pPr>
      <w:r>
        <w:rPr>
          <w:rFonts w:cs="Times New Roman"/>
          <w:sz w:val="24"/>
          <w:szCs w:val="24"/>
        </w:rPr>
        <w:t>R—Database role</w:t>
      </w:r>
    </w:p>
    <w:p w:rsidR="00BD30CF" w:rsidRDefault="00BD30CF" w:rsidP="00EC3D87">
      <w:pPr>
        <w:rPr>
          <w:rFonts w:cs="Times New Roman"/>
          <w:sz w:val="24"/>
          <w:szCs w:val="24"/>
        </w:rPr>
      </w:pPr>
      <w:r>
        <w:rPr>
          <w:rFonts w:cs="Times New Roman"/>
          <w:sz w:val="24"/>
          <w:szCs w:val="24"/>
        </w:rPr>
        <w:t>C—User mapped to a certificate</w:t>
      </w:r>
    </w:p>
    <w:p w:rsidR="00BD30CF" w:rsidRPr="00BD30CF" w:rsidRDefault="00BD30CF" w:rsidP="00EC3D87">
      <w:pPr>
        <w:rPr>
          <w:rFonts w:cs="Times New Roman"/>
          <w:sz w:val="24"/>
          <w:szCs w:val="24"/>
        </w:rPr>
      </w:pPr>
      <w:r>
        <w:rPr>
          <w:rFonts w:cs="Times New Roman"/>
          <w:sz w:val="24"/>
          <w:szCs w:val="24"/>
        </w:rPr>
        <w:t>K—User mapped to an asymmetric key</w:t>
      </w:r>
    </w:p>
    <w:p w:rsidR="00D64648" w:rsidRDefault="008851C4" w:rsidP="00D5375B">
      <w:pPr>
        <w:rPr>
          <w:rFonts w:cs="Times New Roman"/>
          <w:sz w:val="24"/>
          <w:szCs w:val="24"/>
        </w:rPr>
      </w:pPr>
      <w:r>
        <w:rPr>
          <w:rFonts w:cs="Times New Roman"/>
          <w:sz w:val="24"/>
          <w:szCs w:val="24"/>
        </w:rPr>
        <w:t>Ex</w:t>
      </w:r>
      <w:r w:rsidR="00D64648" w:rsidRPr="00661F57">
        <w:rPr>
          <w:rFonts w:cs="Times New Roman"/>
          <w:sz w:val="24"/>
          <w:szCs w:val="24"/>
        </w:rPr>
        <w:t>: Logins and users</w:t>
      </w:r>
    </w:p>
    <w:p w:rsidR="00BD30CF" w:rsidRPr="00661F57" w:rsidRDefault="00BD30CF" w:rsidP="00D5375B">
      <w:pPr>
        <w:rPr>
          <w:rFonts w:cs="Times New Roman"/>
          <w:sz w:val="24"/>
          <w:szCs w:val="24"/>
        </w:rPr>
      </w:pPr>
    </w:p>
    <w:p w:rsidR="001A6514" w:rsidRDefault="001A6514" w:rsidP="00D5375B">
      <w:pPr>
        <w:rPr>
          <w:rFonts w:cs="Times New Roman"/>
          <w:b/>
          <w:color w:val="C00000"/>
          <w:sz w:val="24"/>
          <w:szCs w:val="24"/>
        </w:rPr>
      </w:pPr>
    </w:p>
    <w:p w:rsidR="00D64648" w:rsidRDefault="00BD30CF" w:rsidP="00D5375B">
      <w:pPr>
        <w:rPr>
          <w:rFonts w:cs="Times New Roman"/>
          <w:b/>
          <w:color w:val="C00000"/>
          <w:sz w:val="24"/>
          <w:szCs w:val="24"/>
        </w:rPr>
      </w:pPr>
      <w:r w:rsidRPr="00BD30CF">
        <w:rPr>
          <w:rFonts w:cs="Times New Roman"/>
          <w:b/>
          <w:color w:val="C00000"/>
          <w:sz w:val="24"/>
          <w:szCs w:val="24"/>
        </w:rPr>
        <w:t>SECURABLES:</w:t>
      </w:r>
    </w:p>
    <w:p w:rsidR="008C37A8" w:rsidRDefault="008C37A8" w:rsidP="00D5375B">
      <w:pPr>
        <w:rPr>
          <w:rFonts w:cs="Times New Roman"/>
          <w:sz w:val="24"/>
          <w:szCs w:val="24"/>
        </w:rPr>
      </w:pPr>
      <w:r>
        <w:rPr>
          <w:rFonts w:cs="Times New Roman"/>
          <w:sz w:val="24"/>
          <w:szCs w:val="24"/>
        </w:rPr>
        <w:t>&gt; Securables are the resources to which the SQL Server Database Engine authorization system regulates access.</w:t>
      </w:r>
    </w:p>
    <w:p w:rsidR="008C37A8" w:rsidRDefault="008C37A8" w:rsidP="00D5375B">
      <w:pPr>
        <w:rPr>
          <w:rFonts w:cs="Times New Roman"/>
          <w:sz w:val="24"/>
          <w:szCs w:val="24"/>
        </w:rPr>
      </w:pPr>
      <w:r>
        <w:rPr>
          <w:rFonts w:cs="Times New Roman"/>
          <w:sz w:val="24"/>
          <w:szCs w:val="24"/>
        </w:rPr>
        <w:t>&gt; The Securables scopes are server database and schema</w:t>
      </w:r>
    </w:p>
    <w:tbl>
      <w:tblPr>
        <w:tblStyle w:val="TableGrid"/>
        <w:tblW w:w="0" w:type="auto"/>
        <w:tblLook w:val="04A0" w:firstRow="1" w:lastRow="0" w:firstColumn="1" w:lastColumn="0" w:noHBand="0" w:noVBand="1"/>
      </w:tblPr>
      <w:tblGrid>
        <w:gridCol w:w="4788"/>
        <w:gridCol w:w="4788"/>
      </w:tblGrid>
      <w:tr w:rsidR="008C37A8" w:rsidTr="008C37A8">
        <w:tc>
          <w:tcPr>
            <w:tcW w:w="4788" w:type="dxa"/>
          </w:tcPr>
          <w:p w:rsidR="008C37A8" w:rsidRDefault="008C37A8" w:rsidP="008C37A8">
            <w:pPr>
              <w:jc w:val="center"/>
              <w:rPr>
                <w:rFonts w:cs="Times New Roman"/>
                <w:sz w:val="24"/>
                <w:szCs w:val="24"/>
              </w:rPr>
            </w:pPr>
            <w:r w:rsidRPr="008C37A8">
              <w:rPr>
                <w:rFonts w:cs="Times New Roman"/>
                <w:sz w:val="24"/>
                <w:szCs w:val="24"/>
              </w:rPr>
              <w:t>Securable scope</w:t>
            </w:r>
          </w:p>
        </w:tc>
        <w:tc>
          <w:tcPr>
            <w:tcW w:w="4788" w:type="dxa"/>
          </w:tcPr>
          <w:p w:rsidR="008C37A8" w:rsidRPr="008C37A8" w:rsidRDefault="008C37A8" w:rsidP="008C37A8">
            <w:pPr>
              <w:tabs>
                <w:tab w:val="left" w:pos="1740"/>
                <w:tab w:val="center" w:pos="2286"/>
              </w:tabs>
              <w:rPr>
                <w:rFonts w:cs="Times New Roman"/>
                <w:sz w:val="24"/>
                <w:szCs w:val="24"/>
              </w:rPr>
            </w:pPr>
            <w:r w:rsidRPr="008C37A8">
              <w:rPr>
                <w:rFonts w:cs="Times New Roman"/>
                <w:sz w:val="24"/>
                <w:szCs w:val="24"/>
              </w:rPr>
              <w:tab/>
            </w:r>
            <w:r w:rsidRPr="008C37A8">
              <w:rPr>
                <w:rFonts w:cs="Times New Roman"/>
                <w:sz w:val="24"/>
                <w:szCs w:val="24"/>
              </w:rPr>
              <w:tab/>
              <w:t>Securables</w:t>
            </w:r>
          </w:p>
        </w:tc>
      </w:tr>
      <w:tr w:rsidR="008C37A8" w:rsidTr="008C37A8">
        <w:tc>
          <w:tcPr>
            <w:tcW w:w="4788" w:type="dxa"/>
          </w:tcPr>
          <w:p w:rsidR="008C37A8" w:rsidRDefault="008C37A8" w:rsidP="00D5375B">
            <w:pPr>
              <w:rPr>
                <w:rFonts w:cs="Times New Roman"/>
                <w:sz w:val="24"/>
                <w:szCs w:val="24"/>
              </w:rPr>
            </w:pPr>
            <w:r>
              <w:rPr>
                <w:rFonts w:cs="Times New Roman"/>
                <w:sz w:val="24"/>
                <w:szCs w:val="24"/>
              </w:rPr>
              <w:t xml:space="preserve">Server </w:t>
            </w:r>
          </w:p>
        </w:tc>
        <w:tc>
          <w:tcPr>
            <w:tcW w:w="4788" w:type="dxa"/>
          </w:tcPr>
          <w:p w:rsidR="008C37A8" w:rsidRDefault="008C37A8" w:rsidP="00D5375B">
            <w:pPr>
              <w:rPr>
                <w:rFonts w:cs="Times New Roman"/>
                <w:sz w:val="24"/>
                <w:szCs w:val="24"/>
              </w:rPr>
            </w:pPr>
            <w:r>
              <w:rPr>
                <w:rFonts w:cs="Times New Roman"/>
                <w:sz w:val="24"/>
                <w:szCs w:val="24"/>
              </w:rPr>
              <w:t>Endpoint , Login , Database</w:t>
            </w:r>
          </w:p>
        </w:tc>
      </w:tr>
      <w:tr w:rsidR="008C37A8" w:rsidTr="008C37A8">
        <w:tc>
          <w:tcPr>
            <w:tcW w:w="4788" w:type="dxa"/>
          </w:tcPr>
          <w:p w:rsidR="008C37A8" w:rsidRDefault="008C37A8" w:rsidP="00D5375B">
            <w:pPr>
              <w:rPr>
                <w:rFonts w:cs="Times New Roman"/>
                <w:sz w:val="24"/>
                <w:szCs w:val="24"/>
              </w:rPr>
            </w:pPr>
            <w:r>
              <w:rPr>
                <w:rFonts w:cs="Times New Roman"/>
                <w:sz w:val="24"/>
                <w:szCs w:val="24"/>
              </w:rPr>
              <w:t xml:space="preserve">Database </w:t>
            </w:r>
          </w:p>
        </w:tc>
        <w:tc>
          <w:tcPr>
            <w:tcW w:w="4788" w:type="dxa"/>
          </w:tcPr>
          <w:p w:rsidR="008C37A8" w:rsidRDefault="008C37A8" w:rsidP="00D5375B">
            <w:pPr>
              <w:rPr>
                <w:rFonts w:cs="Times New Roman"/>
                <w:sz w:val="24"/>
                <w:szCs w:val="24"/>
              </w:rPr>
            </w:pPr>
            <w:r>
              <w:rPr>
                <w:rFonts w:cs="Times New Roman"/>
                <w:sz w:val="24"/>
                <w:szCs w:val="24"/>
              </w:rPr>
              <w:t>User , Role , Application role Assembles, Message type, Route, Service, Remote Service Binding, Full-Text Catalog, Certificate, Asymmetric key, Symmetric Key, Contract, Schema</w:t>
            </w:r>
          </w:p>
        </w:tc>
      </w:tr>
      <w:tr w:rsidR="008C37A8" w:rsidTr="008C37A8">
        <w:tc>
          <w:tcPr>
            <w:tcW w:w="4788" w:type="dxa"/>
          </w:tcPr>
          <w:p w:rsidR="008C37A8" w:rsidRDefault="008C37A8" w:rsidP="00D5375B">
            <w:pPr>
              <w:rPr>
                <w:rFonts w:cs="Times New Roman"/>
                <w:sz w:val="24"/>
                <w:szCs w:val="24"/>
              </w:rPr>
            </w:pPr>
            <w:r>
              <w:rPr>
                <w:rFonts w:cs="Times New Roman"/>
                <w:sz w:val="24"/>
                <w:szCs w:val="24"/>
              </w:rPr>
              <w:t xml:space="preserve">Schema </w:t>
            </w:r>
          </w:p>
        </w:tc>
        <w:tc>
          <w:tcPr>
            <w:tcW w:w="4788" w:type="dxa"/>
          </w:tcPr>
          <w:p w:rsidR="008C37A8" w:rsidRDefault="008C37A8" w:rsidP="00D5375B">
            <w:pPr>
              <w:rPr>
                <w:rFonts w:cs="Times New Roman"/>
                <w:sz w:val="24"/>
                <w:szCs w:val="24"/>
              </w:rPr>
            </w:pPr>
            <w:r>
              <w:rPr>
                <w:rFonts w:cs="Times New Roman"/>
                <w:sz w:val="24"/>
                <w:szCs w:val="24"/>
              </w:rPr>
              <w:t>Type,ML Schema Collation, Object</w:t>
            </w:r>
          </w:p>
        </w:tc>
      </w:tr>
      <w:tr w:rsidR="008C37A8" w:rsidTr="008C37A8">
        <w:tc>
          <w:tcPr>
            <w:tcW w:w="4788" w:type="dxa"/>
          </w:tcPr>
          <w:p w:rsidR="008C37A8" w:rsidRDefault="008C37A8" w:rsidP="00D5375B">
            <w:pPr>
              <w:rPr>
                <w:rFonts w:cs="Times New Roman"/>
                <w:sz w:val="24"/>
                <w:szCs w:val="24"/>
              </w:rPr>
            </w:pPr>
            <w:r>
              <w:rPr>
                <w:rFonts w:cs="Times New Roman"/>
                <w:sz w:val="24"/>
                <w:szCs w:val="24"/>
              </w:rPr>
              <w:t>Objects</w:t>
            </w:r>
          </w:p>
        </w:tc>
        <w:tc>
          <w:tcPr>
            <w:tcW w:w="4788" w:type="dxa"/>
          </w:tcPr>
          <w:p w:rsidR="008C37A8" w:rsidRDefault="008C37A8" w:rsidP="00D5375B">
            <w:pPr>
              <w:rPr>
                <w:rFonts w:cs="Times New Roman"/>
                <w:sz w:val="24"/>
                <w:szCs w:val="24"/>
              </w:rPr>
            </w:pPr>
            <w:r>
              <w:rPr>
                <w:rFonts w:cs="Times New Roman"/>
                <w:sz w:val="24"/>
                <w:szCs w:val="24"/>
              </w:rPr>
              <w:t>Aggregate, Constraint, Function, Procedures</w:t>
            </w:r>
            <w:r w:rsidR="004A0AA5">
              <w:rPr>
                <w:rFonts w:cs="Times New Roman"/>
                <w:sz w:val="24"/>
                <w:szCs w:val="24"/>
              </w:rPr>
              <w:t>, Queue, Statistic, Synonym, Table, View</w:t>
            </w:r>
          </w:p>
        </w:tc>
      </w:tr>
    </w:tbl>
    <w:p w:rsidR="008C37A8" w:rsidRPr="008C37A8" w:rsidRDefault="008C37A8" w:rsidP="00D5375B">
      <w:pPr>
        <w:rPr>
          <w:rFonts w:cs="Times New Roman"/>
          <w:sz w:val="24"/>
          <w:szCs w:val="24"/>
        </w:rPr>
      </w:pPr>
    </w:p>
    <w:p w:rsidR="00D64648" w:rsidRPr="00661F57" w:rsidRDefault="00D64648" w:rsidP="00D5375B">
      <w:pPr>
        <w:rPr>
          <w:rFonts w:cs="Times New Roman"/>
          <w:sz w:val="24"/>
          <w:szCs w:val="24"/>
        </w:rPr>
      </w:pPr>
      <w:r w:rsidRPr="00661F57">
        <w:rPr>
          <w:rFonts w:cs="Times New Roman"/>
          <w:sz w:val="24"/>
          <w:szCs w:val="24"/>
        </w:rPr>
        <w:t>What you are going to secure</w:t>
      </w:r>
    </w:p>
    <w:p w:rsidR="00A95191" w:rsidRPr="00661F57" w:rsidRDefault="00D64648" w:rsidP="00D5375B">
      <w:pPr>
        <w:rPr>
          <w:rFonts w:cs="Times New Roman"/>
          <w:sz w:val="24"/>
          <w:szCs w:val="24"/>
        </w:rPr>
      </w:pPr>
      <w:r w:rsidRPr="00661F57">
        <w:rPr>
          <w:rFonts w:cs="Times New Roman"/>
          <w:sz w:val="24"/>
          <w:szCs w:val="24"/>
        </w:rPr>
        <w:t xml:space="preserve">Ex: Instance, databases, tables, sp, functions, </w:t>
      </w:r>
      <w:r w:rsidR="00EB4FA2">
        <w:rPr>
          <w:rFonts w:cs="Times New Roman"/>
          <w:sz w:val="24"/>
          <w:szCs w:val="24"/>
        </w:rPr>
        <w:t>triggers. e</w:t>
      </w:r>
      <w:r w:rsidR="009C6999" w:rsidRPr="00661F57">
        <w:rPr>
          <w:rFonts w:cs="Times New Roman"/>
          <w:sz w:val="24"/>
          <w:szCs w:val="24"/>
        </w:rPr>
        <w:t>tc</w:t>
      </w:r>
    </w:p>
    <w:p w:rsidR="00810B37" w:rsidRDefault="00810B37" w:rsidP="00D5375B">
      <w:pPr>
        <w:rPr>
          <w:rFonts w:cs="Times New Roman"/>
          <w:b/>
          <w:sz w:val="24"/>
          <w:szCs w:val="24"/>
        </w:rPr>
      </w:pPr>
    </w:p>
    <w:p w:rsidR="00D64648" w:rsidRPr="00661F57" w:rsidRDefault="00D64648" w:rsidP="00D5375B">
      <w:pPr>
        <w:rPr>
          <w:rFonts w:cs="Times New Roman"/>
          <w:b/>
          <w:sz w:val="24"/>
          <w:szCs w:val="24"/>
        </w:rPr>
      </w:pPr>
      <w:r w:rsidRPr="00661F57">
        <w:rPr>
          <w:rFonts w:cs="Times New Roman"/>
          <w:b/>
          <w:sz w:val="24"/>
          <w:szCs w:val="24"/>
        </w:rPr>
        <w:t>Default logins:</w:t>
      </w:r>
    </w:p>
    <w:p w:rsidR="00D64648" w:rsidRPr="00661F57" w:rsidRDefault="00D64648" w:rsidP="00D5375B">
      <w:pPr>
        <w:rPr>
          <w:rFonts w:cs="Times New Roman"/>
          <w:sz w:val="24"/>
          <w:szCs w:val="24"/>
        </w:rPr>
      </w:pPr>
      <w:r w:rsidRPr="00661F57">
        <w:rPr>
          <w:rFonts w:cs="Times New Roman"/>
          <w:b/>
          <w:sz w:val="24"/>
          <w:szCs w:val="24"/>
        </w:rPr>
        <w:t>1.BUILTIN\Administrators:</w:t>
      </w:r>
      <w:r w:rsidRPr="00661F57">
        <w:rPr>
          <w:rFonts w:cs="Times New Roman"/>
          <w:sz w:val="24"/>
          <w:szCs w:val="24"/>
        </w:rPr>
        <w:t xml:space="preserve"> This one of the o\s administrator group where if any account is a member of O\S level admin group can get directly access to SQLServer without adding the account in SQL Server with SYSADMIN permissions.</w:t>
      </w:r>
    </w:p>
    <w:p w:rsidR="00D64648" w:rsidRPr="00661F57" w:rsidRDefault="00D64648" w:rsidP="00D5375B">
      <w:pPr>
        <w:rPr>
          <w:rFonts w:cs="Times New Roman"/>
          <w:sz w:val="24"/>
          <w:szCs w:val="24"/>
        </w:rPr>
      </w:pPr>
      <w:r w:rsidRPr="00661F57">
        <w:rPr>
          <w:rFonts w:cs="Times New Roman"/>
          <w:b/>
          <w:sz w:val="24"/>
          <w:szCs w:val="24"/>
        </w:rPr>
        <w:t xml:space="preserve">Note: </w:t>
      </w:r>
      <w:r w:rsidRPr="00661F57">
        <w:rPr>
          <w:rFonts w:cs="Times New Roman"/>
          <w:sz w:val="24"/>
          <w:szCs w:val="24"/>
        </w:rPr>
        <w:t xml:space="preserve">From SQL Server 2008 onwards BUILTIN\Administrators group is removed. Even any </w:t>
      </w:r>
      <w:r w:rsidR="009C6999" w:rsidRPr="00661F57">
        <w:rPr>
          <w:rFonts w:cs="Times New Roman"/>
          <w:sz w:val="24"/>
          <w:szCs w:val="24"/>
        </w:rPr>
        <w:t>member</w:t>
      </w:r>
      <w:r w:rsidRPr="00661F57">
        <w:rPr>
          <w:rFonts w:cs="Times New Roman"/>
          <w:sz w:val="24"/>
          <w:szCs w:val="24"/>
        </w:rPr>
        <w:t xml:space="preserve"> included in o\s administrator group should add under SQL Server instance as a login.</w:t>
      </w:r>
    </w:p>
    <w:p w:rsidR="00D64648" w:rsidRPr="00661F57" w:rsidRDefault="00D64648" w:rsidP="00D5375B">
      <w:pPr>
        <w:rPr>
          <w:rFonts w:cs="Times New Roman"/>
          <w:sz w:val="24"/>
          <w:szCs w:val="24"/>
        </w:rPr>
      </w:pPr>
      <w:r w:rsidRPr="00661F57">
        <w:rPr>
          <w:rFonts w:cs="Times New Roman"/>
          <w:sz w:val="24"/>
          <w:szCs w:val="24"/>
        </w:rPr>
        <w:t xml:space="preserve">Windows login type and have </w:t>
      </w:r>
      <w:r w:rsidR="009C6999" w:rsidRPr="00661F57">
        <w:rPr>
          <w:rFonts w:cs="Times New Roman"/>
          <w:sz w:val="24"/>
          <w:szCs w:val="24"/>
        </w:rPr>
        <w:t>Sysadmin</w:t>
      </w:r>
      <w:r w:rsidRPr="00661F57">
        <w:rPr>
          <w:rFonts w:cs="Times New Roman"/>
          <w:sz w:val="24"/>
          <w:szCs w:val="24"/>
        </w:rPr>
        <w:t xml:space="preserve"> by default</w:t>
      </w:r>
    </w:p>
    <w:p w:rsidR="00D64648" w:rsidRPr="00661F57" w:rsidRDefault="009C6999" w:rsidP="00D5375B">
      <w:pPr>
        <w:rPr>
          <w:rFonts w:cs="Times New Roman"/>
          <w:sz w:val="24"/>
          <w:szCs w:val="24"/>
        </w:rPr>
      </w:pPr>
      <w:r w:rsidRPr="00661F57">
        <w:rPr>
          <w:rFonts w:cs="Times New Roman"/>
          <w:b/>
          <w:sz w:val="24"/>
          <w:szCs w:val="24"/>
        </w:rPr>
        <w:t>2. NT</w:t>
      </w:r>
      <w:r w:rsidR="00D64648" w:rsidRPr="00661F57">
        <w:rPr>
          <w:rFonts w:cs="Times New Roman"/>
          <w:b/>
          <w:sz w:val="24"/>
          <w:szCs w:val="24"/>
        </w:rPr>
        <w:t xml:space="preserve"> AUTHORITY\SYSTEM:</w:t>
      </w:r>
      <w:r w:rsidR="00D64648" w:rsidRPr="00661F57">
        <w:rPr>
          <w:rFonts w:cs="Times New Roman"/>
          <w:sz w:val="24"/>
          <w:szCs w:val="24"/>
        </w:rPr>
        <w:t xml:space="preserve"> This is one of the local system </w:t>
      </w:r>
      <w:r w:rsidRPr="00661F57">
        <w:rPr>
          <w:rFonts w:cs="Times New Roman"/>
          <w:sz w:val="24"/>
          <w:szCs w:val="24"/>
        </w:rPr>
        <w:t>account</w:t>
      </w:r>
      <w:r w:rsidR="00D64648" w:rsidRPr="00661F57">
        <w:rPr>
          <w:rFonts w:cs="Times New Roman"/>
          <w:sz w:val="24"/>
          <w:szCs w:val="24"/>
        </w:rPr>
        <w:t xml:space="preserve"> which is windows auth</w:t>
      </w:r>
      <w:r w:rsidRPr="00661F57">
        <w:rPr>
          <w:rFonts w:cs="Times New Roman"/>
          <w:sz w:val="24"/>
          <w:szCs w:val="24"/>
        </w:rPr>
        <w:t>entication</w:t>
      </w:r>
      <w:r w:rsidR="00D64648" w:rsidRPr="00661F57">
        <w:rPr>
          <w:rFonts w:cs="Times New Roman"/>
          <w:sz w:val="24"/>
          <w:szCs w:val="24"/>
        </w:rPr>
        <w:t xml:space="preserve"> and contains </w:t>
      </w:r>
      <w:r w:rsidRPr="00661F57">
        <w:rPr>
          <w:rFonts w:cs="Times New Roman"/>
          <w:sz w:val="24"/>
          <w:szCs w:val="24"/>
        </w:rPr>
        <w:t>Sysadmin</w:t>
      </w:r>
      <w:r w:rsidR="00D64648" w:rsidRPr="00661F57">
        <w:rPr>
          <w:rFonts w:cs="Times New Roman"/>
          <w:sz w:val="24"/>
          <w:szCs w:val="24"/>
        </w:rPr>
        <w:t xml:space="preserve"> permissions.</w:t>
      </w:r>
    </w:p>
    <w:p w:rsidR="00D64648" w:rsidRPr="00661F57" w:rsidRDefault="00D64648" w:rsidP="00D5375B">
      <w:pPr>
        <w:rPr>
          <w:rFonts w:cs="Times New Roman"/>
          <w:sz w:val="24"/>
          <w:szCs w:val="24"/>
        </w:rPr>
      </w:pPr>
      <w:r w:rsidRPr="00661F57">
        <w:rPr>
          <w:rFonts w:cs="Times New Roman"/>
          <w:b/>
          <w:sz w:val="24"/>
          <w:szCs w:val="24"/>
        </w:rPr>
        <w:t>3. WIN-5ROTNADG8A8\SQLServer2005MSFTEUser$WIN-5ROTNADG8A8$B14SQL2K5:</w:t>
      </w:r>
      <w:r w:rsidRPr="00661F57">
        <w:rPr>
          <w:rFonts w:cs="Times New Roman"/>
          <w:sz w:val="24"/>
          <w:szCs w:val="24"/>
        </w:rPr>
        <w:t xml:space="preserve"> ---Login for full text search service</w:t>
      </w:r>
    </w:p>
    <w:p w:rsidR="00D64648" w:rsidRPr="00661F57" w:rsidRDefault="00D64648" w:rsidP="00D5375B">
      <w:pPr>
        <w:rPr>
          <w:rFonts w:cs="Times New Roman"/>
          <w:sz w:val="24"/>
          <w:szCs w:val="24"/>
        </w:rPr>
      </w:pPr>
      <w:r w:rsidRPr="00661F57">
        <w:rPr>
          <w:rFonts w:cs="Times New Roman"/>
          <w:b/>
          <w:sz w:val="24"/>
          <w:szCs w:val="24"/>
        </w:rPr>
        <w:t>4. WIN-5ROTNADG8A8\SQLServer2005MSSQLUser$WIN-5ROTNADG8A8$B14SQL2K5</w:t>
      </w:r>
      <w:r w:rsidR="00A3762A" w:rsidRPr="00661F57">
        <w:rPr>
          <w:rFonts w:cs="Times New Roman"/>
          <w:b/>
          <w:sz w:val="24"/>
          <w:szCs w:val="24"/>
        </w:rPr>
        <w:t>:</w:t>
      </w:r>
      <w:r w:rsidR="00A3762A" w:rsidRPr="00661F57">
        <w:rPr>
          <w:rFonts w:cs="Times New Roman"/>
          <w:sz w:val="24"/>
          <w:szCs w:val="24"/>
        </w:rPr>
        <w:t xml:space="preserve"> </w:t>
      </w:r>
      <w:r w:rsidRPr="00661F57">
        <w:rPr>
          <w:rFonts w:cs="Times New Roman"/>
          <w:sz w:val="24"/>
          <w:szCs w:val="24"/>
        </w:rPr>
        <w:t>---</w:t>
      </w:r>
      <w:r w:rsidR="008715D3">
        <w:rPr>
          <w:rFonts w:cs="Times New Roman"/>
          <w:sz w:val="24"/>
          <w:szCs w:val="24"/>
        </w:rPr>
        <w:t>L</w:t>
      </w:r>
      <w:r w:rsidRPr="00661F57">
        <w:rPr>
          <w:rFonts w:cs="Times New Roman"/>
          <w:sz w:val="24"/>
          <w:szCs w:val="24"/>
        </w:rPr>
        <w:t xml:space="preserve">ogin for Main service and which have </w:t>
      </w:r>
      <w:r w:rsidR="009C6999" w:rsidRPr="00661F57">
        <w:rPr>
          <w:rFonts w:cs="Times New Roman"/>
          <w:sz w:val="24"/>
          <w:szCs w:val="24"/>
        </w:rPr>
        <w:t>Sysadmin</w:t>
      </w:r>
    </w:p>
    <w:p w:rsidR="00D64648" w:rsidRPr="00661F57" w:rsidRDefault="00303520" w:rsidP="00D5375B">
      <w:pPr>
        <w:rPr>
          <w:rFonts w:cs="Times New Roman"/>
          <w:sz w:val="24"/>
          <w:szCs w:val="24"/>
        </w:rPr>
      </w:pPr>
      <w:r w:rsidRPr="00661F57">
        <w:rPr>
          <w:rFonts w:cs="Times New Roman"/>
          <w:b/>
          <w:sz w:val="24"/>
          <w:szCs w:val="24"/>
        </w:rPr>
        <w:t>5. WIN</w:t>
      </w:r>
      <w:r w:rsidR="00D64648" w:rsidRPr="00661F57">
        <w:rPr>
          <w:rFonts w:cs="Times New Roman"/>
          <w:b/>
          <w:sz w:val="24"/>
          <w:szCs w:val="24"/>
        </w:rPr>
        <w:t>-5ROTNADG8A8\SQLServer2005MSag</w:t>
      </w:r>
      <w:r w:rsidR="00A3762A" w:rsidRPr="00661F57">
        <w:rPr>
          <w:rFonts w:cs="Times New Roman"/>
          <w:b/>
          <w:sz w:val="24"/>
          <w:szCs w:val="24"/>
        </w:rPr>
        <w:t>tUser$WIN-5ROTNADG8A8$B14SQL2K5:</w:t>
      </w:r>
      <w:r w:rsidR="00A3762A" w:rsidRPr="00661F57">
        <w:rPr>
          <w:rFonts w:cs="Times New Roman"/>
          <w:sz w:val="24"/>
          <w:szCs w:val="24"/>
        </w:rPr>
        <w:t xml:space="preserve"> </w:t>
      </w:r>
      <w:r w:rsidR="00D64648" w:rsidRPr="00661F57">
        <w:rPr>
          <w:rFonts w:cs="Times New Roman"/>
          <w:sz w:val="24"/>
          <w:szCs w:val="24"/>
        </w:rPr>
        <w:t>--</w:t>
      </w:r>
      <w:r w:rsidR="00F20A2B">
        <w:rPr>
          <w:rFonts w:cs="Times New Roman"/>
          <w:sz w:val="24"/>
          <w:szCs w:val="24"/>
        </w:rPr>
        <w:t>-L</w:t>
      </w:r>
      <w:r w:rsidR="00D64648" w:rsidRPr="00661F57">
        <w:rPr>
          <w:rFonts w:cs="Times New Roman"/>
          <w:sz w:val="24"/>
          <w:szCs w:val="24"/>
        </w:rPr>
        <w:t xml:space="preserve">ogin for Agent service and which have </w:t>
      </w:r>
      <w:r w:rsidRPr="00661F57">
        <w:rPr>
          <w:rFonts w:cs="Times New Roman"/>
          <w:sz w:val="24"/>
          <w:szCs w:val="24"/>
        </w:rPr>
        <w:t>Sysadmin</w:t>
      </w:r>
    </w:p>
    <w:p w:rsidR="00D64648" w:rsidRPr="00661F57" w:rsidRDefault="00D64648" w:rsidP="00D5375B">
      <w:pPr>
        <w:rPr>
          <w:rFonts w:cs="Times New Roman"/>
          <w:sz w:val="24"/>
          <w:szCs w:val="24"/>
        </w:rPr>
      </w:pPr>
      <w:r w:rsidRPr="00661F57">
        <w:rPr>
          <w:rFonts w:cs="Times New Roman"/>
          <w:b/>
          <w:sz w:val="24"/>
          <w:szCs w:val="24"/>
        </w:rPr>
        <w:t>6. SA:</w:t>
      </w:r>
      <w:r w:rsidRPr="00661F57">
        <w:rPr>
          <w:rFonts w:cs="Times New Roman"/>
          <w:sz w:val="24"/>
          <w:szCs w:val="24"/>
        </w:rPr>
        <w:t xml:space="preserve"> </w:t>
      </w:r>
      <w:r w:rsidR="00303520" w:rsidRPr="00661F57">
        <w:rPr>
          <w:rFonts w:cs="Times New Roman"/>
          <w:sz w:val="24"/>
          <w:szCs w:val="24"/>
        </w:rPr>
        <w:t xml:space="preserve">Which is the default </w:t>
      </w:r>
      <w:r w:rsidR="00913EC7" w:rsidRPr="00661F57">
        <w:rPr>
          <w:rFonts w:cs="Times New Roman"/>
          <w:sz w:val="24"/>
          <w:szCs w:val="24"/>
        </w:rPr>
        <w:t>Sql</w:t>
      </w:r>
      <w:r w:rsidR="00303520" w:rsidRPr="00661F57">
        <w:rPr>
          <w:rFonts w:cs="Times New Roman"/>
          <w:sz w:val="24"/>
          <w:szCs w:val="24"/>
        </w:rPr>
        <w:t xml:space="preserve"> authentication account an</w:t>
      </w:r>
      <w:r w:rsidR="003C3A52">
        <w:rPr>
          <w:rFonts w:cs="Times New Roman"/>
          <w:sz w:val="24"/>
          <w:szCs w:val="24"/>
        </w:rPr>
        <w:t>d contains Sysadmin permissions.</w:t>
      </w:r>
    </w:p>
    <w:p w:rsidR="00256B39" w:rsidRDefault="00256B39" w:rsidP="00D5375B">
      <w:pPr>
        <w:rPr>
          <w:rFonts w:cs="Times New Roman"/>
          <w:sz w:val="24"/>
          <w:szCs w:val="24"/>
        </w:rPr>
      </w:pPr>
    </w:p>
    <w:p w:rsidR="002B2653" w:rsidRPr="00661F57" w:rsidRDefault="002B2653" w:rsidP="00D5375B">
      <w:pPr>
        <w:rPr>
          <w:rFonts w:cs="Times New Roman"/>
          <w:sz w:val="24"/>
          <w:szCs w:val="24"/>
        </w:rPr>
      </w:pPr>
    </w:p>
    <w:p w:rsidR="00D64648" w:rsidRPr="00661F57" w:rsidRDefault="00D64648" w:rsidP="00D5375B">
      <w:pPr>
        <w:rPr>
          <w:rFonts w:cs="Times New Roman"/>
          <w:b/>
          <w:sz w:val="24"/>
          <w:szCs w:val="24"/>
        </w:rPr>
      </w:pPr>
      <w:r w:rsidRPr="00661F57">
        <w:rPr>
          <w:rFonts w:cs="Times New Roman"/>
          <w:b/>
          <w:sz w:val="24"/>
          <w:szCs w:val="24"/>
        </w:rPr>
        <w:t xml:space="preserve">Major </w:t>
      </w:r>
      <w:r w:rsidR="00303520" w:rsidRPr="00661F57">
        <w:rPr>
          <w:rFonts w:cs="Times New Roman"/>
          <w:b/>
          <w:sz w:val="24"/>
          <w:szCs w:val="24"/>
        </w:rPr>
        <w:t>improvements</w:t>
      </w:r>
      <w:r w:rsidRPr="00661F57">
        <w:rPr>
          <w:rFonts w:cs="Times New Roman"/>
          <w:b/>
          <w:sz w:val="24"/>
          <w:szCs w:val="24"/>
        </w:rPr>
        <w:t xml:space="preserve"> in 2008\8r2\12:</w:t>
      </w:r>
    </w:p>
    <w:p w:rsidR="00D64648" w:rsidRPr="00661F57" w:rsidRDefault="00D64648" w:rsidP="00D5375B">
      <w:pPr>
        <w:rPr>
          <w:rFonts w:cs="Times New Roman"/>
          <w:sz w:val="24"/>
          <w:szCs w:val="24"/>
        </w:rPr>
      </w:pPr>
      <w:r w:rsidRPr="00661F57">
        <w:rPr>
          <w:rFonts w:cs="Times New Roman"/>
          <w:sz w:val="24"/>
          <w:szCs w:val="24"/>
        </w:rPr>
        <w:t xml:space="preserve">1. </w:t>
      </w:r>
      <w:r w:rsidR="00303520" w:rsidRPr="00661F57">
        <w:rPr>
          <w:rFonts w:cs="Times New Roman"/>
          <w:sz w:val="24"/>
          <w:szCs w:val="24"/>
        </w:rPr>
        <w:t>Built-in</w:t>
      </w:r>
      <w:r w:rsidRPr="00661F57">
        <w:rPr>
          <w:rFonts w:cs="Times New Roman"/>
          <w:sz w:val="24"/>
          <w:szCs w:val="24"/>
        </w:rPr>
        <w:t xml:space="preserve"> administrator group is removed.</w:t>
      </w:r>
    </w:p>
    <w:p w:rsidR="00D64648" w:rsidRPr="00661F57" w:rsidRDefault="00303520" w:rsidP="00D5375B">
      <w:pPr>
        <w:rPr>
          <w:rFonts w:cs="Times New Roman"/>
          <w:sz w:val="24"/>
          <w:szCs w:val="24"/>
        </w:rPr>
      </w:pPr>
      <w:r w:rsidRPr="00661F57">
        <w:rPr>
          <w:rFonts w:cs="Times New Roman"/>
          <w:sz w:val="24"/>
          <w:szCs w:val="24"/>
        </w:rPr>
        <w:t>2. Certificate</w:t>
      </w:r>
      <w:r w:rsidR="00D64648" w:rsidRPr="00661F57">
        <w:rPr>
          <w:rFonts w:cs="Times New Roman"/>
          <w:sz w:val="24"/>
          <w:szCs w:val="24"/>
        </w:rPr>
        <w:t xml:space="preserve"> is on the new feature introduced</w:t>
      </w:r>
      <w:r w:rsidRPr="00661F57">
        <w:rPr>
          <w:rFonts w:cs="Times New Roman"/>
          <w:sz w:val="24"/>
          <w:szCs w:val="24"/>
        </w:rPr>
        <w:t>. [</w:t>
      </w:r>
      <w:r w:rsidR="00D64648" w:rsidRPr="00661F57">
        <w:rPr>
          <w:rFonts w:cs="Times New Roman"/>
          <w:sz w:val="24"/>
          <w:szCs w:val="24"/>
        </w:rPr>
        <w:t>To improve more security]</w:t>
      </w:r>
    </w:p>
    <w:p w:rsidR="00CA70FF" w:rsidRPr="00661F57" w:rsidRDefault="00D64648" w:rsidP="00D5375B">
      <w:pPr>
        <w:rPr>
          <w:rFonts w:cs="Times New Roman"/>
          <w:sz w:val="24"/>
          <w:szCs w:val="24"/>
        </w:rPr>
      </w:pPr>
      <w:r w:rsidRPr="00661F57">
        <w:rPr>
          <w:rFonts w:cs="Times New Roman"/>
          <w:sz w:val="24"/>
          <w:szCs w:val="24"/>
        </w:rPr>
        <w:t>3. Add current user is one of the option added while installing SQL Server.</w:t>
      </w:r>
    </w:p>
    <w:p w:rsidR="00643698" w:rsidRPr="00661F57" w:rsidRDefault="00643698" w:rsidP="00D5375B">
      <w:pPr>
        <w:rPr>
          <w:rFonts w:cs="Times New Roman"/>
          <w:b/>
          <w:color w:val="FF0000"/>
          <w:sz w:val="24"/>
          <w:szCs w:val="24"/>
          <w:u w:val="single"/>
        </w:rPr>
      </w:pPr>
    </w:p>
    <w:p w:rsidR="00643698" w:rsidRPr="00661F57" w:rsidRDefault="00643698" w:rsidP="00D5375B">
      <w:pPr>
        <w:rPr>
          <w:rFonts w:cs="Times New Roman"/>
          <w:b/>
          <w:color w:val="FF0000"/>
          <w:sz w:val="24"/>
          <w:szCs w:val="24"/>
          <w:u w:val="single"/>
        </w:rPr>
      </w:pPr>
    </w:p>
    <w:p w:rsidR="003442AD" w:rsidRDefault="003442AD" w:rsidP="00D5375B">
      <w:pPr>
        <w:rPr>
          <w:rFonts w:cs="Times New Roman"/>
          <w:b/>
          <w:color w:val="FF0000"/>
          <w:sz w:val="24"/>
          <w:szCs w:val="24"/>
          <w:u w:val="single"/>
        </w:rPr>
      </w:pPr>
    </w:p>
    <w:p w:rsidR="003442AD" w:rsidRDefault="003442AD" w:rsidP="00D5375B">
      <w:pPr>
        <w:rPr>
          <w:rFonts w:cs="Times New Roman"/>
          <w:b/>
          <w:color w:val="FF0000"/>
          <w:sz w:val="24"/>
          <w:szCs w:val="24"/>
          <w:u w:val="single"/>
        </w:rPr>
      </w:pPr>
    </w:p>
    <w:p w:rsidR="00370007" w:rsidRDefault="00370007" w:rsidP="00810B37">
      <w:pPr>
        <w:rPr>
          <w:rFonts w:cs="Times New Roman"/>
          <w:b/>
          <w:color w:val="C00000"/>
          <w:sz w:val="24"/>
          <w:szCs w:val="24"/>
          <w:u w:val="single"/>
        </w:rPr>
      </w:pPr>
    </w:p>
    <w:p w:rsidR="00370007" w:rsidRDefault="00370007" w:rsidP="00810B37">
      <w:pPr>
        <w:rPr>
          <w:rFonts w:cs="Times New Roman"/>
          <w:b/>
          <w:color w:val="C00000"/>
          <w:sz w:val="24"/>
          <w:szCs w:val="24"/>
          <w:u w:val="single"/>
        </w:rPr>
      </w:pPr>
    </w:p>
    <w:p w:rsidR="00370007" w:rsidRDefault="00370007" w:rsidP="00810B37">
      <w:pPr>
        <w:rPr>
          <w:rFonts w:cs="Times New Roman"/>
          <w:b/>
          <w:color w:val="C00000"/>
          <w:sz w:val="24"/>
          <w:szCs w:val="24"/>
          <w:u w:val="single"/>
        </w:rPr>
      </w:pPr>
    </w:p>
    <w:p w:rsidR="00370007" w:rsidRDefault="00370007" w:rsidP="00810B37">
      <w:pPr>
        <w:rPr>
          <w:rFonts w:cs="Times New Roman"/>
          <w:b/>
          <w:color w:val="C00000"/>
          <w:sz w:val="24"/>
          <w:szCs w:val="24"/>
          <w:u w:val="single"/>
        </w:rPr>
      </w:pPr>
    </w:p>
    <w:p w:rsidR="00370007" w:rsidRDefault="00370007" w:rsidP="00810B37">
      <w:pPr>
        <w:rPr>
          <w:rFonts w:cs="Times New Roman"/>
          <w:b/>
          <w:color w:val="C00000"/>
          <w:sz w:val="24"/>
          <w:szCs w:val="24"/>
          <w:u w:val="single"/>
        </w:rPr>
      </w:pPr>
    </w:p>
    <w:p w:rsidR="00370007" w:rsidRDefault="00370007" w:rsidP="00810B37">
      <w:pPr>
        <w:rPr>
          <w:rFonts w:cs="Times New Roman"/>
          <w:b/>
          <w:color w:val="C00000"/>
          <w:sz w:val="24"/>
          <w:szCs w:val="24"/>
          <w:u w:val="single"/>
        </w:rPr>
      </w:pPr>
    </w:p>
    <w:p w:rsidR="00370007" w:rsidRDefault="00370007" w:rsidP="00810B37">
      <w:pPr>
        <w:rPr>
          <w:rFonts w:cs="Times New Roman"/>
          <w:b/>
          <w:color w:val="C00000"/>
          <w:sz w:val="24"/>
          <w:szCs w:val="24"/>
          <w:u w:val="single"/>
        </w:rPr>
      </w:pPr>
    </w:p>
    <w:p w:rsidR="008B18D1" w:rsidRPr="00810B37" w:rsidRDefault="00CA70FF" w:rsidP="00810B37">
      <w:pPr>
        <w:rPr>
          <w:rFonts w:cs="Times New Roman"/>
          <w:b/>
          <w:color w:val="C00000"/>
          <w:sz w:val="24"/>
          <w:szCs w:val="24"/>
          <w:u w:val="single"/>
        </w:rPr>
      </w:pPr>
      <w:r w:rsidRPr="00810B37">
        <w:rPr>
          <w:rFonts w:cs="Times New Roman"/>
          <w:b/>
          <w:color w:val="C00000"/>
          <w:sz w:val="24"/>
          <w:szCs w:val="24"/>
          <w:u w:val="single"/>
        </w:rPr>
        <w:t>SECURITY HARDENING RULES:</w:t>
      </w:r>
    </w:p>
    <w:p w:rsidR="00B85B5B" w:rsidRPr="00661F57" w:rsidRDefault="000343BA" w:rsidP="00D5375B">
      <w:pPr>
        <w:rPr>
          <w:rFonts w:cs="Times New Roman"/>
          <w:sz w:val="24"/>
          <w:szCs w:val="24"/>
        </w:rPr>
      </w:pPr>
      <w:r w:rsidRPr="00661F57">
        <w:rPr>
          <w:rFonts w:cs="Times New Roman"/>
          <w:sz w:val="24"/>
          <w:szCs w:val="24"/>
        </w:rPr>
        <w:t>Hardening</w:t>
      </w:r>
      <w:r w:rsidR="00B85B5B" w:rsidRPr="00661F57">
        <w:rPr>
          <w:rFonts w:cs="Times New Roman"/>
          <w:sz w:val="24"/>
          <w:szCs w:val="24"/>
        </w:rPr>
        <w:t xml:space="preserve"> is nothing but protecting the </w:t>
      </w:r>
      <w:r w:rsidRPr="00661F57">
        <w:rPr>
          <w:rFonts w:cs="Times New Roman"/>
          <w:sz w:val="24"/>
          <w:szCs w:val="24"/>
        </w:rPr>
        <w:t>Sql</w:t>
      </w:r>
      <w:r w:rsidR="00B85B5B" w:rsidRPr="00661F57">
        <w:rPr>
          <w:rFonts w:cs="Times New Roman"/>
          <w:sz w:val="24"/>
          <w:szCs w:val="24"/>
        </w:rPr>
        <w:t xml:space="preserve"> server from the threats or end users</w:t>
      </w:r>
    </w:p>
    <w:p w:rsidR="00B85B5B" w:rsidRPr="00661F57" w:rsidRDefault="00B85B5B" w:rsidP="00D5375B">
      <w:pPr>
        <w:rPr>
          <w:rFonts w:cs="Times New Roman"/>
          <w:sz w:val="24"/>
          <w:szCs w:val="24"/>
        </w:rPr>
      </w:pPr>
      <w:r w:rsidRPr="00661F57">
        <w:rPr>
          <w:rFonts w:cs="Times New Roman"/>
          <w:sz w:val="24"/>
          <w:szCs w:val="24"/>
        </w:rPr>
        <w:t>&gt; Keep always SA password as strong. [Default pwd: SA]</w:t>
      </w:r>
    </w:p>
    <w:p w:rsidR="00B85B5B" w:rsidRPr="00661F57" w:rsidRDefault="00B85B5B" w:rsidP="00D5375B">
      <w:pPr>
        <w:rPr>
          <w:rFonts w:cs="Times New Roman"/>
          <w:sz w:val="24"/>
          <w:szCs w:val="24"/>
        </w:rPr>
      </w:pPr>
      <w:r w:rsidRPr="00661F57">
        <w:rPr>
          <w:rFonts w:cs="Times New Roman"/>
          <w:sz w:val="24"/>
          <w:szCs w:val="24"/>
        </w:rPr>
        <w:t>&gt; Remove unnecessary logins from SQL Server.</w:t>
      </w:r>
    </w:p>
    <w:p w:rsidR="00B85B5B" w:rsidRPr="00661F57" w:rsidRDefault="00B85B5B" w:rsidP="00D5375B">
      <w:pPr>
        <w:rPr>
          <w:rFonts w:cs="Times New Roman"/>
          <w:sz w:val="24"/>
          <w:szCs w:val="24"/>
        </w:rPr>
      </w:pPr>
      <w:r w:rsidRPr="00661F57">
        <w:rPr>
          <w:rFonts w:cs="Times New Roman"/>
          <w:sz w:val="24"/>
          <w:szCs w:val="24"/>
        </w:rPr>
        <w:t>&gt;</w:t>
      </w:r>
      <w:r w:rsidR="00E40042" w:rsidRPr="00661F57">
        <w:rPr>
          <w:rFonts w:cs="Times New Roman"/>
          <w:sz w:val="24"/>
          <w:szCs w:val="24"/>
        </w:rPr>
        <w:t xml:space="preserve"> </w:t>
      </w:r>
      <w:r w:rsidRPr="00661F57">
        <w:rPr>
          <w:rFonts w:cs="Times New Roman"/>
          <w:sz w:val="24"/>
          <w:szCs w:val="24"/>
        </w:rPr>
        <w:t>Remove unnecessary users from SQL Server</w:t>
      </w:r>
    </w:p>
    <w:p w:rsidR="00B85B5B" w:rsidRPr="00661F57" w:rsidRDefault="00B85B5B" w:rsidP="00D5375B">
      <w:pPr>
        <w:rPr>
          <w:rFonts w:cs="Times New Roman"/>
          <w:sz w:val="24"/>
          <w:szCs w:val="24"/>
        </w:rPr>
      </w:pPr>
      <w:r w:rsidRPr="00661F57">
        <w:rPr>
          <w:rFonts w:cs="Times New Roman"/>
          <w:sz w:val="24"/>
          <w:szCs w:val="24"/>
        </w:rPr>
        <w:t>&gt;</w:t>
      </w:r>
      <w:r w:rsidR="00E40042" w:rsidRPr="00661F57">
        <w:rPr>
          <w:rFonts w:cs="Times New Roman"/>
          <w:sz w:val="24"/>
          <w:szCs w:val="24"/>
        </w:rPr>
        <w:t xml:space="preserve"> </w:t>
      </w:r>
      <w:r w:rsidRPr="00661F57">
        <w:rPr>
          <w:rFonts w:cs="Times New Roman"/>
          <w:sz w:val="24"/>
          <w:szCs w:val="24"/>
        </w:rPr>
        <w:t>Remove built-in\administrator from SQL Server</w:t>
      </w:r>
    </w:p>
    <w:p w:rsidR="00B85B5B" w:rsidRPr="00661F57" w:rsidRDefault="00B85B5B" w:rsidP="00D5375B">
      <w:pPr>
        <w:rPr>
          <w:rFonts w:cs="Times New Roman"/>
          <w:sz w:val="24"/>
          <w:szCs w:val="24"/>
        </w:rPr>
      </w:pPr>
      <w:r w:rsidRPr="00661F57">
        <w:rPr>
          <w:rFonts w:cs="Times New Roman"/>
          <w:sz w:val="24"/>
          <w:szCs w:val="24"/>
        </w:rPr>
        <w:t>&gt; Always try to create windows authentication instead of SQL Server authentication</w:t>
      </w:r>
    </w:p>
    <w:p w:rsidR="00B85B5B" w:rsidRPr="00661F57" w:rsidRDefault="00B85B5B" w:rsidP="00D5375B">
      <w:pPr>
        <w:rPr>
          <w:rFonts w:cs="Times New Roman"/>
          <w:sz w:val="24"/>
          <w:szCs w:val="24"/>
        </w:rPr>
      </w:pPr>
      <w:r w:rsidRPr="00661F57">
        <w:rPr>
          <w:rFonts w:cs="Times New Roman"/>
          <w:sz w:val="24"/>
          <w:szCs w:val="24"/>
        </w:rPr>
        <w:t>&gt;</w:t>
      </w:r>
      <w:r w:rsidR="00E40042" w:rsidRPr="00661F57">
        <w:rPr>
          <w:rFonts w:cs="Times New Roman"/>
          <w:sz w:val="24"/>
          <w:szCs w:val="24"/>
        </w:rPr>
        <w:t xml:space="preserve"> </w:t>
      </w:r>
      <w:r w:rsidR="003442AD">
        <w:rPr>
          <w:rFonts w:cs="Times New Roman"/>
          <w:sz w:val="24"/>
          <w:szCs w:val="24"/>
        </w:rPr>
        <w:t>Remove un</w:t>
      </w:r>
      <w:r w:rsidRPr="00661F57">
        <w:rPr>
          <w:rFonts w:cs="Times New Roman"/>
          <w:sz w:val="24"/>
          <w:szCs w:val="24"/>
        </w:rPr>
        <w:t>necessary roles</w:t>
      </w:r>
    </w:p>
    <w:p w:rsidR="00B85B5B" w:rsidRPr="00661F57" w:rsidRDefault="00B85B5B" w:rsidP="00D5375B">
      <w:pPr>
        <w:rPr>
          <w:rFonts w:cs="Times New Roman"/>
          <w:sz w:val="24"/>
          <w:szCs w:val="24"/>
        </w:rPr>
      </w:pPr>
      <w:r w:rsidRPr="00661F57">
        <w:rPr>
          <w:rFonts w:cs="Times New Roman"/>
          <w:sz w:val="24"/>
          <w:szCs w:val="24"/>
        </w:rPr>
        <w:t>&gt;</w:t>
      </w:r>
      <w:r w:rsidR="00E40042" w:rsidRPr="00661F57">
        <w:rPr>
          <w:rFonts w:cs="Times New Roman"/>
          <w:sz w:val="24"/>
          <w:szCs w:val="24"/>
        </w:rPr>
        <w:t xml:space="preserve"> </w:t>
      </w:r>
      <w:r w:rsidRPr="00661F57">
        <w:rPr>
          <w:rFonts w:cs="Times New Roman"/>
          <w:sz w:val="24"/>
          <w:szCs w:val="24"/>
        </w:rPr>
        <w:t xml:space="preserve">Always create a group instead of </w:t>
      </w:r>
      <w:r w:rsidR="00BD7F8D" w:rsidRPr="00661F57">
        <w:rPr>
          <w:rFonts w:cs="Times New Roman"/>
          <w:sz w:val="24"/>
          <w:szCs w:val="24"/>
        </w:rPr>
        <w:t>individual logins</w:t>
      </w:r>
      <w:r w:rsidRPr="00661F57">
        <w:rPr>
          <w:rFonts w:cs="Times New Roman"/>
          <w:sz w:val="24"/>
          <w:szCs w:val="24"/>
        </w:rPr>
        <w:t>.</w:t>
      </w:r>
    </w:p>
    <w:p w:rsidR="00B85B5B" w:rsidRPr="00661F57" w:rsidRDefault="00B85B5B" w:rsidP="00D5375B">
      <w:pPr>
        <w:rPr>
          <w:rFonts w:cs="Times New Roman"/>
          <w:sz w:val="24"/>
          <w:szCs w:val="24"/>
        </w:rPr>
      </w:pPr>
      <w:r w:rsidRPr="00661F57">
        <w:rPr>
          <w:rFonts w:cs="Times New Roman"/>
          <w:sz w:val="24"/>
          <w:szCs w:val="24"/>
        </w:rPr>
        <w:t>&gt;</w:t>
      </w:r>
      <w:r w:rsidR="00E40042" w:rsidRPr="00661F57">
        <w:rPr>
          <w:rFonts w:cs="Times New Roman"/>
          <w:sz w:val="24"/>
          <w:szCs w:val="24"/>
        </w:rPr>
        <w:t xml:space="preserve"> </w:t>
      </w:r>
      <w:r w:rsidRPr="00661F57">
        <w:rPr>
          <w:rFonts w:cs="Times New Roman"/>
          <w:sz w:val="24"/>
          <w:szCs w:val="24"/>
        </w:rPr>
        <w:t>Never share SA password to other teams</w:t>
      </w:r>
    </w:p>
    <w:p w:rsidR="002B2653" w:rsidRPr="001A6514" w:rsidRDefault="00B85B5B" w:rsidP="00D5375B">
      <w:pPr>
        <w:rPr>
          <w:rFonts w:cs="Times New Roman"/>
          <w:sz w:val="24"/>
          <w:szCs w:val="24"/>
        </w:rPr>
      </w:pPr>
      <w:r w:rsidRPr="00661F57">
        <w:rPr>
          <w:rFonts w:cs="Times New Roman"/>
          <w:sz w:val="24"/>
          <w:szCs w:val="24"/>
        </w:rPr>
        <w:t>&gt;</w:t>
      </w:r>
      <w:r w:rsidR="00E40042" w:rsidRPr="00661F57">
        <w:rPr>
          <w:rFonts w:cs="Times New Roman"/>
          <w:sz w:val="24"/>
          <w:szCs w:val="24"/>
        </w:rPr>
        <w:t xml:space="preserve"> </w:t>
      </w:r>
      <w:r w:rsidRPr="00661F57">
        <w:rPr>
          <w:rFonts w:cs="Times New Roman"/>
          <w:sz w:val="24"/>
          <w:szCs w:val="24"/>
        </w:rPr>
        <w:t>Never give Sysadmin permissions to any other teams except DBA team until strong reason.</w:t>
      </w:r>
    </w:p>
    <w:p w:rsidR="00B85B5B" w:rsidRPr="00661F57" w:rsidRDefault="00B85B5B" w:rsidP="00D5375B">
      <w:pPr>
        <w:rPr>
          <w:rFonts w:cs="Times New Roman"/>
          <w:b/>
          <w:sz w:val="24"/>
          <w:szCs w:val="24"/>
        </w:rPr>
      </w:pPr>
      <w:r w:rsidRPr="00661F57">
        <w:rPr>
          <w:rFonts w:cs="Times New Roman"/>
          <w:b/>
          <w:sz w:val="24"/>
          <w:szCs w:val="24"/>
        </w:rPr>
        <w:t>How to enable or disable logins:</w:t>
      </w:r>
    </w:p>
    <w:p w:rsidR="00B85B5B" w:rsidRPr="00661F57" w:rsidRDefault="00B85B5B" w:rsidP="00D5375B">
      <w:pPr>
        <w:rPr>
          <w:rFonts w:cs="Times New Roman"/>
          <w:b/>
          <w:sz w:val="24"/>
          <w:szCs w:val="24"/>
        </w:rPr>
      </w:pPr>
      <w:r w:rsidRPr="00661F57">
        <w:rPr>
          <w:rFonts w:cs="Times New Roman"/>
          <w:b/>
          <w:sz w:val="24"/>
          <w:szCs w:val="24"/>
        </w:rPr>
        <w:t>ALTER LOGIN [LOGIN NAME] ENABLE\DISABLE</w:t>
      </w:r>
    </w:p>
    <w:p w:rsidR="00B85B5B" w:rsidRPr="00661F57" w:rsidRDefault="00B85B5B" w:rsidP="00D5375B">
      <w:pPr>
        <w:rPr>
          <w:rFonts w:cs="Times New Roman"/>
          <w:sz w:val="24"/>
          <w:szCs w:val="24"/>
        </w:rPr>
      </w:pPr>
      <w:r w:rsidRPr="00661F57">
        <w:rPr>
          <w:rFonts w:cs="Times New Roman"/>
          <w:sz w:val="24"/>
          <w:szCs w:val="24"/>
        </w:rPr>
        <w:t>Login Failure Error number and states:</w:t>
      </w:r>
    </w:p>
    <w:p w:rsidR="00B85B5B" w:rsidRPr="00661F57" w:rsidRDefault="00B85B5B" w:rsidP="00D5375B">
      <w:pPr>
        <w:rPr>
          <w:rFonts w:cs="Times New Roman"/>
          <w:sz w:val="24"/>
          <w:szCs w:val="24"/>
        </w:rPr>
      </w:pPr>
      <w:r w:rsidRPr="00661F57">
        <w:rPr>
          <w:rFonts w:cs="Times New Roman"/>
          <w:sz w:val="24"/>
          <w:szCs w:val="24"/>
        </w:rPr>
        <w:t>User name wrong: 18456 state 5</w:t>
      </w:r>
    </w:p>
    <w:p w:rsidR="00B85B5B" w:rsidRPr="00661F57" w:rsidRDefault="00B85B5B" w:rsidP="00D5375B">
      <w:pPr>
        <w:rPr>
          <w:rFonts w:cs="Times New Roman"/>
          <w:sz w:val="24"/>
          <w:szCs w:val="24"/>
        </w:rPr>
      </w:pPr>
      <w:r w:rsidRPr="00661F57">
        <w:rPr>
          <w:rFonts w:cs="Times New Roman"/>
          <w:sz w:val="24"/>
          <w:szCs w:val="24"/>
        </w:rPr>
        <w:t>Password wrong: 18456 state 8</w:t>
      </w:r>
    </w:p>
    <w:p w:rsidR="00B85B5B" w:rsidRPr="00661F57" w:rsidRDefault="00B85B5B" w:rsidP="00D5375B">
      <w:pPr>
        <w:rPr>
          <w:rFonts w:cs="Times New Roman"/>
          <w:sz w:val="24"/>
          <w:szCs w:val="24"/>
        </w:rPr>
      </w:pPr>
      <w:r w:rsidRPr="00661F57">
        <w:rPr>
          <w:rFonts w:cs="Times New Roman"/>
          <w:sz w:val="24"/>
          <w:szCs w:val="24"/>
        </w:rPr>
        <w:t>Password expired: 18456 state 18</w:t>
      </w:r>
    </w:p>
    <w:p w:rsidR="00B85B5B" w:rsidRPr="00661F57" w:rsidRDefault="00B85B5B" w:rsidP="00D5375B">
      <w:pPr>
        <w:rPr>
          <w:rFonts w:cs="Times New Roman"/>
          <w:sz w:val="24"/>
          <w:szCs w:val="24"/>
        </w:rPr>
      </w:pPr>
      <w:r w:rsidRPr="00661F57">
        <w:rPr>
          <w:rFonts w:cs="Times New Roman"/>
          <w:sz w:val="24"/>
          <w:szCs w:val="24"/>
        </w:rPr>
        <w:t>Account locked out: 18456 state 1</w:t>
      </w:r>
    </w:p>
    <w:p w:rsidR="00B85B5B" w:rsidRPr="00661F57" w:rsidRDefault="00B85B5B" w:rsidP="00D5375B">
      <w:pPr>
        <w:shd w:val="clear" w:color="auto" w:fill="FFFFFF"/>
        <w:spacing w:before="100" w:beforeAutospacing="1" w:after="100" w:afterAutospacing="1" w:line="240" w:lineRule="atLeast"/>
        <w:rPr>
          <w:rFonts w:eastAsia="Times New Roman" w:cs="Times New Roman"/>
          <w:color w:val="444444"/>
          <w:sz w:val="24"/>
          <w:szCs w:val="24"/>
        </w:rPr>
      </w:pPr>
      <w:r w:rsidRPr="00661F57">
        <w:rPr>
          <w:rFonts w:eastAsia="Times New Roman" w:cs="Times New Roman"/>
          <w:color w:val="444444"/>
          <w:sz w:val="24"/>
          <w:szCs w:val="24"/>
        </w:rPr>
        <w:t>-----------------------------------------------------------------------------------------------</w:t>
      </w:r>
      <w:r w:rsidR="000C6F05" w:rsidRPr="00661F57">
        <w:rPr>
          <w:rFonts w:eastAsia="Times New Roman" w:cs="Times New Roman"/>
          <w:color w:val="444444"/>
          <w:sz w:val="24"/>
          <w:szCs w:val="24"/>
        </w:rPr>
        <w:t>-----------</w:t>
      </w:r>
      <w:r w:rsidR="00663C2A">
        <w:rPr>
          <w:rFonts w:eastAsia="Times New Roman" w:cs="Times New Roman"/>
          <w:color w:val="444444"/>
          <w:sz w:val="24"/>
          <w:szCs w:val="24"/>
        </w:rPr>
        <w:t>---------------------</w:t>
      </w:r>
    </w:p>
    <w:p w:rsidR="00B85B5B" w:rsidRPr="00661F57" w:rsidRDefault="00B85B5B" w:rsidP="00D5375B">
      <w:pPr>
        <w:rPr>
          <w:rFonts w:cs="Times New Roman"/>
          <w:b/>
          <w:sz w:val="24"/>
          <w:szCs w:val="24"/>
        </w:rPr>
      </w:pPr>
      <w:r w:rsidRPr="00661F57">
        <w:rPr>
          <w:rFonts w:cs="Times New Roman"/>
          <w:b/>
          <w:sz w:val="24"/>
          <w:szCs w:val="24"/>
        </w:rPr>
        <w:t>How to create a service account in real time?</w:t>
      </w:r>
    </w:p>
    <w:p w:rsidR="00B85B5B" w:rsidRPr="00661F57" w:rsidRDefault="00B85B5B" w:rsidP="00D5375B">
      <w:pPr>
        <w:rPr>
          <w:rFonts w:cs="Times New Roman"/>
          <w:b/>
          <w:sz w:val="24"/>
          <w:szCs w:val="24"/>
        </w:rPr>
      </w:pPr>
      <w:r w:rsidRPr="00661F57">
        <w:rPr>
          <w:rFonts w:cs="Times New Roman"/>
          <w:b/>
          <w:sz w:val="24"/>
          <w:szCs w:val="24"/>
        </w:rPr>
        <w:t>Real time process:</w:t>
      </w:r>
    </w:p>
    <w:p w:rsidR="00B85B5B" w:rsidRPr="00661F57" w:rsidRDefault="00B85B5B" w:rsidP="00D5375B">
      <w:pPr>
        <w:rPr>
          <w:rFonts w:cs="Times New Roman"/>
          <w:sz w:val="24"/>
          <w:szCs w:val="24"/>
        </w:rPr>
      </w:pPr>
      <w:r w:rsidRPr="00661F57">
        <w:rPr>
          <w:rFonts w:cs="Times New Roman"/>
          <w:sz w:val="24"/>
          <w:szCs w:val="24"/>
        </w:rPr>
        <w:t>&gt; Windows team create always service accounts in domain servers</w:t>
      </w:r>
    </w:p>
    <w:p w:rsidR="00B85B5B" w:rsidRPr="00661F57" w:rsidRDefault="00B85B5B" w:rsidP="00D5375B">
      <w:pPr>
        <w:rPr>
          <w:rFonts w:cs="Times New Roman"/>
          <w:sz w:val="24"/>
          <w:szCs w:val="24"/>
        </w:rPr>
      </w:pPr>
      <w:r w:rsidRPr="00661F57">
        <w:rPr>
          <w:rFonts w:cs="Times New Roman"/>
          <w:sz w:val="24"/>
          <w:szCs w:val="24"/>
        </w:rPr>
        <w:t>&gt;</w:t>
      </w:r>
      <w:r w:rsidR="000E3E1F" w:rsidRPr="00661F57">
        <w:rPr>
          <w:rFonts w:cs="Times New Roman"/>
          <w:sz w:val="24"/>
          <w:szCs w:val="24"/>
        </w:rPr>
        <w:t xml:space="preserve"> </w:t>
      </w:r>
      <w:r w:rsidRPr="00661F57">
        <w:rPr>
          <w:rFonts w:cs="Times New Roman"/>
          <w:sz w:val="24"/>
          <w:szCs w:val="24"/>
        </w:rPr>
        <w:t>Server account "passwords never expire” option should enable and "USER must change the password" option should be disable or uncheck.</w:t>
      </w:r>
    </w:p>
    <w:p w:rsidR="00B85B5B" w:rsidRPr="00661F57" w:rsidRDefault="00B85B5B" w:rsidP="00D5375B">
      <w:pPr>
        <w:rPr>
          <w:rFonts w:cs="Times New Roman"/>
          <w:sz w:val="24"/>
          <w:szCs w:val="24"/>
        </w:rPr>
      </w:pPr>
      <w:r w:rsidRPr="00661F57">
        <w:rPr>
          <w:rFonts w:cs="Times New Roman"/>
          <w:sz w:val="24"/>
          <w:szCs w:val="24"/>
        </w:rPr>
        <w:t>&gt; Short cut to open user management “DSA.MSC"</w:t>
      </w:r>
    </w:p>
    <w:p w:rsidR="00B85B5B" w:rsidRPr="00661F57" w:rsidRDefault="00B85B5B" w:rsidP="00D5375B">
      <w:pPr>
        <w:rPr>
          <w:rFonts w:cs="Times New Roman"/>
          <w:b/>
          <w:sz w:val="24"/>
          <w:szCs w:val="24"/>
        </w:rPr>
      </w:pPr>
      <w:r w:rsidRPr="00661F57">
        <w:rPr>
          <w:rFonts w:cs="Times New Roman"/>
          <w:b/>
          <w:sz w:val="24"/>
          <w:szCs w:val="24"/>
        </w:rPr>
        <w:t>How to change any service account from local to domain?</w:t>
      </w:r>
    </w:p>
    <w:p w:rsidR="00B85B5B" w:rsidRPr="00661F57" w:rsidRDefault="00B85B5B" w:rsidP="00D5375B">
      <w:pPr>
        <w:rPr>
          <w:rFonts w:cs="Times New Roman"/>
          <w:sz w:val="24"/>
          <w:szCs w:val="24"/>
        </w:rPr>
      </w:pPr>
      <w:r w:rsidRPr="00661F57">
        <w:rPr>
          <w:rFonts w:cs="Times New Roman"/>
          <w:sz w:val="24"/>
          <w:szCs w:val="24"/>
        </w:rPr>
        <w:t>Go to service&gt; properties&gt; Logon &gt;Set domain account.</w:t>
      </w:r>
    </w:p>
    <w:p w:rsidR="00B85B5B" w:rsidRPr="00661F57" w:rsidRDefault="00B85B5B"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changing account for the service required restart of SQL Server only specific service.</w:t>
      </w:r>
    </w:p>
    <w:p w:rsidR="00B85B5B" w:rsidRPr="00661F57" w:rsidRDefault="00B85B5B" w:rsidP="00D5375B">
      <w:pPr>
        <w:rPr>
          <w:rFonts w:cs="Times New Roman"/>
          <w:b/>
          <w:sz w:val="24"/>
          <w:szCs w:val="24"/>
        </w:rPr>
      </w:pPr>
      <w:r w:rsidRPr="00661F57">
        <w:rPr>
          <w:rFonts w:cs="Times New Roman"/>
          <w:b/>
          <w:sz w:val="24"/>
          <w:szCs w:val="24"/>
        </w:rPr>
        <w:t>New feature in SQL Server 2000\2005 \8\8r2:</w:t>
      </w:r>
    </w:p>
    <w:p w:rsidR="00B85B5B" w:rsidRPr="00661F57" w:rsidRDefault="00B85B5B" w:rsidP="00D5375B">
      <w:pPr>
        <w:rPr>
          <w:rFonts w:cs="Times New Roman"/>
          <w:sz w:val="24"/>
          <w:szCs w:val="24"/>
        </w:rPr>
      </w:pPr>
      <w:r w:rsidRPr="00661F57">
        <w:rPr>
          <w:rFonts w:cs="Times New Roman"/>
          <w:sz w:val="24"/>
          <w:szCs w:val="24"/>
        </w:rPr>
        <w:t>Database level roles can be added which is not fixed.</w:t>
      </w:r>
    </w:p>
    <w:p w:rsidR="00B85B5B" w:rsidRPr="00661F57" w:rsidRDefault="00680F63" w:rsidP="00D5375B">
      <w:pPr>
        <w:rPr>
          <w:rFonts w:cs="Times New Roman"/>
          <w:sz w:val="24"/>
          <w:szCs w:val="24"/>
        </w:rPr>
      </w:pPr>
      <w:r w:rsidRPr="00661F57">
        <w:rPr>
          <w:rFonts w:cs="Times New Roman"/>
          <w:b/>
          <w:sz w:val="24"/>
          <w:szCs w:val="24"/>
        </w:rPr>
        <w:t>Note</w:t>
      </w:r>
      <w:r w:rsidR="00B85B5B" w:rsidRPr="00661F57">
        <w:rPr>
          <w:rFonts w:cs="Times New Roman"/>
          <w:b/>
          <w:sz w:val="24"/>
          <w:szCs w:val="24"/>
        </w:rPr>
        <w:t>:</w:t>
      </w:r>
      <w:r w:rsidR="00B85B5B" w:rsidRPr="00661F57">
        <w:rPr>
          <w:rFonts w:cs="Times New Roman"/>
          <w:sz w:val="24"/>
          <w:szCs w:val="24"/>
        </w:rPr>
        <w:t xml:space="preserve"> From SQL Server 2012 onwards user defined servers can be created</w:t>
      </w:r>
    </w:p>
    <w:p w:rsidR="00B85B5B" w:rsidRPr="00661F57" w:rsidRDefault="00B85B5B" w:rsidP="00D5375B">
      <w:pPr>
        <w:rPr>
          <w:rFonts w:cs="Times New Roman"/>
          <w:b/>
          <w:sz w:val="24"/>
          <w:szCs w:val="24"/>
        </w:rPr>
      </w:pPr>
      <w:r w:rsidRPr="00661F57">
        <w:rPr>
          <w:rFonts w:cs="Times New Roman"/>
          <w:b/>
          <w:sz w:val="24"/>
          <w:szCs w:val="24"/>
        </w:rPr>
        <w:t>Syntax:</w:t>
      </w:r>
    </w:p>
    <w:p w:rsidR="00B85B5B" w:rsidRPr="00661F57" w:rsidRDefault="00B85B5B" w:rsidP="00D5375B">
      <w:pPr>
        <w:rPr>
          <w:rFonts w:cs="Times New Roman"/>
          <w:b/>
          <w:sz w:val="24"/>
          <w:szCs w:val="24"/>
        </w:rPr>
      </w:pPr>
      <w:r w:rsidRPr="00661F57">
        <w:rPr>
          <w:rFonts w:cs="Times New Roman"/>
          <w:b/>
          <w:sz w:val="24"/>
          <w:szCs w:val="24"/>
        </w:rPr>
        <w:t>Role Creation:</w:t>
      </w:r>
    </w:p>
    <w:p w:rsidR="00B85B5B" w:rsidRPr="00661F57" w:rsidRDefault="00B85B5B" w:rsidP="00D5375B">
      <w:pPr>
        <w:rPr>
          <w:rFonts w:cs="Times New Roman"/>
          <w:sz w:val="24"/>
          <w:szCs w:val="24"/>
        </w:rPr>
      </w:pPr>
      <w:r w:rsidRPr="00661F57">
        <w:rPr>
          <w:rFonts w:cs="Times New Roman"/>
          <w:sz w:val="24"/>
          <w:szCs w:val="24"/>
        </w:rPr>
        <w:t>USE [dbname]</w:t>
      </w:r>
    </w:p>
    <w:p w:rsidR="00B85B5B" w:rsidRPr="00661F57" w:rsidRDefault="00B85B5B" w:rsidP="00D5375B">
      <w:pPr>
        <w:rPr>
          <w:rFonts w:cs="Times New Roman"/>
          <w:sz w:val="24"/>
          <w:szCs w:val="24"/>
        </w:rPr>
      </w:pPr>
      <w:r w:rsidRPr="00661F57">
        <w:rPr>
          <w:rFonts w:cs="Times New Roman"/>
          <w:sz w:val="24"/>
          <w:szCs w:val="24"/>
        </w:rPr>
        <w:t>GO</w:t>
      </w:r>
    </w:p>
    <w:p w:rsidR="00B85B5B" w:rsidRPr="00661F57" w:rsidRDefault="00B85B5B" w:rsidP="00D5375B">
      <w:pPr>
        <w:rPr>
          <w:rFonts w:cs="Times New Roman"/>
          <w:b/>
          <w:sz w:val="24"/>
          <w:szCs w:val="24"/>
        </w:rPr>
      </w:pPr>
      <w:r w:rsidRPr="00661F57">
        <w:rPr>
          <w:rFonts w:cs="Times New Roman"/>
          <w:b/>
          <w:sz w:val="24"/>
          <w:szCs w:val="24"/>
        </w:rPr>
        <w:t>CREATE ROLE [RSExecRole] AUTHORIZATION [dbo]</w:t>
      </w:r>
    </w:p>
    <w:p w:rsidR="00B85B5B" w:rsidRPr="00661F57" w:rsidRDefault="00B85B5B" w:rsidP="00D5375B">
      <w:pPr>
        <w:rPr>
          <w:rFonts w:cs="Times New Roman"/>
          <w:sz w:val="24"/>
          <w:szCs w:val="24"/>
        </w:rPr>
      </w:pPr>
      <w:r w:rsidRPr="00661F57">
        <w:rPr>
          <w:rFonts w:cs="Times New Roman"/>
          <w:sz w:val="24"/>
          <w:szCs w:val="24"/>
        </w:rPr>
        <w:t>GO</w:t>
      </w:r>
    </w:p>
    <w:p w:rsidR="00B85B5B" w:rsidRPr="00661F57" w:rsidRDefault="00B85B5B" w:rsidP="00D5375B">
      <w:pPr>
        <w:rPr>
          <w:rFonts w:cs="Times New Roman"/>
          <w:sz w:val="24"/>
          <w:szCs w:val="24"/>
        </w:rPr>
      </w:pPr>
    </w:p>
    <w:p w:rsidR="00B85B5B" w:rsidRPr="00661F57" w:rsidRDefault="00B85B5B" w:rsidP="00D5375B">
      <w:pPr>
        <w:rPr>
          <w:rFonts w:cs="Times New Roman"/>
          <w:b/>
          <w:sz w:val="24"/>
          <w:szCs w:val="24"/>
        </w:rPr>
      </w:pPr>
      <w:r w:rsidRPr="00661F57">
        <w:rPr>
          <w:rFonts w:cs="Times New Roman"/>
          <w:b/>
          <w:sz w:val="24"/>
          <w:szCs w:val="24"/>
        </w:rPr>
        <w:t>Drop Role:</w:t>
      </w:r>
    </w:p>
    <w:p w:rsidR="00B85B5B" w:rsidRPr="00661F57" w:rsidRDefault="00B85B5B" w:rsidP="00D5375B">
      <w:pPr>
        <w:rPr>
          <w:rFonts w:cs="Times New Roman"/>
          <w:sz w:val="24"/>
          <w:szCs w:val="24"/>
        </w:rPr>
      </w:pPr>
      <w:r w:rsidRPr="00661F57">
        <w:rPr>
          <w:rFonts w:cs="Times New Roman"/>
          <w:sz w:val="24"/>
          <w:szCs w:val="24"/>
        </w:rPr>
        <w:t>USE [dbname]</w:t>
      </w:r>
    </w:p>
    <w:p w:rsidR="00B85B5B" w:rsidRPr="00661F57" w:rsidRDefault="00B85B5B" w:rsidP="00D5375B">
      <w:pPr>
        <w:rPr>
          <w:rFonts w:cs="Times New Roman"/>
          <w:b/>
          <w:sz w:val="24"/>
          <w:szCs w:val="24"/>
        </w:rPr>
      </w:pPr>
      <w:r w:rsidRPr="00661F57">
        <w:rPr>
          <w:rFonts w:cs="Times New Roman"/>
          <w:b/>
          <w:sz w:val="24"/>
          <w:szCs w:val="24"/>
        </w:rPr>
        <w:t>DROP ROLE [RSExecRole2]</w:t>
      </w:r>
    </w:p>
    <w:p w:rsidR="00B85B5B" w:rsidRPr="00661F57" w:rsidRDefault="00B85B5B" w:rsidP="00D5375B">
      <w:pPr>
        <w:rPr>
          <w:rFonts w:cs="Times New Roman"/>
          <w:sz w:val="24"/>
          <w:szCs w:val="24"/>
        </w:rPr>
      </w:pPr>
      <w:r w:rsidRPr="00661F57">
        <w:rPr>
          <w:rFonts w:cs="Times New Roman"/>
          <w:sz w:val="24"/>
          <w:szCs w:val="24"/>
        </w:rPr>
        <w:t>GO</w:t>
      </w:r>
    </w:p>
    <w:p w:rsidR="00B85B5B" w:rsidRPr="00661F57" w:rsidRDefault="00B85B5B"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In real time apps team define this roles and request DBA team to execute the script.</w:t>
      </w:r>
    </w:p>
    <w:p w:rsidR="00370007" w:rsidRDefault="00370007" w:rsidP="00D5375B">
      <w:pPr>
        <w:rPr>
          <w:rFonts w:cs="Times New Roman"/>
          <w:b/>
          <w:sz w:val="24"/>
          <w:szCs w:val="24"/>
        </w:rPr>
      </w:pPr>
    </w:p>
    <w:p w:rsidR="00370007" w:rsidRDefault="00370007" w:rsidP="00D5375B">
      <w:pPr>
        <w:rPr>
          <w:rFonts w:cs="Times New Roman"/>
          <w:b/>
          <w:sz w:val="24"/>
          <w:szCs w:val="24"/>
        </w:rPr>
      </w:pPr>
    </w:p>
    <w:p w:rsidR="00370007" w:rsidRDefault="00370007" w:rsidP="00D5375B">
      <w:pPr>
        <w:rPr>
          <w:rFonts w:cs="Times New Roman"/>
          <w:b/>
          <w:sz w:val="24"/>
          <w:szCs w:val="24"/>
        </w:rPr>
      </w:pPr>
    </w:p>
    <w:p w:rsidR="00370007" w:rsidRDefault="00370007" w:rsidP="00D5375B">
      <w:pPr>
        <w:rPr>
          <w:rFonts w:cs="Times New Roman"/>
          <w:b/>
          <w:sz w:val="24"/>
          <w:szCs w:val="24"/>
        </w:rPr>
      </w:pPr>
    </w:p>
    <w:p w:rsidR="00370007" w:rsidRDefault="00370007" w:rsidP="00D5375B">
      <w:pPr>
        <w:rPr>
          <w:rFonts w:cs="Times New Roman"/>
          <w:b/>
          <w:sz w:val="24"/>
          <w:szCs w:val="24"/>
        </w:rPr>
      </w:pPr>
    </w:p>
    <w:p w:rsidR="00B85B5B" w:rsidRPr="00661F57" w:rsidRDefault="00B85B5B" w:rsidP="00D5375B">
      <w:pPr>
        <w:rPr>
          <w:rFonts w:cs="Times New Roman"/>
          <w:b/>
          <w:sz w:val="24"/>
          <w:szCs w:val="24"/>
        </w:rPr>
      </w:pPr>
      <w:r w:rsidRPr="00661F57">
        <w:rPr>
          <w:rFonts w:cs="Times New Roman"/>
          <w:b/>
          <w:sz w:val="24"/>
          <w:szCs w:val="24"/>
        </w:rPr>
        <w:t>How to create a group and provide the permissions to group?</w:t>
      </w:r>
    </w:p>
    <w:p w:rsidR="00B85B5B" w:rsidRPr="00661F57" w:rsidRDefault="00B85B5B" w:rsidP="00D5375B">
      <w:pPr>
        <w:rPr>
          <w:rFonts w:cs="Times New Roman"/>
          <w:b/>
          <w:sz w:val="24"/>
          <w:szCs w:val="24"/>
        </w:rPr>
      </w:pPr>
      <w:r w:rsidRPr="00661F57">
        <w:rPr>
          <w:rFonts w:cs="Times New Roman"/>
          <w:b/>
          <w:sz w:val="24"/>
          <w:szCs w:val="24"/>
        </w:rPr>
        <w:t>Steps:</w:t>
      </w:r>
    </w:p>
    <w:p w:rsidR="00B85B5B" w:rsidRPr="00661F57" w:rsidRDefault="00B85B5B" w:rsidP="00D5375B">
      <w:pPr>
        <w:rPr>
          <w:rFonts w:cs="Times New Roman"/>
          <w:sz w:val="24"/>
          <w:szCs w:val="24"/>
        </w:rPr>
      </w:pPr>
      <w:r w:rsidRPr="00661F57">
        <w:rPr>
          <w:rFonts w:cs="Times New Roman"/>
          <w:sz w:val="24"/>
          <w:szCs w:val="24"/>
        </w:rPr>
        <w:t>1. Create users at o\s level</w:t>
      </w:r>
    </w:p>
    <w:p w:rsidR="00B85B5B" w:rsidRPr="00661F57" w:rsidRDefault="00B85B5B" w:rsidP="00D5375B">
      <w:pPr>
        <w:rPr>
          <w:rFonts w:cs="Times New Roman"/>
          <w:sz w:val="24"/>
          <w:szCs w:val="24"/>
        </w:rPr>
      </w:pPr>
      <w:r w:rsidRPr="00661F57">
        <w:rPr>
          <w:rFonts w:cs="Times New Roman"/>
          <w:sz w:val="24"/>
          <w:szCs w:val="24"/>
        </w:rPr>
        <w:t>2. Create a group at o\s level</w:t>
      </w:r>
    </w:p>
    <w:p w:rsidR="00B85B5B" w:rsidRPr="00661F57" w:rsidRDefault="00B85B5B" w:rsidP="00D5375B">
      <w:pPr>
        <w:rPr>
          <w:rFonts w:cs="Times New Roman"/>
          <w:sz w:val="24"/>
          <w:szCs w:val="24"/>
        </w:rPr>
      </w:pPr>
      <w:r w:rsidRPr="00661F57">
        <w:rPr>
          <w:rFonts w:cs="Times New Roman"/>
          <w:sz w:val="24"/>
          <w:szCs w:val="24"/>
        </w:rPr>
        <w:t>3. Add users into the group</w:t>
      </w:r>
    </w:p>
    <w:p w:rsidR="00B85B5B" w:rsidRPr="00661F57" w:rsidRDefault="00B85B5B" w:rsidP="00D5375B">
      <w:pPr>
        <w:rPr>
          <w:rFonts w:cs="Times New Roman"/>
          <w:sz w:val="24"/>
          <w:szCs w:val="24"/>
        </w:rPr>
      </w:pPr>
      <w:r w:rsidRPr="00661F57">
        <w:rPr>
          <w:rFonts w:cs="Times New Roman"/>
          <w:sz w:val="24"/>
          <w:szCs w:val="24"/>
        </w:rPr>
        <w:t>A</w:t>
      </w:r>
      <w:r w:rsidR="005F704C" w:rsidRPr="00661F57">
        <w:rPr>
          <w:rFonts w:cs="Times New Roman"/>
          <w:sz w:val="24"/>
          <w:szCs w:val="24"/>
        </w:rPr>
        <w:t xml:space="preserve">bove </w:t>
      </w:r>
      <w:r w:rsidRPr="00661F57">
        <w:rPr>
          <w:rFonts w:cs="Times New Roman"/>
          <w:sz w:val="24"/>
          <w:szCs w:val="24"/>
        </w:rPr>
        <w:t>3 steps performed by windows team</w:t>
      </w:r>
    </w:p>
    <w:p w:rsidR="00B85B5B" w:rsidRPr="00661F57" w:rsidRDefault="00B85B5B" w:rsidP="00D5375B">
      <w:pPr>
        <w:rPr>
          <w:rFonts w:cs="Times New Roman"/>
          <w:sz w:val="24"/>
          <w:szCs w:val="24"/>
        </w:rPr>
      </w:pPr>
      <w:r w:rsidRPr="00661F57">
        <w:rPr>
          <w:rFonts w:cs="Times New Roman"/>
          <w:sz w:val="24"/>
          <w:szCs w:val="24"/>
        </w:rPr>
        <w:t xml:space="preserve">4. Add the same group as a login into </w:t>
      </w:r>
      <w:r w:rsidR="00EE5A79" w:rsidRPr="00661F57">
        <w:rPr>
          <w:rFonts w:cs="Times New Roman"/>
          <w:sz w:val="24"/>
          <w:szCs w:val="24"/>
        </w:rPr>
        <w:t>Sql</w:t>
      </w:r>
      <w:r w:rsidRPr="00661F57">
        <w:rPr>
          <w:rFonts w:cs="Times New Roman"/>
          <w:sz w:val="24"/>
          <w:szCs w:val="24"/>
        </w:rPr>
        <w:t xml:space="preserve"> server</w:t>
      </w:r>
    </w:p>
    <w:p w:rsidR="00B85B5B" w:rsidRPr="00661F57" w:rsidRDefault="00B85B5B" w:rsidP="00D5375B">
      <w:pPr>
        <w:rPr>
          <w:rFonts w:cs="Times New Roman"/>
          <w:sz w:val="24"/>
          <w:szCs w:val="24"/>
        </w:rPr>
      </w:pPr>
      <w:r w:rsidRPr="00661F57">
        <w:rPr>
          <w:rFonts w:cs="Times New Roman"/>
          <w:sz w:val="24"/>
          <w:szCs w:val="24"/>
        </w:rPr>
        <w:t>5. Provide permissions to group.</w:t>
      </w:r>
    </w:p>
    <w:p w:rsidR="00B85B5B" w:rsidRPr="00661F57" w:rsidRDefault="00B85B5B"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when any requirement to provide highest level of permissions and member in a </w:t>
      </w:r>
      <w:r w:rsidR="00EE5A79" w:rsidRPr="00661F57">
        <w:rPr>
          <w:rFonts w:cs="Times New Roman"/>
          <w:sz w:val="24"/>
          <w:szCs w:val="24"/>
        </w:rPr>
        <w:t>group,</w:t>
      </w:r>
      <w:r w:rsidRPr="00661F57">
        <w:rPr>
          <w:rFonts w:cs="Times New Roman"/>
          <w:sz w:val="24"/>
          <w:szCs w:val="24"/>
        </w:rPr>
        <w:t xml:space="preserve"> then add that particular account as a login and provide permissions only.</w:t>
      </w:r>
    </w:p>
    <w:p w:rsidR="00B85B5B" w:rsidRPr="00661F57" w:rsidRDefault="00B85B5B" w:rsidP="00D5375B">
      <w:pPr>
        <w:rPr>
          <w:rFonts w:cs="Times New Roman"/>
          <w:b/>
          <w:sz w:val="24"/>
          <w:szCs w:val="24"/>
        </w:rPr>
      </w:pPr>
      <w:r w:rsidRPr="00661F57">
        <w:rPr>
          <w:rFonts w:cs="Times New Roman"/>
          <w:b/>
          <w:sz w:val="24"/>
          <w:szCs w:val="24"/>
        </w:rPr>
        <w:t>How to provide sp level permission?</w:t>
      </w:r>
    </w:p>
    <w:p w:rsidR="00B85B5B" w:rsidRPr="00661F57" w:rsidRDefault="00B85B5B" w:rsidP="00D5375B">
      <w:pPr>
        <w:rPr>
          <w:rFonts w:cs="Times New Roman"/>
          <w:b/>
          <w:sz w:val="24"/>
          <w:szCs w:val="24"/>
        </w:rPr>
      </w:pPr>
      <w:r w:rsidRPr="00661F57">
        <w:rPr>
          <w:rFonts w:cs="Times New Roman"/>
          <w:b/>
          <w:sz w:val="24"/>
          <w:szCs w:val="24"/>
        </w:rPr>
        <w:t>GRANT EXECUTE ON [store procedure name] TO [user name]</w:t>
      </w:r>
    </w:p>
    <w:p w:rsidR="00B85B5B" w:rsidRPr="00661F57" w:rsidRDefault="00B85B5B" w:rsidP="00D5375B">
      <w:pPr>
        <w:shd w:val="clear" w:color="auto" w:fill="FFFFFF"/>
        <w:spacing w:before="100" w:beforeAutospacing="1" w:after="100" w:afterAutospacing="1" w:line="240" w:lineRule="atLeast"/>
        <w:rPr>
          <w:rFonts w:eastAsia="Times New Roman" w:cs="Times New Roman"/>
          <w:color w:val="444444"/>
          <w:sz w:val="24"/>
          <w:szCs w:val="24"/>
        </w:rPr>
      </w:pPr>
      <w:r w:rsidRPr="00661F57">
        <w:rPr>
          <w:rFonts w:eastAsia="Times New Roman" w:cs="Times New Roman"/>
          <w:color w:val="444444"/>
          <w:sz w:val="24"/>
          <w:szCs w:val="24"/>
        </w:rPr>
        <w:t>-------------------------------------------------------------------------------------------------------------------------------</w:t>
      </w:r>
    </w:p>
    <w:p w:rsidR="00810B37" w:rsidRDefault="00810B37" w:rsidP="00D5375B">
      <w:pPr>
        <w:rPr>
          <w:rFonts w:cs="Times New Roman"/>
          <w:b/>
          <w:sz w:val="24"/>
          <w:szCs w:val="24"/>
        </w:rPr>
      </w:pPr>
    </w:p>
    <w:p w:rsidR="00B85B5B" w:rsidRPr="00661F57" w:rsidRDefault="00B85B5B" w:rsidP="00D5375B">
      <w:pPr>
        <w:rPr>
          <w:rFonts w:cs="Times New Roman"/>
          <w:b/>
          <w:sz w:val="24"/>
          <w:szCs w:val="24"/>
        </w:rPr>
      </w:pPr>
      <w:r w:rsidRPr="00661F57">
        <w:rPr>
          <w:rFonts w:cs="Times New Roman"/>
          <w:b/>
          <w:sz w:val="24"/>
          <w:szCs w:val="24"/>
        </w:rPr>
        <w:t>SQL Server security queries:</w:t>
      </w:r>
    </w:p>
    <w:p w:rsidR="00B85B5B" w:rsidRPr="00661F57" w:rsidRDefault="00B85B5B" w:rsidP="00D5375B">
      <w:pPr>
        <w:rPr>
          <w:rFonts w:cs="Times New Roman"/>
          <w:b/>
          <w:sz w:val="24"/>
          <w:szCs w:val="24"/>
        </w:rPr>
      </w:pPr>
      <w:r w:rsidRPr="00661F57">
        <w:rPr>
          <w:rFonts w:cs="Times New Roman"/>
          <w:b/>
          <w:sz w:val="24"/>
          <w:szCs w:val="24"/>
        </w:rPr>
        <w:t xml:space="preserve">1. </w:t>
      </w:r>
      <w:r w:rsidR="002503EE" w:rsidRPr="00661F57">
        <w:rPr>
          <w:rFonts w:cs="Times New Roman"/>
          <w:b/>
          <w:sz w:val="24"/>
          <w:szCs w:val="24"/>
        </w:rPr>
        <w:t xml:space="preserve">How to get </w:t>
      </w:r>
      <w:r w:rsidRPr="00661F57">
        <w:rPr>
          <w:rFonts w:cs="Times New Roman"/>
          <w:b/>
          <w:sz w:val="24"/>
          <w:szCs w:val="24"/>
        </w:rPr>
        <w:t>Login information</w:t>
      </w:r>
      <w:r w:rsidR="002503EE" w:rsidRPr="00661F57">
        <w:rPr>
          <w:rFonts w:cs="Times New Roman"/>
          <w:b/>
          <w:sz w:val="24"/>
          <w:szCs w:val="24"/>
        </w:rPr>
        <w:t xml:space="preserve"> in Sql?</w:t>
      </w:r>
    </w:p>
    <w:p w:rsidR="00B85B5B" w:rsidRPr="002B53F5" w:rsidRDefault="00B85B5B" w:rsidP="00D5375B">
      <w:pPr>
        <w:rPr>
          <w:rFonts w:cs="Times New Roman"/>
          <w:b/>
          <w:sz w:val="24"/>
          <w:szCs w:val="24"/>
        </w:rPr>
      </w:pPr>
      <w:r w:rsidRPr="002B53F5">
        <w:rPr>
          <w:rFonts w:cs="Times New Roman"/>
          <w:b/>
          <w:sz w:val="24"/>
          <w:szCs w:val="24"/>
        </w:rPr>
        <w:t>Select * from sys.syslogins</w:t>
      </w:r>
    </w:p>
    <w:p w:rsidR="00B85B5B" w:rsidRPr="00661F57" w:rsidRDefault="00B85B5B" w:rsidP="00D5375B">
      <w:pPr>
        <w:rPr>
          <w:rFonts w:cs="Times New Roman"/>
          <w:sz w:val="24"/>
          <w:szCs w:val="24"/>
        </w:rPr>
      </w:pPr>
      <w:r w:rsidRPr="00661F57">
        <w:rPr>
          <w:rFonts w:cs="Times New Roman"/>
          <w:sz w:val="24"/>
          <w:szCs w:val="24"/>
        </w:rPr>
        <w:t>&gt; Login name</w:t>
      </w:r>
    </w:p>
    <w:p w:rsidR="00B85B5B" w:rsidRPr="00661F57" w:rsidRDefault="00B85B5B" w:rsidP="00D5375B">
      <w:pPr>
        <w:rPr>
          <w:rFonts w:cs="Times New Roman"/>
          <w:sz w:val="24"/>
          <w:szCs w:val="24"/>
        </w:rPr>
      </w:pPr>
      <w:r w:rsidRPr="00661F57">
        <w:rPr>
          <w:rFonts w:cs="Times New Roman"/>
          <w:sz w:val="24"/>
          <w:szCs w:val="24"/>
        </w:rPr>
        <w:t>&gt;</w:t>
      </w:r>
      <w:r w:rsidR="003A2FD2" w:rsidRPr="00661F57">
        <w:rPr>
          <w:rFonts w:cs="Times New Roman"/>
          <w:sz w:val="24"/>
          <w:szCs w:val="24"/>
        </w:rPr>
        <w:t xml:space="preserve"> </w:t>
      </w:r>
      <w:r w:rsidRPr="00661F57">
        <w:rPr>
          <w:rFonts w:cs="Times New Roman"/>
          <w:sz w:val="24"/>
          <w:szCs w:val="24"/>
        </w:rPr>
        <w:t>Login authentication type</w:t>
      </w:r>
    </w:p>
    <w:p w:rsidR="00B85B5B" w:rsidRPr="00661F57" w:rsidRDefault="00B85B5B" w:rsidP="00D5375B">
      <w:pPr>
        <w:rPr>
          <w:rFonts w:cs="Times New Roman"/>
          <w:sz w:val="24"/>
          <w:szCs w:val="24"/>
        </w:rPr>
      </w:pPr>
      <w:r w:rsidRPr="00661F57">
        <w:rPr>
          <w:rFonts w:cs="Times New Roman"/>
          <w:sz w:val="24"/>
          <w:szCs w:val="24"/>
        </w:rPr>
        <w:t>&gt;</w:t>
      </w:r>
      <w:r w:rsidR="003A2FD2" w:rsidRPr="00661F57">
        <w:rPr>
          <w:rFonts w:cs="Times New Roman"/>
          <w:sz w:val="24"/>
          <w:szCs w:val="24"/>
        </w:rPr>
        <w:t xml:space="preserve"> </w:t>
      </w:r>
      <w:r w:rsidRPr="00661F57">
        <w:rPr>
          <w:rFonts w:cs="Times New Roman"/>
          <w:sz w:val="24"/>
          <w:szCs w:val="24"/>
        </w:rPr>
        <w:t>Password</w:t>
      </w:r>
    </w:p>
    <w:p w:rsidR="00B85B5B" w:rsidRPr="00661F57" w:rsidRDefault="00D31783" w:rsidP="00D5375B">
      <w:pPr>
        <w:rPr>
          <w:rFonts w:cs="Times New Roman"/>
          <w:sz w:val="24"/>
          <w:szCs w:val="24"/>
        </w:rPr>
      </w:pPr>
      <w:r w:rsidRPr="00661F57">
        <w:rPr>
          <w:rFonts w:cs="Times New Roman"/>
          <w:sz w:val="24"/>
          <w:szCs w:val="24"/>
        </w:rPr>
        <w:t>&gt;</w:t>
      </w:r>
      <w:r w:rsidR="003A2FD2" w:rsidRPr="00661F57">
        <w:rPr>
          <w:rFonts w:cs="Times New Roman"/>
          <w:sz w:val="24"/>
          <w:szCs w:val="24"/>
        </w:rPr>
        <w:t xml:space="preserve"> </w:t>
      </w:r>
      <w:r w:rsidR="00B85B5B" w:rsidRPr="00661F57">
        <w:rPr>
          <w:rFonts w:cs="Times New Roman"/>
          <w:sz w:val="24"/>
          <w:szCs w:val="24"/>
        </w:rPr>
        <w:t>Server level roles</w:t>
      </w:r>
    </w:p>
    <w:p w:rsidR="00B85B5B" w:rsidRPr="00661F57" w:rsidRDefault="00B85B5B" w:rsidP="00D5375B">
      <w:pPr>
        <w:rPr>
          <w:rFonts w:cs="Times New Roman"/>
          <w:sz w:val="24"/>
          <w:szCs w:val="24"/>
        </w:rPr>
      </w:pPr>
      <w:r w:rsidRPr="00661F57">
        <w:rPr>
          <w:rFonts w:cs="Times New Roman"/>
          <w:sz w:val="24"/>
          <w:szCs w:val="24"/>
        </w:rPr>
        <w:t>&gt;</w:t>
      </w:r>
      <w:r w:rsidR="003A2FD2" w:rsidRPr="00661F57">
        <w:rPr>
          <w:rFonts w:cs="Times New Roman"/>
          <w:sz w:val="24"/>
          <w:szCs w:val="24"/>
        </w:rPr>
        <w:t xml:space="preserve"> </w:t>
      </w:r>
      <w:r w:rsidRPr="00661F57">
        <w:rPr>
          <w:rFonts w:cs="Times New Roman"/>
          <w:sz w:val="24"/>
          <w:szCs w:val="24"/>
        </w:rPr>
        <w:t>Login created date</w:t>
      </w:r>
    </w:p>
    <w:p w:rsidR="00B85B5B" w:rsidRPr="00661F57" w:rsidRDefault="00B85B5B" w:rsidP="00D5375B">
      <w:pPr>
        <w:rPr>
          <w:rFonts w:cs="Times New Roman"/>
          <w:sz w:val="24"/>
          <w:szCs w:val="24"/>
        </w:rPr>
      </w:pPr>
      <w:r w:rsidRPr="00661F57">
        <w:rPr>
          <w:rFonts w:cs="Times New Roman"/>
          <w:sz w:val="24"/>
          <w:szCs w:val="24"/>
        </w:rPr>
        <w:t>&gt;</w:t>
      </w:r>
      <w:r w:rsidR="003A2FD2" w:rsidRPr="00661F57">
        <w:rPr>
          <w:rFonts w:cs="Times New Roman"/>
          <w:sz w:val="24"/>
          <w:szCs w:val="24"/>
        </w:rPr>
        <w:t xml:space="preserve"> </w:t>
      </w:r>
      <w:r w:rsidRPr="00661F57">
        <w:rPr>
          <w:rFonts w:cs="Times New Roman"/>
          <w:sz w:val="24"/>
          <w:szCs w:val="24"/>
        </w:rPr>
        <w:t>Login modified date</w:t>
      </w:r>
    </w:p>
    <w:p w:rsidR="00370007" w:rsidRDefault="00370007" w:rsidP="00D5375B">
      <w:pPr>
        <w:rPr>
          <w:rFonts w:eastAsia="Times New Roman" w:cs="Times New Roman"/>
          <w:color w:val="444444"/>
          <w:sz w:val="24"/>
          <w:szCs w:val="24"/>
        </w:rPr>
      </w:pPr>
    </w:p>
    <w:p w:rsidR="00B85B5B" w:rsidRPr="00661F57" w:rsidRDefault="00B85B5B" w:rsidP="00D5375B">
      <w:pPr>
        <w:rPr>
          <w:rFonts w:cs="Times New Roman"/>
          <w:b/>
          <w:sz w:val="24"/>
          <w:szCs w:val="24"/>
        </w:rPr>
      </w:pPr>
      <w:r w:rsidRPr="00661F57">
        <w:rPr>
          <w:rFonts w:cs="Times New Roman"/>
          <w:b/>
          <w:sz w:val="24"/>
          <w:szCs w:val="24"/>
        </w:rPr>
        <w:t xml:space="preserve">2. How to get user information in </w:t>
      </w:r>
      <w:r w:rsidR="002503EE" w:rsidRPr="00661F57">
        <w:rPr>
          <w:rFonts w:cs="Times New Roman"/>
          <w:b/>
          <w:sz w:val="24"/>
          <w:szCs w:val="24"/>
        </w:rPr>
        <w:t>Sql</w:t>
      </w:r>
      <w:r w:rsidRPr="00661F57">
        <w:rPr>
          <w:rFonts w:cs="Times New Roman"/>
          <w:b/>
          <w:sz w:val="24"/>
          <w:szCs w:val="24"/>
        </w:rPr>
        <w:t>?</w:t>
      </w:r>
    </w:p>
    <w:p w:rsidR="00B85B5B" w:rsidRPr="002B53F5" w:rsidRDefault="00B85B5B" w:rsidP="00D5375B">
      <w:pPr>
        <w:rPr>
          <w:rFonts w:cs="Times New Roman"/>
          <w:b/>
          <w:sz w:val="24"/>
          <w:szCs w:val="24"/>
        </w:rPr>
      </w:pPr>
      <w:r w:rsidRPr="002B53F5">
        <w:rPr>
          <w:rFonts w:cs="Times New Roman"/>
          <w:b/>
          <w:sz w:val="24"/>
          <w:szCs w:val="24"/>
        </w:rPr>
        <w:t>Select * from sys.sysusers</w:t>
      </w:r>
    </w:p>
    <w:p w:rsidR="00B85B5B" w:rsidRPr="00661F57" w:rsidRDefault="00B85B5B" w:rsidP="00D5375B">
      <w:pPr>
        <w:rPr>
          <w:rFonts w:cs="Times New Roman"/>
          <w:sz w:val="24"/>
          <w:szCs w:val="24"/>
        </w:rPr>
      </w:pPr>
      <w:r w:rsidRPr="00661F57">
        <w:rPr>
          <w:rFonts w:cs="Times New Roman"/>
          <w:sz w:val="24"/>
          <w:szCs w:val="24"/>
        </w:rPr>
        <w:t>&gt;</w:t>
      </w:r>
      <w:r w:rsidR="001D2345" w:rsidRPr="00661F57">
        <w:rPr>
          <w:rFonts w:cs="Times New Roman"/>
          <w:sz w:val="24"/>
          <w:szCs w:val="24"/>
        </w:rPr>
        <w:t xml:space="preserve"> </w:t>
      </w:r>
      <w:r w:rsidRPr="00661F57">
        <w:rPr>
          <w:rFonts w:cs="Times New Roman"/>
          <w:sz w:val="24"/>
          <w:szCs w:val="24"/>
        </w:rPr>
        <w:t>User name</w:t>
      </w:r>
    </w:p>
    <w:p w:rsidR="00B85B5B" w:rsidRPr="00661F57" w:rsidRDefault="00B85B5B" w:rsidP="00D5375B">
      <w:pPr>
        <w:rPr>
          <w:rFonts w:cs="Times New Roman"/>
          <w:sz w:val="24"/>
          <w:szCs w:val="24"/>
        </w:rPr>
      </w:pPr>
      <w:r w:rsidRPr="00661F57">
        <w:rPr>
          <w:rFonts w:cs="Times New Roman"/>
          <w:sz w:val="24"/>
          <w:szCs w:val="24"/>
        </w:rPr>
        <w:t>&gt;</w:t>
      </w:r>
      <w:r w:rsidR="001D2345" w:rsidRPr="00661F57">
        <w:rPr>
          <w:rFonts w:cs="Times New Roman"/>
          <w:sz w:val="24"/>
          <w:szCs w:val="24"/>
        </w:rPr>
        <w:t xml:space="preserve"> </w:t>
      </w:r>
      <w:r w:rsidRPr="00661F57">
        <w:rPr>
          <w:rFonts w:cs="Times New Roman"/>
          <w:sz w:val="24"/>
          <w:szCs w:val="24"/>
        </w:rPr>
        <w:t>User created date and time</w:t>
      </w:r>
    </w:p>
    <w:p w:rsidR="00B85B5B" w:rsidRPr="00661F57" w:rsidRDefault="00B85B5B" w:rsidP="00D5375B">
      <w:pPr>
        <w:rPr>
          <w:rFonts w:cs="Times New Roman"/>
          <w:sz w:val="24"/>
          <w:szCs w:val="24"/>
        </w:rPr>
      </w:pPr>
      <w:r w:rsidRPr="00661F57">
        <w:rPr>
          <w:rFonts w:cs="Times New Roman"/>
          <w:sz w:val="24"/>
          <w:szCs w:val="24"/>
        </w:rPr>
        <w:t>&gt;</w:t>
      </w:r>
      <w:r w:rsidR="001D2345" w:rsidRPr="00661F57">
        <w:rPr>
          <w:rFonts w:cs="Times New Roman"/>
          <w:sz w:val="24"/>
          <w:szCs w:val="24"/>
        </w:rPr>
        <w:t xml:space="preserve"> </w:t>
      </w:r>
      <w:r w:rsidRPr="00661F57">
        <w:rPr>
          <w:rFonts w:cs="Times New Roman"/>
          <w:sz w:val="24"/>
          <w:szCs w:val="24"/>
        </w:rPr>
        <w:t>User modified date and time.</w:t>
      </w:r>
    </w:p>
    <w:p w:rsidR="002B53F5" w:rsidRDefault="002B53F5" w:rsidP="00D5375B">
      <w:pPr>
        <w:rPr>
          <w:rFonts w:cs="Times New Roman"/>
          <w:b/>
          <w:sz w:val="24"/>
          <w:szCs w:val="24"/>
        </w:rPr>
      </w:pPr>
    </w:p>
    <w:p w:rsidR="00E12133" w:rsidRPr="00661F57" w:rsidRDefault="00E12133" w:rsidP="00D5375B">
      <w:pPr>
        <w:rPr>
          <w:rFonts w:cs="Times New Roman"/>
          <w:b/>
          <w:sz w:val="24"/>
          <w:szCs w:val="24"/>
        </w:rPr>
      </w:pPr>
      <w:r w:rsidRPr="00661F57">
        <w:rPr>
          <w:rFonts w:cs="Times New Roman"/>
          <w:b/>
          <w:sz w:val="24"/>
          <w:szCs w:val="24"/>
        </w:rPr>
        <w:t>Default Users:</w:t>
      </w:r>
    </w:p>
    <w:p w:rsidR="00E12133" w:rsidRPr="00661F57" w:rsidRDefault="00E12133" w:rsidP="00D5375B">
      <w:pPr>
        <w:rPr>
          <w:rFonts w:cs="Times New Roman"/>
          <w:sz w:val="24"/>
          <w:szCs w:val="24"/>
        </w:rPr>
      </w:pPr>
      <w:r w:rsidRPr="00661F57">
        <w:rPr>
          <w:rFonts w:cs="Times New Roman"/>
          <w:sz w:val="24"/>
          <w:szCs w:val="24"/>
        </w:rPr>
        <w:t>SQL Server ships with ten pre-defined schemas that have the same names as the built-in database users and roles. These exist mainly for backward compatibility</w:t>
      </w:r>
    </w:p>
    <w:p w:rsidR="00E12133" w:rsidRPr="00661F57" w:rsidRDefault="00E12133" w:rsidP="00D5375B">
      <w:pPr>
        <w:rPr>
          <w:rFonts w:cs="Times New Roman"/>
          <w:sz w:val="24"/>
          <w:szCs w:val="24"/>
        </w:rPr>
      </w:pPr>
      <w:r w:rsidRPr="00661F57">
        <w:rPr>
          <w:rFonts w:cs="Times New Roman"/>
          <w:sz w:val="24"/>
          <w:szCs w:val="24"/>
        </w:rPr>
        <w:t>Every database has 4 default users:</w:t>
      </w:r>
    </w:p>
    <w:p w:rsidR="00E12133" w:rsidRPr="00661F57" w:rsidRDefault="00E12133" w:rsidP="00D5375B">
      <w:pPr>
        <w:rPr>
          <w:rFonts w:cs="Times New Roman"/>
          <w:b/>
          <w:sz w:val="24"/>
          <w:szCs w:val="24"/>
        </w:rPr>
      </w:pPr>
      <w:r w:rsidRPr="00661F57">
        <w:rPr>
          <w:rFonts w:cs="Times New Roman"/>
          <w:b/>
          <w:sz w:val="24"/>
          <w:szCs w:val="24"/>
        </w:rPr>
        <w:t>1. SYS</w:t>
      </w:r>
    </w:p>
    <w:p w:rsidR="00E12133" w:rsidRPr="00661F57" w:rsidRDefault="00E12133" w:rsidP="00D5375B">
      <w:pPr>
        <w:rPr>
          <w:rFonts w:cs="Times New Roman"/>
          <w:b/>
          <w:sz w:val="24"/>
          <w:szCs w:val="24"/>
        </w:rPr>
      </w:pPr>
      <w:r w:rsidRPr="00661F57">
        <w:rPr>
          <w:rFonts w:cs="Times New Roman"/>
          <w:b/>
          <w:sz w:val="24"/>
          <w:szCs w:val="24"/>
        </w:rPr>
        <w:t>2. INFORMATION_SCHEMA</w:t>
      </w:r>
    </w:p>
    <w:p w:rsidR="00E12133" w:rsidRPr="00661F57" w:rsidRDefault="00E12133" w:rsidP="00D5375B">
      <w:pPr>
        <w:rPr>
          <w:rFonts w:cs="Times New Roman"/>
          <w:b/>
          <w:sz w:val="24"/>
          <w:szCs w:val="24"/>
        </w:rPr>
      </w:pPr>
      <w:r w:rsidRPr="00661F57">
        <w:rPr>
          <w:rFonts w:cs="Times New Roman"/>
          <w:b/>
          <w:sz w:val="24"/>
          <w:szCs w:val="24"/>
        </w:rPr>
        <w:t>3. GUEST</w:t>
      </w:r>
    </w:p>
    <w:p w:rsidR="00E12133" w:rsidRPr="00810B37" w:rsidRDefault="00E12133" w:rsidP="00810B37">
      <w:pPr>
        <w:rPr>
          <w:rFonts w:cs="Times New Roman"/>
          <w:b/>
          <w:sz w:val="24"/>
          <w:szCs w:val="24"/>
        </w:rPr>
      </w:pPr>
      <w:r w:rsidRPr="00661F57">
        <w:rPr>
          <w:rFonts w:cs="Times New Roman"/>
          <w:b/>
          <w:sz w:val="24"/>
          <w:szCs w:val="24"/>
        </w:rPr>
        <w:t>4. DBO</w:t>
      </w:r>
    </w:p>
    <w:p w:rsidR="00E12133" w:rsidRPr="00661F57" w:rsidRDefault="00E12133" w:rsidP="00D5375B">
      <w:pPr>
        <w:rPr>
          <w:rFonts w:cs="Times New Roman"/>
          <w:b/>
          <w:sz w:val="24"/>
          <w:szCs w:val="24"/>
        </w:rPr>
      </w:pPr>
      <w:r w:rsidRPr="00661F57">
        <w:rPr>
          <w:rFonts w:cs="Times New Roman"/>
          <w:b/>
          <w:sz w:val="24"/>
          <w:szCs w:val="24"/>
        </w:rPr>
        <w:t>SYS &amp; INFORMATION_SCHEMA:</w:t>
      </w:r>
    </w:p>
    <w:p w:rsidR="00E12133" w:rsidRPr="00661F57" w:rsidRDefault="002B53F5" w:rsidP="00D5375B">
      <w:pPr>
        <w:rPr>
          <w:rFonts w:cs="Times New Roman"/>
          <w:sz w:val="24"/>
          <w:szCs w:val="24"/>
        </w:rPr>
      </w:pPr>
      <w:r>
        <w:rPr>
          <w:rFonts w:cs="Times New Roman"/>
          <w:sz w:val="24"/>
          <w:szCs w:val="24"/>
        </w:rPr>
        <w:t>The SYS</w:t>
      </w:r>
      <w:r w:rsidR="005773CA">
        <w:rPr>
          <w:rFonts w:cs="Times New Roman"/>
          <w:sz w:val="24"/>
          <w:szCs w:val="24"/>
        </w:rPr>
        <w:t xml:space="preserve"> &amp;</w:t>
      </w:r>
      <w:r w:rsidR="00E12133" w:rsidRPr="00661F57">
        <w:rPr>
          <w:rFonts w:cs="Times New Roman"/>
          <w:sz w:val="24"/>
          <w:szCs w:val="24"/>
        </w:rPr>
        <w:t xml:space="preserve"> INFORMATION_SCHEMA schemas are reserved for system objects. You cannot create objects as a guest. Permissions granted to the guest user are inherited by users who have access to the database, but who do not have a user account in the database.</w:t>
      </w:r>
    </w:p>
    <w:p w:rsidR="004A5555" w:rsidRPr="00661F57" w:rsidRDefault="00B93BBC" w:rsidP="00D5375B">
      <w:pPr>
        <w:rPr>
          <w:rFonts w:cs="Times New Roman"/>
          <w:b/>
          <w:sz w:val="24"/>
          <w:szCs w:val="24"/>
        </w:rPr>
      </w:pPr>
      <w:r w:rsidRPr="00661F57">
        <w:rPr>
          <w:rFonts w:cs="Times New Roman"/>
          <w:b/>
          <w:sz w:val="24"/>
          <w:szCs w:val="24"/>
        </w:rPr>
        <w:t>GUEST</w:t>
      </w:r>
      <w:r w:rsidR="00E12133" w:rsidRPr="00661F57">
        <w:rPr>
          <w:rFonts w:cs="Times New Roman"/>
          <w:b/>
          <w:sz w:val="24"/>
          <w:szCs w:val="24"/>
        </w:rPr>
        <w:t>:</w:t>
      </w:r>
    </w:p>
    <w:p w:rsidR="00E12133" w:rsidRPr="00661F57" w:rsidRDefault="00E12133" w:rsidP="00D5375B">
      <w:pPr>
        <w:rPr>
          <w:rFonts w:cs="Times New Roman"/>
          <w:sz w:val="24"/>
          <w:szCs w:val="24"/>
        </w:rPr>
      </w:pPr>
      <w:r w:rsidRPr="00661F57">
        <w:rPr>
          <w:rFonts w:cs="Times New Roman"/>
          <w:sz w:val="24"/>
          <w:szCs w:val="24"/>
        </w:rPr>
        <w:t>Each database includes a guest. Permissions granted to the guest user are inherited by users who have access to the database.</w:t>
      </w:r>
    </w:p>
    <w:p w:rsidR="00E12133" w:rsidRPr="00661F57" w:rsidRDefault="00E12133" w:rsidP="00D5375B">
      <w:pPr>
        <w:rPr>
          <w:rFonts w:cs="Times New Roman"/>
          <w:sz w:val="24"/>
          <w:szCs w:val="24"/>
        </w:rPr>
      </w:pPr>
      <w:r w:rsidRPr="00661F57">
        <w:rPr>
          <w:rFonts w:cs="Times New Roman"/>
          <w:sz w:val="24"/>
          <w:szCs w:val="24"/>
        </w:rPr>
        <w:t>To Enable: Grant connect to GUEST</w:t>
      </w:r>
    </w:p>
    <w:p w:rsidR="00E12133" w:rsidRPr="00661F57" w:rsidRDefault="00E12133" w:rsidP="00D5375B">
      <w:pPr>
        <w:rPr>
          <w:rFonts w:cs="Times New Roman"/>
          <w:sz w:val="24"/>
          <w:szCs w:val="24"/>
        </w:rPr>
      </w:pPr>
      <w:r w:rsidRPr="00661F57">
        <w:rPr>
          <w:rFonts w:cs="Times New Roman"/>
          <w:sz w:val="24"/>
          <w:szCs w:val="24"/>
        </w:rPr>
        <w:t xml:space="preserve">To disable: Revoke connect from </w:t>
      </w:r>
      <w:r w:rsidR="00F87DDB" w:rsidRPr="00661F57">
        <w:rPr>
          <w:rFonts w:cs="Times New Roman"/>
          <w:sz w:val="24"/>
          <w:szCs w:val="24"/>
        </w:rPr>
        <w:t>GUEST</w:t>
      </w:r>
    </w:p>
    <w:p w:rsidR="00370007" w:rsidRDefault="00370007" w:rsidP="00D5375B">
      <w:pPr>
        <w:rPr>
          <w:rFonts w:cs="Times New Roman"/>
          <w:b/>
          <w:sz w:val="24"/>
          <w:szCs w:val="24"/>
        </w:rPr>
      </w:pPr>
    </w:p>
    <w:p w:rsidR="00370007" w:rsidRDefault="00370007" w:rsidP="00D5375B">
      <w:pPr>
        <w:rPr>
          <w:rFonts w:cs="Times New Roman"/>
          <w:b/>
          <w:sz w:val="24"/>
          <w:szCs w:val="24"/>
        </w:rPr>
      </w:pPr>
    </w:p>
    <w:p w:rsidR="00370007" w:rsidRDefault="00370007" w:rsidP="00D5375B">
      <w:pPr>
        <w:rPr>
          <w:rFonts w:cs="Times New Roman"/>
          <w:b/>
          <w:sz w:val="24"/>
          <w:szCs w:val="24"/>
        </w:rPr>
      </w:pPr>
    </w:p>
    <w:p w:rsidR="00E12133" w:rsidRPr="00661F57" w:rsidRDefault="00E12133" w:rsidP="00D5375B">
      <w:pPr>
        <w:rPr>
          <w:rFonts w:cs="Times New Roman"/>
          <w:b/>
          <w:sz w:val="24"/>
          <w:szCs w:val="24"/>
        </w:rPr>
      </w:pPr>
      <w:r w:rsidRPr="00661F57">
        <w:rPr>
          <w:rFonts w:cs="Times New Roman"/>
          <w:b/>
          <w:sz w:val="24"/>
          <w:szCs w:val="24"/>
        </w:rPr>
        <w:t>DBO:</w:t>
      </w:r>
    </w:p>
    <w:p w:rsidR="00E12133" w:rsidRPr="00661F57" w:rsidRDefault="00E12133" w:rsidP="00D5375B">
      <w:pPr>
        <w:rPr>
          <w:rFonts w:cs="Times New Roman"/>
          <w:sz w:val="24"/>
          <w:szCs w:val="24"/>
        </w:rPr>
      </w:pPr>
      <w:r w:rsidRPr="00661F57">
        <w:rPr>
          <w:rFonts w:cs="Times New Roman"/>
          <w:sz w:val="24"/>
          <w:szCs w:val="24"/>
        </w:rPr>
        <w:t>The dbo schema is the default schema for a newly created database. The dbo schema is owned by the dbo user account. By default, users created with the CREATE USER Transact-SQL command have dbo as their default schema.</w:t>
      </w:r>
    </w:p>
    <w:p w:rsidR="00E12133" w:rsidRPr="00661F57" w:rsidRDefault="00E12133" w:rsidP="00D5375B">
      <w:pPr>
        <w:rPr>
          <w:rFonts w:cs="Times New Roman"/>
          <w:sz w:val="24"/>
          <w:szCs w:val="24"/>
        </w:rPr>
      </w:pPr>
      <w:r w:rsidRPr="00661F57">
        <w:rPr>
          <w:rFonts w:cs="Times New Roman"/>
          <w:sz w:val="24"/>
          <w:szCs w:val="24"/>
        </w:rPr>
        <w:t xml:space="preserve">If any member provided as Sysadmin role then can able to access all the database by using </w:t>
      </w:r>
      <w:r w:rsidR="00011D29" w:rsidRPr="00661F57">
        <w:rPr>
          <w:rFonts w:cs="Times New Roman"/>
          <w:sz w:val="24"/>
          <w:szCs w:val="24"/>
        </w:rPr>
        <w:t>DB_owner</w:t>
      </w:r>
      <w:r w:rsidRPr="00661F57">
        <w:rPr>
          <w:rFonts w:cs="Times New Roman"/>
          <w:sz w:val="24"/>
          <w:szCs w:val="24"/>
        </w:rPr>
        <w:t xml:space="preserve"> role.</w:t>
      </w:r>
    </w:p>
    <w:p w:rsidR="00810B37" w:rsidRDefault="00810B37" w:rsidP="00D5375B">
      <w:pPr>
        <w:rPr>
          <w:rFonts w:eastAsia="Times New Roman" w:cs="Times New Roman"/>
          <w:color w:val="444444"/>
          <w:sz w:val="24"/>
          <w:szCs w:val="24"/>
        </w:rPr>
      </w:pPr>
    </w:p>
    <w:p w:rsidR="00E12133" w:rsidRPr="00661F57" w:rsidRDefault="00E12133" w:rsidP="00D5375B">
      <w:pPr>
        <w:rPr>
          <w:rFonts w:cs="Times New Roman"/>
          <w:b/>
          <w:sz w:val="24"/>
          <w:szCs w:val="24"/>
        </w:rPr>
      </w:pPr>
      <w:r w:rsidRPr="00661F57">
        <w:rPr>
          <w:rFonts w:cs="Times New Roman"/>
          <w:b/>
          <w:sz w:val="24"/>
          <w:szCs w:val="24"/>
        </w:rPr>
        <w:t>SQL Server certificates:</w:t>
      </w:r>
    </w:p>
    <w:p w:rsidR="00B85B5B" w:rsidRPr="00661F57" w:rsidRDefault="00E12133" w:rsidP="00D5375B">
      <w:pPr>
        <w:rPr>
          <w:rFonts w:cs="Times New Roman"/>
          <w:sz w:val="24"/>
          <w:szCs w:val="24"/>
        </w:rPr>
      </w:pPr>
      <w:r w:rsidRPr="00661F57">
        <w:rPr>
          <w:rFonts w:cs="Times New Roman"/>
          <w:sz w:val="24"/>
          <w:szCs w:val="24"/>
        </w:rPr>
        <w:t>Server principals with names enclosed by double hash marks (##) a</w:t>
      </w:r>
      <w:r w:rsidR="00DE4D3A" w:rsidRPr="00661F57">
        <w:rPr>
          <w:rFonts w:cs="Times New Roman"/>
          <w:sz w:val="24"/>
          <w:szCs w:val="24"/>
        </w:rPr>
        <w:t>re for internal system use only</w:t>
      </w:r>
    </w:p>
    <w:p w:rsidR="00A51E8C" w:rsidRDefault="00A51E8C" w:rsidP="00D5375B">
      <w:pPr>
        <w:rPr>
          <w:rFonts w:cs="Times New Roman"/>
          <w:sz w:val="24"/>
          <w:szCs w:val="24"/>
          <w:lang w:val="en-IN"/>
        </w:rPr>
      </w:pPr>
    </w:p>
    <w:p w:rsidR="006B42EC" w:rsidRDefault="006B42EC" w:rsidP="00D5375B">
      <w:pPr>
        <w:rPr>
          <w:rFonts w:cs="Times New Roman"/>
          <w:sz w:val="24"/>
          <w:szCs w:val="24"/>
          <w:lang w:val="en-IN"/>
        </w:rPr>
      </w:pPr>
    </w:p>
    <w:p w:rsidR="00810B37" w:rsidRDefault="00810B37" w:rsidP="00D5375B">
      <w:pPr>
        <w:rPr>
          <w:rFonts w:cs="Times New Roman"/>
          <w:sz w:val="24"/>
          <w:szCs w:val="24"/>
          <w:lang w:val="en-IN"/>
        </w:rPr>
      </w:pPr>
    </w:p>
    <w:p w:rsidR="00810B37" w:rsidRDefault="00810B37" w:rsidP="00D5375B">
      <w:pPr>
        <w:rPr>
          <w:rFonts w:cs="Times New Roman"/>
          <w:sz w:val="24"/>
          <w:szCs w:val="24"/>
          <w:lang w:val="en-IN"/>
        </w:rPr>
      </w:pPr>
    </w:p>
    <w:p w:rsidR="00810B37" w:rsidRDefault="00810B37" w:rsidP="00D5375B">
      <w:pPr>
        <w:rPr>
          <w:rFonts w:cs="Times New Roman"/>
          <w:sz w:val="24"/>
          <w:szCs w:val="24"/>
          <w:lang w:val="en-IN"/>
        </w:rPr>
      </w:pPr>
    </w:p>
    <w:p w:rsidR="00810B37" w:rsidRDefault="00810B37" w:rsidP="00D5375B">
      <w:pPr>
        <w:rPr>
          <w:rFonts w:cs="Times New Roman"/>
          <w:sz w:val="24"/>
          <w:szCs w:val="24"/>
          <w:lang w:val="en-IN"/>
        </w:rPr>
      </w:pPr>
    </w:p>
    <w:p w:rsidR="00810B37" w:rsidRDefault="00810B37" w:rsidP="00D5375B">
      <w:pPr>
        <w:rPr>
          <w:rFonts w:cs="Times New Roman"/>
          <w:sz w:val="24"/>
          <w:szCs w:val="24"/>
          <w:lang w:val="en-IN"/>
        </w:rPr>
      </w:pPr>
    </w:p>
    <w:p w:rsidR="00810B37" w:rsidRDefault="00810B37" w:rsidP="00D5375B">
      <w:pPr>
        <w:rPr>
          <w:rFonts w:cs="Times New Roman"/>
          <w:sz w:val="24"/>
          <w:szCs w:val="24"/>
          <w:lang w:val="en-IN"/>
        </w:rPr>
      </w:pPr>
    </w:p>
    <w:p w:rsidR="00370007" w:rsidRDefault="00370007" w:rsidP="00D5375B">
      <w:pPr>
        <w:rPr>
          <w:rFonts w:cs="Times New Roman"/>
          <w:sz w:val="24"/>
          <w:szCs w:val="24"/>
          <w:lang w:val="en-IN"/>
        </w:rPr>
      </w:pPr>
    </w:p>
    <w:p w:rsidR="00370007" w:rsidRDefault="00370007" w:rsidP="00D5375B">
      <w:pPr>
        <w:rPr>
          <w:rFonts w:cs="Times New Roman"/>
          <w:sz w:val="24"/>
          <w:szCs w:val="24"/>
          <w:lang w:val="en-IN"/>
        </w:rPr>
      </w:pPr>
    </w:p>
    <w:p w:rsidR="00370007" w:rsidRDefault="00370007" w:rsidP="00D5375B">
      <w:pPr>
        <w:rPr>
          <w:rFonts w:cs="Times New Roman"/>
          <w:sz w:val="24"/>
          <w:szCs w:val="24"/>
          <w:lang w:val="en-IN"/>
        </w:rPr>
      </w:pPr>
    </w:p>
    <w:p w:rsidR="00370007" w:rsidRDefault="00370007" w:rsidP="00D5375B">
      <w:pPr>
        <w:rPr>
          <w:rFonts w:cs="Times New Roman"/>
          <w:sz w:val="24"/>
          <w:szCs w:val="24"/>
          <w:lang w:val="en-IN"/>
        </w:rPr>
      </w:pPr>
    </w:p>
    <w:p w:rsidR="00370007" w:rsidRDefault="00370007" w:rsidP="00D5375B">
      <w:pPr>
        <w:rPr>
          <w:rFonts w:cs="Times New Roman"/>
          <w:sz w:val="24"/>
          <w:szCs w:val="24"/>
          <w:lang w:val="en-IN"/>
        </w:rPr>
      </w:pPr>
    </w:p>
    <w:p w:rsidR="00370007" w:rsidRDefault="00370007" w:rsidP="00D5375B">
      <w:pPr>
        <w:rPr>
          <w:rFonts w:cs="Times New Roman"/>
          <w:sz w:val="24"/>
          <w:szCs w:val="24"/>
          <w:lang w:val="en-IN"/>
        </w:rPr>
      </w:pPr>
    </w:p>
    <w:p w:rsidR="00370007" w:rsidRDefault="00370007" w:rsidP="00D5375B">
      <w:pPr>
        <w:rPr>
          <w:rFonts w:cs="Times New Roman"/>
          <w:sz w:val="24"/>
          <w:szCs w:val="24"/>
          <w:lang w:val="en-IN"/>
        </w:rPr>
      </w:pPr>
    </w:p>
    <w:p w:rsidR="00370007" w:rsidRPr="00661F57" w:rsidRDefault="00370007" w:rsidP="00D5375B">
      <w:pPr>
        <w:rPr>
          <w:rFonts w:cs="Times New Roman"/>
          <w:sz w:val="24"/>
          <w:szCs w:val="24"/>
          <w:lang w:val="en-IN"/>
        </w:rPr>
      </w:pPr>
    </w:p>
    <w:p w:rsidR="00851D84" w:rsidRPr="00370007" w:rsidRDefault="00851D84" w:rsidP="00370007">
      <w:pPr>
        <w:jc w:val="center"/>
        <w:rPr>
          <w:rFonts w:cs="Times New Roman"/>
          <w:b/>
          <w:color w:val="C00000"/>
          <w:sz w:val="24"/>
          <w:szCs w:val="24"/>
          <w:lang w:val="en-IN"/>
        </w:rPr>
      </w:pPr>
      <w:r w:rsidRPr="00810B37">
        <w:rPr>
          <w:rFonts w:cs="Times New Roman"/>
          <w:b/>
          <w:color w:val="C00000"/>
          <w:sz w:val="24"/>
          <w:szCs w:val="24"/>
          <w:lang w:val="en-IN"/>
        </w:rPr>
        <w:t>RECOVERY MODELS</w:t>
      </w:r>
    </w:p>
    <w:p w:rsidR="00BB57FA" w:rsidRPr="00810B37" w:rsidRDefault="00BB57FA" w:rsidP="00D5375B">
      <w:pPr>
        <w:rPr>
          <w:rFonts w:cs="Times New Roman"/>
          <w:b/>
          <w:sz w:val="24"/>
          <w:szCs w:val="24"/>
          <w:lang w:val="en-IN"/>
        </w:rPr>
      </w:pPr>
      <w:r w:rsidRPr="00810B37">
        <w:rPr>
          <w:rFonts w:cs="Times New Roman"/>
          <w:b/>
          <w:sz w:val="24"/>
          <w:szCs w:val="24"/>
          <w:lang w:val="en-IN"/>
        </w:rPr>
        <w:t>R</w:t>
      </w:r>
      <w:r w:rsidR="004D5800" w:rsidRPr="00810B37">
        <w:rPr>
          <w:rFonts w:cs="Times New Roman"/>
          <w:b/>
          <w:sz w:val="24"/>
          <w:szCs w:val="24"/>
          <w:lang w:val="en-IN"/>
        </w:rPr>
        <w:t>ecovery</w:t>
      </w:r>
      <w:r w:rsidRPr="00810B37">
        <w:rPr>
          <w:rFonts w:cs="Times New Roman"/>
          <w:b/>
          <w:sz w:val="24"/>
          <w:szCs w:val="24"/>
          <w:lang w:val="en-IN"/>
        </w:rPr>
        <w:t xml:space="preserve"> </w:t>
      </w:r>
      <w:r w:rsidR="004D5800" w:rsidRPr="00810B37">
        <w:rPr>
          <w:rFonts w:cs="Times New Roman"/>
          <w:b/>
          <w:sz w:val="24"/>
          <w:szCs w:val="24"/>
          <w:lang w:val="en-IN"/>
        </w:rPr>
        <w:t>Models:</w:t>
      </w:r>
    </w:p>
    <w:p w:rsidR="00CC5895" w:rsidRPr="00661F57" w:rsidRDefault="00B745A4" w:rsidP="00D5375B">
      <w:pPr>
        <w:pStyle w:val="ListParagraph"/>
        <w:numPr>
          <w:ilvl w:val="0"/>
          <w:numId w:val="14"/>
        </w:numPr>
        <w:rPr>
          <w:rFonts w:cs="Times New Roman"/>
          <w:sz w:val="24"/>
          <w:szCs w:val="24"/>
        </w:rPr>
      </w:pPr>
      <w:r w:rsidRPr="00661F57">
        <w:rPr>
          <w:rFonts w:cs="Times New Roman"/>
          <w:sz w:val="24"/>
          <w:szCs w:val="24"/>
          <w:lang w:val="en-IN"/>
        </w:rPr>
        <w:t>Recovery models are designed to control transaction log maintenance</w:t>
      </w:r>
    </w:p>
    <w:p w:rsidR="00CC5895" w:rsidRPr="00661F57" w:rsidRDefault="00B745A4" w:rsidP="00D5375B">
      <w:pPr>
        <w:pStyle w:val="ListParagraph"/>
        <w:numPr>
          <w:ilvl w:val="0"/>
          <w:numId w:val="13"/>
        </w:numPr>
        <w:rPr>
          <w:rFonts w:cs="Times New Roman"/>
          <w:sz w:val="24"/>
          <w:szCs w:val="24"/>
        </w:rPr>
      </w:pPr>
      <w:r w:rsidRPr="00661F57">
        <w:rPr>
          <w:rFonts w:cs="Times New Roman"/>
          <w:sz w:val="24"/>
          <w:szCs w:val="24"/>
          <w:lang w:val="en-IN"/>
        </w:rPr>
        <w:t>Recovery models control the behaviour of the log file.</w:t>
      </w:r>
    </w:p>
    <w:p w:rsidR="00C355E1" w:rsidRPr="00661F57" w:rsidRDefault="00C355E1" w:rsidP="00D5375B">
      <w:pPr>
        <w:rPr>
          <w:rFonts w:cs="Times New Roman"/>
          <w:sz w:val="24"/>
          <w:szCs w:val="24"/>
        </w:rPr>
      </w:pPr>
      <w:r w:rsidRPr="00661F57">
        <w:rPr>
          <w:rFonts w:cs="Times New Roman"/>
          <w:sz w:val="24"/>
          <w:szCs w:val="24"/>
          <w:lang w:val="en-IN"/>
        </w:rPr>
        <w:t>The recovery models in SQL Server are</w:t>
      </w:r>
    </w:p>
    <w:p w:rsidR="00C355E1" w:rsidRPr="00661F57" w:rsidRDefault="00C355E1" w:rsidP="00D5375B">
      <w:pPr>
        <w:rPr>
          <w:rFonts w:cs="Times New Roman"/>
          <w:b/>
          <w:color w:val="17365D" w:themeColor="text2" w:themeShade="BF"/>
          <w:sz w:val="24"/>
          <w:szCs w:val="24"/>
        </w:rPr>
      </w:pPr>
      <w:r w:rsidRPr="00661F57">
        <w:rPr>
          <w:rFonts w:cs="Times New Roman"/>
          <w:b/>
          <w:color w:val="17365D" w:themeColor="text2" w:themeShade="BF"/>
          <w:sz w:val="24"/>
          <w:szCs w:val="24"/>
          <w:lang w:val="en-IN"/>
        </w:rPr>
        <w:t>Full</w:t>
      </w:r>
    </w:p>
    <w:p w:rsidR="00C355E1" w:rsidRPr="00661F57" w:rsidRDefault="00C355E1" w:rsidP="00D5375B">
      <w:pPr>
        <w:rPr>
          <w:rFonts w:cs="Times New Roman"/>
          <w:b/>
          <w:color w:val="17365D" w:themeColor="text2" w:themeShade="BF"/>
          <w:sz w:val="24"/>
          <w:szCs w:val="24"/>
        </w:rPr>
      </w:pPr>
      <w:r w:rsidRPr="00661F57">
        <w:rPr>
          <w:rFonts w:cs="Times New Roman"/>
          <w:b/>
          <w:color w:val="17365D" w:themeColor="text2" w:themeShade="BF"/>
          <w:sz w:val="24"/>
          <w:szCs w:val="24"/>
          <w:lang w:val="en-IN"/>
        </w:rPr>
        <w:t>Bulk Logged</w:t>
      </w:r>
    </w:p>
    <w:p w:rsidR="00C355E1" w:rsidRPr="00661F57" w:rsidRDefault="00C355E1" w:rsidP="00D5375B">
      <w:pPr>
        <w:rPr>
          <w:rFonts w:cs="Times New Roman"/>
          <w:b/>
          <w:color w:val="17365D" w:themeColor="text2" w:themeShade="BF"/>
          <w:sz w:val="24"/>
          <w:szCs w:val="24"/>
          <w:lang w:val="en-IN"/>
        </w:rPr>
      </w:pPr>
      <w:r w:rsidRPr="00661F57">
        <w:rPr>
          <w:rFonts w:cs="Times New Roman"/>
          <w:b/>
          <w:color w:val="17365D" w:themeColor="text2" w:themeShade="BF"/>
          <w:sz w:val="24"/>
          <w:szCs w:val="24"/>
          <w:lang w:val="en-IN"/>
        </w:rPr>
        <w:t>Simple.</w:t>
      </w:r>
    </w:p>
    <w:p w:rsidR="005B25A7" w:rsidRPr="00661F57" w:rsidRDefault="005B25A7" w:rsidP="00D5375B">
      <w:pPr>
        <w:rPr>
          <w:rFonts w:cs="Times New Roman"/>
          <w:b/>
          <w:color w:val="17365D" w:themeColor="text2" w:themeShade="BF"/>
          <w:sz w:val="24"/>
          <w:szCs w:val="24"/>
        </w:rPr>
      </w:pPr>
    </w:p>
    <w:p w:rsidR="00C355E1" w:rsidRPr="00661F57" w:rsidRDefault="00C355E1" w:rsidP="00D5375B">
      <w:pPr>
        <w:rPr>
          <w:rFonts w:cs="Times New Roman"/>
          <w:b/>
          <w:color w:val="17365D" w:themeColor="text2" w:themeShade="BF"/>
          <w:sz w:val="24"/>
          <w:szCs w:val="24"/>
        </w:rPr>
      </w:pPr>
      <w:r w:rsidRPr="00661F57">
        <w:rPr>
          <w:rFonts w:cs="Times New Roman"/>
          <w:b/>
          <w:color w:val="17365D" w:themeColor="text2" w:themeShade="BF"/>
          <w:sz w:val="24"/>
          <w:szCs w:val="24"/>
          <w:u w:val="single"/>
        </w:rPr>
        <w:t>FULL RM:</w:t>
      </w:r>
    </w:p>
    <w:p w:rsidR="00CC5895" w:rsidRPr="00661F57" w:rsidRDefault="00B745A4" w:rsidP="00D5375B">
      <w:pPr>
        <w:pStyle w:val="ListParagraph"/>
        <w:numPr>
          <w:ilvl w:val="0"/>
          <w:numId w:val="13"/>
        </w:numPr>
        <w:rPr>
          <w:rFonts w:cs="Times New Roman"/>
          <w:sz w:val="24"/>
          <w:szCs w:val="24"/>
        </w:rPr>
      </w:pPr>
      <w:r w:rsidRPr="00661F57">
        <w:rPr>
          <w:rFonts w:cs="Times New Roman"/>
          <w:sz w:val="24"/>
          <w:szCs w:val="24"/>
        </w:rPr>
        <w:t>In FULL recovery model every transaction is logged into the transaction log file (as per WAL).</w:t>
      </w:r>
    </w:p>
    <w:p w:rsidR="00CC5895" w:rsidRPr="00661F57" w:rsidRDefault="00B745A4" w:rsidP="00D5375B">
      <w:pPr>
        <w:pStyle w:val="ListParagraph"/>
        <w:numPr>
          <w:ilvl w:val="0"/>
          <w:numId w:val="13"/>
        </w:numPr>
        <w:rPr>
          <w:rFonts w:cs="Times New Roman"/>
          <w:sz w:val="24"/>
          <w:szCs w:val="24"/>
        </w:rPr>
      </w:pPr>
      <w:r w:rsidRPr="00661F57">
        <w:rPr>
          <w:rFonts w:cs="Times New Roman"/>
          <w:sz w:val="24"/>
          <w:szCs w:val="24"/>
        </w:rPr>
        <w:t>This recovery model is generally used in Production databases (i.e. OLTP based systems)</w:t>
      </w:r>
    </w:p>
    <w:p w:rsidR="00CC5895" w:rsidRPr="00661F57" w:rsidRDefault="00B745A4" w:rsidP="00D5375B">
      <w:pPr>
        <w:rPr>
          <w:rFonts w:cs="Times New Roman"/>
          <w:b/>
          <w:sz w:val="24"/>
          <w:szCs w:val="24"/>
          <w:u w:val="single"/>
        </w:rPr>
      </w:pPr>
      <w:r w:rsidRPr="00661F57">
        <w:rPr>
          <w:rFonts w:cs="Times New Roman"/>
          <w:b/>
          <w:sz w:val="24"/>
          <w:szCs w:val="24"/>
          <w:u w:val="single"/>
        </w:rPr>
        <w:t>Advantages:</w:t>
      </w:r>
    </w:p>
    <w:p w:rsidR="00CC5895" w:rsidRPr="00661F57" w:rsidRDefault="00B745A4" w:rsidP="00D5375B">
      <w:pPr>
        <w:rPr>
          <w:rFonts w:cs="Times New Roman"/>
          <w:sz w:val="24"/>
          <w:szCs w:val="24"/>
        </w:rPr>
      </w:pPr>
      <w:r w:rsidRPr="00661F57">
        <w:rPr>
          <w:rFonts w:cs="Times New Roman"/>
          <w:sz w:val="24"/>
          <w:szCs w:val="24"/>
        </w:rPr>
        <w:t>1) Minimal/No Data Loss</w:t>
      </w:r>
    </w:p>
    <w:p w:rsidR="00CC5895" w:rsidRPr="00661F57" w:rsidRDefault="00B745A4" w:rsidP="00D5375B">
      <w:pPr>
        <w:rPr>
          <w:rFonts w:cs="Times New Roman"/>
          <w:sz w:val="24"/>
          <w:szCs w:val="24"/>
        </w:rPr>
      </w:pPr>
      <w:r w:rsidRPr="00661F57">
        <w:rPr>
          <w:rFonts w:cs="Times New Roman"/>
          <w:sz w:val="24"/>
          <w:szCs w:val="24"/>
        </w:rPr>
        <w:t>2) Point-in-time Recovery</w:t>
      </w:r>
    </w:p>
    <w:p w:rsidR="00CC5895" w:rsidRPr="00661F57" w:rsidRDefault="00B745A4" w:rsidP="00D5375B">
      <w:pPr>
        <w:rPr>
          <w:rFonts w:cs="Times New Roman"/>
          <w:b/>
          <w:sz w:val="24"/>
          <w:szCs w:val="24"/>
          <w:u w:val="single"/>
        </w:rPr>
      </w:pPr>
      <w:r w:rsidRPr="00661F57">
        <w:rPr>
          <w:rFonts w:cs="Times New Roman"/>
          <w:b/>
          <w:sz w:val="24"/>
          <w:szCs w:val="24"/>
          <w:u w:val="single"/>
        </w:rPr>
        <w:t>Disadvant</w:t>
      </w:r>
      <w:r w:rsidR="00DE4D3A" w:rsidRPr="00661F57">
        <w:rPr>
          <w:rFonts w:cs="Times New Roman"/>
          <w:b/>
          <w:sz w:val="24"/>
          <w:szCs w:val="24"/>
          <w:u w:val="single"/>
        </w:rPr>
        <w:t>ag</w:t>
      </w:r>
      <w:r w:rsidRPr="00661F57">
        <w:rPr>
          <w:rFonts w:cs="Times New Roman"/>
          <w:b/>
          <w:sz w:val="24"/>
          <w:szCs w:val="24"/>
          <w:u w:val="single"/>
        </w:rPr>
        <w:t>es:</w:t>
      </w:r>
    </w:p>
    <w:p w:rsidR="00CC5895" w:rsidRPr="00661F57" w:rsidRDefault="00B745A4" w:rsidP="00D5375B">
      <w:pPr>
        <w:rPr>
          <w:rFonts w:cs="Times New Roman"/>
          <w:sz w:val="24"/>
          <w:szCs w:val="24"/>
        </w:rPr>
      </w:pPr>
      <w:r w:rsidRPr="00661F57">
        <w:rPr>
          <w:rFonts w:cs="Times New Roman"/>
          <w:sz w:val="24"/>
          <w:szCs w:val="24"/>
        </w:rPr>
        <w:t>1) Performance Overhead and large transactions at times can take more time</w:t>
      </w:r>
    </w:p>
    <w:p w:rsidR="00CC5895" w:rsidRPr="00661F57" w:rsidRDefault="00B745A4" w:rsidP="00D5375B">
      <w:pPr>
        <w:rPr>
          <w:rFonts w:cs="Times New Roman"/>
          <w:sz w:val="24"/>
          <w:szCs w:val="24"/>
        </w:rPr>
      </w:pPr>
      <w:r w:rsidRPr="00661F57">
        <w:rPr>
          <w:rFonts w:cs="Times New Roman"/>
          <w:sz w:val="24"/>
          <w:szCs w:val="24"/>
        </w:rPr>
        <w:t>2) Disk space consumption is too high</w:t>
      </w:r>
    </w:p>
    <w:p w:rsidR="00CC5895" w:rsidRPr="00661F57" w:rsidRDefault="00B745A4" w:rsidP="00D5375B">
      <w:pPr>
        <w:rPr>
          <w:rFonts w:cs="Times New Roman"/>
          <w:sz w:val="24"/>
          <w:szCs w:val="24"/>
        </w:rPr>
      </w:pPr>
      <w:r w:rsidRPr="00661F57">
        <w:rPr>
          <w:rFonts w:cs="Times New Roman"/>
          <w:sz w:val="24"/>
          <w:szCs w:val="24"/>
        </w:rPr>
        <w:t>3) Requires manual intervention of DBA for controlling the Tlog file</w:t>
      </w:r>
    </w:p>
    <w:p w:rsidR="00810B37" w:rsidRDefault="00810B37" w:rsidP="00D5375B">
      <w:pPr>
        <w:rPr>
          <w:rFonts w:cs="Times New Roman"/>
          <w:b/>
          <w:color w:val="17365D" w:themeColor="text2" w:themeShade="BF"/>
          <w:sz w:val="24"/>
          <w:szCs w:val="24"/>
          <w:u w:val="single"/>
        </w:rPr>
      </w:pPr>
    </w:p>
    <w:p w:rsidR="00C355E1" w:rsidRPr="00661F57" w:rsidRDefault="00C355E1" w:rsidP="00D5375B">
      <w:pPr>
        <w:rPr>
          <w:rFonts w:cs="Times New Roman"/>
          <w:b/>
          <w:color w:val="17365D" w:themeColor="text2" w:themeShade="BF"/>
          <w:sz w:val="24"/>
          <w:szCs w:val="24"/>
          <w:u w:val="single"/>
        </w:rPr>
      </w:pPr>
      <w:r w:rsidRPr="00661F57">
        <w:rPr>
          <w:rFonts w:cs="Times New Roman"/>
          <w:b/>
          <w:color w:val="17365D" w:themeColor="text2" w:themeShade="BF"/>
          <w:sz w:val="24"/>
          <w:szCs w:val="24"/>
          <w:u w:val="single"/>
        </w:rPr>
        <w:t>BULK-LOGGED Recovery Model:</w:t>
      </w:r>
    </w:p>
    <w:p w:rsidR="00CC5895" w:rsidRPr="00661F57" w:rsidRDefault="00B745A4" w:rsidP="00D5375B">
      <w:pPr>
        <w:pStyle w:val="ListParagraph"/>
        <w:numPr>
          <w:ilvl w:val="0"/>
          <w:numId w:val="15"/>
        </w:numPr>
        <w:rPr>
          <w:rFonts w:cs="Times New Roman"/>
          <w:sz w:val="24"/>
          <w:szCs w:val="24"/>
        </w:rPr>
      </w:pPr>
      <w:r w:rsidRPr="00661F57">
        <w:rPr>
          <w:rFonts w:cs="Times New Roman"/>
          <w:sz w:val="24"/>
          <w:szCs w:val="24"/>
        </w:rPr>
        <w:t>In Bulk-logged recovery model every transaction is logged into the transaction log file, but bulk insert operations are minimally logged.</w:t>
      </w:r>
    </w:p>
    <w:p w:rsidR="00A253FB" w:rsidRPr="00DD3CEE" w:rsidRDefault="00B745A4" w:rsidP="00DD3CEE">
      <w:pPr>
        <w:pStyle w:val="ListParagraph"/>
        <w:numPr>
          <w:ilvl w:val="0"/>
          <w:numId w:val="15"/>
        </w:numPr>
        <w:rPr>
          <w:rFonts w:cs="Times New Roman"/>
          <w:sz w:val="24"/>
          <w:szCs w:val="24"/>
        </w:rPr>
      </w:pPr>
      <w:r w:rsidRPr="00661F57">
        <w:rPr>
          <w:rFonts w:cs="Times New Roman"/>
          <w:sz w:val="24"/>
          <w:szCs w:val="24"/>
        </w:rPr>
        <w:t>Bulk Insert operations are SELECT INTO, BULK INSERT, TEXT/IMAGE, Online INDEXING</w:t>
      </w:r>
    </w:p>
    <w:p w:rsidR="00370007" w:rsidRDefault="00370007" w:rsidP="00D5375B">
      <w:pPr>
        <w:rPr>
          <w:rFonts w:cs="Times New Roman"/>
          <w:b/>
          <w:sz w:val="24"/>
          <w:szCs w:val="24"/>
          <w:u w:val="single"/>
        </w:rPr>
      </w:pPr>
    </w:p>
    <w:p w:rsidR="00C355E1" w:rsidRPr="00661F57" w:rsidRDefault="00C355E1" w:rsidP="00D5375B">
      <w:pPr>
        <w:rPr>
          <w:rFonts w:cs="Times New Roman"/>
          <w:b/>
          <w:sz w:val="24"/>
          <w:szCs w:val="24"/>
          <w:u w:val="single"/>
        </w:rPr>
      </w:pPr>
      <w:r w:rsidRPr="00661F57">
        <w:rPr>
          <w:rFonts w:cs="Times New Roman"/>
          <w:b/>
          <w:sz w:val="24"/>
          <w:szCs w:val="24"/>
          <w:u w:val="single"/>
        </w:rPr>
        <w:t>Advantages:</w:t>
      </w:r>
    </w:p>
    <w:p w:rsidR="00CC5895" w:rsidRPr="00661F57" w:rsidRDefault="00B745A4" w:rsidP="00D5375B">
      <w:pPr>
        <w:rPr>
          <w:rFonts w:cs="Times New Roman"/>
          <w:sz w:val="24"/>
          <w:szCs w:val="24"/>
        </w:rPr>
      </w:pPr>
      <w:r w:rsidRPr="00661F57">
        <w:rPr>
          <w:rFonts w:cs="Times New Roman"/>
          <w:sz w:val="24"/>
          <w:szCs w:val="24"/>
        </w:rPr>
        <w:t>1) Performance Benefit for bulk operations</w:t>
      </w:r>
    </w:p>
    <w:p w:rsidR="00331E39" w:rsidRPr="00661F57" w:rsidRDefault="00B745A4" w:rsidP="00D5375B">
      <w:pPr>
        <w:rPr>
          <w:rFonts w:cs="Times New Roman"/>
          <w:sz w:val="24"/>
          <w:szCs w:val="24"/>
        </w:rPr>
      </w:pPr>
      <w:r w:rsidRPr="00661F57">
        <w:rPr>
          <w:rFonts w:cs="Times New Roman"/>
          <w:sz w:val="24"/>
          <w:szCs w:val="24"/>
        </w:rPr>
        <w:t>2) Disk space utilization can be reduced when compared to Full Recovery model during bulk insert operations</w:t>
      </w:r>
    </w:p>
    <w:p w:rsidR="00C355E1" w:rsidRPr="00661F57" w:rsidRDefault="00C355E1" w:rsidP="00D5375B">
      <w:pPr>
        <w:rPr>
          <w:rFonts w:cs="Times New Roman"/>
          <w:b/>
          <w:sz w:val="24"/>
          <w:szCs w:val="24"/>
          <w:u w:val="single"/>
        </w:rPr>
      </w:pPr>
      <w:r w:rsidRPr="00661F57">
        <w:rPr>
          <w:rFonts w:cs="Times New Roman"/>
          <w:b/>
          <w:sz w:val="24"/>
          <w:szCs w:val="24"/>
          <w:u w:val="single"/>
        </w:rPr>
        <w:t>Disadvantages:</w:t>
      </w:r>
    </w:p>
    <w:p w:rsidR="00CC5895" w:rsidRPr="00661F57" w:rsidRDefault="00B745A4" w:rsidP="00D5375B">
      <w:pPr>
        <w:rPr>
          <w:rFonts w:cs="Times New Roman"/>
          <w:sz w:val="24"/>
          <w:szCs w:val="24"/>
        </w:rPr>
      </w:pPr>
      <w:r w:rsidRPr="00661F57">
        <w:rPr>
          <w:rFonts w:cs="Times New Roman"/>
          <w:sz w:val="24"/>
          <w:szCs w:val="24"/>
        </w:rPr>
        <w:t>1) Chances of data loss if bulk insert operations fail</w:t>
      </w:r>
    </w:p>
    <w:p w:rsidR="00CC5895" w:rsidRPr="00661F57" w:rsidRDefault="00B745A4" w:rsidP="00D5375B">
      <w:pPr>
        <w:rPr>
          <w:rFonts w:cs="Times New Roman"/>
          <w:sz w:val="24"/>
          <w:szCs w:val="24"/>
        </w:rPr>
      </w:pPr>
      <w:r w:rsidRPr="00661F57">
        <w:rPr>
          <w:rFonts w:cs="Times New Roman"/>
          <w:sz w:val="24"/>
          <w:szCs w:val="24"/>
        </w:rPr>
        <w:t>2) May or may not be possible to perform point-in-time recovery</w:t>
      </w:r>
    </w:p>
    <w:p w:rsidR="00CC5895" w:rsidRPr="00661F57" w:rsidRDefault="00887973" w:rsidP="00D5375B">
      <w:pPr>
        <w:rPr>
          <w:rFonts w:cs="Times New Roman"/>
          <w:sz w:val="24"/>
          <w:szCs w:val="24"/>
          <w:lang w:val="en-IN"/>
        </w:rPr>
      </w:pPr>
      <w:r w:rsidRPr="00661F57">
        <w:rPr>
          <w:rFonts w:cs="Times New Roman"/>
          <w:sz w:val="24"/>
          <w:szCs w:val="24"/>
        </w:rPr>
        <w:t xml:space="preserve">3) </w:t>
      </w:r>
      <w:r w:rsidR="00B745A4" w:rsidRPr="00661F57">
        <w:rPr>
          <w:rFonts w:cs="Times New Roman"/>
          <w:sz w:val="24"/>
          <w:szCs w:val="24"/>
        </w:rPr>
        <w:t>Bulk logged recovery model is used in special requirement cases where bulk insert operations have to be performed with a time constraint and gen</w:t>
      </w:r>
      <w:r w:rsidR="00C355E1" w:rsidRPr="00661F57">
        <w:rPr>
          <w:rFonts w:cs="Times New Roman"/>
          <w:sz w:val="24"/>
          <w:szCs w:val="24"/>
        </w:rPr>
        <w:t xml:space="preserve">erally data loss is compromised </w:t>
      </w:r>
      <w:r w:rsidR="00B745A4" w:rsidRPr="00661F57">
        <w:rPr>
          <w:rFonts w:cs="Times New Roman"/>
          <w:sz w:val="24"/>
          <w:szCs w:val="24"/>
          <w:lang w:val="en-IN"/>
        </w:rPr>
        <w:t>to BULK LOGGED.</w:t>
      </w:r>
    </w:p>
    <w:p w:rsidR="009C2D3F" w:rsidRPr="00661F57" w:rsidRDefault="009C2D3F" w:rsidP="00D5375B">
      <w:pPr>
        <w:rPr>
          <w:rFonts w:cs="Times New Roman"/>
          <w:sz w:val="24"/>
          <w:szCs w:val="24"/>
        </w:rPr>
      </w:pPr>
    </w:p>
    <w:p w:rsidR="00C355E1" w:rsidRPr="00661F57" w:rsidRDefault="00C355E1" w:rsidP="00D5375B">
      <w:pPr>
        <w:rPr>
          <w:rFonts w:cs="Times New Roman"/>
          <w:b/>
          <w:color w:val="17365D" w:themeColor="text2" w:themeShade="BF"/>
          <w:sz w:val="24"/>
          <w:szCs w:val="24"/>
          <w:u w:val="single"/>
        </w:rPr>
      </w:pPr>
      <w:r w:rsidRPr="00661F57">
        <w:rPr>
          <w:rFonts w:cs="Times New Roman"/>
          <w:b/>
          <w:color w:val="17365D" w:themeColor="text2" w:themeShade="BF"/>
          <w:sz w:val="24"/>
          <w:szCs w:val="24"/>
          <w:u w:val="single"/>
        </w:rPr>
        <w:t>Simple Recovery Model:</w:t>
      </w:r>
    </w:p>
    <w:p w:rsidR="00CC5895" w:rsidRPr="00661F57" w:rsidRDefault="00B745A4" w:rsidP="00D5375B">
      <w:pPr>
        <w:pStyle w:val="ListParagraph"/>
        <w:numPr>
          <w:ilvl w:val="0"/>
          <w:numId w:val="16"/>
        </w:numPr>
        <w:rPr>
          <w:rFonts w:cs="Times New Roman"/>
          <w:sz w:val="24"/>
          <w:szCs w:val="24"/>
        </w:rPr>
      </w:pPr>
      <w:r w:rsidRPr="00661F57">
        <w:rPr>
          <w:rFonts w:cs="Times New Roman"/>
          <w:sz w:val="24"/>
          <w:szCs w:val="24"/>
        </w:rPr>
        <w:t>In simple recovery model every transaction is logged into the transaction log file, but at regular intervals the transaction log file is TRUNCATED whenever a CHECKPOINT operation occurs. Simple recovery model is generally used in Development environment where Database Priority/Point-in-time priority is less</w:t>
      </w:r>
    </w:p>
    <w:p w:rsidR="00C355E1" w:rsidRPr="00661F57" w:rsidRDefault="00C355E1" w:rsidP="00D5375B">
      <w:pPr>
        <w:rPr>
          <w:rFonts w:cs="Times New Roman"/>
          <w:b/>
          <w:sz w:val="24"/>
          <w:szCs w:val="24"/>
          <w:u w:val="single"/>
        </w:rPr>
      </w:pPr>
      <w:r w:rsidRPr="00661F57">
        <w:rPr>
          <w:rFonts w:cs="Times New Roman"/>
          <w:b/>
          <w:sz w:val="24"/>
          <w:szCs w:val="24"/>
          <w:u w:val="single"/>
        </w:rPr>
        <w:t>Advantages:</w:t>
      </w:r>
    </w:p>
    <w:p w:rsidR="00CC5895" w:rsidRPr="00661F57" w:rsidRDefault="00B745A4" w:rsidP="00D5375B">
      <w:pPr>
        <w:rPr>
          <w:rFonts w:cs="Times New Roman"/>
          <w:sz w:val="24"/>
          <w:szCs w:val="24"/>
        </w:rPr>
      </w:pPr>
      <w:r w:rsidRPr="00661F57">
        <w:rPr>
          <w:rFonts w:cs="Times New Roman"/>
          <w:sz w:val="24"/>
          <w:szCs w:val="24"/>
        </w:rPr>
        <w:t>1) Transaction log file growth can be controlled with regular truncation that occurs</w:t>
      </w:r>
    </w:p>
    <w:p w:rsidR="00CC5895" w:rsidRPr="00661F57" w:rsidRDefault="00B745A4" w:rsidP="00D5375B">
      <w:pPr>
        <w:rPr>
          <w:rFonts w:cs="Times New Roman"/>
          <w:sz w:val="24"/>
          <w:szCs w:val="24"/>
        </w:rPr>
      </w:pPr>
      <w:r w:rsidRPr="00661F57">
        <w:rPr>
          <w:rFonts w:cs="Times New Roman"/>
          <w:sz w:val="24"/>
          <w:szCs w:val="24"/>
        </w:rPr>
        <w:t>2) Less DBA intervention in controlling log file growth</w:t>
      </w:r>
    </w:p>
    <w:p w:rsidR="00C355E1" w:rsidRPr="00661F57" w:rsidRDefault="00C355E1" w:rsidP="00D5375B">
      <w:pPr>
        <w:rPr>
          <w:rFonts w:cs="Times New Roman"/>
          <w:b/>
          <w:sz w:val="24"/>
          <w:szCs w:val="24"/>
          <w:u w:val="single"/>
        </w:rPr>
      </w:pPr>
      <w:r w:rsidRPr="00661F57">
        <w:rPr>
          <w:rFonts w:cs="Times New Roman"/>
          <w:b/>
          <w:sz w:val="24"/>
          <w:szCs w:val="24"/>
          <w:u w:val="single"/>
        </w:rPr>
        <w:t>Disadvantage:</w:t>
      </w:r>
    </w:p>
    <w:p w:rsidR="00CC5895" w:rsidRPr="00661F57" w:rsidRDefault="00B745A4" w:rsidP="00D5375B">
      <w:pPr>
        <w:rPr>
          <w:rFonts w:cs="Times New Roman"/>
          <w:sz w:val="24"/>
          <w:szCs w:val="24"/>
        </w:rPr>
      </w:pPr>
      <w:r w:rsidRPr="00661F57">
        <w:rPr>
          <w:rFonts w:cs="Times New Roman"/>
          <w:sz w:val="24"/>
          <w:szCs w:val="24"/>
        </w:rPr>
        <w:t>1) No Point-in-time recovery possible</w:t>
      </w:r>
    </w:p>
    <w:p w:rsidR="00CC5895" w:rsidRPr="00661F57" w:rsidRDefault="00B745A4" w:rsidP="00D5375B">
      <w:pPr>
        <w:rPr>
          <w:rFonts w:cs="Times New Roman"/>
          <w:sz w:val="24"/>
          <w:szCs w:val="24"/>
        </w:rPr>
      </w:pPr>
      <w:r w:rsidRPr="00661F57">
        <w:rPr>
          <w:rFonts w:cs="Times New Roman"/>
          <w:sz w:val="24"/>
          <w:szCs w:val="24"/>
        </w:rPr>
        <w:t>2) Data loss chances are more</w:t>
      </w:r>
    </w:p>
    <w:p w:rsidR="00CC5895" w:rsidRPr="00661F57" w:rsidRDefault="00B745A4" w:rsidP="00D5375B">
      <w:pPr>
        <w:rPr>
          <w:rFonts w:cs="Times New Roman"/>
          <w:sz w:val="24"/>
          <w:szCs w:val="24"/>
        </w:rPr>
      </w:pPr>
      <w:r w:rsidRPr="00661F57">
        <w:rPr>
          <w:rFonts w:cs="Times New Roman"/>
          <w:sz w:val="24"/>
          <w:szCs w:val="24"/>
        </w:rPr>
        <w:t>3) Point-of-failure chances are more</w:t>
      </w:r>
    </w:p>
    <w:p w:rsidR="00AD4785" w:rsidRPr="00661F57" w:rsidRDefault="00AD4785" w:rsidP="00D5375B">
      <w:pPr>
        <w:rPr>
          <w:rFonts w:cs="Times New Roman"/>
          <w:b/>
          <w:sz w:val="24"/>
          <w:szCs w:val="24"/>
        </w:rPr>
      </w:pPr>
      <w:r w:rsidRPr="00661F57">
        <w:rPr>
          <w:rFonts w:cs="Times New Roman"/>
          <w:b/>
          <w:sz w:val="24"/>
          <w:szCs w:val="24"/>
        </w:rPr>
        <w:t xml:space="preserve">To </w:t>
      </w:r>
      <w:r w:rsidR="00764FE1" w:rsidRPr="00661F57">
        <w:rPr>
          <w:rFonts w:cs="Times New Roman"/>
          <w:b/>
          <w:sz w:val="24"/>
          <w:szCs w:val="24"/>
        </w:rPr>
        <w:t>check</w:t>
      </w:r>
      <w:r w:rsidRPr="00661F57">
        <w:rPr>
          <w:rFonts w:cs="Times New Roman"/>
          <w:b/>
          <w:sz w:val="24"/>
          <w:szCs w:val="24"/>
        </w:rPr>
        <w:t xml:space="preserve"> current recovery model:-</w:t>
      </w:r>
    </w:p>
    <w:p w:rsidR="00AD4785" w:rsidRPr="00661F57" w:rsidRDefault="00AD4785" w:rsidP="00D5375B">
      <w:pPr>
        <w:rPr>
          <w:rFonts w:cs="Times New Roman"/>
          <w:b/>
          <w:sz w:val="24"/>
          <w:szCs w:val="24"/>
        </w:rPr>
      </w:pPr>
      <w:r w:rsidRPr="00661F57">
        <w:rPr>
          <w:rFonts w:cs="Times New Roman"/>
          <w:b/>
          <w:sz w:val="24"/>
          <w:szCs w:val="24"/>
        </w:rPr>
        <w:t xml:space="preserve">SELECT </w:t>
      </w:r>
      <w:r w:rsidR="00756887" w:rsidRPr="00661F57">
        <w:rPr>
          <w:rFonts w:cs="Times New Roman"/>
          <w:b/>
          <w:sz w:val="24"/>
          <w:szCs w:val="24"/>
        </w:rPr>
        <w:t>DATABASEPROPERTYEX (</w:t>
      </w:r>
      <w:r w:rsidR="00BD1ABE" w:rsidRPr="00661F57">
        <w:rPr>
          <w:rFonts w:cs="Times New Roman"/>
          <w:b/>
          <w:sz w:val="24"/>
          <w:szCs w:val="24"/>
        </w:rPr>
        <w:t>‘dbname’</w:t>
      </w:r>
      <w:r w:rsidRPr="00661F57">
        <w:rPr>
          <w:rFonts w:cs="Times New Roman"/>
          <w:b/>
          <w:sz w:val="24"/>
          <w:szCs w:val="24"/>
        </w:rPr>
        <w:t>, 'RECOVERY') As [Recovery Model]</w:t>
      </w:r>
    </w:p>
    <w:p w:rsidR="00370007" w:rsidRDefault="00AD4785" w:rsidP="00D5375B">
      <w:pPr>
        <w:rPr>
          <w:rFonts w:cs="Times New Roman"/>
          <w:b/>
          <w:sz w:val="24"/>
          <w:szCs w:val="24"/>
        </w:rPr>
      </w:pPr>
      <w:r w:rsidRPr="00661F57">
        <w:rPr>
          <w:rFonts w:cs="Times New Roman"/>
          <w:b/>
          <w:sz w:val="24"/>
          <w:szCs w:val="24"/>
        </w:rPr>
        <w:t>To set Recovery model:-</w:t>
      </w:r>
    </w:p>
    <w:p w:rsidR="00AD4785" w:rsidRPr="00370007" w:rsidRDefault="00AD4785" w:rsidP="00D5375B">
      <w:pPr>
        <w:rPr>
          <w:rFonts w:cs="Times New Roman"/>
          <w:b/>
          <w:sz w:val="24"/>
          <w:szCs w:val="24"/>
        </w:rPr>
      </w:pPr>
      <w:r w:rsidRPr="00661F57">
        <w:rPr>
          <w:rFonts w:cs="Times New Roman"/>
          <w:sz w:val="24"/>
          <w:szCs w:val="24"/>
        </w:rPr>
        <w:t>Use Master</w:t>
      </w:r>
    </w:p>
    <w:p w:rsidR="00B85B5B" w:rsidRPr="00DD3CEE" w:rsidRDefault="00AD4785" w:rsidP="00DD3CEE">
      <w:pPr>
        <w:rPr>
          <w:rFonts w:cs="Times New Roman"/>
          <w:b/>
          <w:sz w:val="24"/>
          <w:szCs w:val="24"/>
        </w:rPr>
      </w:pPr>
      <w:r w:rsidRPr="00661F57">
        <w:rPr>
          <w:rFonts w:cs="Times New Roman"/>
          <w:b/>
          <w:sz w:val="24"/>
          <w:szCs w:val="24"/>
        </w:rPr>
        <w:t>ALTER DATABASE dbname SET RECOVERY SIMPLE/BULK_LOGGED/FULL</w:t>
      </w:r>
    </w:p>
    <w:p w:rsidR="00331E39" w:rsidRPr="00661F57" w:rsidRDefault="00331E39" w:rsidP="00D5375B">
      <w:pPr>
        <w:rPr>
          <w:rFonts w:cs="Times New Roman"/>
          <w:b/>
          <w:sz w:val="24"/>
          <w:szCs w:val="24"/>
        </w:rPr>
      </w:pPr>
      <w:r w:rsidRPr="00661F57">
        <w:rPr>
          <w:rFonts w:cs="Times New Roman"/>
          <w:b/>
          <w:sz w:val="24"/>
          <w:szCs w:val="24"/>
        </w:rPr>
        <w:t>System database recovery models:</w:t>
      </w:r>
    </w:p>
    <w:p w:rsidR="00331E39" w:rsidRPr="00661F57" w:rsidRDefault="00331E39" w:rsidP="00D5375B">
      <w:pPr>
        <w:rPr>
          <w:rFonts w:cs="Times New Roman"/>
          <w:sz w:val="24"/>
          <w:szCs w:val="24"/>
        </w:rPr>
      </w:pPr>
      <w:r w:rsidRPr="00661F57">
        <w:rPr>
          <w:rFonts w:cs="Times New Roman"/>
          <w:sz w:val="24"/>
          <w:szCs w:val="24"/>
        </w:rPr>
        <w:t>Master</w:t>
      </w:r>
      <w:r w:rsidR="00C11064" w:rsidRPr="00661F57">
        <w:rPr>
          <w:rFonts w:cs="Times New Roman"/>
          <w:sz w:val="24"/>
          <w:szCs w:val="24"/>
        </w:rPr>
        <w:t xml:space="preserve"> </w:t>
      </w:r>
      <w:r w:rsidRPr="00661F57">
        <w:rPr>
          <w:rFonts w:cs="Times New Roman"/>
          <w:sz w:val="24"/>
          <w:szCs w:val="24"/>
        </w:rPr>
        <w:t>- Simple</w:t>
      </w:r>
    </w:p>
    <w:p w:rsidR="00331E39" w:rsidRPr="00661F57" w:rsidRDefault="00331E39" w:rsidP="00D5375B">
      <w:pPr>
        <w:rPr>
          <w:rFonts w:cs="Times New Roman"/>
          <w:sz w:val="24"/>
          <w:szCs w:val="24"/>
        </w:rPr>
      </w:pPr>
      <w:r w:rsidRPr="00661F57">
        <w:rPr>
          <w:rFonts w:cs="Times New Roman"/>
          <w:sz w:val="24"/>
          <w:szCs w:val="24"/>
        </w:rPr>
        <w:t>MSDB</w:t>
      </w:r>
      <w:r w:rsidR="00C11064" w:rsidRPr="00661F57">
        <w:rPr>
          <w:rFonts w:cs="Times New Roman"/>
          <w:sz w:val="24"/>
          <w:szCs w:val="24"/>
        </w:rPr>
        <w:t xml:space="preserve"> </w:t>
      </w:r>
      <w:r w:rsidRPr="00661F57">
        <w:rPr>
          <w:rFonts w:cs="Times New Roman"/>
          <w:sz w:val="24"/>
          <w:szCs w:val="24"/>
        </w:rPr>
        <w:t>-</w:t>
      </w:r>
      <w:r w:rsidR="00C11064" w:rsidRPr="00661F57">
        <w:rPr>
          <w:rFonts w:cs="Times New Roman"/>
          <w:sz w:val="24"/>
          <w:szCs w:val="24"/>
        </w:rPr>
        <w:t xml:space="preserve"> Simple</w:t>
      </w:r>
    </w:p>
    <w:p w:rsidR="00331E39" w:rsidRPr="00661F57" w:rsidRDefault="00331E39" w:rsidP="00D5375B">
      <w:pPr>
        <w:rPr>
          <w:rFonts w:cs="Times New Roman"/>
          <w:sz w:val="24"/>
          <w:szCs w:val="24"/>
        </w:rPr>
      </w:pPr>
      <w:r w:rsidRPr="00661F57">
        <w:rPr>
          <w:rFonts w:cs="Times New Roman"/>
          <w:sz w:val="24"/>
          <w:szCs w:val="24"/>
        </w:rPr>
        <w:t>TEMPDB</w:t>
      </w:r>
      <w:r w:rsidR="00C11064" w:rsidRPr="00661F57">
        <w:rPr>
          <w:rFonts w:cs="Times New Roman"/>
          <w:sz w:val="24"/>
          <w:szCs w:val="24"/>
        </w:rPr>
        <w:t xml:space="preserve"> </w:t>
      </w:r>
      <w:r w:rsidRPr="00661F57">
        <w:rPr>
          <w:rFonts w:cs="Times New Roman"/>
          <w:sz w:val="24"/>
          <w:szCs w:val="24"/>
        </w:rPr>
        <w:t>-</w:t>
      </w:r>
      <w:r w:rsidR="00C11064" w:rsidRPr="00661F57">
        <w:rPr>
          <w:rFonts w:cs="Times New Roman"/>
          <w:sz w:val="24"/>
          <w:szCs w:val="24"/>
        </w:rPr>
        <w:t xml:space="preserve"> Simple</w:t>
      </w:r>
    </w:p>
    <w:p w:rsidR="00810B37" w:rsidRDefault="00331E39" w:rsidP="00810B37">
      <w:pPr>
        <w:rPr>
          <w:rFonts w:cs="Times New Roman"/>
          <w:sz w:val="24"/>
          <w:szCs w:val="24"/>
        </w:rPr>
      </w:pPr>
      <w:r w:rsidRPr="00661F57">
        <w:rPr>
          <w:rFonts w:cs="Times New Roman"/>
          <w:sz w:val="24"/>
          <w:szCs w:val="24"/>
        </w:rPr>
        <w:t>MODEL</w:t>
      </w:r>
      <w:r w:rsidR="00C11064" w:rsidRPr="00661F57">
        <w:rPr>
          <w:rFonts w:cs="Times New Roman"/>
          <w:sz w:val="24"/>
          <w:szCs w:val="24"/>
        </w:rPr>
        <w:t xml:space="preserve"> </w:t>
      </w:r>
      <w:r w:rsidR="00027C44" w:rsidRPr="00661F57">
        <w:rPr>
          <w:rFonts w:cs="Times New Roman"/>
          <w:sz w:val="24"/>
          <w:szCs w:val="24"/>
        </w:rPr>
        <w:t>–</w:t>
      </w:r>
      <w:r w:rsidR="0003688B" w:rsidRPr="00661F57">
        <w:rPr>
          <w:rFonts w:cs="Times New Roman"/>
          <w:sz w:val="24"/>
          <w:szCs w:val="24"/>
        </w:rPr>
        <w:t xml:space="preserve"> </w:t>
      </w:r>
      <w:r w:rsidRPr="00661F57">
        <w:rPr>
          <w:rFonts w:cs="Times New Roman"/>
          <w:sz w:val="24"/>
          <w:szCs w:val="24"/>
        </w:rPr>
        <w:t>F</w:t>
      </w:r>
      <w:r w:rsidR="00C11064" w:rsidRPr="00661F57">
        <w:rPr>
          <w:rFonts w:cs="Times New Roman"/>
          <w:sz w:val="24"/>
          <w:szCs w:val="24"/>
        </w:rPr>
        <w:t>ull</w:t>
      </w:r>
    </w:p>
    <w:p w:rsidR="00027C44" w:rsidRPr="00B23B60" w:rsidRDefault="00B23B60" w:rsidP="00810B37">
      <w:pPr>
        <w:rPr>
          <w:rFonts w:cs="Times New Roman"/>
          <w:sz w:val="24"/>
          <w:szCs w:val="24"/>
        </w:rPr>
      </w:pPr>
      <w:r w:rsidRPr="00B23B60">
        <w:rPr>
          <w:rFonts w:eastAsia="Times New Roman" w:cs="Times New Roman"/>
          <w:b/>
          <w:color w:val="C00000"/>
          <w:sz w:val="24"/>
          <w:szCs w:val="24"/>
        </w:rPr>
        <w:t>RECOVERY MODEL DIFFERENCES:</w:t>
      </w:r>
    </w:p>
    <w:tbl>
      <w:tblPr>
        <w:tblW w:w="13645" w:type="dxa"/>
        <w:tblInd w:w="-1440" w:type="dxa"/>
        <w:tblLook w:val="04A0" w:firstRow="1" w:lastRow="0" w:firstColumn="1" w:lastColumn="0" w:noHBand="0" w:noVBand="1"/>
      </w:tblPr>
      <w:tblGrid>
        <w:gridCol w:w="3330"/>
        <w:gridCol w:w="4735"/>
        <w:gridCol w:w="5580"/>
      </w:tblGrid>
      <w:tr w:rsidR="005B02E9" w:rsidRPr="00661F57" w:rsidTr="005B02E9">
        <w:trPr>
          <w:trHeight w:val="300"/>
        </w:trPr>
        <w:tc>
          <w:tcPr>
            <w:tcW w:w="333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5B02E9" w:rsidRPr="004C0C02" w:rsidRDefault="005B02E9" w:rsidP="00D5375B">
            <w:pPr>
              <w:spacing w:after="0" w:line="240" w:lineRule="auto"/>
              <w:rPr>
                <w:rFonts w:eastAsia="Times New Roman" w:cs="Times New Roman"/>
                <w:b/>
                <w:color w:val="000000"/>
                <w:sz w:val="24"/>
                <w:szCs w:val="24"/>
              </w:rPr>
            </w:pPr>
            <w:r w:rsidRPr="004C0C02">
              <w:rPr>
                <w:rFonts w:eastAsia="Times New Roman" w:cs="Times New Roman"/>
                <w:b/>
                <w:color w:val="000000"/>
                <w:sz w:val="24"/>
                <w:szCs w:val="24"/>
              </w:rPr>
              <w:t>FULL RECOVERY</w:t>
            </w:r>
          </w:p>
        </w:tc>
        <w:tc>
          <w:tcPr>
            <w:tcW w:w="4735" w:type="dxa"/>
            <w:tcBorders>
              <w:top w:val="single" w:sz="4" w:space="0" w:color="auto"/>
              <w:left w:val="nil"/>
              <w:bottom w:val="single" w:sz="4" w:space="0" w:color="auto"/>
              <w:right w:val="single" w:sz="4" w:space="0" w:color="auto"/>
            </w:tcBorders>
            <w:shd w:val="clear" w:color="000000" w:fill="FFFF00"/>
            <w:noWrap/>
            <w:vAlign w:val="center"/>
            <w:hideMark/>
          </w:tcPr>
          <w:p w:rsidR="005B02E9" w:rsidRPr="004C0C02" w:rsidRDefault="005B02E9" w:rsidP="00D5375B">
            <w:pPr>
              <w:spacing w:after="0" w:line="240" w:lineRule="auto"/>
              <w:rPr>
                <w:rFonts w:eastAsia="Times New Roman" w:cs="Times New Roman"/>
                <w:b/>
                <w:color w:val="000000"/>
                <w:sz w:val="24"/>
                <w:szCs w:val="24"/>
              </w:rPr>
            </w:pPr>
            <w:r w:rsidRPr="004C0C02">
              <w:rPr>
                <w:rFonts w:eastAsia="Times New Roman" w:cs="Times New Roman"/>
                <w:b/>
                <w:color w:val="000000"/>
                <w:sz w:val="24"/>
                <w:szCs w:val="24"/>
              </w:rPr>
              <w:t>BULK LOGGED</w:t>
            </w:r>
          </w:p>
        </w:tc>
        <w:tc>
          <w:tcPr>
            <w:tcW w:w="5580" w:type="dxa"/>
            <w:tcBorders>
              <w:top w:val="single" w:sz="4" w:space="0" w:color="auto"/>
              <w:left w:val="nil"/>
              <w:bottom w:val="single" w:sz="4" w:space="0" w:color="auto"/>
              <w:right w:val="single" w:sz="4" w:space="0" w:color="auto"/>
            </w:tcBorders>
            <w:shd w:val="clear" w:color="000000" w:fill="FFFF00"/>
            <w:noWrap/>
            <w:vAlign w:val="center"/>
            <w:hideMark/>
          </w:tcPr>
          <w:p w:rsidR="005B02E9" w:rsidRPr="004C0C02" w:rsidRDefault="005B02E9" w:rsidP="00D5375B">
            <w:pPr>
              <w:spacing w:after="0" w:line="240" w:lineRule="auto"/>
              <w:rPr>
                <w:rFonts w:eastAsia="Times New Roman" w:cs="Times New Roman"/>
                <w:b/>
                <w:color w:val="000000"/>
                <w:sz w:val="24"/>
                <w:szCs w:val="24"/>
              </w:rPr>
            </w:pPr>
            <w:r w:rsidRPr="004C0C02">
              <w:rPr>
                <w:rFonts w:eastAsia="Times New Roman" w:cs="Times New Roman"/>
                <w:b/>
                <w:color w:val="000000"/>
                <w:sz w:val="24"/>
                <w:szCs w:val="24"/>
              </w:rPr>
              <w:t>SIMPLE RECOVERY</w:t>
            </w:r>
          </w:p>
        </w:tc>
      </w:tr>
      <w:tr w:rsidR="005B02E9" w:rsidRPr="00661F57" w:rsidTr="005B02E9">
        <w:trPr>
          <w:trHeight w:val="1320"/>
        </w:trPr>
        <w:tc>
          <w:tcPr>
            <w:tcW w:w="3330" w:type="dxa"/>
            <w:tcBorders>
              <w:top w:val="nil"/>
              <w:left w:val="single" w:sz="4" w:space="0" w:color="auto"/>
              <w:bottom w:val="single" w:sz="4" w:space="0" w:color="auto"/>
              <w:right w:val="single" w:sz="4" w:space="0" w:color="auto"/>
            </w:tcBorders>
            <w:shd w:val="clear" w:color="auto" w:fill="auto"/>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WAL concept 100% applicable. Every transaction write into transaction log</w:t>
            </w:r>
          </w:p>
        </w:tc>
        <w:tc>
          <w:tcPr>
            <w:tcW w:w="4735" w:type="dxa"/>
            <w:tcBorders>
              <w:top w:val="nil"/>
              <w:left w:val="nil"/>
              <w:bottom w:val="single" w:sz="4" w:space="0" w:color="auto"/>
              <w:right w:val="single" w:sz="4" w:space="0" w:color="auto"/>
            </w:tcBorders>
            <w:shd w:val="clear" w:color="auto" w:fill="auto"/>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WAL Concept is applicable only except bulk transactions.</w:t>
            </w:r>
          </w:p>
        </w:tc>
        <w:tc>
          <w:tcPr>
            <w:tcW w:w="5580" w:type="dxa"/>
            <w:tcBorders>
              <w:top w:val="nil"/>
              <w:left w:val="nil"/>
              <w:bottom w:val="single" w:sz="4" w:space="0" w:color="auto"/>
              <w:right w:val="single" w:sz="4" w:space="0" w:color="auto"/>
            </w:tcBorders>
            <w:shd w:val="clear" w:color="auto" w:fill="auto"/>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WAL concept 100% applicable.</w:t>
            </w:r>
          </w:p>
          <w:p w:rsidR="006D3EA9"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 xml:space="preserve">Every transaction write into transaction </w:t>
            </w:r>
          </w:p>
          <w:p w:rsidR="005B02E9" w:rsidRPr="00661F57" w:rsidRDefault="005E5F57"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L</w:t>
            </w:r>
            <w:r w:rsidR="005B02E9" w:rsidRPr="00661F57">
              <w:rPr>
                <w:rFonts w:eastAsia="Times New Roman" w:cs="Times New Roman"/>
                <w:color w:val="000000"/>
                <w:sz w:val="24"/>
                <w:szCs w:val="24"/>
              </w:rPr>
              <w:t>og</w:t>
            </w:r>
          </w:p>
        </w:tc>
      </w:tr>
      <w:tr w:rsidR="005B02E9" w:rsidRPr="00661F57" w:rsidTr="005B02E9">
        <w:trPr>
          <w:trHeight w:val="870"/>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Transactions are fully logged</w:t>
            </w:r>
          </w:p>
        </w:tc>
        <w:tc>
          <w:tcPr>
            <w:tcW w:w="4735" w:type="dxa"/>
            <w:tcBorders>
              <w:top w:val="nil"/>
              <w:left w:val="nil"/>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Transactions are minimally logged</w:t>
            </w:r>
          </w:p>
        </w:tc>
        <w:tc>
          <w:tcPr>
            <w:tcW w:w="5580" w:type="dxa"/>
            <w:tcBorders>
              <w:top w:val="nil"/>
              <w:left w:val="nil"/>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Transactions are fully logged</w:t>
            </w:r>
          </w:p>
        </w:tc>
      </w:tr>
      <w:tr w:rsidR="005B02E9" w:rsidRPr="00661F57" w:rsidTr="005B02E9">
        <w:trPr>
          <w:trHeight w:val="750"/>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Point in time recovery is possible</w:t>
            </w:r>
          </w:p>
        </w:tc>
        <w:tc>
          <w:tcPr>
            <w:tcW w:w="4735" w:type="dxa"/>
            <w:tcBorders>
              <w:top w:val="nil"/>
              <w:left w:val="nil"/>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Point in time recovery is not possible</w:t>
            </w:r>
          </w:p>
        </w:tc>
        <w:tc>
          <w:tcPr>
            <w:tcW w:w="5580" w:type="dxa"/>
            <w:tcBorders>
              <w:top w:val="nil"/>
              <w:left w:val="nil"/>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Point in time recovery is not possible</w:t>
            </w:r>
          </w:p>
        </w:tc>
      </w:tr>
      <w:tr w:rsidR="005B02E9" w:rsidRPr="00661F57" w:rsidTr="005B02E9">
        <w:trPr>
          <w:trHeight w:val="735"/>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No data loss or very minimal data loss</w:t>
            </w:r>
          </w:p>
        </w:tc>
        <w:tc>
          <w:tcPr>
            <w:tcW w:w="4735" w:type="dxa"/>
            <w:tcBorders>
              <w:top w:val="nil"/>
              <w:left w:val="nil"/>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Data loss only when we perform bulk operation</w:t>
            </w:r>
          </w:p>
        </w:tc>
        <w:tc>
          <w:tcPr>
            <w:tcW w:w="5580" w:type="dxa"/>
            <w:tcBorders>
              <w:top w:val="nil"/>
              <w:left w:val="nil"/>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Data loss chances are very high</w:t>
            </w:r>
          </w:p>
        </w:tc>
      </w:tr>
      <w:tr w:rsidR="005B02E9" w:rsidRPr="00661F57" w:rsidTr="005B02E9">
        <w:trPr>
          <w:trHeight w:val="900"/>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Performance impact is slight</w:t>
            </w:r>
          </w:p>
        </w:tc>
        <w:tc>
          <w:tcPr>
            <w:tcW w:w="4735" w:type="dxa"/>
            <w:tcBorders>
              <w:top w:val="nil"/>
              <w:left w:val="nil"/>
              <w:bottom w:val="single" w:sz="4" w:space="0" w:color="auto"/>
              <w:right w:val="single" w:sz="4" w:space="0" w:color="auto"/>
            </w:tcBorders>
            <w:shd w:val="clear" w:color="auto" w:fill="auto"/>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 xml:space="preserve">Performance impact </w:t>
            </w:r>
            <w:r w:rsidR="00442562" w:rsidRPr="00661F57">
              <w:rPr>
                <w:rFonts w:eastAsia="Times New Roman" w:cs="Times New Roman"/>
                <w:color w:val="000000"/>
                <w:sz w:val="24"/>
                <w:szCs w:val="24"/>
              </w:rPr>
              <w:t xml:space="preserve">is slight in normal transaction </w:t>
            </w:r>
            <w:r w:rsidRPr="00661F57">
              <w:rPr>
                <w:rFonts w:eastAsia="Times New Roman" w:cs="Times New Roman"/>
                <w:color w:val="000000"/>
                <w:sz w:val="24"/>
                <w:szCs w:val="24"/>
              </w:rPr>
              <w:t xml:space="preserve">but where as in bulk transaction no major </w:t>
            </w:r>
            <w:r w:rsidR="00764FE1" w:rsidRPr="00661F57">
              <w:rPr>
                <w:rFonts w:eastAsia="Times New Roman" w:cs="Times New Roman"/>
                <w:color w:val="000000"/>
                <w:sz w:val="24"/>
                <w:szCs w:val="24"/>
              </w:rPr>
              <w:t>performance</w:t>
            </w:r>
            <w:r w:rsidRPr="00661F57">
              <w:rPr>
                <w:rFonts w:eastAsia="Times New Roman" w:cs="Times New Roman"/>
                <w:color w:val="000000"/>
                <w:sz w:val="24"/>
                <w:szCs w:val="24"/>
              </w:rPr>
              <w:t xml:space="preserve"> impact</w:t>
            </w:r>
          </w:p>
        </w:tc>
        <w:tc>
          <w:tcPr>
            <w:tcW w:w="5580" w:type="dxa"/>
            <w:tcBorders>
              <w:top w:val="nil"/>
              <w:left w:val="nil"/>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No performance impact</w:t>
            </w:r>
          </w:p>
        </w:tc>
      </w:tr>
      <w:tr w:rsidR="005B02E9" w:rsidRPr="00661F57" w:rsidTr="005B02E9">
        <w:trPr>
          <w:trHeight w:val="600"/>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Disk consumption is high</w:t>
            </w:r>
          </w:p>
        </w:tc>
        <w:tc>
          <w:tcPr>
            <w:tcW w:w="4735" w:type="dxa"/>
            <w:tcBorders>
              <w:top w:val="nil"/>
              <w:left w:val="nil"/>
              <w:bottom w:val="single" w:sz="4" w:space="0" w:color="auto"/>
              <w:right w:val="single" w:sz="4" w:space="0" w:color="auto"/>
            </w:tcBorders>
            <w:shd w:val="clear" w:color="auto" w:fill="auto"/>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Disk consumption is high when normal transactions but in bulk Disk consumption is low</w:t>
            </w:r>
          </w:p>
        </w:tc>
        <w:tc>
          <w:tcPr>
            <w:tcW w:w="5580" w:type="dxa"/>
            <w:tcBorders>
              <w:top w:val="nil"/>
              <w:left w:val="nil"/>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Disk consumption is Less</w:t>
            </w:r>
          </w:p>
        </w:tc>
      </w:tr>
      <w:tr w:rsidR="005B02E9" w:rsidRPr="00661F57" w:rsidTr="005B02E9">
        <w:trPr>
          <w:trHeight w:val="645"/>
        </w:trPr>
        <w:tc>
          <w:tcPr>
            <w:tcW w:w="3330" w:type="dxa"/>
            <w:tcBorders>
              <w:top w:val="nil"/>
              <w:left w:val="single" w:sz="4" w:space="0" w:color="auto"/>
              <w:bottom w:val="single" w:sz="4" w:space="0" w:color="auto"/>
              <w:right w:val="single" w:sz="4" w:space="0" w:color="auto"/>
            </w:tcBorders>
            <w:shd w:val="clear" w:color="auto" w:fill="auto"/>
            <w:noWrap/>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Use for production OLTP environments</w:t>
            </w:r>
          </w:p>
        </w:tc>
        <w:tc>
          <w:tcPr>
            <w:tcW w:w="4735" w:type="dxa"/>
            <w:tcBorders>
              <w:top w:val="nil"/>
              <w:left w:val="nil"/>
              <w:bottom w:val="single" w:sz="4" w:space="0" w:color="auto"/>
              <w:right w:val="single" w:sz="4" w:space="0" w:color="auto"/>
            </w:tcBorders>
            <w:shd w:val="clear" w:color="auto" w:fill="auto"/>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Use for production when there is any bulk transactions</w:t>
            </w:r>
          </w:p>
        </w:tc>
        <w:tc>
          <w:tcPr>
            <w:tcW w:w="5580" w:type="dxa"/>
            <w:tcBorders>
              <w:top w:val="nil"/>
              <w:left w:val="nil"/>
              <w:bottom w:val="single" w:sz="4" w:space="0" w:color="auto"/>
              <w:right w:val="single" w:sz="4" w:space="0" w:color="auto"/>
            </w:tcBorders>
            <w:shd w:val="clear" w:color="auto" w:fill="auto"/>
            <w:vAlign w:val="center"/>
            <w:hideMark/>
          </w:tcPr>
          <w:p w:rsidR="005B02E9" w:rsidRPr="00661F57" w:rsidRDefault="005B02E9" w:rsidP="00D5375B">
            <w:pPr>
              <w:spacing w:after="0" w:line="240" w:lineRule="auto"/>
              <w:rPr>
                <w:rFonts w:eastAsia="Times New Roman" w:cs="Times New Roman"/>
                <w:color w:val="000000"/>
                <w:sz w:val="24"/>
                <w:szCs w:val="24"/>
              </w:rPr>
            </w:pPr>
            <w:r w:rsidRPr="00661F57">
              <w:rPr>
                <w:rFonts w:eastAsia="Times New Roman" w:cs="Times New Roman"/>
                <w:color w:val="000000"/>
                <w:sz w:val="24"/>
                <w:szCs w:val="24"/>
              </w:rPr>
              <w:t>Always use for development servers</w:t>
            </w:r>
          </w:p>
        </w:tc>
      </w:tr>
    </w:tbl>
    <w:p w:rsidR="00764FE1" w:rsidRDefault="00764FE1" w:rsidP="00D5375B">
      <w:pPr>
        <w:rPr>
          <w:rFonts w:cs="Times New Roman"/>
          <w:b/>
          <w:sz w:val="24"/>
          <w:szCs w:val="24"/>
        </w:rPr>
      </w:pPr>
      <w:r w:rsidRPr="00661F57">
        <w:rPr>
          <w:rFonts w:cs="Times New Roman"/>
          <w:b/>
          <w:sz w:val="24"/>
          <w:szCs w:val="24"/>
        </w:rPr>
        <w:t>Database Access modes:</w:t>
      </w:r>
    </w:p>
    <w:p w:rsidR="00764FE1" w:rsidRPr="00661F57" w:rsidRDefault="00764FE1" w:rsidP="00D5375B">
      <w:pPr>
        <w:rPr>
          <w:rFonts w:cs="Times New Roman"/>
          <w:sz w:val="24"/>
          <w:szCs w:val="24"/>
        </w:rPr>
      </w:pPr>
      <w:r w:rsidRPr="009C7FFD">
        <w:rPr>
          <w:rFonts w:cs="Times New Roman"/>
          <w:b/>
          <w:sz w:val="24"/>
          <w:szCs w:val="24"/>
        </w:rPr>
        <w:t>1. Multi_user:</w:t>
      </w:r>
      <w:r w:rsidRPr="00661F57">
        <w:rPr>
          <w:rFonts w:cs="Times New Roman"/>
          <w:sz w:val="24"/>
          <w:szCs w:val="24"/>
        </w:rPr>
        <w:t xml:space="preserve"> all users can be able to access the database.</w:t>
      </w:r>
    </w:p>
    <w:p w:rsidR="00370007" w:rsidRDefault="00764FE1" w:rsidP="00D5375B">
      <w:pPr>
        <w:rPr>
          <w:rFonts w:cs="Times New Roman"/>
          <w:sz w:val="24"/>
          <w:szCs w:val="24"/>
        </w:rPr>
      </w:pPr>
      <w:r w:rsidRPr="009C7FFD">
        <w:rPr>
          <w:rFonts w:cs="Times New Roman"/>
          <w:b/>
          <w:sz w:val="24"/>
          <w:szCs w:val="24"/>
        </w:rPr>
        <w:t>2. Single_user:</w:t>
      </w:r>
      <w:r w:rsidRPr="00661F57">
        <w:rPr>
          <w:rFonts w:cs="Times New Roman"/>
          <w:sz w:val="24"/>
          <w:szCs w:val="24"/>
        </w:rPr>
        <w:t xml:space="preserve"> Only one user can access database at one time.</w:t>
      </w:r>
    </w:p>
    <w:p w:rsidR="00764FE1" w:rsidRPr="00661F57" w:rsidRDefault="00764FE1" w:rsidP="00D5375B">
      <w:pPr>
        <w:rPr>
          <w:rFonts w:cs="Times New Roman"/>
          <w:sz w:val="24"/>
          <w:szCs w:val="24"/>
        </w:rPr>
      </w:pPr>
      <w:r w:rsidRPr="009C7FFD">
        <w:rPr>
          <w:rFonts w:cs="Times New Roman"/>
          <w:b/>
          <w:sz w:val="24"/>
          <w:szCs w:val="24"/>
        </w:rPr>
        <w:t>3. Restricted mode:</w:t>
      </w:r>
      <w:r w:rsidRPr="00661F57">
        <w:rPr>
          <w:rFonts w:cs="Times New Roman"/>
          <w:sz w:val="24"/>
          <w:szCs w:val="24"/>
        </w:rPr>
        <w:t xml:space="preserve"> The users who are having only </w:t>
      </w:r>
      <w:r w:rsidR="005773CA" w:rsidRPr="00661F57">
        <w:rPr>
          <w:rFonts w:cs="Times New Roman"/>
          <w:sz w:val="24"/>
          <w:szCs w:val="24"/>
        </w:rPr>
        <w:t>Sysadmin</w:t>
      </w:r>
      <w:r w:rsidRPr="00661F57">
        <w:rPr>
          <w:rFonts w:cs="Times New Roman"/>
          <w:sz w:val="24"/>
          <w:szCs w:val="24"/>
        </w:rPr>
        <w:t>, db owner permissions can only access the database.</w:t>
      </w:r>
    </w:p>
    <w:p w:rsidR="00DD3CEE" w:rsidRPr="00661F57" w:rsidRDefault="00DD3CEE" w:rsidP="00D5375B">
      <w:pPr>
        <w:shd w:val="clear" w:color="auto" w:fill="FFFFFF"/>
        <w:spacing w:before="100" w:beforeAutospacing="1" w:after="100" w:afterAutospacing="1" w:line="240" w:lineRule="atLeast"/>
        <w:rPr>
          <w:rFonts w:eastAsia="Times New Roman" w:cs="Times New Roman"/>
          <w:color w:val="444444"/>
          <w:sz w:val="24"/>
          <w:szCs w:val="24"/>
        </w:rPr>
      </w:pPr>
    </w:p>
    <w:p w:rsidR="004D5800" w:rsidRPr="00B23B60" w:rsidRDefault="004D5800" w:rsidP="00A51E8C">
      <w:pPr>
        <w:jc w:val="center"/>
        <w:rPr>
          <w:rFonts w:cs="Times New Roman"/>
          <w:b/>
          <w:color w:val="C00000"/>
          <w:sz w:val="24"/>
          <w:szCs w:val="24"/>
        </w:rPr>
      </w:pPr>
      <w:r w:rsidRPr="00B23B60">
        <w:rPr>
          <w:rFonts w:cs="Times New Roman"/>
          <w:b/>
          <w:color w:val="C00000"/>
          <w:sz w:val="24"/>
          <w:szCs w:val="24"/>
        </w:rPr>
        <w:t>BACKUPS</w:t>
      </w:r>
    </w:p>
    <w:p w:rsidR="005A5048" w:rsidRPr="00B23B60" w:rsidRDefault="000D4EA0" w:rsidP="00D5375B">
      <w:pPr>
        <w:rPr>
          <w:rFonts w:cs="Times New Roman"/>
          <w:b/>
          <w:sz w:val="24"/>
          <w:szCs w:val="24"/>
        </w:rPr>
      </w:pPr>
      <w:r w:rsidRPr="00B23B60">
        <w:rPr>
          <w:rFonts w:cs="Times New Roman"/>
          <w:b/>
          <w:sz w:val="24"/>
          <w:szCs w:val="24"/>
        </w:rPr>
        <w:t>B</w:t>
      </w:r>
      <w:r w:rsidR="004D5800" w:rsidRPr="00B23B60">
        <w:rPr>
          <w:rFonts w:cs="Times New Roman"/>
          <w:b/>
          <w:sz w:val="24"/>
          <w:szCs w:val="24"/>
        </w:rPr>
        <w:t>ackups</w:t>
      </w:r>
    </w:p>
    <w:p w:rsidR="00E37D03" w:rsidRPr="00661F57" w:rsidRDefault="00B23B60" w:rsidP="00D5375B">
      <w:pPr>
        <w:rPr>
          <w:rFonts w:cs="Times New Roman"/>
          <w:sz w:val="24"/>
          <w:szCs w:val="24"/>
        </w:rPr>
      </w:pPr>
      <w:r>
        <w:rPr>
          <w:rFonts w:cs="Times New Roman"/>
          <w:sz w:val="24"/>
          <w:szCs w:val="24"/>
        </w:rPr>
        <w:t xml:space="preserve">&gt; </w:t>
      </w:r>
      <w:r w:rsidR="00161EF5" w:rsidRPr="00661F57">
        <w:rPr>
          <w:rFonts w:cs="Times New Roman"/>
          <w:sz w:val="24"/>
          <w:szCs w:val="24"/>
        </w:rPr>
        <w:t xml:space="preserve">A copy of data that is </w:t>
      </w:r>
      <w:r w:rsidR="00A037B6" w:rsidRPr="00661F57">
        <w:rPr>
          <w:rFonts w:cs="Times New Roman"/>
          <w:sz w:val="24"/>
          <w:szCs w:val="24"/>
        </w:rPr>
        <w:t>used to</w:t>
      </w:r>
      <w:r w:rsidR="00161EF5" w:rsidRPr="00661F57">
        <w:rPr>
          <w:rFonts w:cs="Times New Roman"/>
          <w:sz w:val="24"/>
          <w:szCs w:val="24"/>
        </w:rPr>
        <w:t xml:space="preserve"> restore and recovery the data after a system failures.</w:t>
      </w:r>
    </w:p>
    <w:p w:rsidR="00E06628" w:rsidRPr="00661F57" w:rsidRDefault="00E06628" w:rsidP="00D5375B">
      <w:pPr>
        <w:shd w:val="clear" w:color="auto" w:fill="FFFFFF"/>
        <w:spacing w:before="100" w:beforeAutospacing="1" w:after="100" w:afterAutospacing="1" w:line="240" w:lineRule="atLeast"/>
        <w:rPr>
          <w:rFonts w:eastAsia="Times New Roman" w:cs="Times New Roman"/>
          <w:color w:val="444444"/>
          <w:sz w:val="24"/>
          <w:szCs w:val="24"/>
        </w:rPr>
      </w:pPr>
      <w:r w:rsidRPr="00661F57">
        <w:rPr>
          <w:rFonts w:cs="Times New Roman"/>
          <w:b/>
          <w:sz w:val="24"/>
          <w:szCs w:val="24"/>
        </w:rPr>
        <w:t>Use:</w:t>
      </w:r>
      <w:r w:rsidRPr="00661F57">
        <w:rPr>
          <w:rFonts w:eastAsia="Times New Roman" w:cs="Times New Roman"/>
          <w:color w:val="444444"/>
          <w:sz w:val="24"/>
          <w:szCs w:val="24"/>
        </w:rPr>
        <w:t xml:space="preserve"> </w:t>
      </w:r>
      <w:r w:rsidRPr="00661F57">
        <w:rPr>
          <w:rFonts w:cs="Times New Roman"/>
          <w:sz w:val="24"/>
          <w:szCs w:val="24"/>
        </w:rPr>
        <w:t>Backup is safe guard to databases because data may can loss due to many failures. Such as media failures, user errors, hardware failures and natural disasters etc… with good backups, we can recover database from failures.</w:t>
      </w:r>
    </w:p>
    <w:p w:rsidR="00397F32" w:rsidRPr="00661F57" w:rsidRDefault="00397F32" w:rsidP="00D5375B">
      <w:pPr>
        <w:rPr>
          <w:rFonts w:cs="Times New Roman"/>
          <w:sz w:val="24"/>
          <w:szCs w:val="24"/>
        </w:rPr>
      </w:pPr>
      <w:r w:rsidRPr="00661F57">
        <w:rPr>
          <w:rFonts w:cs="Times New Roman"/>
          <w:b/>
          <w:sz w:val="24"/>
          <w:szCs w:val="24"/>
        </w:rPr>
        <w:t>Backups</w:t>
      </w:r>
      <w:r w:rsidRPr="00661F57">
        <w:rPr>
          <w:rFonts w:cs="Times New Roman"/>
          <w:sz w:val="24"/>
          <w:szCs w:val="24"/>
        </w:rPr>
        <w:t>: Copy of the database</w:t>
      </w:r>
    </w:p>
    <w:p w:rsidR="00DD2266" w:rsidRPr="00661F57" w:rsidRDefault="00DD2266" w:rsidP="00D5375B">
      <w:pPr>
        <w:rPr>
          <w:rFonts w:cs="Times New Roman"/>
          <w:sz w:val="24"/>
          <w:szCs w:val="24"/>
        </w:rPr>
      </w:pPr>
      <w:r w:rsidRPr="00661F57">
        <w:rPr>
          <w:rFonts w:cs="Times New Roman"/>
          <w:sz w:val="24"/>
          <w:szCs w:val="24"/>
        </w:rPr>
        <w:t>Backup are light weight threads in SQL Server which mean never consume more resource like CPU, MEMORY……etc</w:t>
      </w:r>
    </w:p>
    <w:p w:rsidR="00397F32" w:rsidRPr="00661F57" w:rsidRDefault="00397F32" w:rsidP="00D5375B">
      <w:pPr>
        <w:rPr>
          <w:rFonts w:cs="Times New Roman"/>
          <w:b/>
          <w:sz w:val="24"/>
          <w:szCs w:val="24"/>
        </w:rPr>
      </w:pPr>
      <w:r w:rsidRPr="00661F57">
        <w:rPr>
          <w:rFonts w:cs="Times New Roman"/>
          <w:b/>
          <w:sz w:val="24"/>
          <w:szCs w:val="24"/>
        </w:rPr>
        <w:t>Types:</w:t>
      </w:r>
    </w:p>
    <w:p w:rsidR="005957E6" w:rsidRPr="00661F57" w:rsidRDefault="005957E6" w:rsidP="00D5375B">
      <w:pPr>
        <w:rPr>
          <w:rFonts w:cs="Times New Roman"/>
          <w:b/>
          <w:sz w:val="24"/>
          <w:szCs w:val="24"/>
        </w:rPr>
      </w:pPr>
      <w:r w:rsidRPr="00661F57">
        <w:rPr>
          <w:rFonts w:cs="Times New Roman"/>
          <w:b/>
          <w:sz w:val="24"/>
          <w:szCs w:val="24"/>
        </w:rPr>
        <w:t>Types of backup:-</w:t>
      </w:r>
    </w:p>
    <w:p w:rsidR="005957E6" w:rsidRPr="00661F57" w:rsidRDefault="005957E6" w:rsidP="00D5375B">
      <w:pPr>
        <w:rPr>
          <w:rFonts w:cs="Times New Roman"/>
          <w:b/>
          <w:sz w:val="24"/>
          <w:szCs w:val="24"/>
        </w:rPr>
      </w:pPr>
      <w:r w:rsidRPr="00EF6735">
        <w:rPr>
          <w:rFonts w:cs="Times New Roman"/>
          <w:b/>
          <w:sz w:val="24"/>
          <w:szCs w:val="24"/>
        </w:rPr>
        <w:t>1. FULL BACKUP</w:t>
      </w:r>
      <w:r w:rsidRPr="00661F57">
        <w:rPr>
          <w:rFonts w:cs="Times New Roman"/>
          <w:sz w:val="24"/>
          <w:szCs w:val="24"/>
        </w:rPr>
        <w:t xml:space="preserve">, </w:t>
      </w:r>
      <w:r w:rsidRPr="00EF6735">
        <w:rPr>
          <w:rFonts w:cs="Times New Roman"/>
          <w:b/>
          <w:sz w:val="24"/>
          <w:szCs w:val="24"/>
        </w:rPr>
        <w:t>2. DIFFERENTIAL BACKUP</w:t>
      </w:r>
      <w:r w:rsidRPr="00661F57">
        <w:rPr>
          <w:rFonts w:cs="Times New Roman"/>
          <w:sz w:val="24"/>
          <w:szCs w:val="24"/>
        </w:rPr>
        <w:t xml:space="preserve">, </w:t>
      </w:r>
      <w:r w:rsidRPr="00EF6735">
        <w:rPr>
          <w:rFonts w:cs="Times New Roman"/>
          <w:b/>
          <w:sz w:val="24"/>
          <w:szCs w:val="24"/>
        </w:rPr>
        <w:t>3. TRANSACTION LOG BACKUP</w:t>
      </w:r>
      <w:r w:rsidRPr="00661F57">
        <w:rPr>
          <w:rFonts w:cs="Times New Roman"/>
          <w:sz w:val="24"/>
          <w:szCs w:val="24"/>
        </w:rPr>
        <w:t xml:space="preserve">, </w:t>
      </w:r>
      <w:r w:rsidRPr="005E5F57">
        <w:rPr>
          <w:rFonts w:cs="Times New Roman"/>
          <w:b/>
          <w:sz w:val="24"/>
          <w:szCs w:val="24"/>
        </w:rPr>
        <w:t>4</w:t>
      </w:r>
      <w:r w:rsidRPr="00661F57">
        <w:rPr>
          <w:rFonts w:cs="Times New Roman"/>
          <w:sz w:val="24"/>
          <w:szCs w:val="24"/>
        </w:rPr>
        <w:t xml:space="preserve">. </w:t>
      </w:r>
      <w:r w:rsidRPr="00EF6735">
        <w:rPr>
          <w:rFonts w:cs="Times New Roman"/>
          <w:b/>
          <w:sz w:val="24"/>
          <w:szCs w:val="24"/>
        </w:rPr>
        <w:t>FILE AND FILE GROUP BACKUP</w:t>
      </w:r>
      <w:r w:rsidRPr="00661F57">
        <w:rPr>
          <w:rFonts w:cs="Times New Roman"/>
          <w:sz w:val="24"/>
          <w:szCs w:val="24"/>
        </w:rPr>
        <w:t xml:space="preserve">, </w:t>
      </w:r>
      <w:r w:rsidRPr="00EF6735">
        <w:rPr>
          <w:rFonts w:cs="Times New Roman"/>
          <w:b/>
          <w:sz w:val="24"/>
          <w:szCs w:val="24"/>
        </w:rPr>
        <w:t>5. MIRROR BACKUP</w:t>
      </w:r>
      <w:r w:rsidRPr="00661F57">
        <w:rPr>
          <w:rFonts w:cs="Times New Roman"/>
          <w:sz w:val="24"/>
          <w:szCs w:val="24"/>
        </w:rPr>
        <w:t xml:space="preserve">, </w:t>
      </w:r>
      <w:r w:rsidRPr="00EF6735">
        <w:rPr>
          <w:rFonts w:cs="Times New Roman"/>
          <w:b/>
          <w:sz w:val="24"/>
          <w:szCs w:val="24"/>
        </w:rPr>
        <w:t>6. SPLIT OR STRIPE BACKUP</w:t>
      </w:r>
      <w:r w:rsidRPr="00661F57">
        <w:rPr>
          <w:rFonts w:cs="Times New Roman"/>
          <w:sz w:val="24"/>
          <w:szCs w:val="24"/>
        </w:rPr>
        <w:t xml:space="preserve">, </w:t>
      </w:r>
      <w:r w:rsidRPr="00EF6735">
        <w:rPr>
          <w:rFonts w:cs="Times New Roman"/>
          <w:b/>
          <w:sz w:val="24"/>
          <w:szCs w:val="24"/>
        </w:rPr>
        <w:t>7. COPY ONLY BACKUP</w:t>
      </w:r>
      <w:r w:rsidRPr="00661F57">
        <w:rPr>
          <w:rFonts w:cs="Times New Roman"/>
          <w:b/>
          <w:sz w:val="24"/>
          <w:szCs w:val="24"/>
        </w:rPr>
        <w:t>,</w:t>
      </w:r>
      <w:r w:rsidRPr="00661F57">
        <w:rPr>
          <w:rFonts w:cs="Times New Roman"/>
          <w:sz w:val="24"/>
          <w:szCs w:val="24"/>
        </w:rPr>
        <w:t xml:space="preserve"> </w:t>
      </w:r>
      <w:r w:rsidRPr="00EF6735">
        <w:rPr>
          <w:rFonts w:cs="Times New Roman"/>
          <w:b/>
          <w:sz w:val="24"/>
          <w:szCs w:val="24"/>
        </w:rPr>
        <w:t>8</w:t>
      </w:r>
      <w:r w:rsidRPr="00661F57">
        <w:rPr>
          <w:rFonts w:cs="Times New Roman"/>
          <w:sz w:val="24"/>
          <w:szCs w:val="24"/>
        </w:rPr>
        <w:t xml:space="preserve">. </w:t>
      </w:r>
      <w:r w:rsidRPr="00EF6735">
        <w:rPr>
          <w:rFonts w:cs="Times New Roman"/>
          <w:b/>
          <w:sz w:val="24"/>
          <w:szCs w:val="24"/>
        </w:rPr>
        <w:t>TAIL LOG BACKUP</w:t>
      </w:r>
      <w:r w:rsidRPr="00661F57">
        <w:rPr>
          <w:rFonts w:cs="Times New Roman"/>
          <w:sz w:val="24"/>
          <w:szCs w:val="24"/>
        </w:rPr>
        <w:t xml:space="preserve">, </w:t>
      </w:r>
      <w:r w:rsidRPr="00EF6735">
        <w:rPr>
          <w:rFonts w:cs="Times New Roman"/>
          <w:b/>
          <w:sz w:val="24"/>
          <w:szCs w:val="24"/>
        </w:rPr>
        <w:t>9. PARTIAL BACKUP</w:t>
      </w:r>
      <w:r w:rsidRPr="00661F57">
        <w:rPr>
          <w:rFonts w:cs="Times New Roman"/>
          <w:sz w:val="24"/>
          <w:szCs w:val="24"/>
        </w:rPr>
        <w:t xml:space="preserve">, </w:t>
      </w:r>
      <w:r w:rsidRPr="00EF6735">
        <w:rPr>
          <w:rFonts w:cs="Times New Roman"/>
          <w:b/>
          <w:sz w:val="24"/>
          <w:szCs w:val="24"/>
        </w:rPr>
        <w:t>10.PATRIAL DIFF BACKUP</w:t>
      </w:r>
    </w:p>
    <w:p w:rsidR="005957E6" w:rsidRPr="00661F57" w:rsidRDefault="005957E6" w:rsidP="00D5375B">
      <w:pPr>
        <w:shd w:val="clear" w:color="auto" w:fill="FFFFFF"/>
        <w:spacing w:before="100" w:beforeAutospacing="1" w:after="100" w:afterAutospacing="1" w:line="240" w:lineRule="atLeast"/>
        <w:rPr>
          <w:rFonts w:eastAsia="Times New Roman" w:cs="Times New Roman"/>
          <w:b/>
          <w:color w:val="444444"/>
          <w:sz w:val="24"/>
          <w:szCs w:val="24"/>
        </w:rPr>
      </w:pPr>
    </w:p>
    <w:p w:rsidR="00397F32" w:rsidRPr="00661F57" w:rsidRDefault="00DD2266" w:rsidP="00D5375B">
      <w:pPr>
        <w:rPr>
          <w:rFonts w:cs="Times New Roman"/>
          <w:b/>
          <w:sz w:val="24"/>
          <w:szCs w:val="24"/>
          <w:u w:val="single"/>
        </w:rPr>
      </w:pPr>
      <w:r w:rsidRPr="00661F57">
        <w:rPr>
          <w:rFonts w:cs="Times New Roman"/>
          <w:b/>
          <w:sz w:val="24"/>
          <w:szCs w:val="24"/>
          <w:u w:val="single"/>
        </w:rPr>
        <w:t>1. Full</w:t>
      </w:r>
      <w:r w:rsidR="00397F32" w:rsidRPr="00661F57">
        <w:rPr>
          <w:rFonts w:cs="Times New Roman"/>
          <w:b/>
          <w:sz w:val="24"/>
          <w:szCs w:val="24"/>
          <w:u w:val="single"/>
        </w:rPr>
        <w:t xml:space="preserve"> database Backup: [.BAK]</w:t>
      </w:r>
    </w:p>
    <w:p w:rsidR="00397F32" w:rsidRPr="00661F57" w:rsidRDefault="009A1FE4" w:rsidP="00D5375B">
      <w:pPr>
        <w:rPr>
          <w:rFonts w:cs="Times New Roman"/>
          <w:sz w:val="24"/>
          <w:szCs w:val="24"/>
        </w:rPr>
      </w:pPr>
      <w:r>
        <w:rPr>
          <w:rFonts w:cs="Times New Roman"/>
          <w:sz w:val="24"/>
          <w:szCs w:val="24"/>
        </w:rPr>
        <w:t xml:space="preserve">&gt; </w:t>
      </w:r>
      <w:r w:rsidR="00397F32" w:rsidRPr="00661F57">
        <w:rPr>
          <w:rFonts w:cs="Times New Roman"/>
          <w:sz w:val="24"/>
          <w:szCs w:val="24"/>
        </w:rPr>
        <w:t>This backs up the whole database. In order to have further differential or transaction log backups you have to create the full database backup first.</w:t>
      </w:r>
    </w:p>
    <w:p w:rsidR="00397F32" w:rsidRPr="00661F57" w:rsidRDefault="00693060" w:rsidP="00D5375B">
      <w:pPr>
        <w:rPr>
          <w:rFonts w:cs="Times New Roman"/>
          <w:sz w:val="24"/>
          <w:szCs w:val="24"/>
        </w:rPr>
      </w:pPr>
      <w:r w:rsidRPr="00661F57">
        <w:rPr>
          <w:rFonts w:cs="Times New Roman"/>
          <w:b/>
          <w:sz w:val="24"/>
          <w:szCs w:val="24"/>
        </w:rPr>
        <w:t>Syntax</w:t>
      </w:r>
      <w:r w:rsidR="00397F32" w:rsidRPr="00661F57">
        <w:rPr>
          <w:rFonts w:cs="Times New Roman"/>
          <w:sz w:val="24"/>
          <w:szCs w:val="24"/>
        </w:rPr>
        <w:t>: BACKUP DATABASE dbname TO DISK = 'c</w:t>
      </w:r>
      <w:r w:rsidR="00F31CBB" w:rsidRPr="00661F57">
        <w:rPr>
          <w:rFonts w:cs="Times New Roman"/>
          <w:sz w:val="24"/>
          <w:szCs w:val="24"/>
        </w:rPr>
        <w:t>: \</w:t>
      </w:r>
      <w:r w:rsidRPr="00661F57">
        <w:rPr>
          <w:rFonts w:cs="Times New Roman"/>
          <w:sz w:val="24"/>
          <w:szCs w:val="24"/>
        </w:rPr>
        <w:t>filename.bak</w:t>
      </w:r>
      <w:r w:rsidR="00397F32" w:rsidRPr="00661F57">
        <w:rPr>
          <w:rFonts w:cs="Times New Roman"/>
          <w:sz w:val="24"/>
          <w:szCs w:val="24"/>
        </w:rPr>
        <w:t>‘</w:t>
      </w:r>
    </w:p>
    <w:p w:rsidR="00397F32" w:rsidRPr="00661F57" w:rsidRDefault="00397F32" w:rsidP="00D5375B">
      <w:pPr>
        <w:rPr>
          <w:rFonts w:cs="Times New Roman"/>
          <w:sz w:val="24"/>
          <w:szCs w:val="24"/>
        </w:rPr>
      </w:pPr>
      <w:r w:rsidRPr="00661F57">
        <w:rPr>
          <w:rFonts w:cs="Times New Roman"/>
          <w:sz w:val="24"/>
          <w:szCs w:val="24"/>
        </w:rPr>
        <w:t>&gt;To find percentage completion of the backup file?</w:t>
      </w:r>
    </w:p>
    <w:p w:rsidR="00DD2266" w:rsidRPr="00661F57" w:rsidRDefault="00693060" w:rsidP="00D5375B">
      <w:pPr>
        <w:rPr>
          <w:rFonts w:cs="Times New Roman"/>
          <w:sz w:val="24"/>
          <w:szCs w:val="24"/>
        </w:rPr>
      </w:pPr>
      <w:r w:rsidRPr="00661F57">
        <w:rPr>
          <w:rFonts w:cs="Times New Roman"/>
          <w:b/>
          <w:sz w:val="24"/>
          <w:szCs w:val="24"/>
        </w:rPr>
        <w:t>Syntax</w:t>
      </w:r>
      <w:r w:rsidR="00397F32" w:rsidRPr="00661F57">
        <w:rPr>
          <w:rFonts w:cs="Times New Roman"/>
          <w:sz w:val="24"/>
          <w:szCs w:val="24"/>
        </w:rPr>
        <w:t>:</w:t>
      </w:r>
    </w:p>
    <w:p w:rsidR="00397F32" w:rsidRPr="00661F57" w:rsidRDefault="00397F32" w:rsidP="00D5375B">
      <w:pPr>
        <w:rPr>
          <w:rFonts w:cs="Times New Roman"/>
          <w:sz w:val="24"/>
          <w:szCs w:val="24"/>
        </w:rPr>
      </w:pPr>
      <w:r w:rsidRPr="00661F57">
        <w:rPr>
          <w:rFonts w:cs="Times New Roman"/>
          <w:sz w:val="24"/>
          <w:szCs w:val="24"/>
        </w:rPr>
        <w:t>BACKUP DATABASE dbname TO DISK = 'c</w:t>
      </w:r>
      <w:r w:rsidR="00F31CBB" w:rsidRPr="00661F57">
        <w:rPr>
          <w:rFonts w:cs="Times New Roman"/>
          <w:sz w:val="24"/>
          <w:szCs w:val="24"/>
        </w:rPr>
        <w:t>: \filename.bak ‘with</w:t>
      </w:r>
      <w:r w:rsidRPr="00661F57">
        <w:rPr>
          <w:rFonts w:cs="Times New Roman"/>
          <w:sz w:val="24"/>
          <w:szCs w:val="24"/>
        </w:rPr>
        <w:t xml:space="preserve"> stats</w:t>
      </w:r>
    </w:p>
    <w:p w:rsidR="005200EA" w:rsidRDefault="005200EA" w:rsidP="00D5375B">
      <w:pPr>
        <w:rPr>
          <w:rFonts w:cs="Times New Roman"/>
          <w:b/>
          <w:sz w:val="24"/>
          <w:szCs w:val="24"/>
        </w:rPr>
      </w:pPr>
    </w:p>
    <w:p w:rsidR="00397F32" w:rsidRPr="00661F57" w:rsidRDefault="00693060" w:rsidP="00D5375B">
      <w:pPr>
        <w:rPr>
          <w:rFonts w:cs="Times New Roman"/>
          <w:sz w:val="24"/>
          <w:szCs w:val="24"/>
        </w:rPr>
      </w:pPr>
      <w:r w:rsidRPr="00661F57">
        <w:rPr>
          <w:rFonts w:cs="Times New Roman"/>
          <w:b/>
          <w:sz w:val="24"/>
          <w:szCs w:val="24"/>
        </w:rPr>
        <w:t>Note</w:t>
      </w:r>
      <w:r w:rsidR="00397F32" w:rsidRPr="00661F57">
        <w:rPr>
          <w:rFonts w:cs="Times New Roman"/>
          <w:sz w:val="24"/>
          <w:szCs w:val="24"/>
        </w:rPr>
        <w:t>:</w:t>
      </w:r>
    </w:p>
    <w:p w:rsidR="00397F32" w:rsidRPr="00661F57" w:rsidRDefault="00397F32" w:rsidP="00D5375B">
      <w:pPr>
        <w:rPr>
          <w:rFonts w:cs="Times New Roman"/>
          <w:sz w:val="24"/>
          <w:szCs w:val="24"/>
        </w:rPr>
      </w:pPr>
      <w:r w:rsidRPr="00661F57">
        <w:rPr>
          <w:rFonts w:cs="Times New Roman"/>
          <w:sz w:val="24"/>
          <w:szCs w:val="24"/>
        </w:rPr>
        <w:t>&gt;</w:t>
      </w:r>
      <w:r w:rsidR="00DD3CEE">
        <w:rPr>
          <w:rFonts w:cs="Times New Roman"/>
          <w:sz w:val="24"/>
          <w:szCs w:val="24"/>
        </w:rPr>
        <w:t xml:space="preserve"> </w:t>
      </w:r>
      <w:r w:rsidRPr="00661F57">
        <w:rPr>
          <w:rFonts w:cs="Times New Roman"/>
          <w:sz w:val="24"/>
          <w:szCs w:val="24"/>
        </w:rPr>
        <w:t>When we are performing any full database backups the backup file</w:t>
      </w:r>
      <w:r w:rsidR="00356B79" w:rsidRPr="00661F57">
        <w:rPr>
          <w:rFonts w:cs="Times New Roman"/>
          <w:sz w:val="24"/>
          <w:szCs w:val="24"/>
        </w:rPr>
        <w:t xml:space="preserve"> includes both committed and un</w:t>
      </w:r>
      <w:r w:rsidRPr="00661F57">
        <w:rPr>
          <w:rFonts w:cs="Times New Roman"/>
          <w:sz w:val="24"/>
          <w:szCs w:val="24"/>
        </w:rPr>
        <w:t>committed transactions as well.</w:t>
      </w:r>
    </w:p>
    <w:p w:rsidR="00397F32" w:rsidRPr="00661F57" w:rsidRDefault="00397F32" w:rsidP="00D5375B">
      <w:pPr>
        <w:rPr>
          <w:rFonts w:cs="Times New Roman"/>
          <w:sz w:val="24"/>
          <w:szCs w:val="24"/>
        </w:rPr>
      </w:pPr>
      <w:r w:rsidRPr="00661F57">
        <w:rPr>
          <w:rFonts w:cs="Times New Roman"/>
          <w:sz w:val="24"/>
          <w:szCs w:val="24"/>
        </w:rPr>
        <w:t>&gt; When we perform full backup and in same time if any active transactions then upto point the active transaction included under full backup file.</w:t>
      </w:r>
    </w:p>
    <w:p w:rsidR="00397F32" w:rsidRPr="00661F57" w:rsidRDefault="00397F32" w:rsidP="00D5375B">
      <w:pPr>
        <w:rPr>
          <w:rFonts w:cs="Times New Roman"/>
          <w:b/>
          <w:sz w:val="24"/>
          <w:szCs w:val="24"/>
          <w:u w:val="single"/>
        </w:rPr>
      </w:pPr>
      <w:r w:rsidRPr="00661F57">
        <w:rPr>
          <w:rFonts w:cs="Times New Roman"/>
          <w:b/>
          <w:sz w:val="24"/>
          <w:szCs w:val="24"/>
          <w:u w:val="single"/>
        </w:rPr>
        <w:t>2. Differential backup:</w:t>
      </w:r>
    </w:p>
    <w:p w:rsidR="00397F32" w:rsidRPr="00661F57" w:rsidRDefault="009A1FE4" w:rsidP="00D5375B">
      <w:pPr>
        <w:rPr>
          <w:rFonts w:cs="Times New Roman"/>
          <w:sz w:val="24"/>
          <w:szCs w:val="24"/>
        </w:rPr>
      </w:pPr>
      <w:r>
        <w:rPr>
          <w:rFonts w:cs="Times New Roman"/>
          <w:sz w:val="24"/>
          <w:szCs w:val="24"/>
        </w:rPr>
        <w:t xml:space="preserve">&gt; </w:t>
      </w:r>
      <w:r w:rsidR="00397F32" w:rsidRPr="00661F57">
        <w:rPr>
          <w:rFonts w:cs="Times New Roman"/>
          <w:sz w:val="24"/>
          <w:szCs w:val="24"/>
        </w:rPr>
        <w:t>Differential database backups are cumulative. This means that each differential database backup backs up the all the changes from the last Full database backup and NOT last Differential backup.</w:t>
      </w:r>
    </w:p>
    <w:p w:rsidR="00397F32" w:rsidRPr="00661F57" w:rsidRDefault="00693060" w:rsidP="00D5375B">
      <w:pPr>
        <w:shd w:val="clear" w:color="auto" w:fill="FFFFFF"/>
        <w:spacing w:before="100" w:beforeAutospacing="1" w:after="100" w:afterAutospacing="1" w:line="240" w:lineRule="atLeast"/>
        <w:rPr>
          <w:rFonts w:eastAsia="Times New Roman" w:cs="Times New Roman"/>
          <w:color w:val="444444"/>
          <w:sz w:val="24"/>
          <w:szCs w:val="24"/>
        </w:rPr>
      </w:pPr>
      <w:r w:rsidRPr="00661F57">
        <w:rPr>
          <w:rFonts w:cs="Times New Roman"/>
          <w:b/>
          <w:sz w:val="24"/>
          <w:szCs w:val="24"/>
        </w:rPr>
        <w:t>Syntax</w:t>
      </w:r>
      <w:r w:rsidRPr="00661F57">
        <w:rPr>
          <w:rFonts w:eastAsia="Times New Roman" w:cs="Times New Roman"/>
          <w:color w:val="444444"/>
          <w:sz w:val="24"/>
          <w:szCs w:val="24"/>
        </w:rPr>
        <w:t>:</w:t>
      </w:r>
      <w:r w:rsidR="00397F32" w:rsidRPr="00661F57">
        <w:rPr>
          <w:rFonts w:eastAsia="Times New Roman" w:cs="Times New Roman"/>
          <w:color w:val="444444"/>
          <w:sz w:val="24"/>
          <w:szCs w:val="24"/>
        </w:rPr>
        <w:t xml:space="preserve"> </w:t>
      </w:r>
      <w:r w:rsidR="00397F32" w:rsidRPr="00661F57">
        <w:rPr>
          <w:rFonts w:cs="Times New Roman"/>
          <w:sz w:val="24"/>
          <w:szCs w:val="24"/>
        </w:rPr>
        <w:t>BACKUP DATABASE dbname TO DISK = N'c:\filename.bak' WITH DIFFERENTIAL</w:t>
      </w:r>
    </w:p>
    <w:p w:rsidR="00397F32" w:rsidRPr="00661F57" w:rsidRDefault="00397F32" w:rsidP="00D5375B">
      <w:pPr>
        <w:shd w:val="clear" w:color="auto" w:fill="FFFFFF"/>
        <w:spacing w:before="100" w:beforeAutospacing="1" w:after="100" w:afterAutospacing="1" w:line="240" w:lineRule="atLeast"/>
        <w:rPr>
          <w:rFonts w:cs="Times New Roman"/>
          <w:sz w:val="24"/>
          <w:szCs w:val="24"/>
        </w:rPr>
      </w:pPr>
      <w:r w:rsidRPr="00661F57">
        <w:rPr>
          <w:rFonts w:cs="Times New Roman"/>
          <w:b/>
          <w:sz w:val="24"/>
          <w:szCs w:val="24"/>
        </w:rPr>
        <w:t>Note:</w:t>
      </w:r>
      <w:r w:rsidRPr="00661F57">
        <w:rPr>
          <w:rFonts w:eastAsia="Times New Roman" w:cs="Times New Roman"/>
          <w:color w:val="444444"/>
          <w:sz w:val="24"/>
          <w:szCs w:val="24"/>
        </w:rPr>
        <w:t xml:space="preserve"> </w:t>
      </w:r>
      <w:r w:rsidRPr="00661F57">
        <w:rPr>
          <w:rFonts w:cs="Times New Roman"/>
          <w:sz w:val="24"/>
          <w:szCs w:val="24"/>
        </w:rPr>
        <w:t xml:space="preserve">What are the pages are </w:t>
      </w:r>
      <w:r w:rsidR="00693060" w:rsidRPr="00661F57">
        <w:rPr>
          <w:rFonts w:cs="Times New Roman"/>
          <w:sz w:val="24"/>
          <w:szCs w:val="24"/>
        </w:rPr>
        <w:t>modified??That</w:t>
      </w:r>
      <w:r w:rsidR="00B81857">
        <w:rPr>
          <w:rFonts w:cs="Times New Roman"/>
          <w:sz w:val="24"/>
          <w:szCs w:val="24"/>
        </w:rPr>
        <w:t xml:space="preserve"> information stores in B</w:t>
      </w:r>
      <w:r w:rsidRPr="00661F57">
        <w:rPr>
          <w:rFonts w:cs="Times New Roman"/>
          <w:sz w:val="24"/>
          <w:szCs w:val="24"/>
        </w:rPr>
        <w:t>CM pages after full backup. SQL Server before trigger the diff backup verifies in DCM page to perform diff backup.</w:t>
      </w:r>
    </w:p>
    <w:p w:rsidR="00397F32" w:rsidRPr="00661F57" w:rsidRDefault="00693060" w:rsidP="00D5375B">
      <w:pPr>
        <w:shd w:val="clear" w:color="auto" w:fill="FFFFFF"/>
        <w:spacing w:before="100" w:beforeAutospacing="1" w:after="100" w:afterAutospacing="1" w:line="240" w:lineRule="atLeast"/>
        <w:rPr>
          <w:rFonts w:eastAsia="Times New Roman" w:cs="Times New Roman"/>
          <w:color w:val="444444"/>
          <w:sz w:val="24"/>
          <w:szCs w:val="24"/>
        </w:rPr>
      </w:pPr>
      <w:r w:rsidRPr="00811F51">
        <w:rPr>
          <w:b/>
          <w:sz w:val="24"/>
          <w:szCs w:val="24"/>
        </w:rPr>
        <w:t>Note</w:t>
      </w:r>
      <w:r w:rsidR="00397F32" w:rsidRPr="00811F51">
        <w:rPr>
          <w:b/>
          <w:sz w:val="24"/>
          <w:szCs w:val="24"/>
        </w:rPr>
        <w:t>:</w:t>
      </w:r>
      <w:r w:rsidR="00397F32" w:rsidRPr="00661F57">
        <w:rPr>
          <w:rFonts w:eastAsia="Times New Roman" w:cs="Times New Roman"/>
          <w:color w:val="444444"/>
          <w:sz w:val="24"/>
          <w:szCs w:val="24"/>
        </w:rPr>
        <w:t xml:space="preserve"> </w:t>
      </w:r>
      <w:r w:rsidR="00397F32" w:rsidRPr="00661F57">
        <w:rPr>
          <w:rFonts w:cs="Times New Roman"/>
          <w:sz w:val="24"/>
          <w:szCs w:val="24"/>
        </w:rPr>
        <w:t>Differential backup always depends on recent full backups.</w:t>
      </w:r>
    </w:p>
    <w:p w:rsidR="00397F32" w:rsidRPr="00661F57" w:rsidRDefault="00397F32" w:rsidP="00D5375B">
      <w:pPr>
        <w:shd w:val="clear" w:color="auto" w:fill="FFFFFF"/>
        <w:spacing w:before="100" w:beforeAutospacing="1" w:after="100" w:afterAutospacing="1" w:line="240" w:lineRule="atLeast"/>
        <w:rPr>
          <w:rFonts w:eastAsia="Times New Roman" w:cs="Times New Roman"/>
          <w:color w:val="444444"/>
          <w:sz w:val="24"/>
          <w:szCs w:val="24"/>
        </w:rPr>
      </w:pPr>
    </w:p>
    <w:p w:rsidR="00397F32" w:rsidRPr="00661F57" w:rsidRDefault="00397F32" w:rsidP="00D5375B">
      <w:pPr>
        <w:rPr>
          <w:rFonts w:cs="Times New Roman"/>
          <w:b/>
          <w:sz w:val="24"/>
          <w:szCs w:val="24"/>
          <w:u w:val="single"/>
        </w:rPr>
      </w:pPr>
      <w:r w:rsidRPr="00661F57">
        <w:rPr>
          <w:rFonts w:cs="Times New Roman"/>
          <w:b/>
          <w:sz w:val="24"/>
          <w:szCs w:val="24"/>
          <w:u w:val="single"/>
        </w:rPr>
        <w:t>3. T-log [Transaction log] backups:</w:t>
      </w:r>
    </w:p>
    <w:p w:rsidR="00397F32" w:rsidRPr="00661F57" w:rsidRDefault="00397F32" w:rsidP="00D5375B">
      <w:pPr>
        <w:rPr>
          <w:rFonts w:cs="Times New Roman"/>
          <w:sz w:val="24"/>
          <w:szCs w:val="24"/>
        </w:rPr>
      </w:pPr>
      <w:r w:rsidRPr="00661F57">
        <w:rPr>
          <w:rFonts w:cs="Times New Roman"/>
          <w:sz w:val="24"/>
          <w:szCs w:val="24"/>
        </w:rPr>
        <w:t>&gt;</w:t>
      </w:r>
      <w:r w:rsidR="00C868AA">
        <w:rPr>
          <w:rFonts w:cs="Times New Roman"/>
          <w:sz w:val="24"/>
          <w:szCs w:val="24"/>
        </w:rPr>
        <w:t xml:space="preserve"> </w:t>
      </w:r>
      <w:r w:rsidRPr="00661F57">
        <w:rPr>
          <w:rFonts w:cs="Times New Roman"/>
          <w:sz w:val="24"/>
          <w:szCs w:val="24"/>
        </w:rPr>
        <w:t xml:space="preserve">It takes complete log file (.LDF) and never </w:t>
      </w:r>
      <w:r w:rsidR="00E12658" w:rsidRPr="00661F57">
        <w:rPr>
          <w:rFonts w:cs="Times New Roman"/>
          <w:sz w:val="24"/>
          <w:szCs w:val="24"/>
        </w:rPr>
        <w:t>takes</w:t>
      </w:r>
      <w:r w:rsidRPr="00661F57">
        <w:rPr>
          <w:rFonts w:cs="Times New Roman"/>
          <w:sz w:val="24"/>
          <w:szCs w:val="24"/>
        </w:rPr>
        <w:t xml:space="preserve"> backup of any .MDF OR .NDF </w:t>
      </w:r>
      <w:r w:rsidR="00E12658" w:rsidRPr="00661F57">
        <w:rPr>
          <w:rFonts w:cs="Times New Roman"/>
          <w:sz w:val="24"/>
          <w:szCs w:val="24"/>
        </w:rPr>
        <w:t>files. Full</w:t>
      </w:r>
      <w:r w:rsidRPr="00661F57">
        <w:rPr>
          <w:rFonts w:cs="Times New Roman"/>
          <w:sz w:val="24"/>
          <w:szCs w:val="24"/>
        </w:rPr>
        <w:t xml:space="preserve"> backup is the base.</w:t>
      </w:r>
    </w:p>
    <w:p w:rsidR="00397F32" w:rsidRPr="00661F57" w:rsidRDefault="00397F32" w:rsidP="00D5375B">
      <w:pPr>
        <w:rPr>
          <w:rFonts w:cs="Times New Roman"/>
          <w:b/>
          <w:sz w:val="24"/>
          <w:szCs w:val="24"/>
        </w:rPr>
      </w:pPr>
      <w:r w:rsidRPr="00661F57">
        <w:rPr>
          <w:rFonts w:cs="Times New Roman"/>
          <w:b/>
          <w:sz w:val="24"/>
          <w:szCs w:val="24"/>
        </w:rPr>
        <w:t>Syntax:</w:t>
      </w:r>
    </w:p>
    <w:p w:rsidR="00397F32" w:rsidRPr="00661F57" w:rsidRDefault="00397F32" w:rsidP="00D5375B">
      <w:pPr>
        <w:rPr>
          <w:rFonts w:cs="Times New Roman"/>
          <w:sz w:val="24"/>
          <w:szCs w:val="24"/>
        </w:rPr>
      </w:pPr>
      <w:r w:rsidRPr="00661F57">
        <w:rPr>
          <w:rFonts w:cs="Times New Roman"/>
          <w:sz w:val="24"/>
          <w:szCs w:val="24"/>
        </w:rPr>
        <w:t>Backup log dbname to disk='path\filename.trn'</w:t>
      </w:r>
    </w:p>
    <w:p w:rsidR="00397F32" w:rsidRPr="00661F57" w:rsidRDefault="00397F32" w:rsidP="00D5375B">
      <w:pPr>
        <w:shd w:val="clear" w:color="auto" w:fill="FFFFFF"/>
        <w:spacing w:before="100" w:beforeAutospacing="1" w:after="100" w:afterAutospacing="1" w:line="240" w:lineRule="atLeast"/>
        <w:rPr>
          <w:rFonts w:eastAsia="Times New Roman" w:cs="Times New Roman"/>
          <w:color w:val="444444"/>
          <w:sz w:val="24"/>
          <w:szCs w:val="24"/>
        </w:rPr>
      </w:pPr>
    </w:p>
    <w:p w:rsidR="00397F32" w:rsidRPr="00661F57" w:rsidRDefault="00397F32" w:rsidP="00D5375B">
      <w:pPr>
        <w:rPr>
          <w:rFonts w:cs="Times New Roman"/>
          <w:b/>
          <w:sz w:val="24"/>
          <w:szCs w:val="24"/>
        </w:rPr>
      </w:pPr>
      <w:r w:rsidRPr="00661F57">
        <w:rPr>
          <w:rFonts w:cs="Times New Roman"/>
          <w:b/>
          <w:sz w:val="24"/>
          <w:szCs w:val="24"/>
        </w:rPr>
        <w:t>Points:</w:t>
      </w:r>
    </w:p>
    <w:p w:rsidR="00397F32" w:rsidRPr="00661F57" w:rsidRDefault="00397F32" w:rsidP="00D5375B">
      <w:pPr>
        <w:rPr>
          <w:rFonts w:cs="Times New Roman"/>
          <w:sz w:val="24"/>
          <w:szCs w:val="24"/>
        </w:rPr>
      </w:pPr>
      <w:r w:rsidRPr="00661F57">
        <w:rPr>
          <w:rFonts w:cs="Times New Roman"/>
          <w:sz w:val="24"/>
          <w:szCs w:val="24"/>
        </w:rPr>
        <w:t>&gt; Log backups are incremental</w:t>
      </w:r>
    </w:p>
    <w:p w:rsidR="00397F32" w:rsidRPr="00661F57" w:rsidRDefault="00397F32" w:rsidP="00D5375B">
      <w:pPr>
        <w:rPr>
          <w:rFonts w:cs="Times New Roman"/>
          <w:sz w:val="24"/>
          <w:szCs w:val="24"/>
        </w:rPr>
      </w:pPr>
      <w:r w:rsidRPr="00661F57">
        <w:rPr>
          <w:rFonts w:cs="Times New Roman"/>
          <w:sz w:val="24"/>
          <w:szCs w:val="24"/>
        </w:rPr>
        <w:t>&gt;</w:t>
      </w:r>
      <w:r w:rsidR="00060FEA">
        <w:rPr>
          <w:rFonts w:cs="Times New Roman"/>
          <w:sz w:val="24"/>
          <w:szCs w:val="24"/>
        </w:rPr>
        <w:t xml:space="preserve"> </w:t>
      </w:r>
      <w:r w:rsidRPr="00661F57">
        <w:rPr>
          <w:rFonts w:cs="Times New Roman"/>
          <w:sz w:val="24"/>
          <w:szCs w:val="24"/>
        </w:rPr>
        <w:t>Log backups are not possible under simple recovery model due to truncate operation after check point.</w:t>
      </w:r>
    </w:p>
    <w:p w:rsidR="00397F32" w:rsidRPr="00661F57" w:rsidRDefault="00397F32" w:rsidP="00D5375B">
      <w:pPr>
        <w:rPr>
          <w:rFonts w:cs="Times New Roman"/>
          <w:sz w:val="24"/>
          <w:szCs w:val="24"/>
        </w:rPr>
      </w:pPr>
      <w:r w:rsidRPr="00661F57">
        <w:rPr>
          <w:rFonts w:cs="Times New Roman"/>
          <w:sz w:val="24"/>
          <w:szCs w:val="24"/>
        </w:rPr>
        <w:t xml:space="preserve">&gt; First time log backup depends on recent full backup and after if any number of time log backup always </w:t>
      </w:r>
      <w:r w:rsidR="00984C90" w:rsidRPr="00661F57">
        <w:rPr>
          <w:rFonts w:cs="Times New Roman"/>
          <w:sz w:val="24"/>
          <w:szCs w:val="24"/>
        </w:rPr>
        <w:t>depends</w:t>
      </w:r>
      <w:r w:rsidRPr="00661F57">
        <w:rPr>
          <w:rFonts w:cs="Times New Roman"/>
          <w:sz w:val="24"/>
          <w:szCs w:val="24"/>
        </w:rPr>
        <w:t xml:space="preserve"> on recent log </w:t>
      </w:r>
      <w:r w:rsidR="00984C90" w:rsidRPr="00661F57">
        <w:rPr>
          <w:rFonts w:cs="Times New Roman"/>
          <w:sz w:val="24"/>
          <w:szCs w:val="24"/>
        </w:rPr>
        <w:t>backup.</w:t>
      </w:r>
    </w:p>
    <w:p w:rsidR="00397F32" w:rsidRPr="00661F57" w:rsidRDefault="00397F32" w:rsidP="00D5375B">
      <w:pPr>
        <w:rPr>
          <w:rFonts w:cs="Times New Roman"/>
          <w:sz w:val="24"/>
          <w:szCs w:val="24"/>
        </w:rPr>
      </w:pPr>
      <w:r w:rsidRPr="00661F57">
        <w:rPr>
          <w:rFonts w:cs="Times New Roman"/>
          <w:sz w:val="24"/>
          <w:szCs w:val="24"/>
        </w:rPr>
        <w:t>&gt; Every log backup contains one sequence number.</w:t>
      </w:r>
    </w:p>
    <w:p w:rsidR="00397F32" w:rsidRPr="00661F57" w:rsidRDefault="00397F32"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When any log backup </w:t>
      </w:r>
      <w:r w:rsidR="00984C90" w:rsidRPr="00661F57">
        <w:rPr>
          <w:rFonts w:cs="Times New Roman"/>
          <w:sz w:val="24"/>
          <w:szCs w:val="24"/>
        </w:rPr>
        <w:t>completion</w:t>
      </w:r>
      <w:r w:rsidRPr="00661F57">
        <w:rPr>
          <w:rFonts w:cs="Times New Roman"/>
          <w:sz w:val="24"/>
          <w:szCs w:val="24"/>
        </w:rPr>
        <w:t xml:space="preserve"> information stores under BULK CHANGE </w:t>
      </w:r>
      <w:r w:rsidR="00984C90" w:rsidRPr="00661F57">
        <w:rPr>
          <w:rFonts w:cs="Times New Roman"/>
          <w:sz w:val="24"/>
          <w:szCs w:val="24"/>
        </w:rPr>
        <w:t>MAPPING [</w:t>
      </w:r>
      <w:r w:rsidRPr="00661F57">
        <w:rPr>
          <w:rFonts w:cs="Times New Roman"/>
          <w:sz w:val="24"/>
          <w:szCs w:val="24"/>
        </w:rPr>
        <w:t>BCM] page.</w:t>
      </w:r>
    </w:p>
    <w:p w:rsidR="00397F32" w:rsidRPr="00661F57" w:rsidRDefault="00397F32" w:rsidP="00D5375B">
      <w:pPr>
        <w:rPr>
          <w:rFonts w:cs="Times New Roman"/>
          <w:sz w:val="24"/>
          <w:szCs w:val="24"/>
        </w:rPr>
      </w:pPr>
      <w:r w:rsidRPr="00661F57">
        <w:rPr>
          <w:rFonts w:cs="Times New Roman"/>
          <w:sz w:val="24"/>
          <w:szCs w:val="24"/>
        </w:rPr>
        <w:t xml:space="preserve">If SQL engine need to take any more log backups checks the </w:t>
      </w:r>
      <w:r w:rsidR="00984C90" w:rsidRPr="00661F57">
        <w:rPr>
          <w:rFonts w:cs="Times New Roman"/>
          <w:sz w:val="24"/>
          <w:szCs w:val="24"/>
        </w:rPr>
        <w:t>sequence</w:t>
      </w:r>
      <w:r w:rsidRPr="00661F57">
        <w:rPr>
          <w:rFonts w:cs="Times New Roman"/>
          <w:sz w:val="24"/>
          <w:szCs w:val="24"/>
        </w:rPr>
        <w:t xml:space="preserve"> from this BCM pages.</w:t>
      </w:r>
    </w:p>
    <w:p w:rsidR="00C977BF" w:rsidRPr="00B23B60" w:rsidRDefault="00C977BF" w:rsidP="00B23B60">
      <w:pPr>
        <w:rPr>
          <w:rFonts w:cs="Times New Roman"/>
          <w:sz w:val="24"/>
          <w:szCs w:val="24"/>
        </w:rPr>
      </w:pPr>
      <w:r w:rsidRPr="00661F57">
        <w:rPr>
          <w:rFonts w:cs="Times New Roman"/>
          <w:b/>
          <w:sz w:val="24"/>
          <w:szCs w:val="24"/>
        </w:rPr>
        <w:t>DCM -</w:t>
      </w:r>
      <w:r w:rsidRPr="00661F57">
        <w:rPr>
          <w:rFonts w:cs="Times New Roman"/>
          <w:sz w:val="24"/>
          <w:szCs w:val="24"/>
        </w:rPr>
        <w:t xml:space="preserve">Differential change mapping from this page engine reads when </w:t>
      </w:r>
      <w:r w:rsidR="00B4762A" w:rsidRPr="00661F57">
        <w:rPr>
          <w:rFonts w:cs="Times New Roman"/>
          <w:sz w:val="24"/>
          <w:szCs w:val="24"/>
        </w:rPr>
        <w:t>the full backup was</w:t>
      </w:r>
      <w:r w:rsidRPr="00661F57">
        <w:rPr>
          <w:rFonts w:cs="Times New Roman"/>
          <w:sz w:val="24"/>
          <w:szCs w:val="24"/>
        </w:rPr>
        <w:t>.</w:t>
      </w:r>
    </w:p>
    <w:p w:rsidR="00397F32" w:rsidRPr="00661F57" w:rsidRDefault="00397F32" w:rsidP="00D5375B">
      <w:pPr>
        <w:rPr>
          <w:rFonts w:cs="Times New Roman"/>
          <w:b/>
          <w:sz w:val="24"/>
          <w:szCs w:val="24"/>
          <w:u w:val="single"/>
        </w:rPr>
      </w:pPr>
      <w:r w:rsidRPr="00661F57">
        <w:rPr>
          <w:rFonts w:cs="Times New Roman"/>
          <w:b/>
          <w:sz w:val="24"/>
          <w:szCs w:val="24"/>
          <w:u w:val="single"/>
        </w:rPr>
        <w:t xml:space="preserve">4. </w:t>
      </w:r>
      <w:r w:rsidR="00534F1E" w:rsidRPr="00661F57">
        <w:rPr>
          <w:rFonts w:cs="Times New Roman"/>
          <w:b/>
          <w:sz w:val="24"/>
          <w:szCs w:val="24"/>
          <w:u w:val="single"/>
        </w:rPr>
        <w:t>Copy only</w:t>
      </w:r>
      <w:r w:rsidRPr="00661F57">
        <w:rPr>
          <w:rFonts w:cs="Times New Roman"/>
          <w:b/>
          <w:sz w:val="24"/>
          <w:szCs w:val="24"/>
          <w:u w:val="single"/>
        </w:rPr>
        <w:t xml:space="preserve"> backup:</w:t>
      </w:r>
    </w:p>
    <w:p w:rsidR="00397F32" w:rsidRPr="00661F57" w:rsidRDefault="00534F1E" w:rsidP="00D5375B">
      <w:pPr>
        <w:rPr>
          <w:rFonts w:cs="Times New Roman"/>
          <w:sz w:val="24"/>
          <w:szCs w:val="24"/>
        </w:rPr>
      </w:pPr>
      <w:r w:rsidRPr="00661F57">
        <w:rPr>
          <w:rFonts w:cs="Times New Roman"/>
          <w:sz w:val="24"/>
          <w:szCs w:val="24"/>
        </w:rPr>
        <w:t>1. Copy</w:t>
      </w:r>
      <w:r w:rsidR="00397F32" w:rsidRPr="00661F57">
        <w:rPr>
          <w:rFonts w:cs="Times New Roman"/>
          <w:sz w:val="24"/>
          <w:szCs w:val="24"/>
        </w:rPr>
        <w:t>-only backups are new in SQL Server 2005</w:t>
      </w:r>
    </w:p>
    <w:p w:rsidR="00397F32" w:rsidRPr="00661F57" w:rsidRDefault="00534F1E" w:rsidP="00D5375B">
      <w:pPr>
        <w:rPr>
          <w:rFonts w:cs="Times New Roman"/>
          <w:sz w:val="24"/>
          <w:szCs w:val="24"/>
        </w:rPr>
      </w:pPr>
      <w:r w:rsidRPr="00661F57">
        <w:rPr>
          <w:rFonts w:cs="Times New Roman"/>
          <w:sz w:val="24"/>
          <w:szCs w:val="24"/>
        </w:rPr>
        <w:t>2. Used</w:t>
      </w:r>
      <w:r w:rsidR="00397F32" w:rsidRPr="00661F57">
        <w:rPr>
          <w:rFonts w:cs="Times New Roman"/>
          <w:sz w:val="24"/>
          <w:szCs w:val="24"/>
        </w:rPr>
        <w:t xml:space="preserve"> to create a full database or transaction log backup without breaking the log chain</w:t>
      </w:r>
    </w:p>
    <w:p w:rsidR="00397F32" w:rsidRPr="00661F57" w:rsidRDefault="00397F32" w:rsidP="00D5375B">
      <w:pPr>
        <w:rPr>
          <w:rFonts w:cs="Times New Roman"/>
          <w:sz w:val="24"/>
          <w:szCs w:val="24"/>
        </w:rPr>
      </w:pPr>
      <w:r w:rsidRPr="00661F57">
        <w:rPr>
          <w:rFonts w:cs="Times New Roman"/>
          <w:sz w:val="24"/>
          <w:szCs w:val="24"/>
        </w:rPr>
        <w:t xml:space="preserve">3. Copy only backup is used in production servers when any high </w:t>
      </w:r>
      <w:r w:rsidR="00534F1E" w:rsidRPr="00661F57">
        <w:rPr>
          <w:rFonts w:cs="Times New Roman"/>
          <w:sz w:val="24"/>
          <w:szCs w:val="24"/>
        </w:rPr>
        <w:t>availability</w:t>
      </w:r>
      <w:r w:rsidRPr="00661F57">
        <w:rPr>
          <w:rFonts w:cs="Times New Roman"/>
          <w:sz w:val="24"/>
          <w:szCs w:val="24"/>
        </w:rPr>
        <w:t xml:space="preserve"> concepts are configured.</w:t>
      </w:r>
    </w:p>
    <w:p w:rsidR="00397F32" w:rsidRPr="00661F57" w:rsidRDefault="00397F32" w:rsidP="00D5375B">
      <w:pPr>
        <w:shd w:val="clear" w:color="auto" w:fill="FFFFFF"/>
        <w:spacing w:before="100" w:beforeAutospacing="1" w:after="100" w:afterAutospacing="1" w:line="240" w:lineRule="atLeast"/>
        <w:rPr>
          <w:rFonts w:eastAsia="Times New Roman" w:cs="Times New Roman"/>
          <w:color w:val="444444"/>
          <w:sz w:val="24"/>
          <w:szCs w:val="24"/>
        </w:rPr>
      </w:pPr>
      <w:r w:rsidRPr="00661F57">
        <w:rPr>
          <w:rFonts w:cs="Times New Roman"/>
          <w:b/>
          <w:sz w:val="24"/>
          <w:szCs w:val="24"/>
        </w:rPr>
        <w:t>Syntax:</w:t>
      </w:r>
      <w:r w:rsidRPr="00661F57">
        <w:rPr>
          <w:rFonts w:eastAsia="Times New Roman" w:cs="Times New Roman"/>
          <w:color w:val="444444"/>
          <w:sz w:val="24"/>
          <w:szCs w:val="24"/>
        </w:rPr>
        <w:t xml:space="preserve"> </w:t>
      </w:r>
      <w:r w:rsidRPr="00661F57">
        <w:rPr>
          <w:rFonts w:cs="Times New Roman"/>
          <w:sz w:val="24"/>
          <w:szCs w:val="24"/>
        </w:rPr>
        <w:t>BACKUP DATABASE dbname TO DISK = N’filename.bak' WITH COPY_ONLY</w:t>
      </w:r>
    </w:p>
    <w:p w:rsidR="00397F32" w:rsidRPr="00661F57" w:rsidRDefault="00397F32" w:rsidP="00D5375B">
      <w:pPr>
        <w:shd w:val="clear" w:color="auto" w:fill="FFFFFF"/>
        <w:spacing w:before="100" w:beforeAutospacing="1" w:after="100" w:afterAutospacing="1" w:line="240" w:lineRule="atLeast"/>
        <w:rPr>
          <w:rFonts w:eastAsia="Times New Roman" w:cs="Times New Roman"/>
          <w:color w:val="444444"/>
          <w:sz w:val="24"/>
          <w:szCs w:val="24"/>
        </w:rPr>
      </w:pPr>
      <w:r w:rsidRPr="00661F57">
        <w:rPr>
          <w:rFonts w:cs="Times New Roman"/>
          <w:b/>
          <w:sz w:val="24"/>
          <w:szCs w:val="24"/>
        </w:rPr>
        <w:t>Point:</w:t>
      </w:r>
      <w:r w:rsidRPr="00661F57">
        <w:rPr>
          <w:rFonts w:eastAsia="Times New Roman" w:cs="Times New Roman"/>
          <w:color w:val="444444"/>
          <w:sz w:val="24"/>
          <w:szCs w:val="24"/>
        </w:rPr>
        <w:t xml:space="preserve"> </w:t>
      </w:r>
      <w:r w:rsidRPr="00661F57">
        <w:rPr>
          <w:rFonts w:cs="Times New Roman"/>
          <w:sz w:val="24"/>
          <w:szCs w:val="24"/>
        </w:rPr>
        <w:t>A copy-only full backup can't be used as a basis for a differential backup, nor can you create a differential copy only backup.</w:t>
      </w:r>
    </w:p>
    <w:p w:rsidR="00397F32" w:rsidRPr="00661F57" w:rsidRDefault="00397F32"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Can take copy only </w:t>
      </w:r>
      <w:r w:rsidR="00534F1E" w:rsidRPr="00661F57">
        <w:rPr>
          <w:rFonts w:cs="Times New Roman"/>
          <w:sz w:val="24"/>
          <w:szCs w:val="24"/>
        </w:rPr>
        <w:t>differential</w:t>
      </w:r>
      <w:r w:rsidRPr="00661F57">
        <w:rPr>
          <w:rFonts w:cs="Times New Roman"/>
          <w:sz w:val="24"/>
          <w:szCs w:val="24"/>
        </w:rPr>
        <w:t xml:space="preserve"> and copy only t-log backups.</w:t>
      </w:r>
    </w:p>
    <w:p w:rsidR="00397F32" w:rsidRPr="00661F57" w:rsidRDefault="00397F32" w:rsidP="00D5375B">
      <w:pPr>
        <w:rPr>
          <w:rFonts w:cs="Times New Roman"/>
          <w:sz w:val="24"/>
          <w:szCs w:val="24"/>
        </w:rPr>
      </w:pPr>
      <w:r w:rsidRPr="00661F57">
        <w:rPr>
          <w:rFonts w:cs="Times New Roman"/>
          <w:sz w:val="24"/>
          <w:szCs w:val="24"/>
        </w:rPr>
        <w:t>Copy only diff and t</w:t>
      </w:r>
      <w:r w:rsidR="00665456">
        <w:rPr>
          <w:rFonts w:cs="Times New Roman"/>
          <w:sz w:val="24"/>
          <w:szCs w:val="24"/>
        </w:rPr>
        <w:t>-</w:t>
      </w:r>
      <w:r w:rsidRPr="00661F57">
        <w:rPr>
          <w:rFonts w:cs="Times New Roman"/>
          <w:sz w:val="24"/>
          <w:szCs w:val="24"/>
        </w:rPr>
        <w:t>log always depends on copy only full backup</w:t>
      </w:r>
    </w:p>
    <w:p w:rsidR="00397F32" w:rsidRPr="00661F57" w:rsidRDefault="00397F32" w:rsidP="00D5375B">
      <w:pPr>
        <w:shd w:val="clear" w:color="auto" w:fill="FFFFFF"/>
        <w:spacing w:before="100" w:beforeAutospacing="1" w:after="100" w:afterAutospacing="1" w:line="240" w:lineRule="atLeast"/>
        <w:rPr>
          <w:rFonts w:eastAsia="Times New Roman" w:cs="Times New Roman"/>
          <w:color w:val="444444"/>
          <w:sz w:val="24"/>
          <w:szCs w:val="24"/>
        </w:rPr>
      </w:pPr>
    </w:p>
    <w:p w:rsidR="00397F32" w:rsidRPr="00661F57" w:rsidRDefault="00397F32" w:rsidP="00D5375B">
      <w:pPr>
        <w:rPr>
          <w:rFonts w:cs="Times New Roman"/>
          <w:b/>
          <w:sz w:val="24"/>
          <w:szCs w:val="24"/>
          <w:u w:val="single"/>
        </w:rPr>
      </w:pPr>
      <w:r w:rsidRPr="00661F57">
        <w:rPr>
          <w:rFonts w:cs="Times New Roman"/>
          <w:b/>
          <w:sz w:val="24"/>
          <w:szCs w:val="24"/>
          <w:u w:val="single"/>
        </w:rPr>
        <w:t>Copy only Diff:</w:t>
      </w:r>
    </w:p>
    <w:p w:rsidR="00397F32" w:rsidRPr="00661F57" w:rsidRDefault="00397F32" w:rsidP="00D5375B">
      <w:pPr>
        <w:rPr>
          <w:rFonts w:cs="Times New Roman"/>
          <w:sz w:val="24"/>
          <w:szCs w:val="24"/>
        </w:rPr>
      </w:pPr>
      <w:r w:rsidRPr="00661F57">
        <w:rPr>
          <w:rFonts w:cs="Times New Roman"/>
          <w:sz w:val="24"/>
          <w:szCs w:val="24"/>
        </w:rPr>
        <w:t>BACKUP database sbidb</w:t>
      </w:r>
    </w:p>
    <w:p w:rsidR="00397F32" w:rsidRPr="00661F57" w:rsidRDefault="00397F32" w:rsidP="00D5375B">
      <w:pPr>
        <w:rPr>
          <w:rFonts w:cs="Times New Roman"/>
          <w:sz w:val="24"/>
          <w:szCs w:val="24"/>
        </w:rPr>
      </w:pPr>
      <w:r w:rsidRPr="00661F57">
        <w:rPr>
          <w:rFonts w:cs="Times New Roman"/>
          <w:sz w:val="24"/>
          <w:szCs w:val="24"/>
        </w:rPr>
        <w:t>to disk='path\sbidb_diff_copyonly.bak'</w:t>
      </w:r>
    </w:p>
    <w:p w:rsidR="00397F32" w:rsidRPr="00661F57" w:rsidRDefault="00397F32" w:rsidP="00D5375B">
      <w:pPr>
        <w:rPr>
          <w:rFonts w:cs="Times New Roman"/>
          <w:sz w:val="24"/>
          <w:szCs w:val="24"/>
        </w:rPr>
      </w:pPr>
      <w:r w:rsidRPr="00661F57">
        <w:rPr>
          <w:rFonts w:cs="Times New Roman"/>
          <w:sz w:val="24"/>
          <w:szCs w:val="24"/>
        </w:rPr>
        <w:t xml:space="preserve">with </w:t>
      </w:r>
      <w:r w:rsidR="009329A6" w:rsidRPr="00661F57">
        <w:rPr>
          <w:rFonts w:cs="Times New Roman"/>
          <w:sz w:val="24"/>
          <w:szCs w:val="24"/>
        </w:rPr>
        <w:t>copy_only, differential</w:t>
      </w:r>
    </w:p>
    <w:p w:rsidR="00B23B60" w:rsidRDefault="00B23B60" w:rsidP="00D5375B">
      <w:pPr>
        <w:rPr>
          <w:rFonts w:cs="Times New Roman"/>
          <w:sz w:val="24"/>
          <w:szCs w:val="24"/>
        </w:rPr>
      </w:pPr>
    </w:p>
    <w:p w:rsidR="00397F32" w:rsidRPr="00661F57" w:rsidRDefault="000729EB" w:rsidP="00D5375B">
      <w:pPr>
        <w:rPr>
          <w:rFonts w:cs="Times New Roman"/>
          <w:b/>
          <w:sz w:val="24"/>
          <w:szCs w:val="24"/>
          <w:u w:val="single"/>
        </w:rPr>
      </w:pPr>
      <w:r w:rsidRPr="00661F57">
        <w:rPr>
          <w:rFonts w:cs="Times New Roman"/>
          <w:b/>
          <w:sz w:val="24"/>
          <w:szCs w:val="24"/>
          <w:u w:val="single"/>
        </w:rPr>
        <w:t>Copy only log:</w:t>
      </w:r>
    </w:p>
    <w:p w:rsidR="00397F32" w:rsidRPr="00661F57" w:rsidRDefault="00397F32" w:rsidP="00D5375B">
      <w:pPr>
        <w:rPr>
          <w:rFonts w:cs="Times New Roman"/>
          <w:sz w:val="24"/>
          <w:szCs w:val="24"/>
        </w:rPr>
      </w:pPr>
      <w:r w:rsidRPr="00661F57">
        <w:rPr>
          <w:rFonts w:cs="Times New Roman"/>
          <w:sz w:val="24"/>
          <w:szCs w:val="24"/>
        </w:rPr>
        <w:t>BACKUP log sbidb</w:t>
      </w:r>
    </w:p>
    <w:p w:rsidR="00397F32" w:rsidRPr="00661F57" w:rsidRDefault="00397F32" w:rsidP="00D5375B">
      <w:pPr>
        <w:rPr>
          <w:rFonts w:cs="Times New Roman"/>
          <w:sz w:val="24"/>
          <w:szCs w:val="24"/>
        </w:rPr>
      </w:pPr>
      <w:r w:rsidRPr="00661F57">
        <w:rPr>
          <w:rFonts w:cs="Times New Roman"/>
          <w:sz w:val="24"/>
          <w:szCs w:val="24"/>
        </w:rPr>
        <w:t>to disk='path\sbidb_tlog_copyonly.trn'</w:t>
      </w:r>
    </w:p>
    <w:p w:rsidR="00397F32" w:rsidRPr="00661F57" w:rsidRDefault="00397F32" w:rsidP="00D5375B">
      <w:pPr>
        <w:rPr>
          <w:rFonts w:cs="Times New Roman"/>
          <w:sz w:val="24"/>
          <w:szCs w:val="24"/>
        </w:rPr>
      </w:pPr>
      <w:r w:rsidRPr="00661F57">
        <w:rPr>
          <w:rFonts w:cs="Times New Roman"/>
          <w:sz w:val="24"/>
          <w:szCs w:val="24"/>
        </w:rPr>
        <w:t>with copy_only</w:t>
      </w:r>
    </w:p>
    <w:p w:rsidR="00397F32" w:rsidRPr="00661F57" w:rsidRDefault="00397F32" w:rsidP="00D5375B">
      <w:pPr>
        <w:shd w:val="clear" w:color="auto" w:fill="FFFFFF"/>
        <w:spacing w:before="100" w:beforeAutospacing="1" w:after="100" w:afterAutospacing="1" w:line="240" w:lineRule="atLeast"/>
        <w:rPr>
          <w:rFonts w:eastAsia="Times New Roman" w:cs="Times New Roman"/>
          <w:color w:val="444444"/>
          <w:sz w:val="24"/>
          <w:szCs w:val="24"/>
        </w:rPr>
      </w:pPr>
    </w:p>
    <w:p w:rsidR="00397F32" w:rsidRPr="00661F57" w:rsidRDefault="00534F1E" w:rsidP="00D5375B">
      <w:pPr>
        <w:rPr>
          <w:rFonts w:cs="Times New Roman"/>
          <w:b/>
          <w:sz w:val="24"/>
          <w:szCs w:val="24"/>
          <w:u w:val="single"/>
        </w:rPr>
      </w:pPr>
      <w:r w:rsidRPr="00661F57">
        <w:rPr>
          <w:rFonts w:cs="Times New Roman"/>
          <w:b/>
          <w:sz w:val="24"/>
          <w:szCs w:val="24"/>
          <w:u w:val="single"/>
        </w:rPr>
        <w:t>5. Mirror</w:t>
      </w:r>
      <w:r w:rsidR="00397F32" w:rsidRPr="00661F57">
        <w:rPr>
          <w:rFonts w:cs="Times New Roman"/>
          <w:b/>
          <w:sz w:val="24"/>
          <w:szCs w:val="24"/>
          <w:u w:val="single"/>
        </w:rPr>
        <w:t xml:space="preserve"> backup:</w:t>
      </w:r>
    </w:p>
    <w:p w:rsidR="00397F32" w:rsidRPr="00661F57" w:rsidRDefault="00397F32" w:rsidP="00D5375B">
      <w:pPr>
        <w:rPr>
          <w:rFonts w:cs="Times New Roman"/>
          <w:sz w:val="24"/>
          <w:szCs w:val="24"/>
        </w:rPr>
      </w:pPr>
      <w:r w:rsidRPr="00661F57">
        <w:rPr>
          <w:rFonts w:cs="Times New Roman"/>
          <w:sz w:val="24"/>
          <w:szCs w:val="24"/>
        </w:rPr>
        <w:t xml:space="preserve">1. Purpose is to maintain multiple </w:t>
      </w:r>
      <w:r w:rsidR="00356C0D" w:rsidRPr="00661F57">
        <w:rPr>
          <w:rFonts w:cs="Times New Roman"/>
          <w:sz w:val="24"/>
          <w:szCs w:val="24"/>
        </w:rPr>
        <w:t>copies</w:t>
      </w:r>
      <w:r w:rsidRPr="00661F57">
        <w:rPr>
          <w:rFonts w:cs="Times New Roman"/>
          <w:sz w:val="24"/>
          <w:szCs w:val="24"/>
        </w:rPr>
        <w:t xml:space="preserve"> of same data into different files.</w:t>
      </w:r>
    </w:p>
    <w:p w:rsidR="00397F32" w:rsidRPr="00661F57" w:rsidRDefault="00534F1E" w:rsidP="00D5375B">
      <w:pPr>
        <w:rPr>
          <w:rFonts w:cs="Times New Roman"/>
          <w:sz w:val="24"/>
          <w:szCs w:val="24"/>
        </w:rPr>
      </w:pPr>
      <w:r w:rsidRPr="00661F57">
        <w:rPr>
          <w:rFonts w:cs="Times New Roman"/>
          <w:sz w:val="24"/>
          <w:szCs w:val="24"/>
        </w:rPr>
        <w:t>2. Mirrored</w:t>
      </w:r>
      <w:r w:rsidR="00397F32" w:rsidRPr="00661F57">
        <w:rPr>
          <w:rFonts w:cs="Times New Roman"/>
          <w:sz w:val="24"/>
          <w:szCs w:val="24"/>
        </w:rPr>
        <w:t xml:space="preserve"> backups simply write the backup to more than one destination.</w:t>
      </w:r>
    </w:p>
    <w:p w:rsidR="00397F32" w:rsidRPr="00661F57" w:rsidRDefault="00397F32" w:rsidP="00D5375B">
      <w:pPr>
        <w:rPr>
          <w:rFonts w:cs="Times New Roman"/>
          <w:sz w:val="24"/>
          <w:szCs w:val="24"/>
        </w:rPr>
      </w:pPr>
      <w:r w:rsidRPr="00661F57">
        <w:rPr>
          <w:rFonts w:cs="Times New Roman"/>
          <w:sz w:val="24"/>
          <w:szCs w:val="24"/>
        </w:rPr>
        <w:t>3. You can write up to four mirrors per media set. This increases the possibility of a successful restore if a backup media gets corrupted</w:t>
      </w:r>
    </w:p>
    <w:p w:rsidR="00E007F1" w:rsidRPr="00661F57" w:rsidRDefault="00E007F1" w:rsidP="00D5375B">
      <w:pPr>
        <w:shd w:val="clear" w:color="auto" w:fill="FFFFFF"/>
        <w:spacing w:before="100" w:beforeAutospacing="1" w:after="100" w:afterAutospacing="1" w:line="240" w:lineRule="atLeast"/>
        <w:rPr>
          <w:rFonts w:eastAsia="Times New Roman" w:cs="Times New Roman"/>
          <w:color w:val="444444"/>
          <w:sz w:val="24"/>
          <w:szCs w:val="24"/>
        </w:rPr>
      </w:pPr>
    </w:p>
    <w:p w:rsidR="00397F32" w:rsidRPr="00661F57" w:rsidRDefault="00397F32" w:rsidP="00BA1C07">
      <w:pPr>
        <w:tabs>
          <w:tab w:val="left" w:pos="2445"/>
        </w:tabs>
        <w:rPr>
          <w:rFonts w:cs="Times New Roman"/>
          <w:b/>
          <w:sz w:val="24"/>
          <w:szCs w:val="24"/>
        </w:rPr>
      </w:pPr>
      <w:r w:rsidRPr="00661F57">
        <w:rPr>
          <w:rFonts w:cs="Times New Roman"/>
          <w:b/>
          <w:sz w:val="24"/>
          <w:szCs w:val="24"/>
        </w:rPr>
        <w:t>Syntax:</w:t>
      </w:r>
      <w:r w:rsidR="00BA1C07">
        <w:rPr>
          <w:rFonts w:cs="Times New Roman"/>
          <w:b/>
          <w:sz w:val="24"/>
          <w:szCs w:val="24"/>
        </w:rPr>
        <w:tab/>
      </w:r>
    </w:p>
    <w:p w:rsidR="00397F32" w:rsidRPr="00661F57" w:rsidRDefault="00397F32" w:rsidP="00D5375B">
      <w:pPr>
        <w:rPr>
          <w:rFonts w:cs="Times New Roman"/>
          <w:sz w:val="24"/>
          <w:szCs w:val="24"/>
        </w:rPr>
      </w:pPr>
      <w:r w:rsidRPr="00661F57">
        <w:rPr>
          <w:rFonts w:cs="Times New Roman"/>
          <w:sz w:val="24"/>
          <w:szCs w:val="24"/>
        </w:rPr>
        <w:t>Backup database dbname to disk='e: \dbname_Mirr1.bak'</w:t>
      </w:r>
    </w:p>
    <w:p w:rsidR="00397F32" w:rsidRPr="00661F57" w:rsidRDefault="00192075" w:rsidP="00D5375B">
      <w:pPr>
        <w:rPr>
          <w:rFonts w:cs="Times New Roman"/>
          <w:sz w:val="24"/>
          <w:szCs w:val="24"/>
        </w:rPr>
      </w:pPr>
      <w:r w:rsidRPr="00661F57">
        <w:rPr>
          <w:rFonts w:cs="Times New Roman"/>
          <w:sz w:val="24"/>
          <w:szCs w:val="24"/>
        </w:rPr>
        <w:t>Mirror</w:t>
      </w:r>
    </w:p>
    <w:p w:rsidR="00397F32" w:rsidRPr="00661F57" w:rsidRDefault="00397F32" w:rsidP="00D5375B">
      <w:pPr>
        <w:rPr>
          <w:rFonts w:cs="Times New Roman"/>
          <w:sz w:val="24"/>
          <w:szCs w:val="24"/>
        </w:rPr>
      </w:pPr>
      <w:r w:rsidRPr="00661F57">
        <w:rPr>
          <w:rFonts w:cs="Times New Roman"/>
          <w:sz w:val="24"/>
          <w:szCs w:val="24"/>
        </w:rPr>
        <w:t>to disk='e: \test_Mirr2.bak' with format</w:t>
      </w:r>
    </w:p>
    <w:p w:rsidR="00397F32" w:rsidRPr="00661F57" w:rsidRDefault="00397F32"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Cost and disk space utilization are high in this type of backup.</w:t>
      </w:r>
    </w:p>
    <w:p w:rsidR="00B4762A" w:rsidRDefault="00B4762A" w:rsidP="00D5375B">
      <w:pPr>
        <w:rPr>
          <w:rFonts w:cs="Times New Roman"/>
          <w:b/>
          <w:sz w:val="24"/>
          <w:szCs w:val="24"/>
          <w:u w:val="single"/>
        </w:rPr>
      </w:pPr>
    </w:p>
    <w:p w:rsidR="000E3DCC" w:rsidRPr="00661F57" w:rsidRDefault="00352B6A" w:rsidP="00D5375B">
      <w:pPr>
        <w:rPr>
          <w:rFonts w:cs="Times New Roman"/>
          <w:b/>
          <w:sz w:val="24"/>
          <w:szCs w:val="24"/>
          <w:u w:val="single"/>
        </w:rPr>
      </w:pPr>
      <w:r w:rsidRPr="00661F57">
        <w:rPr>
          <w:rFonts w:cs="Times New Roman"/>
          <w:b/>
          <w:sz w:val="24"/>
          <w:szCs w:val="24"/>
          <w:u w:val="single"/>
        </w:rPr>
        <w:t>6. Partial</w:t>
      </w:r>
      <w:r w:rsidR="004E537C" w:rsidRPr="00661F57">
        <w:rPr>
          <w:rFonts w:cs="Times New Roman"/>
          <w:b/>
          <w:sz w:val="24"/>
          <w:szCs w:val="24"/>
          <w:u w:val="single"/>
        </w:rPr>
        <w:t xml:space="preserve"> database backup:</w:t>
      </w:r>
    </w:p>
    <w:p w:rsidR="00856630" w:rsidRPr="00661F57" w:rsidRDefault="00B23B60" w:rsidP="00D5375B">
      <w:pPr>
        <w:rPr>
          <w:rFonts w:cs="Times New Roman"/>
          <w:sz w:val="24"/>
          <w:szCs w:val="24"/>
        </w:rPr>
      </w:pPr>
      <w:r>
        <w:rPr>
          <w:rFonts w:eastAsia="Times New Roman" w:cs="Times New Roman"/>
          <w:color w:val="444444"/>
          <w:sz w:val="24"/>
          <w:szCs w:val="24"/>
        </w:rPr>
        <w:t xml:space="preserve">&gt; </w:t>
      </w:r>
      <w:r w:rsidR="000E3DCC" w:rsidRPr="00661F57">
        <w:rPr>
          <w:rFonts w:cs="Times New Roman"/>
          <w:sz w:val="24"/>
          <w:szCs w:val="24"/>
        </w:rPr>
        <w:t>Partial backups were introduced in SQL Server 2005. They are designed for use under simple recovery model to improve flexibility for backing up very large databases that contain one or more READ-ONLY file</w:t>
      </w:r>
      <w:r w:rsidR="00972C4E">
        <w:rPr>
          <w:rFonts w:cs="Times New Roman"/>
          <w:sz w:val="24"/>
          <w:szCs w:val="24"/>
        </w:rPr>
        <w:t xml:space="preserve"> </w:t>
      </w:r>
      <w:r w:rsidR="000E3DCC" w:rsidRPr="00661F57">
        <w:rPr>
          <w:rFonts w:cs="Times New Roman"/>
          <w:sz w:val="24"/>
          <w:szCs w:val="24"/>
        </w:rPr>
        <w:t>groups</w:t>
      </w:r>
    </w:p>
    <w:p w:rsidR="00856630" w:rsidRPr="00661F57" w:rsidRDefault="00B23B60" w:rsidP="00D5375B">
      <w:pPr>
        <w:shd w:val="clear" w:color="auto" w:fill="FFFFFF"/>
        <w:spacing w:before="100" w:beforeAutospacing="1" w:after="100" w:afterAutospacing="1" w:line="240" w:lineRule="atLeast"/>
        <w:rPr>
          <w:rFonts w:cs="Times New Roman"/>
          <w:sz w:val="24"/>
          <w:szCs w:val="24"/>
        </w:rPr>
      </w:pPr>
      <w:r>
        <w:rPr>
          <w:rFonts w:cs="Times New Roman"/>
          <w:sz w:val="24"/>
          <w:szCs w:val="24"/>
        </w:rPr>
        <w:t xml:space="preserve">&gt; </w:t>
      </w:r>
      <w:r w:rsidR="00856630" w:rsidRPr="00661F57">
        <w:rPr>
          <w:rFonts w:cs="Times New Roman"/>
          <w:sz w:val="24"/>
          <w:szCs w:val="24"/>
        </w:rPr>
        <w:t>This backup only the file\file groups in read_write only mode. Skips the file \file groups in read_only mode.</w:t>
      </w:r>
    </w:p>
    <w:p w:rsidR="00192075" w:rsidRPr="00661F57" w:rsidRDefault="00192075" w:rsidP="00D5375B">
      <w:pPr>
        <w:shd w:val="clear" w:color="auto" w:fill="FFFFFF"/>
        <w:spacing w:before="100" w:beforeAutospacing="1" w:after="100" w:afterAutospacing="1" w:line="240" w:lineRule="atLeast"/>
        <w:rPr>
          <w:rFonts w:eastAsia="Times New Roman" w:cs="Times New Roman"/>
          <w:b/>
          <w:color w:val="444444"/>
          <w:sz w:val="24"/>
          <w:szCs w:val="24"/>
        </w:rPr>
      </w:pPr>
      <w:r w:rsidRPr="00661F57">
        <w:rPr>
          <w:rFonts w:cs="Times New Roman"/>
          <w:b/>
          <w:sz w:val="24"/>
          <w:szCs w:val="24"/>
        </w:rPr>
        <w:t>Syntax:</w:t>
      </w:r>
    </w:p>
    <w:p w:rsidR="000E3DCC" w:rsidRPr="00661F57" w:rsidRDefault="000E3DCC" w:rsidP="00D5375B">
      <w:pPr>
        <w:rPr>
          <w:rFonts w:cs="Times New Roman"/>
          <w:sz w:val="24"/>
          <w:szCs w:val="24"/>
        </w:rPr>
      </w:pPr>
      <w:r w:rsidRPr="00661F57">
        <w:rPr>
          <w:rFonts w:cs="Times New Roman"/>
          <w:sz w:val="24"/>
          <w:szCs w:val="24"/>
        </w:rPr>
        <w:t xml:space="preserve">BACKUP DATABASE </w:t>
      </w:r>
      <w:r w:rsidR="007364FC" w:rsidRPr="00661F57">
        <w:rPr>
          <w:rFonts w:cs="Times New Roman"/>
          <w:sz w:val="24"/>
          <w:szCs w:val="24"/>
        </w:rPr>
        <w:t>dbname</w:t>
      </w:r>
      <w:r w:rsidRPr="00661F57">
        <w:rPr>
          <w:rFonts w:cs="Times New Roman"/>
          <w:sz w:val="24"/>
          <w:szCs w:val="24"/>
        </w:rPr>
        <w:t xml:space="preserve"> READ_WRITE_FILEGROUPS TO DISK = 'C</w:t>
      </w:r>
      <w:r w:rsidR="00192075" w:rsidRPr="00661F57">
        <w:rPr>
          <w:rFonts w:cs="Times New Roman"/>
          <w:sz w:val="24"/>
          <w:szCs w:val="24"/>
        </w:rPr>
        <w:t>: \</w:t>
      </w:r>
      <w:r w:rsidRPr="00661F57">
        <w:rPr>
          <w:rFonts w:cs="Times New Roman"/>
          <w:sz w:val="24"/>
          <w:szCs w:val="24"/>
        </w:rPr>
        <w:t>TestBackup_Partial.BAK'</w:t>
      </w:r>
    </w:p>
    <w:p w:rsidR="00192075" w:rsidRPr="00661F57" w:rsidRDefault="00192075" w:rsidP="00D5375B">
      <w:pPr>
        <w:shd w:val="clear" w:color="auto" w:fill="FFFFFF"/>
        <w:spacing w:before="100" w:beforeAutospacing="1" w:after="100" w:afterAutospacing="1" w:line="240" w:lineRule="atLeast"/>
        <w:rPr>
          <w:rFonts w:eastAsia="Times New Roman" w:cs="Times New Roman"/>
          <w:color w:val="444444"/>
          <w:sz w:val="24"/>
          <w:szCs w:val="24"/>
        </w:rPr>
      </w:pPr>
    </w:p>
    <w:p w:rsidR="000E3DCC" w:rsidRPr="00661F57" w:rsidRDefault="000E3DCC" w:rsidP="00D5375B">
      <w:pPr>
        <w:rPr>
          <w:rFonts w:cs="Times New Roman"/>
          <w:b/>
          <w:sz w:val="24"/>
          <w:szCs w:val="24"/>
          <w:u w:val="single"/>
        </w:rPr>
      </w:pPr>
      <w:r w:rsidRPr="00661F57">
        <w:rPr>
          <w:rFonts w:cs="Times New Roman"/>
          <w:b/>
          <w:sz w:val="24"/>
          <w:szCs w:val="24"/>
          <w:u w:val="single"/>
        </w:rPr>
        <w:t>Partial Differential Backup:</w:t>
      </w:r>
    </w:p>
    <w:p w:rsidR="000E3DCC" w:rsidRPr="00661F57" w:rsidRDefault="000E3DCC" w:rsidP="00D5375B">
      <w:pPr>
        <w:rPr>
          <w:rFonts w:cs="Times New Roman"/>
          <w:sz w:val="24"/>
          <w:szCs w:val="24"/>
        </w:rPr>
      </w:pPr>
      <w:r w:rsidRPr="00661F57">
        <w:rPr>
          <w:rFonts w:cs="Times New Roman"/>
          <w:sz w:val="24"/>
          <w:szCs w:val="24"/>
        </w:rPr>
        <w:t>The modified pages of READ_WRITE_FILEGROUPS will be backed up during partial differential backup.</w:t>
      </w:r>
    </w:p>
    <w:p w:rsidR="00192075" w:rsidRPr="00661F57" w:rsidRDefault="00192075" w:rsidP="00D5375B">
      <w:pPr>
        <w:rPr>
          <w:rFonts w:cs="Times New Roman"/>
          <w:b/>
          <w:sz w:val="24"/>
          <w:szCs w:val="24"/>
        </w:rPr>
      </w:pPr>
      <w:r w:rsidRPr="00661F57">
        <w:rPr>
          <w:rFonts w:cs="Times New Roman"/>
          <w:b/>
          <w:sz w:val="24"/>
          <w:szCs w:val="24"/>
        </w:rPr>
        <w:t>Syntax:</w:t>
      </w:r>
    </w:p>
    <w:p w:rsidR="000E3DCC" w:rsidRPr="00661F57" w:rsidRDefault="000E3DCC" w:rsidP="00D5375B">
      <w:pPr>
        <w:rPr>
          <w:rFonts w:cs="Times New Roman"/>
          <w:sz w:val="24"/>
          <w:szCs w:val="24"/>
        </w:rPr>
      </w:pPr>
      <w:r w:rsidRPr="00661F57">
        <w:rPr>
          <w:rFonts w:cs="Times New Roman"/>
          <w:sz w:val="24"/>
          <w:szCs w:val="24"/>
        </w:rPr>
        <w:t>BACKUP DATABASE dbname READ_WRITE_FILEGROUPS TO DISK = 'C: \TestBackup_Partial.bak' with differential</w:t>
      </w:r>
    </w:p>
    <w:p w:rsidR="000E3DCC" w:rsidRPr="00661F57" w:rsidRDefault="000E3DCC" w:rsidP="00D5375B">
      <w:pPr>
        <w:shd w:val="clear" w:color="auto" w:fill="FFFFFF"/>
        <w:spacing w:before="100" w:beforeAutospacing="1" w:after="100" w:afterAutospacing="1" w:line="240" w:lineRule="atLeast"/>
        <w:rPr>
          <w:rFonts w:eastAsia="Times New Roman" w:cs="Times New Roman"/>
          <w:color w:val="444444"/>
          <w:sz w:val="24"/>
          <w:szCs w:val="24"/>
        </w:rPr>
      </w:pPr>
    </w:p>
    <w:p w:rsidR="007364FC" w:rsidRPr="00661F57" w:rsidRDefault="00BF3AFF" w:rsidP="00D5375B">
      <w:pPr>
        <w:rPr>
          <w:rFonts w:cs="Times New Roman"/>
          <w:b/>
          <w:sz w:val="24"/>
          <w:szCs w:val="24"/>
          <w:u w:val="single"/>
        </w:rPr>
      </w:pPr>
      <w:r>
        <w:rPr>
          <w:rFonts w:cs="Times New Roman"/>
          <w:b/>
          <w:sz w:val="24"/>
          <w:szCs w:val="24"/>
          <w:u w:val="single"/>
        </w:rPr>
        <w:t>7</w:t>
      </w:r>
      <w:r w:rsidR="00881153" w:rsidRPr="00661F57">
        <w:rPr>
          <w:rFonts w:cs="Times New Roman"/>
          <w:b/>
          <w:sz w:val="24"/>
          <w:szCs w:val="24"/>
          <w:u w:val="single"/>
        </w:rPr>
        <w:t>. Striped</w:t>
      </w:r>
      <w:r w:rsidR="007364FC" w:rsidRPr="00661F57">
        <w:rPr>
          <w:rFonts w:cs="Times New Roman"/>
          <w:b/>
          <w:sz w:val="24"/>
          <w:szCs w:val="24"/>
          <w:u w:val="single"/>
        </w:rPr>
        <w:t xml:space="preserve"> [Split] Backup:</w:t>
      </w:r>
    </w:p>
    <w:p w:rsidR="00363989" w:rsidRPr="00661F57" w:rsidRDefault="00363989" w:rsidP="00D5375B">
      <w:pPr>
        <w:rPr>
          <w:rFonts w:cs="Times New Roman"/>
          <w:sz w:val="24"/>
          <w:szCs w:val="24"/>
        </w:rPr>
      </w:pPr>
      <w:r w:rsidRPr="00661F57">
        <w:rPr>
          <w:rFonts w:cs="Times New Roman"/>
          <w:sz w:val="24"/>
          <w:szCs w:val="24"/>
        </w:rPr>
        <w:t>This type of backup mainly used the case where there is a disk space issue in the server.</w:t>
      </w:r>
    </w:p>
    <w:p w:rsidR="00363989" w:rsidRPr="00661F57" w:rsidRDefault="00363989" w:rsidP="00D5375B">
      <w:pPr>
        <w:rPr>
          <w:rFonts w:cs="Times New Roman"/>
          <w:sz w:val="24"/>
          <w:szCs w:val="24"/>
        </w:rPr>
      </w:pPr>
      <w:r w:rsidRPr="00BA1C07">
        <w:rPr>
          <w:rFonts w:cs="Times New Roman"/>
          <w:b/>
          <w:sz w:val="24"/>
          <w:szCs w:val="24"/>
        </w:rPr>
        <w:t>[Split] Backup:</w:t>
      </w:r>
      <w:r w:rsidRPr="00661F57">
        <w:rPr>
          <w:rFonts w:cs="Times New Roman"/>
          <w:sz w:val="24"/>
          <w:szCs w:val="24"/>
        </w:rPr>
        <w:t xml:space="preserve"> Striped backup will split the backup into parts and can be very useful during tight space constraints. Striped backup is taking backup onto different locations (i.e. parts of backups but not a mirror)</w:t>
      </w:r>
    </w:p>
    <w:p w:rsidR="005A1880" w:rsidRPr="00661F57" w:rsidRDefault="005A1880" w:rsidP="00D5375B">
      <w:pPr>
        <w:rPr>
          <w:rFonts w:cs="Times New Roman"/>
          <w:sz w:val="24"/>
          <w:szCs w:val="24"/>
        </w:rPr>
      </w:pPr>
    </w:p>
    <w:p w:rsidR="00577566" w:rsidRPr="00661F57" w:rsidRDefault="00577566" w:rsidP="00D5375B">
      <w:pPr>
        <w:rPr>
          <w:rFonts w:cs="Times New Roman"/>
          <w:b/>
          <w:sz w:val="24"/>
          <w:szCs w:val="24"/>
          <w:u w:val="single"/>
        </w:rPr>
      </w:pPr>
      <w:r w:rsidRPr="00661F57">
        <w:rPr>
          <w:rFonts w:cs="Times New Roman"/>
          <w:b/>
          <w:sz w:val="24"/>
          <w:szCs w:val="24"/>
        </w:rPr>
        <w:t>Syntax:</w:t>
      </w:r>
    </w:p>
    <w:p w:rsidR="00363989" w:rsidRPr="00661F57" w:rsidRDefault="00363989" w:rsidP="00D5375B">
      <w:pPr>
        <w:rPr>
          <w:rFonts w:cs="Times New Roman"/>
          <w:sz w:val="24"/>
          <w:szCs w:val="24"/>
        </w:rPr>
      </w:pPr>
      <w:r w:rsidRPr="00661F57">
        <w:rPr>
          <w:rFonts w:cs="Times New Roman"/>
          <w:sz w:val="24"/>
          <w:szCs w:val="24"/>
        </w:rPr>
        <w:t>Backup database dbname to disk='C: \dbname_Part1.bak', disk='c: \dbanem_Part2.bak'</w:t>
      </w:r>
    </w:p>
    <w:p w:rsidR="00363989" w:rsidRPr="00661F57" w:rsidRDefault="00363989"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use only when disk space constraint</w:t>
      </w:r>
    </w:p>
    <w:p w:rsidR="00363989" w:rsidRPr="00661F57" w:rsidRDefault="00363989" w:rsidP="00D5375B">
      <w:pPr>
        <w:rPr>
          <w:rFonts w:cs="Times New Roman"/>
          <w:sz w:val="24"/>
          <w:szCs w:val="24"/>
        </w:rPr>
      </w:pPr>
    </w:p>
    <w:p w:rsidR="00363989" w:rsidRPr="00661F57" w:rsidRDefault="00363989"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If db size 100 </w:t>
      </w:r>
      <w:r w:rsidR="003C6AC3" w:rsidRPr="00661F57">
        <w:rPr>
          <w:rFonts w:cs="Times New Roman"/>
          <w:sz w:val="24"/>
          <w:szCs w:val="24"/>
        </w:rPr>
        <w:t>GB</w:t>
      </w:r>
      <w:r w:rsidRPr="00661F57">
        <w:rPr>
          <w:rFonts w:cs="Times New Roman"/>
          <w:sz w:val="24"/>
          <w:szCs w:val="24"/>
        </w:rPr>
        <w:t xml:space="preserve">, disk1: 60 50 </w:t>
      </w:r>
      <w:r w:rsidR="003C6AC3" w:rsidRPr="00661F57">
        <w:rPr>
          <w:rFonts w:cs="Times New Roman"/>
          <w:sz w:val="24"/>
          <w:szCs w:val="24"/>
        </w:rPr>
        <w:t>GB</w:t>
      </w:r>
      <w:r w:rsidRPr="00661F57">
        <w:rPr>
          <w:rFonts w:cs="Times New Roman"/>
          <w:sz w:val="24"/>
          <w:szCs w:val="24"/>
        </w:rPr>
        <w:t xml:space="preserve"> free. disk2= 50 </w:t>
      </w:r>
      <w:r w:rsidR="003C6AC3" w:rsidRPr="00661F57">
        <w:rPr>
          <w:rFonts w:cs="Times New Roman"/>
          <w:sz w:val="24"/>
          <w:szCs w:val="24"/>
        </w:rPr>
        <w:t>GB</w:t>
      </w:r>
      <w:r w:rsidRPr="00661F57">
        <w:rPr>
          <w:rFonts w:cs="Times New Roman"/>
          <w:sz w:val="24"/>
          <w:szCs w:val="24"/>
        </w:rPr>
        <w:t xml:space="preserve"> of free space:</w:t>
      </w:r>
    </w:p>
    <w:p w:rsidR="00363989" w:rsidRPr="00661F57" w:rsidRDefault="00363989" w:rsidP="00D5375B">
      <w:pPr>
        <w:rPr>
          <w:rFonts w:cs="Times New Roman"/>
          <w:sz w:val="24"/>
          <w:szCs w:val="24"/>
        </w:rPr>
      </w:pPr>
      <w:r w:rsidRPr="00661F57">
        <w:rPr>
          <w:rFonts w:cs="Times New Roman"/>
          <w:sz w:val="24"/>
          <w:szCs w:val="24"/>
        </w:rPr>
        <w:t xml:space="preserve">Even this case we can take a backup by splitting into 2 drives 50 </w:t>
      </w:r>
      <w:r w:rsidR="003C6AC3" w:rsidRPr="00661F57">
        <w:rPr>
          <w:rFonts w:cs="Times New Roman"/>
          <w:sz w:val="24"/>
          <w:szCs w:val="24"/>
        </w:rPr>
        <w:t>GB + 50 GB</w:t>
      </w:r>
      <w:r w:rsidRPr="00661F57">
        <w:rPr>
          <w:rFonts w:cs="Times New Roman"/>
          <w:sz w:val="24"/>
          <w:szCs w:val="24"/>
        </w:rPr>
        <w:t>.</w:t>
      </w:r>
    </w:p>
    <w:p w:rsidR="00363989" w:rsidRPr="00661F57" w:rsidRDefault="00363989"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To restore split backup files both backup are mandatory. If you lost 1 split backup files then you cannot be able to recover the data by using another backup file.</w:t>
      </w:r>
    </w:p>
    <w:p w:rsidR="00363989" w:rsidRPr="00661F57" w:rsidRDefault="00B23B60" w:rsidP="00D5375B">
      <w:pPr>
        <w:rPr>
          <w:rFonts w:cs="Times New Roman"/>
          <w:sz w:val="24"/>
          <w:szCs w:val="24"/>
        </w:rPr>
      </w:pPr>
      <w:r>
        <w:rPr>
          <w:rFonts w:cs="Times New Roman"/>
          <w:sz w:val="24"/>
          <w:szCs w:val="24"/>
        </w:rPr>
        <w:t xml:space="preserve">&gt; </w:t>
      </w:r>
      <w:r w:rsidR="00363989" w:rsidRPr="00661F57">
        <w:rPr>
          <w:rFonts w:cs="Times New Roman"/>
          <w:sz w:val="24"/>
          <w:szCs w:val="24"/>
        </w:rPr>
        <w:t xml:space="preserve">In </w:t>
      </w:r>
      <w:r w:rsidR="005C78C9" w:rsidRPr="00661F57">
        <w:rPr>
          <w:rFonts w:cs="Times New Roman"/>
          <w:sz w:val="24"/>
          <w:szCs w:val="24"/>
        </w:rPr>
        <w:t>Sql</w:t>
      </w:r>
      <w:r w:rsidR="00363989" w:rsidRPr="00661F57">
        <w:rPr>
          <w:rFonts w:cs="Times New Roman"/>
          <w:sz w:val="24"/>
          <w:szCs w:val="24"/>
        </w:rPr>
        <w:t xml:space="preserve"> server 2005, if backup starts </w:t>
      </w:r>
      <w:r w:rsidR="003C6AC3" w:rsidRPr="00661F57">
        <w:rPr>
          <w:rFonts w:cs="Times New Roman"/>
          <w:sz w:val="24"/>
          <w:szCs w:val="24"/>
        </w:rPr>
        <w:t>Sql</w:t>
      </w:r>
      <w:r w:rsidR="00363989" w:rsidRPr="00661F57">
        <w:rPr>
          <w:rFonts w:cs="Times New Roman"/>
          <w:sz w:val="24"/>
          <w:szCs w:val="24"/>
        </w:rPr>
        <w:t xml:space="preserve"> engine directly start writing into backup file without checking any disk space.</w:t>
      </w:r>
    </w:p>
    <w:p w:rsidR="00363989" w:rsidRPr="00661F57" w:rsidRDefault="00363989" w:rsidP="00D5375B">
      <w:pPr>
        <w:rPr>
          <w:rFonts w:cs="Times New Roman"/>
          <w:sz w:val="24"/>
          <w:szCs w:val="24"/>
        </w:rPr>
      </w:pPr>
      <w:r w:rsidRPr="00661F57">
        <w:rPr>
          <w:rFonts w:cs="Times New Roman"/>
          <w:sz w:val="24"/>
          <w:szCs w:val="24"/>
        </w:rPr>
        <w:t>After 99% backup fail if there is no disk space.</w:t>
      </w:r>
    </w:p>
    <w:p w:rsidR="00363989" w:rsidRPr="00661F57" w:rsidRDefault="00B23B60" w:rsidP="00D5375B">
      <w:pPr>
        <w:rPr>
          <w:rFonts w:cs="Times New Roman"/>
          <w:sz w:val="24"/>
          <w:szCs w:val="24"/>
        </w:rPr>
      </w:pPr>
      <w:r>
        <w:rPr>
          <w:rFonts w:cs="Times New Roman"/>
          <w:sz w:val="24"/>
          <w:szCs w:val="24"/>
        </w:rPr>
        <w:t xml:space="preserve">&gt; </w:t>
      </w:r>
      <w:r w:rsidR="00363989" w:rsidRPr="00661F57">
        <w:rPr>
          <w:rFonts w:cs="Times New Roman"/>
          <w:sz w:val="24"/>
          <w:szCs w:val="24"/>
        </w:rPr>
        <w:t>Whereas from SQL 2008 version onwards, SQL Server engine always checks the disk space and then it start writing the data if sufficient space available .If not fails at the beginning.</w:t>
      </w:r>
    </w:p>
    <w:p w:rsidR="00363989" w:rsidRPr="00661F57" w:rsidRDefault="00363989" w:rsidP="00D5375B">
      <w:pPr>
        <w:rPr>
          <w:rFonts w:cs="Times New Roman"/>
          <w:sz w:val="24"/>
          <w:szCs w:val="24"/>
        </w:rPr>
      </w:pPr>
      <w:r w:rsidRPr="00661F57">
        <w:rPr>
          <w:rFonts w:cs="Times New Roman"/>
          <w:b/>
          <w:sz w:val="24"/>
          <w:szCs w:val="24"/>
        </w:rPr>
        <w:t>Error:</w:t>
      </w:r>
      <w:r w:rsidRPr="00661F57">
        <w:rPr>
          <w:rFonts w:cs="Times New Roman"/>
          <w:sz w:val="24"/>
          <w:szCs w:val="24"/>
        </w:rPr>
        <w:t xml:space="preserve"> 112 (Lack of disk space)</w:t>
      </w:r>
    </w:p>
    <w:p w:rsidR="00B4762A" w:rsidRPr="00661F57" w:rsidRDefault="00B4762A" w:rsidP="00D5375B">
      <w:pPr>
        <w:rPr>
          <w:rFonts w:cs="Times New Roman"/>
          <w:sz w:val="24"/>
          <w:szCs w:val="24"/>
        </w:rPr>
      </w:pPr>
    </w:p>
    <w:p w:rsidR="006C35B7" w:rsidRPr="00661F57" w:rsidRDefault="00881153" w:rsidP="00D5375B">
      <w:pPr>
        <w:rPr>
          <w:rFonts w:cs="Times New Roman"/>
          <w:sz w:val="24"/>
          <w:szCs w:val="24"/>
        </w:rPr>
      </w:pPr>
      <w:r w:rsidRPr="00661F57">
        <w:rPr>
          <w:rFonts w:cs="Times New Roman"/>
          <w:b/>
          <w:sz w:val="24"/>
          <w:szCs w:val="24"/>
          <w:u w:val="single"/>
        </w:rPr>
        <w:t>8</w:t>
      </w:r>
      <w:r w:rsidR="006C35B7" w:rsidRPr="00661F57">
        <w:rPr>
          <w:rFonts w:cs="Times New Roman"/>
          <w:b/>
          <w:sz w:val="24"/>
          <w:szCs w:val="24"/>
          <w:u w:val="single"/>
        </w:rPr>
        <w:t>. Tail log backup:</w:t>
      </w:r>
    </w:p>
    <w:p w:rsidR="00363989" w:rsidRPr="00661F57" w:rsidRDefault="006C35B7" w:rsidP="00D5375B">
      <w:pPr>
        <w:rPr>
          <w:rFonts w:cs="Times New Roman"/>
          <w:b/>
          <w:sz w:val="24"/>
          <w:szCs w:val="24"/>
        </w:rPr>
      </w:pPr>
      <w:r w:rsidRPr="00661F57">
        <w:rPr>
          <w:rFonts w:cs="Times New Roman"/>
          <w:sz w:val="24"/>
          <w:szCs w:val="24"/>
        </w:rPr>
        <w:t>This</w:t>
      </w:r>
      <w:r w:rsidR="00363989" w:rsidRPr="00661F57">
        <w:rPr>
          <w:rFonts w:cs="Times New Roman"/>
          <w:sz w:val="24"/>
          <w:szCs w:val="24"/>
        </w:rPr>
        <w:t xml:space="preserve"> backup only apply when there any database crash.</w:t>
      </w:r>
    </w:p>
    <w:p w:rsidR="00363989" w:rsidRPr="00661F57" w:rsidRDefault="00363989" w:rsidP="00D5375B">
      <w:pPr>
        <w:rPr>
          <w:rFonts w:cs="Times New Roman"/>
          <w:sz w:val="24"/>
          <w:szCs w:val="24"/>
        </w:rPr>
      </w:pPr>
      <w:r w:rsidRPr="00661F57">
        <w:rPr>
          <w:rFonts w:cs="Times New Roman"/>
          <w:b/>
          <w:sz w:val="24"/>
          <w:szCs w:val="24"/>
        </w:rPr>
        <w:t>Crash cases</w:t>
      </w:r>
      <w:r w:rsidR="00972C4E" w:rsidRPr="00661F57">
        <w:rPr>
          <w:rFonts w:cs="Times New Roman"/>
          <w:b/>
          <w:sz w:val="24"/>
          <w:szCs w:val="24"/>
        </w:rPr>
        <w:t>: -</w:t>
      </w:r>
      <w:r w:rsidR="0096093E">
        <w:rPr>
          <w:rFonts w:cs="Times New Roman"/>
          <w:b/>
          <w:sz w:val="24"/>
          <w:szCs w:val="24"/>
        </w:rPr>
        <w:t xml:space="preserve"> </w:t>
      </w:r>
      <w:r w:rsidRPr="00661F57">
        <w:rPr>
          <w:rFonts w:cs="Times New Roman"/>
          <w:sz w:val="24"/>
          <w:szCs w:val="24"/>
        </w:rPr>
        <w:t>MDF file corrupt\</w:t>
      </w:r>
      <w:r w:rsidR="00972C4E" w:rsidRPr="00661F57">
        <w:rPr>
          <w:rFonts w:cs="Times New Roman"/>
          <w:sz w:val="24"/>
          <w:szCs w:val="24"/>
        </w:rPr>
        <w:t>Missing. LDF</w:t>
      </w:r>
      <w:r w:rsidRPr="00661F57">
        <w:rPr>
          <w:rFonts w:cs="Times New Roman"/>
          <w:sz w:val="24"/>
          <w:szCs w:val="24"/>
        </w:rPr>
        <w:t xml:space="preserve"> file corrupt\Missing, Page corruption, Header corruption, internal db errors</w:t>
      </w:r>
    </w:p>
    <w:p w:rsidR="00706396" w:rsidRPr="00661F57" w:rsidRDefault="00B9669E" w:rsidP="00D5375B">
      <w:pPr>
        <w:rPr>
          <w:rFonts w:cs="Times New Roman"/>
          <w:sz w:val="24"/>
          <w:szCs w:val="24"/>
        </w:rPr>
      </w:pPr>
      <w:r w:rsidRPr="00661F57">
        <w:rPr>
          <w:rFonts w:cs="Times New Roman"/>
          <w:b/>
          <w:sz w:val="24"/>
          <w:szCs w:val="24"/>
        </w:rPr>
        <w:t>Syntax</w:t>
      </w:r>
      <w:r w:rsidR="00706396" w:rsidRPr="00661F57">
        <w:rPr>
          <w:rFonts w:cs="Times New Roman"/>
          <w:b/>
          <w:sz w:val="24"/>
          <w:szCs w:val="24"/>
        </w:rPr>
        <w:t>:</w:t>
      </w:r>
      <w:r w:rsidR="00706396" w:rsidRPr="00661F57">
        <w:rPr>
          <w:rFonts w:cs="Times New Roman"/>
          <w:sz w:val="24"/>
          <w:szCs w:val="24"/>
        </w:rPr>
        <w:t xml:space="preserve"> backup log [dbname] to disk='path\taildb_TAILLOG.TRN' with no_truncate</w:t>
      </w:r>
    </w:p>
    <w:p w:rsidR="00706396" w:rsidRPr="00661F57" w:rsidRDefault="00706396" w:rsidP="00D5375B">
      <w:pPr>
        <w:rPr>
          <w:rFonts w:cs="Times New Roman"/>
          <w:sz w:val="24"/>
          <w:szCs w:val="24"/>
        </w:rPr>
      </w:pPr>
      <w:r w:rsidRPr="00972C4E">
        <w:rPr>
          <w:rFonts w:cs="Times New Roman"/>
          <w:b/>
          <w:sz w:val="24"/>
          <w:szCs w:val="24"/>
        </w:rPr>
        <w:t>No_trunate:</w:t>
      </w:r>
      <w:r w:rsidRPr="00661F57">
        <w:rPr>
          <w:rFonts w:cs="Times New Roman"/>
          <w:sz w:val="24"/>
          <w:szCs w:val="24"/>
        </w:rPr>
        <w:t xml:space="preserve"> </w:t>
      </w:r>
      <w:r w:rsidR="00B9669E" w:rsidRPr="00661F57">
        <w:rPr>
          <w:rFonts w:cs="Times New Roman"/>
          <w:sz w:val="24"/>
          <w:szCs w:val="24"/>
        </w:rPr>
        <w:t>Without</w:t>
      </w:r>
      <w:r w:rsidR="00972C4E">
        <w:rPr>
          <w:rFonts w:cs="Times New Roman"/>
          <w:sz w:val="24"/>
          <w:szCs w:val="24"/>
        </w:rPr>
        <w:t xml:space="preserve"> truncate VLF'S</w:t>
      </w:r>
      <w:r w:rsidRPr="00661F57">
        <w:rPr>
          <w:rFonts w:cs="Times New Roman"/>
          <w:sz w:val="24"/>
          <w:szCs w:val="24"/>
        </w:rPr>
        <w:t xml:space="preserve"> gives active transaction log backup</w:t>
      </w:r>
    </w:p>
    <w:p w:rsidR="00706396" w:rsidRPr="00661F57" w:rsidRDefault="00706396"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Always tail log backup is possible?</w:t>
      </w:r>
    </w:p>
    <w:p w:rsidR="00706396" w:rsidRPr="00661F57" w:rsidRDefault="00706396" w:rsidP="00D5375B">
      <w:pPr>
        <w:rPr>
          <w:rFonts w:cs="Times New Roman"/>
          <w:sz w:val="24"/>
          <w:szCs w:val="24"/>
        </w:rPr>
      </w:pPr>
      <w:r w:rsidRPr="00661F57">
        <w:rPr>
          <w:rFonts w:cs="Times New Roman"/>
          <w:sz w:val="24"/>
          <w:szCs w:val="24"/>
        </w:rPr>
        <w:t>MDF\NDF corrupted: Always 100% possible</w:t>
      </w:r>
    </w:p>
    <w:p w:rsidR="00706396" w:rsidRPr="00661F57" w:rsidRDefault="00706396" w:rsidP="00D5375B">
      <w:pPr>
        <w:rPr>
          <w:rFonts w:cs="Times New Roman"/>
          <w:sz w:val="24"/>
          <w:szCs w:val="24"/>
        </w:rPr>
      </w:pPr>
      <w:r w:rsidRPr="00661F57">
        <w:rPr>
          <w:rFonts w:cs="Times New Roman"/>
          <w:sz w:val="24"/>
          <w:szCs w:val="24"/>
        </w:rPr>
        <w:t>LDF corrupted: May or may not be possible</w:t>
      </w:r>
    </w:p>
    <w:p w:rsidR="00645F39" w:rsidRDefault="00645F39" w:rsidP="00D5375B">
      <w:pPr>
        <w:rPr>
          <w:rFonts w:cs="Times New Roman"/>
          <w:b/>
          <w:sz w:val="24"/>
          <w:szCs w:val="24"/>
        </w:rPr>
      </w:pPr>
      <w:r>
        <w:rPr>
          <w:rFonts w:cs="Times New Roman"/>
          <w:b/>
          <w:sz w:val="24"/>
          <w:szCs w:val="24"/>
        </w:rPr>
        <w:t xml:space="preserve">Note: </w:t>
      </w:r>
    </w:p>
    <w:p w:rsidR="00706396" w:rsidRPr="00661F57" w:rsidRDefault="00645F39" w:rsidP="00D5375B">
      <w:pPr>
        <w:rPr>
          <w:rFonts w:cs="Times New Roman"/>
          <w:b/>
          <w:sz w:val="24"/>
          <w:szCs w:val="24"/>
        </w:rPr>
      </w:pPr>
      <w:r w:rsidRPr="00661F57">
        <w:rPr>
          <w:rFonts w:cs="Times New Roman"/>
          <w:sz w:val="24"/>
          <w:szCs w:val="24"/>
        </w:rPr>
        <w:t>1. When</w:t>
      </w:r>
      <w:r w:rsidR="00706396" w:rsidRPr="00661F57">
        <w:rPr>
          <w:rFonts w:cs="Times New Roman"/>
          <w:sz w:val="24"/>
          <w:szCs w:val="24"/>
        </w:rPr>
        <w:t xml:space="preserve"> database is in online tail log backup never works</w:t>
      </w:r>
      <w:r>
        <w:rPr>
          <w:rFonts w:cs="Times New Roman"/>
          <w:sz w:val="24"/>
          <w:szCs w:val="24"/>
        </w:rPr>
        <w:t>.</w:t>
      </w:r>
    </w:p>
    <w:p w:rsidR="00706396" w:rsidRPr="00661F57" w:rsidRDefault="00706396" w:rsidP="00D5375B">
      <w:pPr>
        <w:rPr>
          <w:rFonts w:cs="Times New Roman"/>
          <w:sz w:val="24"/>
          <w:szCs w:val="24"/>
        </w:rPr>
      </w:pPr>
      <w:r w:rsidRPr="00661F57">
        <w:rPr>
          <w:rFonts w:cs="Times New Roman"/>
          <w:sz w:val="24"/>
          <w:szCs w:val="24"/>
        </w:rPr>
        <w:t>2. Tail log backup cannot work when database is in simple recovery model</w:t>
      </w:r>
      <w:r w:rsidR="00645F39">
        <w:rPr>
          <w:rFonts w:cs="Times New Roman"/>
          <w:sz w:val="24"/>
          <w:szCs w:val="24"/>
        </w:rPr>
        <w:t>.</w:t>
      </w:r>
    </w:p>
    <w:p w:rsidR="003C6AC3" w:rsidRPr="00661F57" w:rsidRDefault="003C6AC3" w:rsidP="00D5375B">
      <w:pPr>
        <w:rPr>
          <w:rFonts w:cs="Times New Roman"/>
          <w:sz w:val="24"/>
          <w:szCs w:val="24"/>
        </w:rPr>
      </w:pPr>
    </w:p>
    <w:p w:rsidR="00B9669E" w:rsidRPr="00661F57" w:rsidRDefault="00B9669E" w:rsidP="00D5375B">
      <w:pPr>
        <w:rPr>
          <w:rFonts w:cs="Times New Roman"/>
          <w:sz w:val="24"/>
          <w:szCs w:val="24"/>
        </w:rPr>
      </w:pPr>
      <w:r w:rsidRPr="00661F57">
        <w:rPr>
          <w:rFonts w:cs="Times New Roman"/>
          <w:b/>
          <w:sz w:val="24"/>
          <w:szCs w:val="24"/>
          <w:u w:val="single"/>
        </w:rPr>
        <w:t>9</w:t>
      </w:r>
      <w:r w:rsidR="00706396" w:rsidRPr="00661F57">
        <w:rPr>
          <w:rFonts w:cs="Times New Roman"/>
          <w:b/>
          <w:sz w:val="24"/>
          <w:szCs w:val="24"/>
          <w:u w:val="single"/>
        </w:rPr>
        <w:t>. File and file group backup:</w:t>
      </w:r>
    </w:p>
    <w:p w:rsidR="00706396" w:rsidRPr="00661F57" w:rsidRDefault="00706396" w:rsidP="00D5375B">
      <w:pPr>
        <w:rPr>
          <w:rFonts w:cs="Times New Roman"/>
          <w:sz w:val="24"/>
          <w:szCs w:val="24"/>
        </w:rPr>
      </w:pPr>
      <w:r w:rsidRPr="00661F57">
        <w:rPr>
          <w:rFonts w:cs="Times New Roman"/>
          <w:sz w:val="24"/>
          <w:szCs w:val="24"/>
        </w:rPr>
        <w:t>Desired file\file group backup is possible by using this method.</w:t>
      </w:r>
    </w:p>
    <w:p w:rsidR="00706396" w:rsidRPr="00661F57" w:rsidRDefault="00706396" w:rsidP="00D5375B">
      <w:pPr>
        <w:rPr>
          <w:rFonts w:cs="Times New Roman"/>
          <w:b/>
          <w:sz w:val="24"/>
          <w:szCs w:val="24"/>
        </w:rPr>
      </w:pPr>
    </w:p>
    <w:p w:rsidR="00B9669E" w:rsidRPr="00661F57" w:rsidRDefault="00706396" w:rsidP="00D5375B">
      <w:pPr>
        <w:rPr>
          <w:rFonts w:cs="Times New Roman"/>
          <w:b/>
          <w:sz w:val="24"/>
          <w:szCs w:val="24"/>
          <w:u w:val="single"/>
        </w:rPr>
      </w:pPr>
      <w:r w:rsidRPr="00661F57">
        <w:rPr>
          <w:rFonts w:cs="Times New Roman"/>
          <w:b/>
          <w:sz w:val="24"/>
          <w:szCs w:val="24"/>
          <w:u w:val="single"/>
        </w:rPr>
        <w:t>File Backup:-</w:t>
      </w:r>
    </w:p>
    <w:p w:rsidR="00B9669E" w:rsidRPr="00B4718F" w:rsidRDefault="00B4718F" w:rsidP="00D5375B">
      <w:pPr>
        <w:rPr>
          <w:rFonts w:cs="Times New Roman"/>
          <w:b/>
          <w:sz w:val="24"/>
          <w:szCs w:val="24"/>
        </w:rPr>
      </w:pPr>
      <w:r w:rsidRPr="00B4718F">
        <w:rPr>
          <w:rFonts w:cs="Times New Roman"/>
          <w:b/>
          <w:sz w:val="24"/>
          <w:szCs w:val="24"/>
        </w:rPr>
        <w:t>Syntax:</w:t>
      </w:r>
    </w:p>
    <w:p w:rsidR="00706396" w:rsidRPr="00661F57" w:rsidRDefault="00706396" w:rsidP="00D5375B">
      <w:pPr>
        <w:rPr>
          <w:rFonts w:cs="Times New Roman"/>
          <w:b/>
          <w:sz w:val="24"/>
          <w:szCs w:val="24"/>
        </w:rPr>
      </w:pPr>
      <w:r w:rsidRPr="00661F57">
        <w:rPr>
          <w:rFonts w:cs="Times New Roman"/>
          <w:sz w:val="24"/>
          <w:szCs w:val="24"/>
        </w:rPr>
        <w:t>BACKUP DATABASE [DBNAME] FILE = N'FILENAME' TO DISK = N'Path'</w:t>
      </w:r>
    </w:p>
    <w:p w:rsidR="00706396" w:rsidRPr="00661F57" w:rsidRDefault="00706396" w:rsidP="00D5375B">
      <w:pPr>
        <w:rPr>
          <w:rFonts w:cs="Times New Roman"/>
          <w:b/>
          <w:sz w:val="24"/>
          <w:szCs w:val="24"/>
          <w:u w:val="single"/>
        </w:rPr>
      </w:pPr>
      <w:r w:rsidRPr="00661F57">
        <w:rPr>
          <w:rFonts w:cs="Times New Roman"/>
          <w:b/>
          <w:sz w:val="24"/>
          <w:szCs w:val="24"/>
          <w:u w:val="single"/>
        </w:rPr>
        <w:t>File Group Backup:-</w:t>
      </w:r>
    </w:p>
    <w:p w:rsidR="00706396" w:rsidRPr="00B4718F" w:rsidRDefault="00B4718F" w:rsidP="00D5375B">
      <w:pPr>
        <w:rPr>
          <w:rFonts w:cs="Times New Roman"/>
          <w:b/>
          <w:sz w:val="24"/>
          <w:szCs w:val="24"/>
        </w:rPr>
      </w:pPr>
      <w:r w:rsidRPr="00B4718F">
        <w:rPr>
          <w:rFonts w:cs="Times New Roman"/>
          <w:b/>
          <w:sz w:val="24"/>
          <w:szCs w:val="24"/>
        </w:rPr>
        <w:t>Syntax:</w:t>
      </w:r>
    </w:p>
    <w:p w:rsidR="00706396" w:rsidRPr="00661F57" w:rsidRDefault="00706396" w:rsidP="00D5375B">
      <w:pPr>
        <w:rPr>
          <w:rFonts w:cs="Times New Roman"/>
          <w:sz w:val="24"/>
          <w:szCs w:val="24"/>
        </w:rPr>
      </w:pPr>
      <w:r w:rsidRPr="00661F57">
        <w:rPr>
          <w:rFonts w:cs="Times New Roman"/>
          <w:sz w:val="24"/>
          <w:szCs w:val="24"/>
        </w:rPr>
        <w:t xml:space="preserve">BACKUP DATABASE [DBNAME] </w:t>
      </w:r>
      <w:r w:rsidR="00972C4E" w:rsidRPr="00661F57">
        <w:rPr>
          <w:rFonts w:cs="Times New Roman"/>
          <w:sz w:val="24"/>
          <w:szCs w:val="24"/>
        </w:rPr>
        <w:t>Filegroup</w:t>
      </w:r>
      <w:r w:rsidRPr="00661F57">
        <w:rPr>
          <w:rFonts w:cs="Times New Roman"/>
          <w:sz w:val="24"/>
          <w:szCs w:val="24"/>
        </w:rPr>
        <w:t xml:space="preserve"> = </w:t>
      </w:r>
      <w:r w:rsidR="00972C4E">
        <w:rPr>
          <w:rFonts w:cs="Times New Roman"/>
          <w:sz w:val="24"/>
          <w:szCs w:val="24"/>
        </w:rPr>
        <w:t>N'File</w:t>
      </w:r>
      <w:r w:rsidRPr="00661F57">
        <w:rPr>
          <w:rFonts w:cs="Times New Roman"/>
          <w:sz w:val="24"/>
          <w:szCs w:val="24"/>
        </w:rPr>
        <w:t xml:space="preserve">group Name' TO </w:t>
      </w:r>
      <w:r w:rsidR="00B9669E" w:rsidRPr="00661F57">
        <w:rPr>
          <w:rFonts w:cs="Times New Roman"/>
          <w:sz w:val="24"/>
          <w:szCs w:val="24"/>
        </w:rPr>
        <w:t>DISK = N'Path'</w:t>
      </w:r>
    </w:p>
    <w:p w:rsidR="00B9669E" w:rsidRPr="00661F57" w:rsidRDefault="00B9669E"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By default LDF file gets backed up when you trigger any file\file group backup</w:t>
      </w:r>
    </w:p>
    <w:p w:rsidR="00B9669E" w:rsidRPr="00661F57" w:rsidRDefault="00B9669E"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File or file group backup does not required base as a full backup.</w:t>
      </w:r>
    </w:p>
    <w:p w:rsidR="00B9669E" w:rsidRPr="00661F57" w:rsidRDefault="00B9669E" w:rsidP="00D5375B">
      <w:pPr>
        <w:rPr>
          <w:rFonts w:cs="Times New Roman"/>
          <w:sz w:val="24"/>
          <w:szCs w:val="24"/>
        </w:rPr>
      </w:pPr>
      <w:r w:rsidRPr="00661F57">
        <w:rPr>
          <w:rFonts w:cs="Times New Roman"/>
          <w:sz w:val="24"/>
          <w:szCs w:val="24"/>
        </w:rPr>
        <w:t>If you want restore file\file group backup, MDF file should restore first.</w:t>
      </w:r>
    </w:p>
    <w:p w:rsidR="00B9669E" w:rsidRPr="00661F57" w:rsidRDefault="00B9669E" w:rsidP="00D5375B">
      <w:pPr>
        <w:rPr>
          <w:rFonts w:cs="Times New Roman"/>
          <w:b/>
          <w:sz w:val="24"/>
          <w:szCs w:val="24"/>
        </w:rPr>
      </w:pPr>
    </w:p>
    <w:p w:rsidR="009A4975" w:rsidRPr="00661F57" w:rsidRDefault="009A4975" w:rsidP="00D5375B">
      <w:pPr>
        <w:rPr>
          <w:rFonts w:cs="Times New Roman"/>
          <w:b/>
          <w:sz w:val="24"/>
          <w:szCs w:val="24"/>
        </w:rPr>
      </w:pPr>
      <w:r w:rsidRPr="00661F57">
        <w:rPr>
          <w:rFonts w:cs="Times New Roman"/>
          <w:b/>
          <w:sz w:val="24"/>
          <w:szCs w:val="24"/>
        </w:rPr>
        <w:t>&gt;&gt;I have a backup file? How to find the whether backup file is valid or not?</w:t>
      </w:r>
    </w:p>
    <w:p w:rsidR="006B5E6B" w:rsidRPr="00661F57" w:rsidRDefault="006B5E6B" w:rsidP="00D5375B">
      <w:pPr>
        <w:rPr>
          <w:rFonts w:cs="Times New Roman"/>
          <w:b/>
          <w:sz w:val="24"/>
          <w:szCs w:val="24"/>
        </w:rPr>
      </w:pPr>
      <w:r w:rsidRPr="00661F57">
        <w:rPr>
          <w:rFonts w:cs="Times New Roman"/>
          <w:b/>
          <w:sz w:val="24"/>
          <w:szCs w:val="24"/>
        </w:rPr>
        <w:t>RESTORE VERIFYONLY FROM DISK='PATH\BACKUPFILENAME'</w:t>
      </w:r>
    </w:p>
    <w:p w:rsidR="006B5E6B" w:rsidRPr="00661F57" w:rsidRDefault="006B5E6B" w:rsidP="00D5375B">
      <w:pPr>
        <w:rPr>
          <w:rFonts w:cs="Times New Roman"/>
          <w:sz w:val="24"/>
          <w:szCs w:val="24"/>
        </w:rPr>
      </w:pPr>
      <w:r w:rsidRPr="00661F57">
        <w:rPr>
          <w:rFonts w:cs="Times New Roman"/>
          <w:sz w:val="24"/>
          <w:szCs w:val="24"/>
        </w:rPr>
        <w:t>Output:</w:t>
      </w:r>
    </w:p>
    <w:p w:rsidR="006B5E6B" w:rsidRPr="00661F57" w:rsidRDefault="006B5E6B" w:rsidP="00D5375B">
      <w:pPr>
        <w:rPr>
          <w:rFonts w:cs="Times New Roman"/>
          <w:sz w:val="24"/>
          <w:szCs w:val="24"/>
        </w:rPr>
      </w:pPr>
      <w:r w:rsidRPr="00661F57">
        <w:rPr>
          <w:rFonts w:cs="Times New Roman"/>
          <w:sz w:val="24"/>
          <w:szCs w:val="24"/>
        </w:rPr>
        <w:t>Backup file validity status</w:t>
      </w:r>
    </w:p>
    <w:p w:rsidR="009A4975" w:rsidRPr="00661F57" w:rsidRDefault="009A4975" w:rsidP="00D5375B">
      <w:pPr>
        <w:rPr>
          <w:rFonts w:cs="Times New Roman"/>
          <w:b/>
          <w:sz w:val="24"/>
          <w:szCs w:val="24"/>
        </w:rPr>
      </w:pPr>
      <w:r w:rsidRPr="00661F57">
        <w:rPr>
          <w:rFonts w:cs="Times New Roman"/>
          <w:b/>
          <w:sz w:val="24"/>
          <w:szCs w:val="24"/>
        </w:rPr>
        <w:t>&gt;&gt;I have a backup file? How to find the how many files are there inside of the .bak\trn file?</w:t>
      </w:r>
    </w:p>
    <w:p w:rsidR="006B5E6B" w:rsidRPr="00661F57" w:rsidRDefault="006B5E6B" w:rsidP="00D5375B">
      <w:pPr>
        <w:rPr>
          <w:rFonts w:cs="Times New Roman"/>
          <w:b/>
          <w:sz w:val="24"/>
          <w:szCs w:val="24"/>
        </w:rPr>
      </w:pPr>
      <w:r w:rsidRPr="00661F57">
        <w:rPr>
          <w:rFonts w:cs="Times New Roman"/>
          <w:b/>
          <w:sz w:val="24"/>
          <w:szCs w:val="24"/>
        </w:rPr>
        <w:t>RESTORE FILELISTONLY FROM DISK='PATH\BACKUPFILENAME'</w:t>
      </w:r>
    </w:p>
    <w:p w:rsidR="006B5E6B" w:rsidRPr="00661F57" w:rsidRDefault="006B5E6B" w:rsidP="00D5375B">
      <w:pPr>
        <w:rPr>
          <w:rFonts w:cs="Times New Roman"/>
          <w:sz w:val="24"/>
          <w:szCs w:val="24"/>
        </w:rPr>
      </w:pPr>
      <w:r w:rsidRPr="00661F57">
        <w:rPr>
          <w:rFonts w:cs="Times New Roman"/>
          <w:sz w:val="24"/>
          <w:szCs w:val="24"/>
        </w:rPr>
        <w:t>Output:</w:t>
      </w:r>
    </w:p>
    <w:p w:rsidR="006B5E6B" w:rsidRPr="00661F57" w:rsidRDefault="006B5E6B" w:rsidP="00D5375B">
      <w:pPr>
        <w:rPr>
          <w:rFonts w:cs="Times New Roman"/>
          <w:sz w:val="24"/>
          <w:szCs w:val="24"/>
        </w:rPr>
      </w:pPr>
      <w:r w:rsidRPr="00661F57">
        <w:rPr>
          <w:rFonts w:cs="Times New Roman"/>
          <w:sz w:val="24"/>
          <w:szCs w:val="24"/>
        </w:rPr>
        <w:t>Number OF FILES</w:t>
      </w:r>
    </w:p>
    <w:p w:rsidR="006B5E6B" w:rsidRPr="00661F57" w:rsidRDefault="006B5E6B" w:rsidP="00D5375B">
      <w:pPr>
        <w:rPr>
          <w:rFonts w:cs="Times New Roman"/>
          <w:sz w:val="24"/>
          <w:szCs w:val="24"/>
        </w:rPr>
      </w:pPr>
      <w:r w:rsidRPr="00661F57">
        <w:rPr>
          <w:rFonts w:cs="Times New Roman"/>
          <w:sz w:val="24"/>
          <w:szCs w:val="24"/>
        </w:rPr>
        <w:t>Path</w:t>
      </w:r>
    </w:p>
    <w:p w:rsidR="006B5E6B" w:rsidRPr="00661F57" w:rsidRDefault="006B5E6B" w:rsidP="00D5375B">
      <w:pPr>
        <w:rPr>
          <w:rFonts w:cs="Times New Roman"/>
          <w:sz w:val="24"/>
          <w:szCs w:val="24"/>
        </w:rPr>
      </w:pPr>
      <w:r w:rsidRPr="00661F57">
        <w:rPr>
          <w:rFonts w:cs="Times New Roman"/>
          <w:sz w:val="24"/>
          <w:szCs w:val="24"/>
        </w:rPr>
        <w:t>SIZE OF THE FILE</w:t>
      </w:r>
    </w:p>
    <w:p w:rsidR="006B5E6B" w:rsidRPr="00661F57" w:rsidRDefault="006B5E6B" w:rsidP="00D5375B">
      <w:pPr>
        <w:shd w:val="clear" w:color="auto" w:fill="FFFFFF"/>
        <w:spacing w:before="100" w:beforeAutospacing="1" w:after="100" w:afterAutospacing="1" w:line="240" w:lineRule="atLeast"/>
        <w:rPr>
          <w:rFonts w:eastAsia="Times New Roman" w:cs="Times New Roman"/>
          <w:color w:val="444444"/>
          <w:sz w:val="24"/>
          <w:szCs w:val="24"/>
        </w:rPr>
      </w:pPr>
    </w:p>
    <w:p w:rsidR="009A4975" w:rsidRPr="00661F57" w:rsidRDefault="009A4975" w:rsidP="00D5375B">
      <w:pPr>
        <w:rPr>
          <w:rFonts w:cs="Times New Roman"/>
          <w:b/>
          <w:sz w:val="24"/>
          <w:szCs w:val="24"/>
        </w:rPr>
      </w:pPr>
      <w:r w:rsidRPr="00661F57">
        <w:rPr>
          <w:rFonts w:cs="Times New Roman"/>
          <w:b/>
          <w:sz w:val="24"/>
          <w:szCs w:val="24"/>
        </w:rPr>
        <w:t xml:space="preserve">&gt;&gt;I have a backup file? How to find the version of </w:t>
      </w:r>
      <w:r w:rsidR="00F478FE" w:rsidRPr="00661F57">
        <w:rPr>
          <w:rFonts w:cs="Times New Roman"/>
          <w:b/>
          <w:sz w:val="24"/>
          <w:szCs w:val="24"/>
        </w:rPr>
        <w:t>Sql</w:t>
      </w:r>
      <w:r w:rsidRPr="00661F57">
        <w:rPr>
          <w:rFonts w:cs="Times New Roman"/>
          <w:b/>
          <w:sz w:val="24"/>
          <w:szCs w:val="24"/>
        </w:rPr>
        <w:t xml:space="preserve"> server by using the backup file?</w:t>
      </w:r>
    </w:p>
    <w:p w:rsidR="006B5E6B" w:rsidRPr="00661F57" w:rsidRDefault="006B5E6B" w:rsidP="00D5375B">
      <w:pPr>
        <w:rPr>
          <w:rFonts w:cs="Times New Roman"/>
          <w:b/>
          <w:sz w:val="24"/>
          <w:szCs w:val="24"/>
        </w:rPr>
      </w:pPr>
      <w:r w:rsidRPr="00661F57">
        <w:rPr>
          <w:rFonts w:cs="Times New Roman"/>
          <w:b/>
          <w:sz w:val="24"/>
          <w:szCs w:val="24"/>
        </w:rPr>
        <w:t xml:space="preserve">RESTORE </w:t>
      </w:r>
      <w:r w:rsidR="00972C4E" w:rsidRPr="00661F57">
        <w:rPr>
          <w:rFonts w:cs="Times New Roman"/>
          <w:b/>
          <w:sz w:val="24"/>
          <w:szCs w:val="24"/>
        </w:rPr>
        <w:t xml:space="preserve">HEADERONLY </w:t>
      </w:r>
      <w:r w:rsidRPr="00661F57">
        <w:rPr>
          <w:rFonts w:cs="Times New Roman"/>
          <w:b/>
          <w:sz w:val="24"/>
          <w:szCs w:val="24"/>
        </w:rPr>
        <w:t>FROM DISK='PATH\BACKUPFILENAME'</w:t>
      </w:r>
    </w:p>
    <w:p w:rsidR="006B5E6B" w:rsidRPr="00972C4E" w:rsidRDefault="006B5E6B" w:rsidP="00D5375B">
      <w:pPr>
        <w:rPr>
          <w:rFonts w:cs="Times New Roman"/>
          <w:b/>
          <w:sz w:val="24"/>
          <w:szCs w:val="24"/>
        </w:rPr>
      </w:pPr>
      <w:r w:rsidRPr="00972C4E">
        <w:rPr>
          <w:rFonts w:cs="Times New Roman"/>
          <w:b/>
          <w:sz w:val="24"/>
          <w:szCs w:val="24"/>
        </w:rPr>
        <w:t>Output:</w:t>
      </w:r>
    </w:p>
    <w:p w:rsidR="006B5E6B" w:rsidRPr="00661F57" w:rsidRDefault="006B5E6B" w:rsidP="00D5375B">
      <w:pPr>
        <w:rPr>
          <w:rFonts w:cs="Times New Roman"/>
          <w:sz w:val="24"/>
          <w:szCs w:val="24"/>
        </w:rPr>
      </w:pPr>
      <w:r w:rsidRPr="00661F57">
        <w:rPr>
          <w:rFonts w:cs="Times New Roman"/>
          <w:sz w:val="24"/>
          <w:szCs w:val="24"/>
        </w:rPr>
        <w:t>DBNAME</w:t>
      </w:r>
    </w:p>
    <w:p w:rsidR="006B5E6B" w:rsidRPr="00661F57" w:rsidRDefault="006B5E6B" w:rsidP="00D5375B">
      <w:pPr>
        <w:rPr>
          <w:rFonts w:cs="Times New Roman"/>
          <w:sz w:val="24"/>
          <w:szCs w:val="24"/>
        </w:rPr>
      </w:pPr>
      <w:r w:rsidRPr="00661F57">
        <w:rPr>
          <w:rFonts w:cs="Times New Roman"/>
          <w:sz w:val="24"/>
          <w:szCs w:val="24"/>
        </w:rPr>
        <w:t>Compatibility</w:t>
      </w:r>
    </w:p>
    <w:p w:rsidR="006B5E6B" w:rsidRPr="00661F57" w:rsidRDefault="006B5E6B" w:rsidP="00D5375B">
      <w:pPr>
        <w:rPr>
          <w:rFonts w:cs="Times New Roman"/>
          <w:sz w:val="24"/>
          <w:szCs w:val="24"/>
        </w:rPr>
      </w:pPr>
      <w:r w:rsidRPr="00661F57">
        <w:rPr>
          <w:rFonts w:cs="Times New Roman"/>
          <w:sz w:val="24"/>
          <w:szCs w:val="24"/>
        </w:rPr>
        <w:t>Version</w:t>
      </w:r>
    </w:p>
    <w:p w:rsidR="006B5E6B" w:rsidRPr="00661F57" w:rsidRDefault="006B5E6B" w:rsidP="00D5375B">
      <w:pPr>
        <w:rPr>
          <w:rFonts w:cs="Times New Roman"/>
          <w:sz w:val="24"/>
          <w:szCs w:val="24"/>
        </w:rPr>
      </w:pPr>
      <w:r w:rsidRPr="00661F57">
        <w:rPr>
          <w:rFonts w:cs="Times New Roman"/>
          <w:sz w:val="24"/>
          <w:szCs w:val="24"/>
        </w:rPr>
        <w:t>Server name</w:t>
      </w:r>
    </w:p>
    <w:p w:rsidR="006B5E6B" w:rsidRPr="00661F57" w:rsidRDefault="006B5E6B" w:rsidP="00D5375B">
      <w:pPr>
        <w:rPr>
          <w:rFonts w:cs="Times New Roman"/>
          <w:sz w:val="24"/>
          <w:szCs w:val="24"/>
        </w:rPr>
      </w:pPr>
      <w:r w:rsidRPr="00661F57">
        <w:rPr>
          <w:rFonts w:cs="Times New Roman"/>
          <w:sz w:val="24"/>
          <w:szCs w:val="24"/>
        </w:rPr>
        <w:t>Login name</w:t>
      </w:r>
    </w:p>
    <w:p w:rsidR="006B5E6B" w:rsidRPr="00661F57" w:rsidRDefault="006B5E6B" w:rsidP="00D5375B">
      <w:pPr>
        <w:rPr>
          <w:rFonts w:cs="Times New Roman"/>
          <w:sz w:val="24"/>
          <w:szCs w:val="24"/>
        </w:rPr>
      </w:pPr>
      <w:r w:rsidRPr="00661F57">
        <w:rPr>
          <w:rFonts w:cs="Times New Roman"/>
          <w:sz w:val="24"/>
          <w:szCs w:val="24"/>
        </w:rPr>
        <w:t>Db size</w:t>
      </w:r>
    </w:p>
    <w:p w:rsidR="006B5E6B" w:rsidRPr="00661F57" w:rsidRDefault="006B5E6B" w:rsidP="00D5375B">
      <w:pPr>
        <w:rPr>
          <w:rFonts w:cs="Times New Roman"/>
          <w:sz w:val="24"/>
          <w:szCs w:val="24"/>
        </w:rPr>
      </w:pPr>
      <w:r w:rsidRPr="00661F57">
        <w:rPr>
          <w:rFonts w:cs="Times New Roman"/>
          <w:sz w:val="24"/>
          <w:szCs w:val="24"/>
        </w:rPr>
        <w:t>Collation</w:t>
      </w:r>
    </w:p>
    <w:p w:rsidR="006B5E6B" w:rsidRPr="00661F57" w:rsidRDefault="006B5E6B" w:rsidP="00D5375B">
      <w:pPr>
        <w:rPr>
          <w:rFonts w:cs="Times New Roman"/>
          <w:sz w:val="24"/>
          <w:szCs w:val="24"/>
        </w:rPr>
      </w:pPr>
      <w:r w:rsidRPr="00661F57">
        <w:rPr>
          <w:rFonts w:cs="Times New Roman"/>
          <w:sz w:val="24"/>
          <w:szCs w:val="24"/>
        </w:rPr>
        <w:t>Backup start time</w:t>
      </w:r>
    </w:p>
    <w:p w:rsidR="00B23B60" w:rsidRDefault="006B5E6B" w:rsidP="00B4718F">
      <w:pPr>
        <w:rPr>
          <w:rFonts w:cs="Times New Roman"/>
          <w:sz w:val="24"/>
          <w:szCs w:val="24"/>
        </w:rPr>
      </w:pPr>
      <w:r w:rsidRPr="00661F57">
        <w:rPr>
          <w:rFonts w:cs="Times New Roman"/>
          <w:sz w:val="24"/>
          <w:szCs w:val="24"/>
        </w:rPr>
        <w:t>Backup finish time</w:t>
      </w:r>
    </w:p>
    <w:p w:rsidR="00B23B60" w:rsidRDefault="00B23B60" w:rsidP="00B4718F">
      <w:pPr>
        <w:rPr>
          <w:rFonts w:cs="Times New Roman"/>
          <w:sz w:val="24"/>
          <w:szCs w:val="24"/>
        </w:rPr>
      </w:pPr>
    </w:p>
    <w:p w:rsidR="00874CB0" w:rsidRPr="00B4718F" w:rsidRDefault="00874CB0" w:rsidP="00B4718F">
      <w:pPr>
        <w:rPr>
          <w:rFonts w:cs="Times New Roman"/>
          <w:sz w:val="24"/>
          <w:szCs w:val="24"/>
        </w:rPr>
      </w:pPr>
    </w:p>
    <w:tbl>
      <w:tblPr>
        <w:tblW w:w="9540" w:type="dxa"/>
        <w:tblCellMar>
          <w:left w:w="0" w:type="dxa"/>
          <w:right w:w="0" w:type="dxa"/>
        </w:tblCellMar>
        <w:tblLook w:val="04A0" w:firstRow="1" w:lastRow="0" w:firstColumn="1" w:lastColumn="0" w:noHBand="0" w:noVBand="1"/>
      </w:tblPr>
      <w:tblGrid>
        <w:gridCol w:w="2385"/>
        <w:gridCol w:w="2385"/>
        <w:gridCol w:w="2385"/>
        <w:gridCol w:w="2385"/>
      </w:tblGrid>
      <w:tr w:rsidR="009D177E" w:rsidRPr="00661F57" w:rsidTr="009D177E">
        <w:trPr>
          <w:trHeight w:val="1035"/>
        </w:trPr>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b/>
                <w:bCs/>
                <w:kern w:val="24"/>
                <w:sz w:val="24"/>
                <w:szCs w:val="24"/>
              </w:rPr>
              <w:t>Database</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b/>
                <w:bCs/>
                <w:kern w:val="24"/>
                <w:sz w:val="24"/>
                <w:szCs w:val="24"/>
              </w:rPr>
              <w:t>Full</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b/>
                <w:bCs/>
                <w:kern w:val="24"/>
                <w:sz w:val="24"/>
                <w:szCs w:val="24"/>
              </w:rPr>
              <w:t>Differential</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b/>
                <w:bCs/>
                <w:kern w:val="24"/>
                <w:sz w:val="24"/>
                <w:szCs w:val="24"/>
              </w:rPr>
              <w:t>Tlog</w:t>
            </w:r>
          </w:p>
        </w:tc>
      </w:tr>
      <w:tr w:rsidR="009D177E" w:rsidRPr="00661F57" w:rsidTr="009D177E">
        <w:trPr>
          <w:trHeight w:val="1035"/>
        </w:trPr>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MASTER</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YES</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NO</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NO</w:t>
            </w:r>
          </w:p>
        </w:tc>
      </w:tr>
      <w:tr w:rsidR="009D177E" w:rsidRPr="00661F57" w:rsidTr="009D177E">
        <w:trPr>
          <w:trHeight w:val="1035"/>
        </w:trPr>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MODEL</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YES</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YES</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YES</w:t>
            </w:r>
          </w:p>
        </w:tc>
      </w:tr>
      <w:tr w:rsidR="009D177E" w:rsidRPr="00661F57" w:rsidTr="009D177E">
        <w:trPr>
          <w:trHeight w:val="1035"/>
        </w:trPr>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MSDB</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YES</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YES</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NO</w:t>
            </w:r>
          </w:p>
        </w:tc>
      </w:tr>
      <w:tr w:rsidR="009D177E" w:rsidRPr="00661F57" w:rsidTr="009D177E">
        <w:trPr>
          <w:trHeight w:val="1035"/>
        </w:trPr>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TEMPDB</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NO</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NO</w:t>
            </w:r>
          </w:p>
        </w:tc>
        <w:tc>
          <w:tcPr>
            <w:tcW w:w="238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D177E" w:rsidRPr="00661F57" w:rsidRDefault="009D177E" w:rsidP="00D5375B">
            <w:pPr>
              <w:autoSpaceDE w:val="0"/>
              <w:autoSpaceDN w:val="0"/>
              <w:adjustRightInd w:val="0"/>
              <w:spacing w:after="0" w:line="240" w:lineRule="auto"/>
              <w:ind w:left="540" w:hanging="540"/>
              <w:rPr>
                <w:rFonts w:cs="Times New Roman"/>
                <w:kern w:val="24"/>
                <w:sz w:val="24"/>
                <w:szCs w:val="24"/>
              </w:rPr>
            </w:pPr>
            <w:r w:rsidRPr="00661F57">
              <w:rPr>
                <w:rFonts w:cs="Times New Roman"/>
                <w:kern w:val="24"/>
                <w:sz w:val="24"/>
                <w:szCs w:val="24"/>
              </w:rPr>
              <w:t>NO</w:t>
            </w:r>
          </w:p>
        </w:tc>
      </w:tr>
    </w:tbl>
    <w:p w:rsidR="00B4762A" w:rsidRPr="00B23B60" w:rsidRDefault="00B4762A" w:rsidP="00B23B60">
      <w:pPr>
        <w:rPr>
          <w:sz w:val="24"/>
          <w:szCs w:val="24"/>
        </w:rPr>
      </w:pPr>
      <w:r w:rsidRPr="00B23B60">
        <w:rPr>
          <w:rStyle w:val="label"/>
          <w:rFonts w:cs="Segoe UI"/>
          <w:b/>
          <w:bCs/>
          <w:sz w:val="24"/>
          <w:szCs w:val="24"/>
        </w:rPr>
        <w:t>Backup Media Terms and Definitions:</w:t>
      </w:r>
    </w:p>
    <w:p w:rsidR="00B4263F" w:rsidRPr="00B23B60" w:rsidRDefault="00B4263F" w:rsidP="00D5375B">
      <w:pPr>
        <w:rPr>
          <w:rFonts w:cs="Times New Roman"/>
          <w:b/>
          <w:sz w:val="24"/>
          <w:szCs w:val="24"/>
        </w:rPr>
      </w:pPr>
      <w:r w:rsidRPr="00B23B60">
        <w:rPr>
          <w:rFonts w:cs="Times New Roman"/>
          <w:b/>
          <w:sz w:val="24"/>
          <w:szCs w:val="24"/>
        </w:rPr>
        <w:t>Append:</w:t>
      </w:r>
    </w:p>
    <w:p w:rsidR="00B4263F" w:rsidRPr="00661F57" w:rsidRDefault="00B4263F" w:rsidP="00D5375B">
      <w:pPr>
        <w:rPr>
          <w:rFonts w:cs="Times New Roman"/>
          <w:sz w:val="24"/>
          <w:szCs w:val="24"/>
        </w:rPr>
      </w:pPr>
      <w:r w:rsidRPr="00661F57">
        <w:rPr>
          <w:rFonts w:cs="Times New Roman"/>
          <w:sz w:val="24"/>
          <w:szCs w:val="24"/>
        </w:rPr>
        <w:t>Add additional modifications into the existing backup file</w:t>
      </w:r>
    </w:p>
    <w:p w:rsidR="00B4263F" w:rsidRPr="00B23B60" w:rsidRDefault="00B4263F" w:rsidP="00D5375B">
      <w:pPr>
        <w:rPr>
          <w:rFonts w:cs="Times New Roman"/>
          <w:b/>
          <w:sz w:val="24"/>
          <w:szCs w:val="24"/>
        </w:rPr>
      </w:pPr>
      <w:r w:rsidRPr="00B23B60">
        <w:rPr>
          <w:rFonts w:cs="Times New Roman"/>
          <w:b/>
          <w:sz w:val="24"/>
          <w:szCs w:val="24"/>
        </w:rPr>
        <w:t>Overwrite:</w:t>
      </w:r>
    </w:p>
    <w:p w:rsidR="00B4263F" w:rsidRPr="00661F57" w:rsidRDefault="00B4263F" w:rsidP="00D5375B">
      <w:pPr>
        <w:rPr>
          <w:rFonts w:cs="Times New Roman"/>
          <w:sz w:val="24"/>
          <w:szCs w:val="24"/>
        </w:rPr>
      </w:pPr>
      <w:r w:rsidRPr="00661F57">
        <w:rPr>
          <w:rFonts w:cs="Times New Roman"/>
          <w:sz w:val="24"/>
          <w:szCs w:val="24"/>
        </w:rPr>
        <w:t>Entire data gets taken into backup file and due to this takes more time.</w:t>
      </w:r>
    </w:p>
    <w:p w:rsidR="00D35F91" w:rsidRPr="00661F57" w:rsidRDefault="00D35F91" w:rsidP="00D5375B">
      <w:pPr>
        <w:rPr>
          <w:rFonts w:cs="Times New Roman"/>
          <w:sz w:val="24"/>
          <w:szCs w:val="24"/>
        </w:rPr>
      </w:pPr>
      <w:r w:rsidRPr="00B23B60">
        <w:rPr>
          <w:rFonts w:cs="Times New Roman"/>
          <w:b/>
          <w:sz w:val="24"/>
          <w:szCs w:val="24"/>
        </w:rPr>
        <w:t>Backup compression:</w:t>
      </w:r>
      <w:r w:rsidRPr="00B23B60">
        <w:rPr>
          <w:rFonts w:cs="Times New Roman"/>
          <w:sz w:val="24"/>
          <w:szCs w:val="24"/>
        </w:rPr>
        <w:t xml:space="preserve"> </w:t>
      </w:r>
      <w:r w:rsidRPr="00661F57">
        <w:rPr>
          <w:rFonts w:cs="Times New Roman"/>
          <w:sz w:val="24"/>
          <w:szCs w:val="24"/>
        </w:rPr>
        <w:t xml:space="preserve">New inbuilt feature in </w:t>
      </w:r>
      <w:r w:rsidR="003C6AC3" w:rsidRPr="00661F57">
        <w:rPr>
          <w:rFonts w:cs="Times New Roman"/>
          <w:sz w:val="24"/>
          <w:szCs w:val="24"/>
        </w:rPr>
        <w:t>Sql</w:t>
      </w:r>
      <w:r w:rsidRPr="00661F57">
        <w:rPr>
          <w:rFonts w:cs="Times New Roman"/>
          <w:sz w:val="24"/>
          <w:szCs w:val="24"/>
        </w:rPr>
        <w:t xml:space="preserve"> server 2008 onwards. The main purpose is you can save the disk space and keep more number of </w:t>
      </w:r>
      <w:r w:rsidR="0028674D" w:rsidRPr="00661F57">
        <w:rPr>
          <w:rFonts w:cs="Times New Roman"/>
          <w:sz w:val="24"/>
          <w:szCs w:val="24"/>
        </w:rPr>
        <w:t>day’s</w:t>
      </w:r>
      <w:r w:rsidRPr="00661F57">
        <w:rPr>
          <w:rFonts w:cs="Times New Roman"/>
          <w:sz w:val="24"/>
          <w:szCs w:val="24"/>
        </w:rPr>
        <w:t xml:space="preserve"> backup files.</w:t>
      </w:r>
    </w:p>
    <w:p w:rsidR="00D35F91" w:rsidRPr="00661F57" w:rsidRDefault="00D35F91" w:rsidP="00D5375B">
      <w:pPr>
        <w:rPr>
          <w:rFonts w:cs="Times New Roman"/>
          <w:sz w:val="24"/>
          <w:szCs w:val="24"/>
        </w:rPr>
      </w:pPr>
      <w:r w:rsidRPr="00661F57">
        <w:rPr>
          <w:rFonts w:cs="Times New Roman"/>
          <w:sz w:val="24"/>
          <w:szCs w:val="24"/>
        </w:rPr>
        <w:t>Compression option values</w:t>
      </w:r>
    </w:p>
    <w:p w:rsidR="00D35F91" w:rsidRPr="00661F57" w:rsidRDefault="00D35F91" w:rsidP="00D5375B">
      <w:pPr>
        <w:rPr>
          <w:rFonts w:cs="Times New Roman"/>
          <w:sz w:val="24"/>
          <w:szCs w:val="24"/>
        </w:rPr>
      </w:pPr>
      <w:r w:rsidRPr="00661F57">
        <w:rPr>
          <w:rFonts w:cs="Times New Roman"/>
          <w:sz w:val="24"/>
          <w:szCs w:val="24"/>
        </w:rPr>
        <w:t>1---10%</w:t>
      </w:r>
    </w:p>
    <w:p w:rsidR="00D35F91" w:rsidRPr="00661F57" w:rsidRDefault="00D35F91" w:rsidP="00D5375B">
      <w:pPr>
        <w:rPr>
          <w:rFonts w:cs="Times New Roman"/>
          <w:sz w:val="24"/>
          <w:szCs w:val="24"/>
        </w:rPr>
      </w:pPr>
      <w:r w:rsidRPr="00661F57">
        <w:rPr>
          <w:rFonts w:cs="Times New Roman"/>
          <w:sz w:val="24"/>
          <w:szCs w:val="24"/>
        </w:rPr>
        <w:t>2--20%</w:t>
      </w:r>
    </w:p>
    <w:p w:rsidR="00D35F91" w:rsidRPr="00661F57" w:rsidRDefault="00D35F91" w:rsidP="00D5375B">
      <w:pPr>
        <w:rPr>
          <w:rFonts w:cs="Times New Roman"/>
          <w:sz w:val="24"/>
          <w:szCs w:val="24"/>
        </w:rPr>
      </w:pPr>
      <w:r w:rsidRPr="00661F57">
        <w:rPr>
          <w:rFonts w:cs="Times New Roman"/>
          <w:sz w:val="24"/>
          <w:szCs w:val="24"/>
        </w:rPr>
        <w:t>3--30%</w:t>
      </w:r>
    </w:p>
    <w:p w:rsidR="00D35F91" w:rsidRPr="00661F57" w:rsidRDefault="00D35F91" w:rsidP="00D5375B">
      <w:pPr>
        <w:rPr>
          <w:rFonts w:cs="Times New Roman"/>
          <w:sz w:val="24"/>
          <w:szCs w:val="24"/>
        </w:rPr>
      </w:pPr>
      <w:r w:rsidRPr="00661F57">
        <w:rPr>
          <w:rFonts w:cs="Times New Roman"/>
          <w:sz w:val="24"/>
          <w:szCs w:val="24"/>
        </w:rPr>
        <w:t>4--40%</w:t>
      </w:r>
    </w:p>
    <w:p w:rsidR="00D35F91" w:rsidRPr="00661F57" w:rsidRDefault="00D35F91" w:rsidP="00D5375B">
      <w:pPr>
        <w:rPr>
          <w:rFonts w:cs="Times New Roman"/>
          <w:sz w:val="24"/>
          <w:szCs w:val="24"/>
        </w:rPr>
      </w:pPr>
      <w:r w:rsidRPr="00661F57">
        <w:rPr>
          <w:rFonts w:cs="Times New Roman"/>
          <w:sz w:val="24"/>
          <w:szCs w:val="24"/>
        </w:rPr>
        <w:t>...10</w:t>
      </w:r>
    </w:p>
    <w:p w:rsidR="00D35F91" w:rsidRPr="00661F57" w:rsidRDefault="00D35F91"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Backup compression supports only in Enterprise edition.</w:t>
      </w:r>
    </w:p>
    <w:p w:rsidR="00F478FE" w:rsidRPr="00661F57" w:rsidRDefault="00F478FE" w:rsidP="00D5375B">
      <w:pPr>
        <w:rPr>
          <w:rFonts w:cs="Times New Roman"/>
          <w:b/>
          <w:sz w:val="24"/>
          <w:szCs w:val="24"/>
        </w:rPr>
      </w:pPr>
      <w:r w:rsidRPr="00661F57">
        <w:rPr>
          <w:rFonts w:cs="Times New Roman"/>
          <w:b/>
          <w:sz w:val="24"/>
          <w:szCs w:val="24"/>
        </w:rPr>
        <w:t>Backup Set:</w:t>
      </w:r>
    </w:p>
    <w:p w:rsidR="00F478FE" w:rsidRPr="00661F57" w:rsidRDefault="00F478FE" w:rsidP="00D5375B">
      <w:pPr>
        <w:rPr>
          <w:rFonts w:cs="Times New Roman"/>
          <w:sz w:val="24"/>
          <w:szCs w:val="24"/>
        </w:rPr>
      </w:pPr>
      <w:r w:rsidRPr="00661F57">
        <w:rPr>
          <w:rFonts w:cs="Times New Roman"/>
          <w:sz w:val="24"/>
          <w:szCs w:val="24"/>
        </w:rPr>
        <w:t>A backup set contains the backup from a single, successful backup operation. It can be a FULL/Diff/Tlog backup.</w:t>
      </w:r>
    </w:p>
    <w:p w:rsidR="00F478FE" w:rsidRPr="00661F57" w:rsidRDefault="003C6AC3" w:rsidP="00D5375B">
      <w:pPr>
        <w:rPr>
          <w:rFonts w:cs="Times New Roman"/>
          <w:b/>
          <w:sz w:val="24"/>
          <w:szCs w:val="24"/>
        </w:rPr>
      </w:pPr>
      <w:r w:rsidRPr="00661F57">
        <w:rPr>
          <w:rFonts w:cs="Times New Roman"/>
          <w:b/>
          <w:sz w:val="24"/>
          <w:szCs w:val="24"/>
        </w:rPr>
        <w:t>Media Set or backup device:</w:t>
      </w:r>
    </w:p>
    <w:p w:rsidR="00F478FE" w:rsidRPr="00661F57" w:rsidRDefault="00F478FE" w:rsidP="00D5375B">
      <w:pPr>
        <w:rPr>
          <w:rFonts w:cs="Times New Roman"/>
          <w:sz w:val="24"/>
          <w:szCs w:val="24"/>
        </w:rPr>
      </w:pPr>
      <w:r w:rsidRPr="00661F57">
        <w:rPr>
          <w:rFonts w:cs="Times New Roman"/>
          <w:sz w:val="24"/>
          <w:szCs w:val="24"/>
        </w:rPr>
        <w:t>A media set is an ordered collection of backup media, tapes or disk files, to which one or more backup operations have written using a fixed type and number of backup devices.</w:t>
      </w:r>
    </w:p>
    <w:p w:rsidR="00B23B60" w:rsidRDefault="00B23B60" w:rsidP="00D5375B">
      <w:pPr>
        <w:rPr>
          <w:rFonts w:cs="Times New Roman"/>
          <w:b/>
          <w:sz w:val="24"/>
          <w:szCs w:val="24"/>
        </w:rPr>
      </w:pPr>
    </w:p>
    <w:p w:rsidR="00F478FE" w:rsidRPr="00661F57" w:rsidRDefault="00F478FE" w:rsidP="00D5375B">
      <w:pPr>
        <w:rPr>
          <w:rFonts w:cs="Times New Roman"/>
          <w:b/>
          <w:sz w:val="24"/>
          <w:szCs w:val="24"/>
        </w:rPr>
      </w:pPr>
      <w:r w:rsidRPr="00661F57">
        <w:rPr>
          <w:rFonts w:cs="Times New Roman"/>
          <w:b/>
          <w:sz w:val="24"/>
          <w:szCs w:val="24"/>
        </w:rPr>
        <w:t>Media Set Family:</w:t>
      </w:r>
    </w:p>
    <w:p w:rsidR="00F478FE" w:rsidRPr="00661F57" w:rsidRDefault="00F478FE" w:rsidP="00D5375B">
      <w:pPr>
        <w:rPr>
          <w:rFonts w:cs="Times New Roman"/>
          <w:sz w:val="24"/>
          <w:szCs w:val="24"/>
        </w:rPr>
      </w:pPr>
      <w:r w:rsidRPr="00661F57">
        <w:rPr>
          <w:rFonts w:cs="Times New Roman"/>
          <w:sz w:val="24"/>
          <w:szCs w:val="24"/>
        </w:rPr>
        <w:t>Backup splited into two files and called backup files belong to same family</w:t>
      </w:r>
    </w:p>
    <w:p w:rsidR="00F478FE" w:rsidRPr="00661F57" w:rsidRDefault="00F478FE" w:rsidP="00D5375B">
      <w:pPr>
        <w:rPr>
          <w:rFonts w:cs="Times New Roman"/>
          <w:b/>
          <w:sz w:val="24"/>
          <w:szCs w:val="24"/>
        </w:rPr>
      </w:pPr>
      <w:r w:rsidRPr="00661F57">
        <w:rPr>
          <w:rFonts w:cs="Times New Roman"/>
          <w:b/>
          <w:sz w:val="24"/>
          <w:szCs w:val="24"/>
        </w:rPr>
        <w:t>&gt;</w:t>
      </w:r>
      <w:r w:rsidR="00B4718F">
        <w:rPr>
          <w:rFonts w:cs="Times New Roman"/>
          <w:b/>
          <w:sz w:val="24"/>
          <w:szCs w:val="24"/>
        </w:rPr>
        <w:t xml:space="preserve"> </w:t>
      </w:r>
      <w:r w:rsidR="003C6AC3" w:rsidRPr="00661F57">
        <w:rPr>
          <w:rFonts w:cs="Times New Roman"/>
          <w:b/>
          <w:sz w:val="24"/>
          <w:szCs w:val="24"/>
        </w:rPr>
        <w:t>Verify</w:t>
      </w:r>
      <w:r w:rsidRPr="00661F57">
        <w:rPr>
          <w:rFonts w:cs="Times New Roman"/>
          <w:b/>
          <w:sz w:val="24"/>
          <w:szCs w:val="24"/>
        </w:rPr>
        <w:t xml:space="preserve"> B</w:t>
      </w:r>
      <w:r w:rsidR="003C6AC3" w:rsidRPr="00661F57">
        <w:rPr>
          <w:rFonts w:cs="Times New Roman"/>
          <w:b/>
          <w:sz w:val="24"/>
          <w:szCs w:val="24"/>
        </w:rPr>
        <w:t>ackup</w:t>
      </w:r>
      <w:r w:rsidRPr="00661F57">
        <w:rPr>
          <w:rFonts w:cs="Times New Roman"/>
          <w:b/>
          <w:sz w:val="24"/>
          <w:szCs w:val="24"/>
        </w:rPr>
        <w:t xml:space="preserve"> O</w:t>
      </w:r>
      <w:r w:rsidR="003C6AC3" w:rsidRPr="00661F57">
        <w:rPr>
          <w:rFonts w:cs="Times New Roman"/>
          <w:b/>
          <w:sz w:val="24"/>
          <w:szCs w:val="24"/>
        </w:rPr>
        <w:t>ption</w:t>
      </w:r>
      <w:r w:rsidRPr="00661F57">
        <w:rPr>
          <w:rFonts w:cs="Times New Roman"/>
          <w:b/>
          <w:sz w:val="24"/>
          <w:szCs w:val="24"/>
        </w:rPr>
        <w:t>:</w:t>
      </w:r>
    </w:p>
    <w:p w:rsidR="00F478FE" w:rsidRPr="00661F57" w:rsidRDefault="00F478FE" w:rsidP="00D5375B">
      <w:pPr>
        <w:rPr>
          <w:rFonts w:cs="Times New Roman"/>
          <w:sz w:val="24"/>
          <w:szCs w:val="24"/>
        </w:rPr>
      </w:pPr>
      <w:r w:rsidRPr="00661F57">
        <w:rPr>
          <w:rFonts w:cs="Times New Roman"/>
          <w:sz w:val="24"/>
          <w:szCs w:val="24"/>
        </w:rPr>
        <w:t>Just perform backup file validity by using RESTORE VERIFYONLY</w:t>
      </w:r>
    </w:p>
    <w:p w:rsidR="00F478FE" w:rsidRPr="00661F57" w:rsidRDefault="00F478FE" w:rsidP="00D5375B">
      <w:pPr>
        <w:rPr>
          <w:rFonts w:cs="Times New Roman"/>
          <w:b/>
          <w:sz w:val="24"/>
          <w:szCs w:val="24"/>
        </w:rPr>
      </w:pPr>
      <w:r w:rsidRPr="00661F57">
        <w:rPr>
          <w:rFonts w:cs="Times New Roman"/>
          <w:b/>
          <w:sz w:val="24"/>
          <w:szCs w:val="24"/>
        </w:rPr>
        <w:t>&gt;</w:t>
      </w:r>
      <w:r w:rsidR="00691AC2" w:rsidRPr="00661F57">
        <w:rPr>
          <w:rFonts w:cs="Times New Roman"/>
          <w:b/>
          <w:sz w:val="24"/>
          <w:szCs w:val="24"/>
        </w:rPr>
        <w:t xml:space="preserve"> </w:t>
      </w:r>
      <w:r w:rsidRPr="00661F57">
        <w:rPr>
          <w:rFonts w:cs="Times New Roman"/>
          <w:b/>
          <w:sz w:val="24"/>
          <w:szCs w:val="24"/>
        </w:rPr>
        <w:t>Checksum:</w:t>
      </w:r>
    </w:p>
    <w:p w:rsidR="00F478FE" w:rsidRPr="00661F57" w:rsidRDefault="00F478FE" w:rsidP="00D5375B">
      <w:pPr>
        <w:rPr>
          <w:rFonts w:cs="Times New Roman"/>
          <w:sz w:val="24"/>
          <w:szCs w:val="24"/>
        </w:rPr>
      </w:pPr>
      <w:r w:rsidRPr="00661F57">
        <w:rPr>
          <w:rFonts w:cs="Times New Roman"/>
          <w:sz w:val="24"/>
          <w:szCs w:val="24"/>
        </w:rPr>
        <w:t>Checksum is verified to ensure if data is corrupted or not and performs mathematical calculations.</w:t>
      </w:r>
    </w:p>
    <w:p w:rsidR="00F478FE" w:rsidRPr="00661F57" w:rsidRDefault="00F478FE" w:rsidP="00D5375B">
      <w:pPr>
        <w:rPr>
          <w:rFonts w:cs="Times New Roman"/>
          <w:sz w:val="24"/>
          <w:szCs w:val="24"/>
        </w:rPr>
      </w:pPr>
      <w:r w:rsidRPr="00661F57">
        <w:rPr>
          <w:rFonts w:cs="Times New Roman"/>
          <w:sz w:val="24"/>
          <w:szCs w:val="24"/>
        </w:rPr>
        <w:t>New in Sql server 2005</w:t>
      </w:r>
    </w:p>
    <w:p w:rsidR="00F478FE" w:rsidRPr="00661F57" w:rsidRDefault="00F478FE" w:rsidP="00D5375B">
      <w:pPr>
        <w:rPr>
          <w:rFonts w:cs="Times New Roman"/>
          <w:b/>
          <w:sz w:val="24"/>
          <w:szCs w:val="24"/>
        </w:rPr>
      </w:pPr>
      <w:r w:rsidRPr="00661F57">
        <w:rPr>
          <w:rFonts w:cs="Times New Roman"/>
          <w:b/>
          <w:sz w:val="24"/>
          <w:szCs w:val="24"/>
        </w:rPr>
        <w:t>&gt;</w:t>
      </w:r>
      <w:r w:rsidR="003C41A6">
        <w:rPr>
          <w:rFonts w:cs="Times New Roman"/>
          <w:b/>
          <w:sz w:val="24"/>
          <w:szCs w:val="24"/>
        </w:rPr>
        <w:t xml:space="preserve"> </w:t>
      </w:r>
      <w:r w:rsidRPr="00661F57">
        <w:rPr>
          <w:rFonts w:cs="Times New Roman"/>
          <w:b/>
          <w:sz w:val="24"/>
          <w:szCs w:val="24"/>
        </w:rPr>
        <w:t>Continue backup on error:</w:t>
      </w:r>
    </w:p>
    <w:p w:rsidR="00F478FE" w:rsidRPr="00661F57" w:rsidRDefault="00F478FE" w:rsidP="00D5375B">
      <w:pPr>
        <w:rPr>
          <w:rFonts w:cs="Times New Roman"/>
          <w:sz w:val="24"/>
          <w:szCs w:val="24"/>
        </w:rPr>
      </w:pPr>
      <w:r w:rsidRPr="00661F57">
        <w:rPr>
          <w:rFonts w:cs="Times New Roman"/>
          <w:sz w:val="24"/>
          <w:szCs w:val="24"/>
        </w:rPr>
        <w:t>If any errors are reported in database then backups are generally fails. If still want to take backup you can take by selecting “Continue backup on error". But again backup file become corrupted.</w:t>
      </w:r>
    </w:p>
    <w:p w:rsidR="00F478FE" w:rsidRPr="00661F57" w:rsidRDefault="00F478FE" w:rsidP="00D5375B">
      <w:pPr>
        <w:rPr>
          <w:rFonts w:cs="Times New Roman"/>
          <w:sz w:val="24"/>
          <w:szCs w:val="24"/>
        </w:rPr>
      </w:pPr>
      <w:r w:rsidRPr="001129DE">
        <w:rPr>
          <w:rFonts w:cs="Times New Roman"/>
          <w:b/>
          <w:sz w:val="24"/>
          <w:szCs w:val="24"/>
        </w:rPr>
        <w:t>Note:</w:t>
      </w:r>
      <w:r w:rsidRPr="00661F57">
        <w:rPr>
          <w:rFonts w:cs="Times New Roman"/>
          <w:sz w:val="24"/>
          <w:szCs w:val="24"/>
        </w:rPr>
        <w:t xml:space="preserve"> NEVER ENABLE THIS OPTION WHEN YOU TRIGGER BACKUP</w:t>
      </w:r>
    </w:p>
    <w:p w:rsidR="00F478FE" w:rsidRPr="00661F57" w:rsidRDefault="00F478FE" w:rsidP="00D5375B">
      <w:pPr>
        <w:rPr>
          <w:rFonts w:cs="Times New Roman"/>
          <w:sz w:val="24"/>
          <w:szCs w:val="24"/>
        </w:rPr>
      </w:pPr>
      <w:r w:rsidRPr="00661F57">
        <w:rPr>
          <w:rFonts w:cs="Times New Roman"/>
          <w:sz w:val="24"/>
          <w:szCs w:val="24"/>
        </w:rPr>
        <w:t>FOR LARGE DATABASE NEVER USE RESTORE VERIFY ONLY OPTION AND IT TAKE HUGE TIME TO SCAN EACH PAGE.</w:t>
      </w:r>
    </w:p>
    <w:p w:rsidR="00E74093" w:rsidRDefault="00F478FE" w:rsidP="00D5375B">
      <w:pPr>
        <w:rPr>
          <w:rFonts w:cs="Times New Roman"/>
          <w:sz w:val="24"/>
          <w:szCs w:val="24"/>
        </w:rPr>
      </w:pPr>
      <w:r w:rsidRPr="001129DE">
        <w:rPr>
          <w:rFonts w:cs="Times New Roman"/>
          <w:b/>
          <w:sz w:val="24"/>
          <w:szCs w:val="24"/>
        </w:rPr>
        <w:t>Note:</w:t>
      </w:r>
      <w:r w:rsidRPr="00661F57">
        <w:rPr>
          <w:rFonts w:cs="Times New Roman"/>
          <w:sz w:val="24"/>
          <w:szCs w:val="24"/>
        </w:rPr>
        <w:t xml:space="preserve"> Backup compression is new feature in SQL server 2008 onwards and only possible in </w:t>
      </w:r>
    </w:p>
    <w:p w:rsidR="00F478FE" w:rsidRPr="00661F57" w:rsidRDefault="00E74093" w:rsidP="00D5375B">
      <w:pPr>
        <w:rPr>
          <w:rFonts w:cs="Times New Roman"/>
          <w:sz w:val="24"/>
          <w:szCs w:val="24"/>
        </w:rPr>
      </w:pPr>
      <w:r>
        <w:rPr>
          <w:rFonts w:cs="Times New Roman"/>
          <w:sz w:val="24"/>
          <w:szCs w:val="24"/>
        </w:rPr>
        <w:t>EN</w:t>
      </w:r>
      <w:r w:rsidR="00F478FE" w:rsidRPr="00661F57">
        <w:rPr>
          <w:rFonts w:cs="Times New Roman"/>
          <w:sz w:val="24"/>
          <w:szCs w:val="24"/>
        </w:rPr>
        <w:t>TERPRISE EDITION.</w:t>
      </w:r>
    </w:p>
    <w:p w:rsidR="00874CB0" w:rsidRPr="00874CB0" w:rsidRDefault="00F478FE" w:rsidP="00D5375B">
      <w:pPr>
        <w:rPr>
          <w:rFonts w:cs="Times New Roman"/>
          <w:sz w:val="24"/>
          <w:szCs w:val="24"/>
        </w:rPr>
      </w:pPr>
      <w:r w:rsidRPr="00661F57">
        <w:rPr>
          <w:rFonts w:cs="Times New Roman"/>
          <w:sz w:val="24"/>
          <w:szCs w:val="24"/>
        </w:rPr>
        <w:t>Upto SQL 2005 or lower version to compress the backup file projects use third party tools.</w:t>
      </w:r>
    </w:p>
    <w:p w:rsidR="00665456" w:rsidRPr="00B23B60" w:rsidRDefault="00665456" w:rsidP="00B23B60">
      <w:pPr>
        <w:jc w:val="center"/>
        <w:rPr>
          <w:rFonts w:cs="Times New Roman"/>
          <w:b/>
          <w:color w:val="C00000"/>
          <w:sz w:val="24"/>
          <w:szCs w:val="24"/>
        </w:rPr>
      </w:pPr>
      <w:r w:rsidRPr="00B23B60">
        <w:rPr>
          <w:rFonts w:cs="Times New Roman"/>
          <w:b/>
          <w:color w:val="C00000"/>
          <w:sz w:val="24"/>
          <w:szCs w:val="24"/>
        </w:rPr>
        <w:t>RESTORE METHODS</w:t>
      </w:r>
    </w:p>
    <w:p w:rsidR="00F478FE" w:rsidRPr="00972C4E" w:rsidRDefault="00F478FE" w:rsidP="00D5375B">
      <w:pPr>
        <w:rPr>
          <w:rFonts w:cs="Times New Roman"/>
          <w:b/>
          <w:sz w:val="24"/>
          <w:szCs w:val="24"/>
        </w:rPr>
      </w:pPr>
      <w:r w:rsidRPr="00972C4E">
        <w:rPr>
          <w:rFonts w:cs="Times New Roman"/>
          <w:b/>
          <w:sz w:val="24"/>
          <w:szCs w:val="24"/>
        </w:rPr>
        <w:t>Restore methods:</w:t>
      </w:r>
    </w:p>
    <w:p w:rsidR="00F478FE" w:rsidRPr="00661F57" w:rsidRDefault="00F478FE" w:rsidP="00D5375B">
      <w:pPr>
        <w:rPr>
          <w:rFonts w:cs="Times New Roman"/>
          <w:sz w:val="24"/>
          <w:szCs w:val="24"/>
        </w:rPr>
      </w:pPr>
      <w:r w:rsidRPr="00661F57">
        <w:rPr>
          <w:rFonts w:cs="Times New Roman"/>
          <w:sz w:val="24"/>
          <w:szCs w:val="24"/>
        </w:rPr>
        <w:t>1. Full backup file restore:</w:t>
      </w:r>
    </w:p>
    <w:p w:rsidR="00F478FE" w:rsidRPr="00661F57" w:rsidRDefault="00F478FE" w:rsidP="00D5375B">
      <w:pPr>
        <w:rPr>
          <w:rFonts w:cs="Times New Roman"/>
          <w:sz w:val="24"/>
          <w:szCs w:val="24"/>
        </w:rPr>
      </w:pPr>
      <w:r w:rsidRPr="00661F57">
        <w:rPr>
          <w:rFonts w:cs="Times New Roman"/>
          <w:sz w:val="24"/>
          <w:szCs w:val="24"/>
        </w:rPr>
        <w:t>To restore entire database from backup file</w:t>
      </w:r>
    </w:p>
    <w:p w:rsidR="00F478FE" w:rsidRPr="00874CB0" w:rsidRDefault="00F478FE" w:rsidP="00D5375B">
      <w:pPr>
        <w:rPr>
          <w:rFonts w:cs="Times New Roman"/>
          <w:b/>
          <w:sz w:val="24"/>
          <w:szCs w:val="24"/>
        </w:rPr>
      </w:pPr>
      <w:r w:rsidRPr="00874CB0">
        <w:rPr>
          <w:rFonts w:cs="Times New Roman"/>
          <w:b/>
          <w:sz w:val="24"/>
          <w:szCs w:val="24"/>
        </w:rPr>
        <w:t>Syntax:</w:t>
      </w:r>
    </w:p>
    <w:p w:rsidR="00F478FE" w:rsidRPr="00661F57" w:rsidRDefault="00F478FE" w:rsidP="00D5375B">
      <w:pPr>
        <w:rPr>
          <w:rFonts w:cs="Times New Roman"/>
          <w:sz w:val="24"/>
          <w:szCs w:val="24"/>
        </w:rPr>
      </w:pPr>
      <w:r w:rsidRPr="00661F57">
        <w:rPr>
          <w:rFonts w:cs="Times New Roman"/>
          <w:sz w:val="24"/>
          <w:szCs w:val="24"/>
        </w:rPr>
        <w:t>Restore database [dbname] from disk='path\filename'</w:t>
      </w:r>
    </w:p>
    <w:p w:rsidR="00707C57" w:rsidRPr="00B23B60" w:rsidRDefault="00195852" w:rsidP="00D5375B">
      <w:pPr>
        <w:rPr>
          <w:rFonts w:cs="Times New Roman"/>
          <w:b/>
          <w:color w:val="0070C0"/>
          <w:sz w:val="24"/>
          <w:szCs w:val="24"/>
          <w:u w:val="single"/>
        </w:rPr>
      </w:pPr>
      <w:r w:rsidRPr="00661F57">
        <w:rPr>
          <w:rFonts w:cs="Times New Roman"/>
          <w:b/>
          <w:color w:val="0070C0"/>
          <w:sz w:val="24"/>
          <w:szCs w:val="24"/>
          <w:u w:val="single"/>
        </w:rPr>
        <w:t>RESTORE AND ITS PHASES:</w:t>
      </w:r>
    </w:p>
    <w:p w:rsidR="00707C57" w:rsidRPr="00661F57" w:rsidRDefault="00707C57" w:rsidP="00D5375B">
      <w:pPr>
        <w:pStyle w:val="ListParagraph"/>
        <w:numPr>
          <w:ilvl w:val="0"/>
          <w:numId w:val="16"/>
        </w:numPr>
        <w:rPr>
          <w:rFonts w:cs="Times New Roman"/>
          <w:sz w:val="24"/>
          <w:szCs w:val="24"/>
        </w:rPr>
      </w:pPr>
      <w:r w:rsidRPr="00661F57">
        <w:rPr>
          <w:rFonts w:cs="Times New Roman"/>
          <w:sz w:val="24"/>
          <w:szCs w:val="24"/>
        </w:rPr>
        <w:t>Restoring is the process of copying data from a backup and applying logged transactions to the data to roll it forward to the target recovery point.</w:t>
      </w:r>
    </w:p>
    <w:p w:rsidR="00707C57" w:rsidRPr="00661F57" w:rsidRDefault="00707C57" w:rsidP="00D5375B">
      <w:pPr>
        <w:pStyle w:val="ListParagraph"/>
        <w:numPr>
          <w:ilvl w:val="0"/>
          <w:numId w:val="16"/>
        </w:numPr>
        <w:rPr>
          <w:rFonts w:cs="Times New Roman"/>
          <w:sz w:val="24"/>
          <w:szCs w:val="24"/>
        </w:rPr>
      </w:pPr>
      <w:r w:rsidRPr="00661F57">
        <w:rPr>
          <w:rFonts w:cs="Times New Roman"/>
          <w:sz w:val="24"/>
          <w:szCs w:val="24"/>
        </w:rPr>
        <w:t>A restore is a multiphase process. The possible phases of a restore include</w:t>
      </w:r>
    </w:p>
    <w:p w:rsidR="00707C57" w:rsidRPr="00661F57" w:rsidRDefault="00707C57" w:rsidP="00D5375B">
      <w:pPr>
        <w:rPr>
          <w:rFonts w:cs="Times New Roman"/>
          <w:b/>
          <w:sz w:val="24"/>
          <w:szCs w:val="24"/>
        </w:rPr>
      </w:pPr>
      <w:r w:rsidRPr="00661F57">
        <w:rPr>
          <w:rFonts w:cs="Times New Roman"/>
          <w:b/>
          <w:sz w:val="24"/>
          <w:szCs w:val="24"/>
        </w:rPr>
        <w:t>&gt;</w:t>
      </w:r>
      <w:r w:rsidR="005D5F86">
        <w:rPr>
          <w:rFonts w:cs="Times New Roman"/>
          <w:b/>
          <w:sz w:val="24"/>
          <w:szCs w:val="24"/>
        </w:rPr>
        <w:t xml:space="preserve"> </w:t>
      </w:r>
      <w:r w:rsidR="005D5F86" w:rsidRPr="00661F57">
        <w:rPr>
          <w:rFonts w:cs="Times New Roman"/>
          <w:b/>
          <w:sz w:val="24"/>
          <w:szCs w:val="24"/>
        </w:rPr>
        <w:t>Data</w:t>
      </w:r>
      <w:r w:rsidRPr="00661F57">
        <w:rPr>
          <w:rFonts w:cs="Times New Roman"/>
          <w:b/>
          <w:sz w:val="24"/>
          <w:szCs w:val="24"/>
        </w:rPr>
        <w:t xml:space="preserve"> copy,</w:t>
      </w:r>
    </w:p>
    <w:p w:rsidR="00707C57" w:rsidRPr="00661F57" w:rsidRDefault="00707C57" w:rsidP="00D5375B">
      <w:pPr>
        <w:rPr>
          <w:rFonts w:cs="Times New Roman"/>
          <w:b/>
          <w:sz w:val="24"/>
          <w:szCs w:val="24"/>
        </w:rPr>
      </w:pPr>
      <w:r w:rsidRPr="00661F57">
        <w:rPr>
          <w:rFonts w:cs="Times New Roman"/>
          <w:b/>
          <w:sz w:val="24"/>
          <w:szCs w:val="24"/>
        </w:rPr>
        <w:t>&gt;</w:t>
      </w:r>
      <w:r w:rsidR="005D5F86">
        <w:rPr>
          <w:rFonts w:cs="Times New Roman"/>
          <w:b/>
          <w:sz w:val="24"/>
          <w:szCs w:val="24"/>
        </w:rPr>
        <w:t xml:space="preserve"> </w:t>
      </w:r>
      <w:r w:rsidRPr="00661F57">
        <w:rPr>
          <w:rFonts w:cs="Times New Roman"/>
          <w:b/>
          <w:sz w:val="24"/>
          <w:szCs w:val="24"/>
        </w:rPr>
        <w:t>redo (roll forward),</w:t>
      </w:r>
    </w:p>
    <w:p w:rsidR="00707C57" w:rsidRPr="00661F57" w:rsidRDefault="00707C57" w:rsidP="00D5375B">
      <w:pPr>
        <w:rPr>
          <w:rFonts w:cs="Times New Roman"/>
          <w:b/>
          <w:sz w:val="24"/>
          <w:szCs w:val="24"/>
        </w:rPr>
      </w:pPr>
      <w:r w:rsidRPr="00661F57">
        <w:rPr>
          <w:rFonts w:cs="Times New Roman"/>
          <w:b/>
          <w:sz w:val="24"/>
          <w:szCs w:val="24"/>
        </w:rPr>
        <w:t>&gt;</w:t>
      </w:r>
      <w:r w:rsidR="005D5F86">
        <w:rPr>
          <w:rFonts w:cs="Times New Roman"/>
          <w:b/>
          <w:sz w:val="24"/>
          <w:szCs w:val="24"/>
        </w:rPr>
        <w:t xml:space="preserve"> undo (roll back) phases</w:t>
      </w:r>
    </w:p>
    <w:p w:rsidR="00707C57" w:rsidRPr="00661F57" w:rsidRDefault="00707C57" w:rsidP="00D5375B">
      <w:pPr>
        <w:rPr>
          <w:rFonts w:cs="Times New Roman"/>
          <w:b/>
          <w:sz w:val="24"/>
          <w:szCs w:val="24"/>
        </w:rPr>
      </w:pPr>
      <w:r w:rsidRPr="00661F57">
        <w:rPr>
          <w:rFonts w:cs="Times New Roman"/>
          <w:b/>
          <w:sz w:val="24"/>
          <w:szCs w:val="24"/>
        </w:rPr>
        <w:t>Data Copy Phase:</w:t>
      </w:r>
    </w:p>
    <w:p w:rsidR="00707C57" w:rsidRPr="00661F57" w:rsidRDefault="00707C57" w:rsidP="00D5375B">
      <w:pPr>
        <w:rPr>
          <w:rFonts w:cs="Times New Roman"/>
          <w:sz w:val="24"/>
          <w:szCs w:val="24"/>
        </w:rPr>
      </w:pPr>
      <w:r w:rsidRPr="00661F57">
        <w:rPr>
          <w:rFonts w:cs="Times New Roman"/>
          <w:sz w:val="24"/>
          <w:szCs w:val="24"/>
        </w:rPr>
        <w:t>The data copy phase involves copying all the data, log, and index pages from the backup media of a database to the database files.</w:t>
      </w:r>
    </w:p>
    <w:p w:rsidR="00707C57" w:rsidRPr="00661F57" w:rsidRDefault="00707C57" w:rsidP="00D5375B">
      <w:pPr>
        <w:rPr>
          <w:rFonts w:cs="Times New Roman"/>
          <w:b/>
          <w:sz w:val="24"/>
          <w:szCs w:val="24"/>
        </w:rPr>
      </w:pPr>
      <w:r w:rsidRPr="00661F57">
        <w:rPr>
          <w:rFonts w:cs="Times New Roman"/>
          <w:b/>
          <w:sz w:val="24"/>
          <w:szCs w:val="24"/>
        </w:rPr>
        <w:t>The Redo Phase (Roll Forward):</w:t>
      </w:r>
    </w:p>
    <w:p w:rsidR="00707C57" w:rsidRPr="00661F57" w:rsidRDefault="00707C57" w:rsidP="00D5375B">
      <w:pPr>
        <w:rPr>
          <w:rFonts w:cs="Times New Roman"/>
          <w:sz w:val="24"/>
          <w:szCs w:val="24"/>
        </w:rPr>
      </w:pPr>
      <w:r w:rsidRPr="00661F57">
        <w:rPr>
          <w:rFonts w:cs="Times New Roman"/>
          <w:sz w:val="24"/>
          <w:szCs w:val="24"/>
        </w:rPr>
        <w:t xml:space="preserve">From LDF both committed and </w:t>
      </w:r>
      <w:r w:rsidR="00DB5848" w:rsidRPr="00661F57">
        <w:rPr>
          <w:rFonts w:cs="Times New Roman"/>
          <w:sz w:val="24"/>
          <w:szCs w:val="24"/>
        </w:rPr>
        <w:t>UN</w:t>
      </w:r>
      <w:r w:rsidRPr="00661F57">
        <w:rPr>
          <w:rFonts w:cs="Times New Roman"/>
          <w:sz w:val="24"/>
          <w:szCs w:val="24"/>
        </w:rPr>
        <w:t xml:space="preserve"> committed transactions sent to MDF file.</w:t>
      </w:r>
    </w:p>
    <w:p w:rsidR="00707C57" w:rsidRPr="00661F57" w:rsidRDefault="00707C57" w:rsidP="00D5375B">
      <w:pPr>
        <w:rPr>
          <w:rFonts w:cs="Times New Roman"/>
          <w:b/>
          <w:sz w:val="24"/>
          <w:szCs w:val="24"/>
        </w:rPr>
      </w:pPr>
      <w:r w:rsidRPr="00661F57">
        <w:rPr>
          <w:rFonts w:cs="Times New Roman"/>
          <w:b/>
          <w:sz w:val="24"/>
          <w:szCs w:val="24"/>
        </w:rPr>
        <w:t>Undo Phase (Roll backward Phase):</w:t>
      </w:r>
    </w:p>
    <w:p w:rsidR="00B4263F" w:rsidRPr="00B23B60" w:rsidRDefault="00707C57" w:rsidP="00B23B60">
      <w:pPr>
        <w:rPr>
          <w:rFonts w:cs="Times New Roman"/>
          <w:sz w:val="24"/>
          <w:szCs w:val="24"/>
        </w:rPr>
      </w:pPr>
      <w:r w:rsidRPr="00661F57">
        <w:rPr>
          <w:rFonts w:cs="Times New Roman"/>
          <w:sz w:val="24"/>
          <w:szCs w:val="24"/>
        </w:rPr>
        <w:t xml:space="preserve">The committed transaction should stay in MDF and only </w:t>
      </w:r>
      <w:r w:rsidR="00DB5848" w:rsidRPr="00661F57">
        <w:rPr>
          <w:rFonts w:cs="Times New Roman"/>
          <w:sz w:val="24"/>
          <w:szCs w:val="24"/>
        </w:rPr>
        <w:t>UN</w:t>
      </w:r>
      <w:r w:rsidRPr="00661F57">
        <w:rPr>
          <w:rFonts w:cs="Times New Roman"/>
          <w:sz w:val="24"/>
          <w:szCs w:val="24"/>
        </w:rPr>
        <w:t xml:space="preserve"> committed transactions sent to LDF file for further processing.</w:t>
      </w:r>
    </w:p>
    <w:p w:rsidR="00B4263F" w:rsidRPr="00661F57" w:rsidRDefault="00B4263F" w:rsidP="00D5375B">
      <w:pPr>
        <w:rPr>
          <w:rFonts w:cs="Times New Roman"/>
          <w:sz w:val="24"/>
          <w:szCs w:val="24"/>
        </w:rPr>
      </w:pPr>
      <w:r w:rsidRPr="00661F57">
        <w:rPr>
          <w:rFonts w:cs="Times New Roman"/>
          <w:sz w:val="24"/>
          <w:szCs w:val="24"/>
        </w:rPr>
        <w:t xml:space="preserve">Restore Full backup and diff </w:t>
      </w:r>
      <w:r w:rsidR="00F533D6" w:rsidRPr="00661F57">
        <w:rPr>
          <w:rFonts w:cs="Times New Roman"/>
          <w:sz w:val="24"/>
          <w:szCs w:val="24"/>
        </w:rPr>
        <w:t>backup files</w:t>
      </w:r>
      <w:r w:rsidRPr="00661F57">
        <w:rPr>
          <w:rFonts w:cs="Times New Roman"/>
          <w:sz w:val="24"/>
          <w:szCs w:val="24"/>
        </w:rPr>
        <w:t>:</w:t>
      </w:r>
    </w:p>
    <w:p w:rsidR="00B4263F" w:rsidRPr="00661F57" w:rsidRDefault="00B4263F" w:rsidP="00D5375B">
      <w:pPr>
        <w:rPr>
          <w:rFonts w:cs="Times New Roman"/>
          <w:sz w:val="24"/>
          <w:szCs w:val="24"/>
        </w:rPr>
      </w:pPr>
      <w:r w:rsidRPr="00661F57">
        <w:rPr>
          <w:rFonts w:cs="Times New Roman"/>
          <w:sz w:val="24"/>
          <w:szCs w:val="24"/>
        </w:rPr>
        <w:t>When you have multiple backup files you should follow some standard</w:t>
      </w:r>
    </w:p>
    <w:p w:rsidR="00B4263F" w:rsidRPr="00661F57" w:rsidRDefault="00B4263F" w:rsidP="00D5375B">
      <w:pPr>
        <w:rPr>
          <w:rFonts w:cs="Times New Roman"/>
          <w:sz w:val="24"/>
          <w:szCs w:val="24"/>
        </w:rPr>
      </w:pPr>
      <w:r w:rsidRPr="00661F57">
        <w:rPr>
          <w:rFonts w:cs="Times New Roman"/>
          <w:sz w:val="24"/>
          <w:szCs w:val="24"/>
        </w:rPr>
        <w:t>1. Restore full backup with NORECOVERY</w:t>
      </w:r>
    </w:p>
    <w:p w:rsidR="00707C57" w:rsidRPr="00661F57" w:rsidRDefault="00B4263F" w:rsidP="00D5375B">
      <w:pPr>
        <w:rPr>
          <w:rFonts w:cs="Times New Roman"/>
          <w:sz w:val="24"/>
          <w:szCs w:val="24"/>
        </w:rPr>
      </w:pPr>
      <w:r w:rsidRPr="00661F57">
        <w:rPr>
          <w:rFonts w:cs="Times New Roman"/>
          <w:sz w:val="24"/>
          <w:szCs w:val="24"/>
        </w:rPr>
        <w:t>2. Restore diff backup with recovery then db comes into online</w:t>
      </w:r>
    </w:p>
    <w:p w:rsidR="00B23B60" w:rsidRPr="00661F57" w:rsidRDefault="00B23B60" w:rsidP="00D5375B">
      <w:pPr>
        <w:rPr>
          <w:rFonts w:cs="Times New Roman"/>
          <w:sz w:val="24"/>
          <w:szCs w:val="24"/>
        </w:rPr>
      </w:pPr>
    </w:p>
    <w:p w:rsidR="00121063" w:rsidRPr="00B23B60" w:rsidRDefault="00121063" w:rsidP="0011559D">
      <w:pPr>
        <w:jc w:val="center"/>
        <w:rPr>
          <w:rFonts w:cs="Times New Roman"/>
          <w:b/>
          <w:color w:val="C00000"/>
          <w:sz w:val="24"/>
          <w:szCs w:val="24"/>
        </w:rPr>
      </w:pPr>
      <w:r w:rsidRPr="00B23B60">
        <w:rPr>
          <w:rFonts w:cs="Times New Roman"/>
          <w:b/>
          <w:color w:val="C00000"/>
          <w:sz w:val="24"/>
          <w:szCs w:val="24"/>
        </w:rPr>
        <w:t>RECOVERY METHODS</w:t>
      </w:r>
    </w:p>
    <w:p w:rsidR="00B4263F" w:rsidRPr="00972C4E" w:rsidRDefault="00195852" w:rsidP="00D5375B">
      <w:pPr>
        <w:rPr>
          <w:rFonts w:cs="Times New Roman"/>
          <w:b/>
          <w:sz w:val="24"/>
          <w:szCs w:val="24"/>
        </w:rPr>
      </w:pPr>
      <w:r w:rsidRPr="00972C4E">
        <w:rPr>
          <w:rFonts w:cs="Times New Roman"/>
          <w:b/>
          <w:sz w:val="24"/>
          <w:szCs w:val="24"/>
        </w:rPr>
        <w:t>R</w:t>
      </w:r>
      <w:r w:rsidR="00121063" w:rsidRPr="00972C4E">
        <w:rPr>
          <w:rFonts w:cs="Times New Roman"/>
          <w:b/>
          <w:sz w:val="24"/>
          <w:szCs w:val="24"/>
        </w:rPr>
        <w:t>ecovery</w:t>
      </w:r>
      <w:r w:rsidRPr="00972C4E">
        <w:rPr>
          <w:rFonts w:cs="Times New Roman"/>
          <w:b/>
          <w:sz w:val="24"/>
          <w:szCs w:val="24"/>
        </w:rPr>
        <w:t xml:space="preserve"> M</w:t>
      </w:r>
      <w:r w:rsidR="00121063" w:rsidRPr="00972C4E">
        <w:rPr>
          <w:rFonts w:cs="Times New Roman"/>
          <w:b/>
          <w:sz w:val="24"/>
          <w:szCs w:val="24"/>
        </w:rPr>
        <w:t>ethods</w:t>
      </w:r>
      <w:r w:rsidRPr="00972C4E">
        <w:rPr>
          <w:rFonts w:cs="Times New Roman"/>
          <w:b/>
          <w:sz w:val="24"/>
          <w:szCs w:val="24"/>
        </w:rPr>
        <w:t>:</w:t>
      </w:r>
    </w:p>
    <w:p w:rsidR="00B4263F" w:rsidRPr="00661F57" w:rsidRDefault="00B4263F" w:rsidP="00D5375B">
      <w:pPr>
        <w:rPr>
          <w:rFonts w:cs="Times New Roman"/>
          <w:b/>
          <w:sz w:val="24"/>
          <w:szCs w:val="24"/>
          <w:u w:val="single"/>
        </w:rPr>
      </w:pPr>
      <w:r w:rsidRPr="00661F57">
        <w:rPr>
          <w:rFonts w:cs="Times New Roman"/>
          <w:b/>
          <w:sz w:val="24"/>
          <w:szCs w:val="24"/>
          <w:u w:val="single"/>
        </w:rPr>
        <w:t>WITH RECOVERY:</w:t>
      </w:r>
    </w:p>
    <w:p w:rsidR="00B4263F" w:rsidRPr="00661F57" w:rsidRDefault="00B4263F" w:rsidP="00D5375B">
      <w:pPr>
        <w:rPr>
          <w:rFonts w:cs="Times New Roman"/>
          <w:sz w:val="24"/>
          <w:szCs w:val="24"/>
        </w:rPr>
      </w:pPr>
      <w:r w:rsidRPr="00661F57">
        <w:rPr>
          <w:rFonts w:cs="Times New Roman"/>
          <w:sz w:val="24"/>
          <w:szCs w:val="24"/>
        </w:rPr>
        <w:t>Additional backups file not allowed and bring the database only immediately.</w:t>
      </w:r>
    </w:p>
    <w:p w:rsidR="00B4263F" w:rsidRPr="00661F57" w:rsidRDefault="00B4263F" w:rsidP="00D5375B">
      <w:pPr>
        <w:rPr>
          <w:rFonts w:cs="Times New Roman"/>
          <w:b/>
          <w:sz w:val="24"/>
          <w:szCs w:val="24"/>
          <w:u w:val="single"/>
        </w:rPr>
      </w:pPr>
      <w:r w:rsidRPr="00661F57">
        <w:rPr>
          <w:rFonts w:cs="Times New Roman"/>
          <w:b/>
          <w:sz w:val="24"/>
          <w:szCs w:val="24"/>
          <w:u w:val="single"/>
        </w:rPr>
        <w:t>WITH NO RECOVERY:</w:t>
      </w:r>
    </w:p>
    <w:p w:rsidR="00B4263F" w:rsidRPr="00661F57" w:rsidRDefault="00B4263F" w:rsidP="00D5375B">
      <w:pPr>
        <w:rPr>
          <w:rFonts w:cs="Times New Roman"/>
          <w:sz w:val="24"/>
          <w:szCs w:val="24"/>
        </w:rPr>
      </w:pPr>
      <w:r w:rsidRPr="00661F57">
        <w:rPr>
          <w:rFonts w:cs="Times New Roman"/>
          <w:sz w:val="24"/>
          <w:szCs w:val="24"/>
        </w:rPr>
        <w:t>Additional backups file are allowed and bring the database into restoring state immediately. In this feature diff or log backups can be restored.</w:t>
      </w:r>
    </w:p>
    <w:p w:rsidR="00B4263F" w:rsidRPr="00661F57" w:rsidRDefault="00B4263F" w:rsidP="00D5375B">
      <w:pPr>
        <w:rPr>
          <w:rFonts w:cs="Times New Roman"/>
          <w:b/>
          <w:sz w:val="24"/>
          <w:szCs w:val="24"/>
          <w:u w:val="single"/>
        </w:rPr>
      </w:pPr>
      <w:r w:rsidRPr="00661F57">
        <w:rPr>
          <w:rFonts w:cs="Times New Roman"/>
          <w:b/>
          <w:sz w:val="24"/>
          <w:szCs w:val="24"/>
          <w:u w:val="single"/>
        </w:rPr>
        <w:t>WITH STAND_BY:</w:t>
      </w:r>
    </w:p>
    <w:p w:rsidR="00B4263F" w:rsidRPr="00661F57" w:rsidRDefault="00B4263F" w:rsidP="00D5375B">
      <w:pPr>
        <w:rPr>
          <w:rFonts w:cs="Times New Roman"/>
          <w:sz w:val="24"/>
          <w:szCs w:val="24"/>
        </w:rPr>
      </w:pPr>
      <w:r w:rsidRPr="00661F57">
        <w:rPr>
          <w:rFonts w:cs="Times New Roman"/>
          <w:sz w:val="24"/>
          <w:szCs w:val="24"/>
        </w:rPr>
        <w:t>Additional backups file are allowed and bring the database into standby\read_only state immediately. In this further diff or log backups can be restored.</w:t>
      </w:r>
    </w:p>
    <w:p w:rsidR="00B4263F" w:rsidRPr="00661F57" w:rsidRDefault="00B4263F" w:rsidP="00D5375B">
      <w:pPr>
        <w:rPr>
          <w:rFonts w:cs="Times New Roman"/>
          <w:sz w:val="24"/>
          <w:szCs w:val="24"/>
        </w:rPr>
      </w:pPr>
      <w:r w:rsidRPr="0011559D">
        <w:rPr>
          <w:rFonts w:cs="Times New Roman"/>
          <w:b/>
          <w:sz w:val="24"/>
          <w:szCs w:val="24"/>
        </w:rPr>
        <w:t>Note:</w:t>
      </w:r>
      <w:r w:rsidRPr="00661F57">
        <w:rPr>
          <w:rFonts w:cs="Times New Roman"/>
          <w:sz w:val="24"/>
          <w:szCs w:val="24"/>
        </w:rPr>
        <w:t xml:space="preserve"> In this mode users can read the data in middle of restoration process. But no write possibility.</w:t>
      </w:r>
    </w:p>
    <w:p w:rsidR="00B4263F" w:rsidRPr="00661F57" w:rsidRDefault="00B4263F" w:rsidP="00D5375B">
      <w:pPr>
        <w:rPr>
          <w:rFonts w:cs="Times New Roman"/>
          <w:sz w:val="24"/>
          <w:szCs w:val="24"/>
        </w:rPr>
      </w:pPr>
      <w:r w:rsidRPr="0011559D">
        <w:rPr>
          <w:rFonts w:cs="Times New Roman"/>
          <w:b/>
          <w:sz w:val="24"/>
          <w:szCs w:val="24"/>
        </w:rPr>
        <w:t>Example:</w:t>
      </w:r>
      <w:r w:rsidRPr="00661F57">
        <w:rPr>
          <w:rFonts w:cs="Times New Roman"/>
          <w:sz w:val="24"/>
          <w:szCs w:val="24"/>
        </w:rPr>
        <w:t xml:space="preserve"> I have 2 backup file full and diff.</w:t>
      </w:r>
      <w:r w:rsidR="00972C4E">
        <w:rPr>
          <w:rFonts w:cs="Times New Roman"/>
          <w:sz w:val="24"/>
          <w:szCs w:val="24"/>
        </w:rPr>
        <w:t xml:space="preserve"> </w:t>
      </w:r>
      <w:r w:rsidRPr="00661F57">
        <w:rPr>
          <w:rFonts w:cs="Times New Roman"/>
          <w:sz w:val="24"/>
          <w:szCs w:val="24"/>
        </w:rPr>
        <w:t>I want to restore and follow below script.</w:t>
      </w:r>
    </w:p>
    <w:p w:rsidR="00F533D6" w:rsidRPr="00661F57" w:rsidRDefault="00B4263F" w:rsidP="00D5375B">
      <w:pPr>
        <w:rPr>
          <w:rFonts w:cs="Times New Roman"/>
          <w:sz w:val="24"/>
          <w:szCs w:val="24"/>
        </w:rPr>
      </w:pPr>
      <w:r w:rsidRPr="00661F57">
        <w:rPr>
          <w:rFonts w:cs="Times New Roman"/>
          <w:sz w:val="24"/>
          <w:szCs w:val="24"/>
        </w:rPr>
        <w:t>Restore</w:t>
      </w:r>
      <w:r w:rsidR="00F533D6" w:rsidRPr="00661F57">
        <w:rPr>
          <w:rFonts w:cs="Times New Roman"/>
          <w:sz w:val="24"/>
          <w:szCs w:val="24"/>
        </w:rPr>
        <w:t xml:space="preserve"> database icicidb </w:t>
      </w:r>
      <w:r w:rsidRPr="00661F57">
        <w:rPr>
          <w:rFonts w:cs="Times New Roman"/>
          <w:sz w:val="24"/>
          <w:szCs w:val="24"/>
        </w:rPr>
        <w:t>from disk='U</w:t>
      </w:r>
      <w:r w:rsidR="00F533D6" w:rsidRPr="00661F57">
        <w:rPr>
          <w:rFonts w:cs="Times New Roman"/>
          <w:sz w:val="24"/>
          <w:szCs w:val="24"/>
        </w:rPr>
        <w:t>: \</w:t>
      </w:r>
      <w:r w:rsidRPr="00661F57">
        <w:rPr>
          <w:rFonts w:cs="Times New Roman"/>
          <w:sz w:val="24"/>
          <w:szCs w:val="24"/>
        </w:rPr>
        <w:t>Program files\MSSQLS</w:t>
      </w:r>
      <w:r w:rsidR="00F533D6" w:rsidRPr="00661F57">
        <w:rPr>
          <w:rFonts w:cs="Times New Roman"/>
          <w:sz w:val="24"/>
          <w:szCs w:val="24"/>
        </w:rPr>
        <w:t>ERVER\Backups\icicidb_full.bak'</w:t>
      </w:r>
    </w:p>
    <w:p w:rsidR="00B4263F" w:rsidRPr="00661F57" w:rsidRDefault="00F533D6" w:rsidP="00D5375B">
      <w:pPr>
        <w:rPr>
          <w:rFonts w:cs="Times New Roman"/>
          <w:sz w:val="24"/>
          <w:szCs w:val="24"/>
        </w:rPr>
      </w:pPr>
      <w:r w:rsidRPr="00661F57">
        <w:rPr>
          <w:rFonts w:cs="Times New Roman"/>
          <w:sz w:val="24"/>
          <w:szCs w:val="24"/>
        </w:rPr>
        <w:t>With</w:t>
      </w:r>
      <w:r w:rsidR="00B4263F" w:rsidRPr="00661F57">
        <w:rPr>
          <w:rFonts w:cs="Times New Roman"/>
          <w:sz w:val="24"/>
          <w:szCs w:val="24"/>
        </w:rPr>
        <w:t xml:space="preserve"> norecovery</w:t>
      </w:r>
    </w:p>
    <w:p w:rsidR="00195852" w:rsidRPr="00661F57" w:rsidRDefault="00F533D6" w:rsidP="00D5375B">
      <w:pPr>
        <w:rPr>
          <w:rFonts w:cs="Times New Roman"/>
          <w:sz w:val="24"/>
          <w:szCs w:val="24"/>
        </w:rPr>
      </w:pPr>
      <w:r w:rsidRPr="00661F57">
        <w:rPr>
          <w:rFonts w:cs="Times New Roman"/>
          <w:sz w:val="24"/>
          <w:szCs w:val="24"/>
        </w:rPr>
        <w:t xml:space="preserve">Restore database icicidb </w:t>
      </w:r>
      <w:r w:rsidR="00B4263F" w:rsidRPr="00661F57">
        <w:rPr>
          <w:rFonts w:cs="Times New Roman"/>
          <w:sz w:val="24"/>
          <w:szCs w:val="24"/>
        </w:rPr>
        <w:t>from disk='U</w:t>
      </w:r>
      <w:r w:rsidR="002E172A" w:rsidRPr="00661F57">
        <w:rPr>
          <w:rFonts w:cs="Times New Roman"/>
          <w:sz w:val="24"/>
          <w:szCs w:val="24"/>
        </w:rPr>
        <w:t>: \</w:t>
      </w:r>
      <w:r w:rsidR="00B4263F" w:rsidRPr="00661F57">
        <w:rPr>
          <w:rFonts w:cs="Times New Roman"/>
          <w:sz w:val="24"/>
          <w:szCs w:val="24"/>
        </w:rPr>
        <w:t>Program files\MSSQLSERVER\Backups\icicidb_diff.bak'</w:t>
      </w:r>
    </w:p>
    <w:p w:rsidR="002E172A" w:rsidRPr="00661F57" w:rsidRDefault="002E172A" w:rsidP="00D5375B">
      <w:pPr>
        <w:rPr>
          <w:rFonts w:cs="Times New Roman"/>
          <w:b/>
          <w:sz w:val="24"/>
          <w:szCs w:val="24"/>
          <w:u w:val="single"/>
        </w:rPr>
      </w:pPr>
      <w:r w:rsidRPr="00661F57">
        <w:rPr>
          <w:rFonts w:cs="Times New Roman"/>
          <w:b/>
          <w:sz w:val="24"/>
          <w:szCs w:val="24"/>
          <w:u w:val="single"/>
        </w:rPr>
        <w:t>SQL Server restore process:</w:t>
      </w:r>
    </w:p>
    <w:p w:rsidR="002E172A" w:rsidRPr="00661F57" w:rsidRDefault="002E172A" w:rsidP="00D5375B">
      <w:pPr>
        <w:rPr>
          <w:rFonts w:cs="Times New Roman"/>
          <w:sz w:val="24"/>
          <w:szCs w:val="24"/>
        </w:rPr>
      </w:pPr>
      <w:r w:rsidRPr="00DB5848">
        <w:rPr>
          <w:rFonts w:cs="Times New Roman"/>
          <w:b/>
          <w:sz w:val="24"/>
          <w:szCs w:val="24"/>
        </w:rPr>
        <w:t>Case:</w:t>
      </w:r>
      <w:r w:rsidRPr="00661F57">
        <w:rPr>
          <w:rFonts w:cs="Times New Roman"/>
          <w:sz w:val="24"/>
          <w:szCs w:val="24"/>
        </w:rPr>
        <w:t xml:space="preserve"> If database crashes how you recover the data?</w:t>
      </w:r>
    </w:p>
    <w:p w:rsidR="002E172A" w:rsidRPr="00661F57" w:rsidRDefault="002E172A" w:rsidP="00D5375B">
      <w:pPr>
        <w:rPr>
          <w:rFonts w:cs="Times New Roman"/>
          <w:sz w:val="24"/>
          <w:szCs w:val="24"/>
        </w:rPr>
      </w:pPr>
      <w:r w:rsidRPr="00661F57">
        <w:rPr>
          <w:rFonts w:cs="Times New Roman"/>
          <w:sz w:val="24"/>
          <w:szCs w:val="24"/>
        </w:rPr>
        <w:t>1. Whenever database crashes attempt tail log backup to recover active transactions</w:t>
      </w:r>
    </w:p>
    <w:p w:rsidR="002E172A" w:rsidRPr="00661F57" w:rsidRDefault="002E172A" w:rsidP="00D5375B">
      <w:pPr>
        <w:rPr>
          <w:rFonts w:cs="Times New Roman"/>
          <w:sz w:val="24"/>
          <w:szCs w:val="24"/>
        </w:rPr>
      </w:pPr>
      <w:r w:rsidRPr="00661F57">
        <w:rPr>
          <w:rFonts w:cs="Times New Roman"/>
          <w:sz w:val="24"/>
          <w:szCs w:val="24"/>
        </w:rPr>
        <w:t>2. Check for the recent backups [full, diff or t</w:t>
      </w:r>
      <w:r w:rsidR="00972C4E">
        <w:rPr>
          <w:rFonts w:cs="Times New Roman"/>
          <w:sz w:val="24"/>
          <w:szCs w:val="24"/>
        </w:rPr>
        <w:t>-</w:t>
      </w:r>
      <w:r w:rsidRPr="00661F57">
        <w:rPr>
          <w:rFonts w:cs="Times New Roman"/>
          <w:sz w:val="24"/>
          <w:szCs w:val="24"/>
        </w:rPr>
        <w:t>log]</w:t>
      </w:r>
    </w:p>
    <w:p w:rsidR="002E172A" w:rsidRPr="00661F57" w:rsidRDefault="002E172A" w:rsidP="00D5375B">
      <w:pPr>
        <w:rPr>
          <w:rFonts w:cs="Times New Roman"/>
          <w:sz w:val="24"/>
          <w:szCs w:val="24"/>
        </w:rPr>
      </w:pPr>
      <w:r w:rsidRPr="00661F57">
        <w:rPr>
          <w:rFonts w:cs="Times New Roman"/>
          <w:sz w:val="24"/>
          <w:szCs w:val="24"/>
        </w:rPr>
        <w:t>3. Restore full backup with no recovery</w:t>
      </w:r>
    </w:p>
    <w:p w:rsidR="002E172A" w:rsidRPr="00661F57" w:rsidRDefault="00D97F38" w:rsidP="00D5375B">
      <w:pPr>
        <w:rPr>
          <w:rFonts w:cs="Times New Roman"/>
          <w:sz w:val="24"/>
          <w:szCs w:val="24"/>
        </w:rPr>
      </w:pPr>
      <w:r>
        <w:rPr>
          <w:rFonts w:cs="Times New Roman"/>
          <w:sz w:val="24"/>
          <w:szCs w:val="24"/>
        </w:rPr>
        <w:t xml:space="preserve">4. </w:t>
      </w:r>
      <w:r w:rsidR="002E172A" w:rsidRPr="00661F57">
        <w:rPr>
          <w:rFonts w:cs="Times New Roman"/>
          <w:sz w:val="24"/>
          <w:szCs w:val="24"/>
        </w:rPr>
        <w:t>Restore diff backup with no recovery</w:t>
      </w:r>
    </w:p>
    <w:p w:rsidR="002E172A" w:rsidRPr="00661F57" w:rsidRDefault="002E172A" w:rsidP="00D5375B">
      <w:pPr>
        <w:rPr>
          <w:rFonts w:cs="Times New Roman"/>
          <w:sz w:val="24"/>
          <w:szCs w:val="24"/>
        </w:rPr>
      </w:pPr>
      <w:r w:rsidRPr="00661F57">
        <w:rPr>
          <w:rFonts w:cs="Times New Roman"/>
          <w:sz w:val="24"/>
          <w:szCs w:val="24"/>
        </w:rPr>
        <w:t>5. Restore t</w:t>
      </w:r>
      <w:r w:rsidR="00AB428D">
        <w:rPr>
          <w:rFonts w:cs="Times New Roman"/>
          <w:sz w:val="24"/>
          <w:szCs w:val="24"/>
        </w:rPr>
        <w:t>-</w:t>
      </w:r>
      <w:r w:rsidRPr="00661F57">
        <w:rPr>
          <w:rFonts w:cs="Times New Roman"/>
          <w:sz w:val="24"/>
          <w:szCs w:val="24"/>
        </w:rPr>
        <w:t>log backup with no recovery</w:t>
      </w:r>
    </w:p>
    <w:p w:rsidR="002E172A" w:rsidRPr="00661F57" w:rsidRDefault="00DB5848" w:rsidP="00D5375B">
      <w:pPr>
        <w:rPr>
          <w:rFonts w:cs="Times New Roman"/>
          <w:sz w:val="24"/>
          <w:szCs w:val="24"/>
        </w:rPr>
      </w:pPr>
      <w:r>
        <w:rPr>
          <w:rFonts w:cs="Times New Roman"/>
          <w:sz w:val="24"/>
          <w:szCs w:val="24"/>
        </w:rPr>
        <w:t xml:space="preserve">6. </w:t>
      </w:r>
      <w:r w:rsidR="002E172A" w:rsidRPr="00661F57">
        <w:rPr>
          <w:rFonts w:cs="Times New Roman"/>
          <w:sz w:val="24"/>
          <w:szCs w:val="24"/>
        </w:rPr>
        <w:t>Restore TAIL backup with recovery</w:t>
      </w:r>
    </w:p>
    <w:p w:rsidR="00B05E4F" w:rsidRPr="00661F57" w:rsidRDefault="0011559D" w:rsidP="00D5375B">
      <w:pPr>
        <w:rPr>
          <w:rFonts w:cs="Times New Roman"/>
          <w:sz w:val="24"/>
          <w:szCs w:val="24"/>
        </w:rPr>
      </w:pPr>
      <w:r w:rsidRPr="0011559D">
        <w:rPr>
          <w:rFonts w:cs="Times New Roman"/>
          <w:b/>
          <w:sz w:val="24"/>
          <w:szCs w:val="24"/>
        </w:rPr>
        <w:t>Note</w:t>
      </w:r>
      <w:r w:rsidR="002E172A" w:rsidRPr="0011559D">
        <w:rPr>
          <w:rFonts w:cs="Times New Roman"/>
          <w:b/>
          <w:sz w:val="24"/>
          <w:szCs w:val="24"/>
        </w:rPr>
        <w:t>:</w:t>
      </w:r>
      <w:r w:rsidR="002E172A" w:rsidRPr="00661F57">
        <w:rPr>
          <w:rFonts w:cs="Times New Roman"/>
          <w:sz w:val="24"/>
          <w:szCs w:val="24"/>
        </w:rPr>
        <w:t xml:space="preserve"> Tail log always need to restore last and tail log need to apply first before starting recovery process.</w:t>
      </w:r>
    </w:p>
    <w:p w:rsidR="002E172A" w:rsidRDefault="002E172A" w:rsidP="00D5375B">
      <w:pPr>
        <w:rPr>
          <w:rFonts w:cs="Times New Roman"/>
          <w:b/>
          <w:color w:val="0070C0"/>
          <w:sz w:val="24"/>
          <w:szCs w:val="24"/>
          <w:u w:val="single"/>
        </w:rPr>
      </w:pPr>
      <w:r w:rsidRPr="00661F57">
        <w:rPr>
          <w:rFonts w:cs="Times New Roman"/>
          <w:b/>
          <w:color w:val="0070C0"/>
          <w:sz w:val="24"/>
          <w:szCs w:val="24"/>
          <w:u w:val="single"/>
        </w:rPr>
        <w:t>Project backup strategy:</w:t>
      </w:r>
    </w:p>
    <w:p w:rsidR="004D5800" w:rsidRPr="00661F57" w:rsidRDefault="004D5800" w:rsidP="00D5375B">
      <w:pPr>
        <w:rPr>
          <w:rFonts w:cs="Times New Roman"/>
          <w:sz w:val="24"/>
          <w:szCs w:val="24"/>
        </w:rPr>
      </w:pPr>
      <w:r w:rsidRPr="00661F57">
        <w:rPr>
          <w:rFonts w:cs="Times New Roman"/>
          <w:sz w:val="24"/>
          <w:szCs w:val="24"/>
        </w:rPr>
        <w:t>Types of backups and Backup strategy in real time:</w:t>
      </w:r>
    </w:p>
    <w:p w:rsidR="004D5800" w:rsidRPr="00661F57" w:rsidRDefault="004D5800" w:rsidP="00D5375B">
      <w:pPr>
        <w:rPr>
          <w:rFonts w:cs="Times New Roman"/>
          <w:sz w:val="24"/>
          <w:szCs w:val="24"/>
        </w:rPr>
      </w:pPr>
      <w:r w:rsidRPr="00661F57">
        <w:rPr>
          <w:rFonts w:cs="Times New Roman"/>
          <w:sz w:val="24"/>
          <w:szCs w:val="24"/>
        </w:rPr>
        <w:t>Full database backup: Saturday 10:00 PM</w:t>
      </w:r>
    </w:p>
    <w:p w:rsidR="004D5800" w:rsidRPr="00661F57" w:rsidRDefault="004D5800" w:rsidP="00D5375B">
      <w:pPr>
        <w:rPr>
          <w:rFonts w:cs="Times New Roman"/>
          <w:sz w:val="24"/>
          <w:szCs w:val="24"/>
        </w:rPr>
      </w:pPr>
      <w:r w:rsidRPr="00661F57">
        <w:rPr>
          <w:rFonts w:cs="Times New Roman"/>
          <w:sz w:val="24"/>
          <w:szCs w:val="24"/>
        </w:rPr>
        <w:t>Differential backup: Every day 09:00 PM</w:t>
      </w:r>
    </w:p>
    <w:p w:rsidR="004D5800" w:rsidRPr="00661F57" w:rsidRDefault="004D5800" w:rsidP="00D5375B">
      <w:pPr>
        <w:rPr>
          <w:rFonts w:cs="Times New Roman"/>
          <w:sz w:val="24"/>
          <w:szCs w:val="24"/>
        </w:rPr>
      </w:pPr>
      <w:r w:rsidRPr="00661F57">
        <w:rPr>
          <w:rFonts w:cs="Times New Roman"/>
          <w:sz w:val="24"/>
          <w:szCs w:val="24"/>
        </w:rPr>
        <w:t>Tlog backup: Every 15 min in a day.</w:t>
      </w:r>
    </w:p>
    <w:p w:rsidR="00B23B60" w:rsidRDefault="00B23B60" w:rsidP="00D5375B">
      <w:pPr>
        <w:rPr>
          <w:rFonts w:cs="Times New Roman"/>
          <w:b/>
          <w:sz w:val="24"/>
          <w:szCs w:val="24"/>
        </w:rPr>
      </w:pPr>
    </w:p>
    <w:p w:rsidR="005A4708" w:rsidRPr="00661F57" w:rsidRDefault="005A4708" w:rsidP="00D5375B">
      <w:pPr>
        <w:rPr>
          <w:rFonts w:cs="Times New Roman"/>
          <w:b/>
          <w:sz w:val="24"/>
          <w:szCs w:val="24"/>
        </w:rPr>
      </w:pPr>
      <w:r w:rsidRPr="00661F57">
        <w:rPr>
          <w:rFonts w:cs="Times New Roman"/>
          <w:b/>
          <w:sz w:val="24"/>
          <w:szCs w:val="24"/>
        </w:rPr>
        <w:t>Backup strategy 1:</w:t>
      </w:r>
    </w:p>
    <w:p w:rsidR="002E172A" w:rsidRPr="00661F57" w:rsidRDefault="002E172A" w:rsidP="00D5375B">
      <w:pPr>
        <w:rPr>
          <w:rFonts w:cs="Times New Roman"/>
          <w:sz w:val="24"/>
          <w:szCs w:val="24"/>
        </w:rPr>
      </w:pPr>
      <w:r w:rsidRPr="00661F57">
        <w:rPr>
          <w:rFonts w:cs="Times New Roman"/>
          <w:sz w:val="24"/>
          <w:szCs w:val="24"/>
        </w:rPr>
        <w:t>Every Sunday: 10:00 AM full backup</w:t>
      </w:r>
    </w:p>
    <w:p w:rsidR="002E172A" w:rsidRPr="00661F57" w:rsidRDefault="002E172A" w:rsidP="00D5375B">
      <w:pPr>
        <w:rPr>
          <w:rFonts w:cs="Times New Roman"/>
          <w:sz w:val="24"/>
          <w:szCs w:val="24"/>
        </w:rPr>
      </w:pPr>
      <w:r w:rsidRPr="00661F57">
        <w:rPr>
          <w:rFonts w:cs="Times New Roman"/>
          <w:sz w:val="24"/>
          <w:szCs w:val="24"/>
        </w:rPr>
        <w:t>Every day: Diff backup one time @ 11:00 PM</w:t>
      </w:r>
    </w:p>
    <w:p w:rsidR="002E172A" w:rsidRPr="00661F57" w:rsidRDefault="002E172A" w:rsidP="00D5375B">
      <w:pPr>
        <w:rPr>
          <w:rFonts w:cs="Times New Roman"/>
          <w:sz w:val="24"/>
          <w:szCs w:val="24"/>
        </w:rPr>
      </w:pPr>
      <w:r w:rsidRPr="00661F57">
        <w:rPr>
          <w:rFonts w:cs="Times New Roman"/>
          <w:sz w:val="24"/>
          <w:szCs w:val="24"/>
        </w:rPr>
        <w:t>T-log backup: every 15 min once daily</w:t>
      </w:r>
    </w:p>
    <w:p w:rsidR="002E172A" w:rsidRPr="00661F57" w:rsidRDefault="002E172A" w:rsidP="00D5375B">
      <w:pPr>
        <w:rPr>
          <w:rFonts w:cs="Times New Roman"/>
          <w:sz w:val="24"/>
          <w:szCs w:val="24"/>
        </w:rPr>
      </w:pPr>
      <w:r w:rsidRPr="00661F57">
        <w:rPr>
          <w:rFonts w:cs="Times New Roman"/>
          <w:sz w:val="24"/>
          <w:szCs w:val="24"/>
        </w:rPr>
        <w:t>@ DB crashes @ Thursday @ 10:03 AM...How to recover?</w:t>
      </w:r>
    </w:p>
    <w:p w:rsidR="002E172A" w:rsidRPr="00661F57" w:rsidRDefault="002E172A" w:rsidP="00D5375B">
      <w:pPr>
        <w:rPr>
          <w:rFonts w:cs="Times New Roman"/>
          <w:sz w:val="24"/>
          <w:szCs w:val="24"/>
        </w:rPr>
      </w:pPr>
    </w:p>
    <w:p w:rsidR="002E172A" w:rsidRPr="00661F57" w:rsidRDefault="002E172A" w:rsidP="00D5375B">
      <w:pPr>
        <w:rPr>
          <w:rFonts w:cs="Times New Roman"/>
          <w:b/>
          <w:sz w:val="24"/>
          <w:szCs w:val="24"/>
        </w:rPr>
      </w:pPr>
      <w:r w:rsidRPr="00661F57">
        <w:rPr>
          <w:rFonts w:cs="Times New Roman"/>
          <w:b/>
          <w:sz w:val="24"/>
          <w:szCs w:val="24"/>
        </w:rPr>
        <w:t>Recovery process:</w:t>
      </w:r>
    </w:p>
    <w:p w:rsidR="002E172A" w:rsidRPr="00661F57" w:rsidRDefault="002E172A" w:rsidP="00D5375B">
      <w:pPr>
        <w:rPr>
          <w:rFonts w:cs="Times New Roman"/>
          <w:sz w:val="24"/>
          <w:szCs w:val="24"/>
        </w:rPr>
      </w:pPr>
      <w:r w:rsidRPr="00661F57">
        <w:rPr>
          <w:rFonts w:cs="Times New Roman"/>
          <w:sz w:val="24"/>
          <w:szCs w:val="24"/>
        </w:rPr>
        <w:t>1. Whenever database crashes always attempt tail log backup to recover active transactions. Once tail log backup taken then start recovery process by using existing backup files</w:t>
      </w:r>
    </w:p>
    <w:p w:rsidR="002E172A" w:rsidRPr="00661F57" w:rsidRDefault="002E172A" w:rsidP="00D5375B">
      <w:pPr>
        <w:rPr>
          <w:rFonts w:cs="Times New Roman"/>
          <w:sz w:val="24"/>
          <w:szCs w:val="24"/>
        </w:rPr>
      </w:pPr>
      <w:r w:rsidRPr="00661F57">
        <w:rPr>
          <w:rFonts w:cs="Times New Roman"/>
          <w:sz w:val="24"/>
          <w:szCs w:val="24"/>
        </w:rPr>
        <w:t>&gt;</w:t>
      </w:r>
      <w:r w:rsidR="00B05E4F">
        <w:rPr>
          <w:rFonts w:cs="Times New Roman"/>
          <w:sz w:val="24"/>
          <w:szCs w:val="24"/>
        </w:rPr>
        <w:t xml:space="preserve"> </w:t>
      </w:r>
      <w:r w:rsidRPr="00661F57">
        <w:rPr>
          <w:rFonts w:cs="Times New Roman"/>
          <w:sz w:val="24"/>
          <w:szCs w:val="24"/>
        </w:rPr>
        <w:t>Restore recent Sunday full backup with "NORECOVERY"</w:t>
      </w:r>
    </w:p>
    <w:p w:rsidR="002E172A" w:rsidRPr="00661F57" w:rsidRDefault="002E172A" w:rsidP="00D5375B">
      <w:pPr>
        <w:rPr>
          <w:rFonts w:cs="Times New Roman"/>
          <w:sz w:val="24"/>
          <w:szCs w:val="24"/>
        </w:rPr>
      </w:pPr>
      <w:r w:rsidRPr="00661F57">
        <w:rPr>
          <w:rFonts w:cs="Times New Roman"/>
          <w:sz w:val="24"/>
          <w:szCs w:val="24"/>
        </w:rPr>
        <w:t>&gt; Restore recent "Wednesday" differential backup with norecovery</w:t>
      </w:r>
    </w:p>
    <w:p w:rsidR="002E172A" w:rsidRPr="00661F57" w:rsidRDefault="002E172A" w:rsidP="00D5375B">
      <w:pPr>
        <w:rPr>
          <w:rFonts w:cs="Times New Roman"/>
          <w:sz w:val="24"/>
          <w:szCs w:val="24"/>
        </w:rPr>
      </w:pPr>
      <w:r w:rsidRPr="00661F57">
        <w:rPr>
          <w:rFonts w:cs="Times New Roman"/>
          <w:sz w:val="24"/>
          <w:szCs w:val="24"/>
        </w:rPr>
        <w:t>&gt;</w:t>
      </w:r>
      <w:r w:rsidR="00D40CE5">
        <w:rPr>
          <w:rFonts w:cs="Times New Roman"/>
          <w:sz w:val="24"/>
          <w:szCs w:val="24"/>
        </w:rPr>
        <w:t xml:space="preserve"> </w:t>
      </w:r>
      <w:r w:rsidRPr="00661F57">
        <w:rPr>
          <w:rFonts w:cs="Times New Roman"/>
          <w:sz w:val="24"/>
          <w:szCs w:val="24"/>
        </w:rPr>
        <w:t xml:space="preserve">Restore each transaction log backup after wed 11:00PM with </w:t>
      </w:r>
      <w:r w:rsidR="000D6E9E" w:rsidRPr="00661F57">
        <w:rPr>
          <w:rFonts w:cs="Times New Roman"/>
          <w:sz w:val="24"/>
          <w:szCs w:val="24"/>
        </w:rPr>
        <w:t xml:space="preserve">no recovery upto Thursday </w:t>
      </w:r>
      <w:r w:rsidR="00E06707" w:rsidRPr="00661F57">
        <w:rPr>
          <w:rFonts w:cs="Times New Roman"/>
          <w:sz w:val="24"/>
          <w:szCs w:val="24"/>
        </w:rPr>
        <w:t>10:00 AM</w:t>
      </w:r>
    </w:p>
    <w:p w:rsidR="002E172A" w:rsidRPr="00661F57" w:rsidRDefault="002E172A" w:rsidP="00D5375B">
      <w:pPr>
        <w:rPr>
          <w:rFonts w:cs="Times New Roman"/>
          <w:sz w:val="24"/>
          <w:szCs w:val="24"/>
        </w:rPr>
      </w:pPr>
      <w:r w:rsidRPr="00661F57">
        <w:rPr>
          <w:rFonts w:cs="Times New Roman"/>
          <w:sz w:val="24"/>
          <w:szCs w:val="24"/>
        </w:rPr>
        <w:t>&gt; Last restore tail log backup to recover 3 min of data with recovery.</w:t>
      </w:r>
    </w:p>
    <w:p w:rsidR="002E172A" w:rsidRPr="00661F57" w:rsidRDefault="002E172A" w:rsidP="00D5375B">
      <w:pPr>
        <w:rPr>
          <w:rFonts w:cs="Times New Roman"/>
          <w:sz w:val="24"/>
          <w:szCs w:val="24"/>
        </w:rPr>
      </w:pPr>
      <w:r w:rsidRPr="00661F57">
        <w:rPr>
          <w:rFonts w:cs="Times New Roman"/>
          <w:sz w:val="24"/>
          <w:szCs w:val="24"/>
        </w:rPr>
        <w:t>Finally database comes online upto 10:03 AM.</w:t>
      </w:r>
    </w:p>
    <w:p w:rsidR="002E172A" w:rsidRDefault="002E172A" w:rsidP="00D5375B">
      <w:pPr>
        <w:rPr>
          <w:rFonts w:cs="Times New Roman"/>
          <w:sz w:val="24"/>
          <w:szCs w:val="24"/>
        </w:rPr>
      </w:pPr>
    </w:p>
    <w:p w:rsidR="00351FF3" w:rsidRDefault="00351FF3" w:rsidP="00D5375B">
      <w:pPr>
        <w:rPr>
          <w:rFonts w:cs="Times New Roman"/>
          <w:sz w:val="24"/>
          <w:szCs w:val="24"/>
        </w:rPr>
      </w:pPr>
    </w:p>
    <w:p w:rsidR="00B23B60" w:rsidRDefault="00B23B60" w:rsidP="00D5375B">
      <w:pPr>
        <w:rPr>
          <w:rFonts w:cs="Times New Roman"/>
          <w:b/>
          <w:sz w:val="24"/>
          <w:szCs w:val="24"/>
        </w:rPr>
      </w:pPr>
    </w:p>
    <w:p w:rsidR="00B23B60" w:rsidRDefault="00B23B60" w:rsidP="00D5375B">
      <w:pPr>
        <w:rPr>
          <w:rFonts w:cs="Times New Roman"/>
          <w:b/>
          <w:sz w:val="24"/>
          <w:szCs w:val="24"/>
        </w:rPr>
      </w:pPr>
    </w:p>
    <w:p w:rsidR="00C65E4B" w:rsidRPr="00661F57" w:rsidRDefault="00C65E4B" w:rsidP="00D5375B">
      <w:pPr>
        <w:rPr>
          <w:rFonts w:cs="Times New Roman"/>
          <w:b/>
          <w:sz w:val="24"/>
          <w:szCs w:val="24"/>
        </w:rPr>
      </w:pPr>
      <w:r w:rsidRPr="00661F57">
        <w:rPr>
          <w:rFonts w:cs="Times New Roman"/>
          <w:b/>
          <w:sz w:val="24"/>
          <w:szCs w:val="24"/>
        </w:rPr>
        <w:t>Note:</w:t>
      </w:r>
    </w:p>
    <w:p w:rsidR="00C65E4B" w:rsidRPr="00661F57" w:rsidRDefault="00C65E4B" w:rsidP="00D5375B">
      <w:pPr>
        <w:rPr>
          <w:rFonts w:cs="Times New Roman"/>
          <w:sz w:val="24"/>
          <w:szCs w:val="24"/>
        </w:rPr>
      </w:pPr>
      <w:r w:rsidRPr="00661F57">
        <w:rPr>
          <w:rFonts w:cs="Times New Roman"/>
          <w:sz w:val="24"/>
          <w:szCs w:val="24"/>
        </w:rPr>
        <w:t>&gt; If we restore last backup with no recovery instead of recovery then Please use below query to bring db online.</w:t>
      </w:r>
    </w:p>
    <w:p w:rsidR="00C65E4B" w:rsidRPr="00661F57" w:rsidRDefault="00C65E4B" w:rsidP="00D5375B">
      <w:pPr>
        <w:rPr>
          <w:rFonts w:cs="Times New Roman"/>
          <w:sz w:val="24"/>
          <w:szCs w:val="24"/>
        </w:rPr>
      </w:pPr>
      <w:r w:rsidRPr="00661F57">
        <w:rPr>
          <w:rFonts w:cs="Times New Roman"/>
          <w:sz w:val="24"/>
          <w:szCs w:val="24"/>
        </w:rPr>
        <w:t>Restore database [DB NAME] with recovery</w:t>
      </w:r>
    </w:p>
    <w:p w:rsidR="00C65E4B" w:rsidRPr="00661F57" w:rsidRDefault="00C65E4B" w:rsidP="00D5375B">
      <w:pPr>
        <w:rPr>
          <w:rFonts w:cs="Times New Roman"/>
          <w:sz w:val="24"/>
          <w:szCs w:val="24"/>
        </w:rPr>
      </w:pPr>
      <w:r w:rsidRPr="00661F57">
        <w:rPr>
          <w:rFonts w:cs="Times New Roman"/>
          <w:sz w:val="24"/>
          <w:szCs w:val="24"/>
        </w:rPr>
        <w:t>&gt; If LDF file is corrupted then DBA cannot be able to recover the transaction from LDF file.</w:t>
      </w:r>
    </w:p>
    <w:p w:rsidR="00C65E4B" w:rsidRPr="00661F57" w:rsidRDefault="00C65E4B" w:rsidP="00D5375B">
      <w:pPr>
        <w:rPr>
          <w:rFonts w:cs="Times New Roman"/>
          <w:sz w:val="24"/>
          <w:szCs w:val="24"/>
        </w:rPr>
      </w:pPr>
      <w:r w:rsidRPr="00661F57">
        <w:rPr>
          <w:rFonts w:cs="Times New Roman"/>
          <w:sz w:val="24"/>
          <w:szCs w:val="24"/>
        </w:rPr>
        <w:t>In this case data loss chances are high.</w:t>
      </w:r>
    </w:p>
    <w:p w:rsidR="00C65E4B" w:rsidRPr="00661F57" w:rsidRDefault="00C65E4B" w:rsidP="00D5375B">
      <w:pPr>
        <w:rPr>
          <w:rFonts w:cs="Times New Roman"/>
          <w:sz w:val="24"/>
          <w:szCs w:val="24"/>
        </w:rPr>
      </w:pPr>
      <w:r w:rsidRPr="00661F57">
        <w:rPr>
          <w:rFonts w:cs="Times New Roman"/>
          <w:sz w:val="24"/>
          <w:szCs w:val="24"/>
        </w:rPr>
        <w:t>&gt; Standby mode restore:</w:t>
      </w:r>
    </w:p>
    <w:p w:rsidR="00C65E4B" w:rsidRPr="00661F57" w:rsidRDefault="00C65E4B" w:rsidP="00D5375B">
      <w:pPr>
        <w:rPr>
          <w:rFonts w:cs="Times New Roman"/>
          <w:sz w:val="24"/>
          <w:szCs w:val="24"/>
        </w:rPr>
      </w:pPr>
    </w:p>
    <w:p w:rsidR="00C65E4B" w:rsidRPr="00B05E4F" w:rsidRDefault="00C65E4B" w:rsidP="00D5375B">
      <w:pPr>
        <w:rPr>
          <w:rFonts w:cs="Times New Roman"/>
          <w:b/>
          <w:sz w:val="24"/>
          <w:szCs w:val="24"/>
        </w:rPr>
      </w:pPr>
      <w:r w:rsidRPr="00B05E4F">
        <w:rPr>
          <w:rFonts w:cs="Times New Roman"/>
          <w:b/>
          <w:sz w:val="24"/>
          <w:szCs w:val="24"/>
        </w:rPr>
        <w:t>RESTORE DATABASE [DBNAME]</w:t>
      </w:r>
    </w:p>
    <w:p w:rsidR="00C65E4B" w:rsidRPr="00B05E4F" w:rsidRDefault="00B05E4F" w:rsidP="00D5375B">
      <w:pPr>
        <w:rPr>
          <w:rFonts w:cs="Times New Roman"/>
          <w:b/>
          <w:sz w:val="24"/>
          <w:szCs w:val="24"/>
        </w:rPr>
      </w:pPr>
      <w:r w:rsidRPr="00B05E4F">
        <w:rPr>
          <w:rFonts w:cs="Times New Roman"/>
          <w:b/>
          <w:sz w:val="24"/>
          <w:szCs w:val="24"/>
        </w:rPr>
        <w:t xml:space="preserve">FROM DISK = </w:t>
      </w:r>
      <w:r w:rsidR="00C65E4B" w:rsidRPr="00B05E4F">
        <w:rPr>
          <w:rFonts w:cs="Times New Roman"/>
          <w:b/>
          <w:sz w:val="24"/>
          <w:szCs w:val="24"/>
        </w:rPr>
        <w:t>’Path\backup file'</w:t>
      </w:r>
    </w:p>
    <w:p w:rsidR="00C65E4B" w:rsidRPr="00B05E4F" w:rsidRDefault="00B05E4F" w:rsidP="00D5375B">
      <w:pPr>
        <w:rPr>
          <w:rFonts w:cs="Times New Roman"/>
          <w:b/>
          <w:sz w:val="24"/>
          <w:szCs w:val="24"/>
        </w:rPr>
      </w:pPr>
      <w:r w:rsidRPr="00B05E4F">
        <w:rPr>
          <w:rFonts w:cs="Times New Roman"/>
          <w:b/>
          <w:sz w:val="24"/>
          <w:szCs w:val="24"/>
        </w:rPr>
        <w:t>WITH STANDBY = 'U: \\ROLLBACK_UNDO_hdfcdb.BAK'</w:t>
      </w:r>
    </w:p>
    <w:p w:rsidR="00215211" w:rsidRPr="00661F57" w:rsidRDefault="00215211" w:rsidP="00D5375B">
      <w:pPr>
        <w:rPr>
          <w:rFonts w:cs="Times New Roman"/>
          <w:sz w:val="24"/>
          <w:szCs w:val="24"/>
        </w:rPr>
      </w:pPr>
    </w:p>
    <w:p w:rsidR="005A4708" w:rsidRPr="00661F57" w:rsidRDefault="005A4708" w:rsidP="00D5375B">
      <w:pPr>
        <w:rPr>
          <w:rFonts w:cs="Times New Roman"/>
          <w:sz w:val="24"/>
          <w:szCs w:val="24"/>
        </w:rPr>
      </w:pPr>
    </w:p>
    <w:p w:rsidR="00215211" w:rsidRPr="00661F57" w:rsidRDefault="00215211" w:rsidP="00D5375B">
      <w:pPr>
        <w:rPr>
          <w:rFonts w:cs="Times New Roman"/>
          <w:b/>
          <w:sz w:val="24"/>
          <w:szCs w:val="24"/>
        </w:rPr>
      </w:pPr>
      <w:r w:rsidRPr="00661F57">
        <w:rPr>
          <w:rFonts w:cs="Times New Roman"/>
          <w:b/>
          <w:sz w:val="24"/>
          <w:szCs w:val="24"/>
        </w:rPr>
        <w:t xml:space="preserve">Backup strategy </w:t>
      </w:r>
      <w:r w:rsidR="005A4708" w:rsidRPr="00661F57">
        <w:rPr>
          <w:rFonts w:cs="Times New Roman"/>
          <w:b/>
          <w:sz w:val="24"/>
          <w:szCs w:val="24"/>
        </w:rPr>
        <w:t>2</w:t>
      </w:r>
      <w:r w:rsidRPr="00661F57">
        <w:rPr>
          <w:rFonts w:cs="Times New Roman"/>
          <w:b/>
          <w:sz w:val="24"/>
          <w:szCs w:val="24"/>
        </w:rPr>
        <w:t>:</w:t>
      </w:r>
    </w:p>
    <w:p w:rsidR="00215211" w:rsidRPr="00661F57" w:rsidRDefault="00215211" w:rsidP="00D5375B">
      <w:pPr>
        <w:rPr>
          <w:rFonts w:cs="Times New Roman"/>
          <w:sz w:val="24"/>
          <w:szCs w:val="24"/>
        </w:rPr>
      </w:pPr>
      <w:r w:rsidRPr="00661F57">
        <w:rPr>
          <w:rFonts w:cs="Times New Roman"/>
          <w:sz w:val="24"/>
          <w:szCs w:val="24"/>
        </w:rPr>
        <w:t>Full backup: Sunday 10:00 AM</w:t>
      </w:r>
    </w:p>
    <w:p w:rsidR="00215211" w:rsidRPr="00661F57" w:rsidRDefault="00215211" w:rsidP="00D5375B">
      <w:pPr>
        <w:rPr>
          <w:rFonts w:cs="Times New Roman"/>
          <w:sz w:val="24"/>
          <w:szCs w:val="24"/>
        </w:rPr>
      </w:pPr>
      <w:r w:rsidRPr="00661F57">
        <w:rPr>
          <w:rFonts w:cs="Times New Roman"/>
          <w:sz w:val="24"/>
          <w:szCs w:val="24"/>
        </w:rPr>
        <w:t>Diff backup: Every day: 10 PM [After business hours]</w:t>
      </w:r>
    </w:p>
    <w:p w:rsidR="00215211" w:rsidRPr="00661F57" w:rsidRDefault="00215211" w:rsidP="00D5375B">
      <w:pPr>
        <w:rPr>
          <w:rFonts w:cs="Times New Roman"/>
          <w:sz w:val="24"/>
          <w:szCs w:val="24"/>
        </w:rPr>
      </w:pPr>
      <w:r w:rsidRPr="00661F57">
        <w:rPr>
          <w:rFonts w:cs="Times New Roman"/>
          <w:sz w:val="24"/>
          <w:szCs w:val="24"/>
        </w:rPr>
        <w:t>T-log backup: Every 15 min [Every day]</w:t>
      </w:r>
    </w:p>
    <w:p w:rsidR="00215211" w:rsidRPr="00661F57" w:rsidRDefault="00215211" w:rsidP="00D5375B">
      <w:pPr>
        <w:rPr>
          <w:rFonts w:cs="Times New Roman"/>
          <w:sz w:val="24"/>
          <w:szCs w:val="24"/>
        </w:rPr>
      </w:pPr>
      <w:r w:rsidRPr="00661F57">
        <w:rPr>
          <w:rFonts w:cs="Times New Roman"/>
          <w:sz w:val="24"/>
          <w:szCs w:val="24"/>
        </w:rPr>
        <w:t>Steps to recover the database from backup when database crashes?</w:t>
      </w:r>
    </w:p>
    <w:p w:rsidR="00215211" w:rsidRPr="00661F57" w:rsidRDefault="00215211" w:rsidP="00D5375B">
      <w:pPr>
        <w:rPr>
          <w:rFonts w:cs="Times New Roman"/>
          <w:sz w:val="24"/>
          <w:szCs w:val="24"/>
        </w:rPr>
      </w:pPr>
      <w:r w:rsidRPr="00661F57">
        <w:rPr>
          <w:rFonts w:cs="Times New Roman"/>
          <w:sz w:val="24"/>
          <w:szCs w:val="24"/>
        </w:rPr>
        <w:t>DB crashes @ Sunday 9:49 AM</w:t>
      </w:r>
    </w:p>
    <w:p w:rsidR="005F5906" w:rsidRPr="00661F57" w:rsidRDefault="005F5906" w:rsidP="00D5375B">
      <w:pPr>
        <w:rPr>
          <w:rFonts w:cs="Times New Roman"/>
          <w:sz w:val="24"/>
          <w:szCs w:val="24"/>
        </w:rPr>
      </w:pPr>
    </w:p>
    <w:p w:rsidR="005F5906" w:rsidRPr="00661F57" w:rsidRDefault="005F5906" w:rsidP="00D5375B">
      <w:pPr>
        <w:rPr>
          <w:rFonts w:cs="Times New Roman"/>
          <w:b/>
          <w:sz w:val="24"/>
          <w:szCs w:val="24"/>
        </w:rPr>
      </w:pPr>
      <w:r w:rsidRPr="00661F57">
        <w:rPr>
          <w:rFonts w:cs="Times New Roman"/>
          <w:b/>
          <w:sz w:val="24"/>
          <w:szCs w:val="24"/>
        </w:rPr>
        <w:t>Recovery Process:</w:t>
      </w:r>
    </w:p>
    <w:p w:rsidR="00215211" w:rsidRPr="00661F57" w:rsidRDefault="00215211" w:rsidP="00D5375B">
      <w:pPr>
        <w:rPr>
          <w:rFonts w:cs="Times New Roman"/>
          <w:sz w:val="24"/>
          <w:szCs w:val="24"/>
        </w:rPr>
      </w:pPr>
      <w:r w:rsidRPr="00661F57">
        <w:rPr>
          <w:rFonts w:cs="Times New Roman"/>
          <w:sz w:val="24"/>
          <w:szCs w:val="24"/>
        </w:rPr>
        <w:t>1. Whenever database crashes then attempt tail log backup to recover active transactions in the log file.</w:t>
      </w:r>
    </w:p>
    <w:p w:rsidR="00215211" w:rsidRPr="00661F57" w:rsidRDefault="00215211" w:rsidP="00D5375B">
      <w:pPr>
        <w:rPr>
          <w:rFonts w:cs="Times New Roman"/>
          <w:sz w:val="24"/>
          <w:szCs w:val="24"/>
        </w:rPr>
      </w:pPr>
      <w:r w:rsidRPr="00661F57">
        <w:rPr>
          <w:rFonts w:cs="Times New Roman"/>
          <w:sz w:val="24"/>
          <w:szCs w:val="24"/>
        </w:rPr>
        <w:t>Backup log database name to disk='path' with no_truncate</w:t>
      </w:r>
    </w:p>
    <w:p w:rsidR="00215211" w:rsidRPr="00661F57" w:rsidRDefault="00215211" w:rsidP="00D5375B">
      <w:pPr>
        <w:rPr>
          <w:rFonts w:cs="Times New Roman"/>
          <w:sz w:val="24"/>
          <w:szCs w:val="24"/>
        </w:rPr>
      </w:pPr>
      <w:r w:rsidRPr="00661F57">
        <w:rPr>
          <w:rFonts w:cs="Times New Roman"/>
          <w:sz w:val="24"/>
          <w:szCs w:val="24"/>
        </w:rPr>
        <w:t>2. Take recent full backup which happen recent Sunday 10:00 AM and restore with no_recovery...</w:t>
      </w:r>
    </w:p>
    <w:p w:rsidR="00215211" w:rsidRPr="00661F57" w:rsidRDefault="00215211" w:rsidP="00D5375B">
      <w:pPr>
        <w:rPr>
          <w:rFonts w:cs="Times New Roman"/>
          <w:sz w:val="24"/>
          <w:szCs w:val="24"/>
        </w:rPr>
      </w:pPr>
      <w:r w:rsidRPr="00661F57">
        <w:rPr>
          <w:rFonts w:cs="Times New Roman"/>
          <w:sz w:val="24"/>
          <w:szCs w:val="24"/>
        </w:rPr>
        <w:t>3. Take recent diff backup Saturday @ 10 PM and restore with no_recovery.</w:t>
      </w:r>
    </w:p>
    <w:p w:rsidR="00215211" w:rsidRPr="00661F57" w:rsidRDefault="00215211" w:rsidP="00D5375B">
      <w:pPr>
        <w:rPr>
          <w:rFonts w:cs="Times New Roman"/>
          <w:sz w:val="24"/>
          <w:szCs w:val="24"/>
        </w:rPr>
      </w:pPr>
      <w:r w:rsidRPr="00661F57">
        <w:rPr>
          <w:rFonts w:cs="Times New Roman"/>
          <w:sz w:val="24"/>
          <w:szCs w:val="24"/>
        </w:rPr>
        <w:t>4. Restore each t-log backup file after differential backup Saturday 10:15 PM...Since t</w:t>
      </w:r>
      <w:r w:rsidR="00C72038">
        <w:rPr>
          <w:rFonts w:cs="Times New Roman"/>
          <w:sz w:val="24"/>
          <w:szCs w:val="24"/>
        </w:rPr>
        <w:t>-</w:t>
      </w:r>
      <w:r w:rsidRPr="00661F57">
        <w:rPr>
          <w:rFonts w:cs="Times New Roman"/>
          <w:sz w:val="24"/>
          <w:szCs w:val="24"/>
        </w:rPr>
        <w:t>logs are incremental. Restore with no recovery [If tail log backup success]</w:t>
      </w:r>
    </w:p>
    <w:p w:rsidR="00215211" w:rsidRPr="00661F57" w:rsidRDefault="00215211" w:rsidP="00D5375B">
      <w:pPr>
        <w:rPr>
          <w:rFonts w:cs="Times New Roman"/>
          <w:sz w:val="24"/>
          <w:szCs w:val="24"/>
        </w:rPr>
      </w:pPr>
      <w:r w:rsidRPr="00661F57">
        <w:rPr>
          <w:rFonts w:cs="Times New Roman"/>
          <w:sz w:val="24"/>
          <w:szCs w:val="24"/>
        </w:rPr>
        <w:t>[If tail log backup not work then last t-log backup restore with recovery].</w:t>
      </w:r>
    </w:p>
    <w:p w:rsidR="00215211" w:rsidRPr="00661F57" w:rsidRDefault="00215211" w:rsidP="00D5375B">
      <w:pPr>
        <w:rPr>
          <w:rFonts w:cs="Times New Roman"/>
          <w:sz w:val="24"/>
          <w:szCs w:val="24"/>
        </w:rPr>
      </w:pPr>
      <w:r w:rsidRPr="00661F57">
        <w:rPr>
          <w:rFonts w:cs="Times New Roman"/>
          <w:sz w:val="24"/>
          <w:szCs w:val="24"/>
        </w:rPr>
        <w:t>5. Last restore tail log backup with recovery to bring database online upto the point.</w:t>
      </w:r>
    </w:p>
    <w:p w:rsidR="00215211" w:rsidRPr="00661F57" w:rsidRDefault="00215211"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If LDF file corrupt 100% not possible to attempt TAIL LOG backup with error "fail activation failure"</w:t>
      </w:r>
    </w:p>
    <w:p w:rsidR="00215211" w:rsidRPr="00661F57" w:rsidRDefault="00215211" w:rsidP="00D5375B">
      <w:pPr>
        <w:rPr>
          <w:rFonts w:cs="Times New Roman"/>
          <w:sz w:val="24"/>
          <w:szCs w:val="24"/>
        </w:rPr>
      </w:pPr>
    </w:p>
    <w:p w:rsidR="00215211" w:rsidRPr="00661F57" w:rsidRDefault="00215211" w:rsidP="00D5375B">
      <w:pPr>
        <w:rPr>
          <w:rFonts w:cs="Times New Roman"/>
          <w:b/>
          <w:sz w:val="24"/>
          <w:szCs w:val="24"/>
        </w:rPr>
      </w:pPr>
      <w:r w:rsidRPr="00661F57">
        <w:rPr>
          <w:rFonts w:cs="Times New Roman"/>
          <w:b/>
          <w:sz w:val="24"/>
          <w:szCs w:val="24"/>
        </w:rPr>
        <w:t xml:space="preserve">Backup strategy </w:t>
      </w:r>
      <w:r w:rsidR="005A4708" w:rsidRPr="00661F57">
        <w:rPr>
          <w:rFonts w:cs="Times New Roman"/>
          <w:b/>
          <w:sz w:val="24"/>
          <w:szCs w:val="24"/>
        </w:rPr>
        <w:t>3</w:t>
      </w:r>
      <w:r w:rsidRPr="00661F57">
        <w:rPr>
          <w:rFonts w:cs="Times New Roman"/>
          <w:b/>
          <w:sz w:val="24"/>
          <w:szCs w:val="24"/>
        </w:rPr>
        <w:t>:</w:t>
      </w:r>
    </w:p>
    <w:p w:rsidR="00215211" w:rsidRPr="00661F57" w:rsidRDefault="00215211" w:rsidP="00D5375B">
      <w:pPr>
        <w:rPr>
          <w:rFonts w:cs="Times New Roman"/>
          <w:sz w:val="24"/>
          <w:szCs w:val="24"/>
        </w:rPr>
      </w:pPr>
      <w:r w:rsidRPr="00661F57">
        <w:rPr>
          <w:rFonts w:cs="Times New Roman"/>
          <w:sz w:val="24"/>
          <w:szCs w:val="24"/>
        </w:rPr>
        <w:t>Full backup-10:00 AM</w:t>
      </w:r>
    </w:p>
    <w:p w:rsidR="00215211" w:rsidRPr="00661F57" w:rsidRDefault="00215211" w:rsidP="00D5375B">
      <w:pPr>
        <w:rPr>
          <w:rFonts w:cs="Times New Roman"/>
          <w:sz w:val="24"/>
          <w:szCs w:val="24"/>
        </w:rPr>
      </w:pPr>
      <w:r w:rsidRPr="00661F57">
        <w:rPr>
          <w:rFonts w:cs="Times New Roman"/>
          <w:sz w:val="24"/>
          <w:szCs w:val="24"/>
        </w:rPr>
        <w:t>DIFF: 11:00 AM</w:t>
      </w:r>
    </w:p>
    <w:p w:rsidR="00215211" w:rsidRPr="00661F57" w:rsidRDefault="00215211" w:rsidP="00D5375B">
      <w:pPr>
        <w:rPr>
          <w:rFonts w:cs="Times New Roman"/>
          <w:sz w:val="24"/>
          <w:szCs w:val="24"/>
        </w:rPr>
      </w:pPr>
      <w:r w:rsidRPr="00661F57">
        <w:rPr>
          <w:rFonts w:cs="Times New Roman"/>
          <w:sz w:val="24"/>
          <w:szCs w:val="24"/>
        </w:rPr>
        <w:t>TLOG: 12:00 PM</w:t>
      </w:r>
    </w:p>
    <w:p w:rsidR="00215211" w:rsidRPr="00661F57" w:rsidRDefault="00215211" w:rsidP="00D5375B">
      <w:pPr>
        <w:rPr>
          <w:rFonts w:cs="Times New Roman"/>
          <w:sz w:val="24"/>
          <w:szCs w:val="24"/>
        </w:rPr>
      </w:pPr>
      <w:r w:rsidRPr="00661F57">
        <w:rPr>
          <w:rFonts w:cs="Times New Roman"/>
          <w:sz w:val="24"/>
          <w:szCs w:val="24"/>
        </w:rPr>
        <w:t>Full: 12:30 PM [BUT BACKUP FILE IS CORRUPTED]</w:t>
      </w:r>
    </w:p>
    <w:p w:rsidR="00215211" w:rsidRDefault="00215211" w:rsidP="00D5375B">
      <w:pPr>
        <w:rPr>
          <w:rFonts w:cs="Times New Roman"/>
          <w:sz w:val="24"/>
          <w:szCs w:val="24"/>
        </w:rPr>
      </w:pPr>
      <w:r w:rsidRPr="00661F57">
        <w:rPr>
          <w:rFonts w:cs="Times New Roman"/>
          <w:sz w:val="24"/>
          <w:szCs w:val="24"/>
        </w:rPr>
        <w:t>DIFF: 1:00 PM</w:t>
      </w:r>
    </w:p>
    <w:p w:rsidR="00B23B60" w:rsidRPr="00661F57" w:rsidRDefault="00B23B60" w:rsidP="00D5375B">
      <w:pPr>
        <w:rPr>
          <w:rFonts w:cs="Times New Roman"/>
          <w:sz w:val="24"/>
          <w:szCs w:val="24"/>
        </w:rPr>
      </w:pPr>
    </w:p>
    <w:p w:rsidR="00215211" w:rsidRPr="00661F57" w:rsidRDefault="00215211" w:rsidP="00D5375B">
      <w:pPr>
        <w:tabs>
          <w:tab w:val="left" w:pos="3720"/>
        </w:tabs>
        <w:rPr>
          <w:rFonts w:cs="Times New Roman"/>
          <w:b/>
          <w:sz w:val="24"/>
          <w:szCs w:val="24"/>
        </w:rPr>
      </w:pPr>
      <w:r w:rsidRPr="00661F57">
        <w:rPr>
          <w:rFonts w:cs="Times New Roman"/>
          <w:b/>
          <w:sz w:val="24"/>
          <w:szCs w:val="24"/>
        </w:rPr>
        <w:t>Recovery process:</w:t>
      </w:r>
    </w:p>
    <w:p w:rsidR="00215211" w:rsidRPr="00661F57" w:rsidRDefault="00215211" w:rsidP="00D5375B">
      <w:pPr>
        <w:rPr>
          <w:rFonts w:cs="Times New Roman"/>
          <w:sz w:val="24"/>
          <w:szCs w:val="24"/>
        </w:rPr>
      </w:pPr>
      <w:r w:rsidRPr="00661F57">
        <w:rPr>
          <w:rFonts w:cs="Times New Roman"/>
          <w:sz w:val="24"/>
          <w:szCs w:val="24"/>
        </w:rPr>
        <w:t>1. Tail log attempt</w:t>
      </w:r>
    </w:p>
    <w:p w:rsidR="00215211" w:rsidRPr="00661F57" w:rsidRDefault="00215211" w:rsidP="00D5375B">
      <w:pPr>
        <w:rPr>
          <w:rFonts w:cs="Times New Roman"/>
          <w:sz w:val="24"/>
          <w:szCs w:val="24"/>
        </w:rPr>
      </w:pPr>
      <w:r w:rsidRPr="00661F57">
        <w:rPr>
          <w:rFonts w:cs="Times New Roman"/>
          <w:sz w:val="24"/>
          <w:szCs w:val="24"/>
        </w:rPr>
        <w:t>2. Take last to last full backup due to recent full backup @ 12:30 PM got corrupted and restore with no recovery</w:t>
      </w:r>
    </w:p>
    <w:p w:rsidR="00215211" w:rsidRPr="00661F57" w:rsidRDefault="00215211" w:rsidP="00D5375B">
      <w:pPr>
        <w:rPr>
          <w:rFonts w:cs="Times New Roman"/>
          <w:sz w:val="24"/>
          <w:szCs w:val="24"/>
        </w:rPr>
      </w:pPr>
      <w:r w:rsidRPr="00661F57">
        <w:rPr>
          <w:rFonts w:cs="Times New Roman"/>
          <w:sz w:val="24"/>
          <w:szCs w:val="24"/>
        </w:rPr>
        <w:t>3. Take diff @ 11:00 AM and do the restoration with no recovery</w:t>
      </w:r>
    </w:p>
    <w:p w:rsidR="00215211" w:rsidRPr="00661F57" w:rsidRDefault="00215211" w:rsidP="00D5375B">
      <w:pPr>
        <w:rPr>
          <w:rFonts w:cs="Times New Roman"/>
          <w:sz w:val="24"/>
          <w:szCs w:val="24"/>
        </w:rPr>
      </w:pPr>
      <w:r w:rsidRPr="00661F57">
        <w:rPr>
          <w:rFonts w:cs="Times New Roman"/>
          <w:sz w:val="24"/>
          <w:szCs w:val="24"/>
        </w:rPr>
        <w:t>4. Restore t</w:t>
      </w:r>
      <w:r w:rsidR="00C72038">
        <w:rPr>
          <w:rFonts w:cs="Times New Roman"/>
          <w:sz w:val="24"/>
          <w:szCs w:val="24"/>
        </w:rPr>
        <w:t>-</w:t>
      </w:r>
      <w:r w:rsidRPr="00661F57">
        <w:rPr>
          <w:rFonts w:cs="Times New Roman"/>
          <w:sz w:val="24"/>
          <w:szCs w:val="24"/>
        </w:rPr>
        <w:t>log @12:00 PM and restore with recovery...</w:t>
      </w:r>
    </w:p>
    <w:p w:rsidR="00215211" w:rsidRPr="00661F57" w:rsidRDefault="00215211"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If full backup corrupted after recent diff or log cannot be able to use.</w:t>
      </w:r>
    </w:p>
    <w:p w:rsidR="00215211" w:rsidRDefault="00215211"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Full, Diff1, Tlog1, Copy_only, Diff2</w:t>
      </w:r>
    </w:p>
    <w:p w:rsidR="00B23B60" w:rsidRPr="00661F57" w:rsidRDefault="00B23B60" w:rsidP="00D5375B">
      <w:pPr>
        <w:rPr>
          <w:rFonts w:cs="Times New Roman"/>
          <w:sz w:val="24"/>
          <w:szCs w:val="24"/>
        </w:rPr>
      </w:pPr>
    </w:p>
    <w:p w:rsidR="00215211" w:rsidRPr="00661F57" w:rsidRDefault="00215211" w:rsidP="00D5375B">
      <w:pPr>
        <w:rPr>
          <w:rFonts w:cs="Times New Roman"/>
          <w:b/>
          <w:sz w:val="24"/>
          <w:szCs w:val="24"/>
        </w:rPr>
      </w:pPr>
      <w:r w:rsidRPr="00661F57">
        <w:rPr>
          <w:rFonts w:cs="Times New Roman"/>
          <w:b/>
          <w:sz w:val="24"/>
          <w:szCs w:val="24"/>
        </w:rPr>
        <w:t>Recovery process:</w:t>
      </w:r>
    </w:p>
    <w:p w:rsidR="00215211" w:rsidRPr="00661F57" w:rsidRDefault="00215211" w:rsidP="00D5375B">
      <w:pPr>
        <w:rPr>
          <w:rFonts w:cs="Times New Roman"/>
          <w:sz w:val="24"/>
          <w:szCs w:val="24"/>
        </w:rPr>
      </w:pPr>
      <w:r w:rsidRPr="00661F57">
        <w:rPr>
          <w:rFonts w:cs="Times New Roman"/>
          <w:sz w:val="24"/>
          <w:szCs w:val="24"/>
        </w:rPr>
        <w:t>Cannot be able to recover by using COPY_ONLY + DIFF2</w:t>
      </w:r>
    </w:p>
    <w:p w:rsidR="00215211" w:rsidRPr="00661F57" w:rsidRDefault="00215211" w:rsidP="00D5375B">
      <w:pPr>
        <w:rPr>
          <w:rFonts w:cs="Times New Roman"/>
          <w:sz w:val="24"/>
          <w:szCs w:val="24"/>
        </w:rPr>
      </w:pPr>
      <w:r w:rsidRPr="00661F57">
        <w:rPr>
          <w:rFonts w:cs="Times New Roman"/>
          <w:sz w:val="24"/>
          <w:szCs w:val="24"/>
        </w:rPr>
        <w:t>You should use FULL+ DIFF2 to recovery the database.</w:t>
      </w:r>
    </w:p>
    <w:p w:rsidR="00215211" w:rsidRPr="00661F57" w:rsidRDefault="00215211" w:rsidP="00D5375B">
      <w:pPr>
        <w:rPr>
          <w:rFonts w:cs="Times New Roman"/>
          <w:sz w:val="24"/>
          <w:szCs w:val="24"/>
        </w:rPr>
      </w:pPr>
      <w:r w:rsidRPr="00661F57">
        <w:rPr>
          <w:rFonts w:cs="Times New Roman"/>
          <w:sz w:val="24"/>
          <w:szCs w:val="24"/>
        </w:rPr>
        <w:t>Copy only backup never create distribute the backup sequence .son you cannot be able to use diff 2 with copy only.</w:t>
      </w:r>
    </w:p>
    <w:p w:rsidR="005F5906" w:rsidRPr="00661F57" w:rsidRDefault="005F5906" w:rsidP="00D5375B">
      <w:pPr>
        <w:rPr>
          <w:rFonts w:cs="Times New Roman"/>
          <w:sz w:val="24"/>
          <w:szCs w:val="24"/>
        </w:rPr>
      </w:pPr>
    </w:p>
    <w:p w:rsidR="00C65E4B" w:rsidRPr="00661F57" w:rsidRDefault="00C65E4B" w:rsidP="00D5375B">
      <w:pPr>
        <w:rPr>
          <w:rFonts w:cs="Times New Roman"/>
          <w:b/>
          <w:sz w:val="24"/>
          <w:szCs w:val="24"/>
          <w:u w:val="single"/>
        </w:rPr>
      </w:pPr>
      <w:r w:rsidRPr="00661F57">
        <w:rPr>
          <w:rFonts w:cs="Times New Roman"/>
          <w:b/>
          <w:sz w:val="24"/>
          <w:szCs w:val="24"/>
          <w:u w:val="single"/>
        </w:rPr>
        <w:t>Reasons for backup failure:</w:t>
      </w:r>
    </w:p>
    <w:p w:rsidR="00C65E4B" w:rsidRPr="00661F57" w:rsidRDefault="00C65E4B" w:rsidP="00D5375B">
      <w:pPr>
        <w:rPr>
          <w:rFonts w:cs="Times New Roman"/>
          <w:sz w:val="24"/>
          <w:szCs w:val="24"/>
        </w:rPr>
      </w:pPr>
      <w:r w:rsidRPr="00661F57">
        <w:rPr>
          <w:rFonts w:cs="Times New Roman"/>
          <w:sz w:val="24"/>
          <w:szCs w:val="24"/>
        </w:rPr>
        <w:t>Lack of disk space [Error: 112]</w:t>
      </w:r>
    </w:p>
    <w:p w:rsidR="00C65E4B" w:rsidRPr="00661F57" w:rsidRDefault="00C65E4B" w:rsidP="00D5375B">
      <w:pPr>
        <w:rPr>
          <w:rFonts w:cs="Times New Roman"/>
          <w:sz w:val="24"/>
          <w:szCs w:val="24"/>
        </w:rPr>
      </w:pPr>
      <w:r w:rsidRPr="00661F57">
        <w:rPr>
          <w:rFonts w:cs="Times New Roman"/>
          <w:sz w:val="24"/>
          <w:szCs w:val="24"/>
        </w:rPr>
        <w:t>Permission issue</w:t>
      </w:r>
    </w:p>
    <w:p w:rsidR="00C65E4B" w:rsidRPr="00661F57" w:rsidRDefault="00C65E4B" w:rsidP="00D5375B">
      <w:pPr>
        <w:rPr>
          <w:rFonts w:cs="Times New Roman"/>
          <w:sz w:val="24"/>
          <w:szCs w:val="24"/>
        </w:rPr>
      </w:pPr>
      <w:r w:rsidRPr="00661F57">
        <w:rPr>
          <w:rFonts w:cs="Times New Roman"/>
          <w:sz w:val="24"/>
          <w:szCs w:val="24"/>
        </w:rPr>
        <w:t>Network issue</w:t>
      </w:r>
    </w:p>
    <w:p w:rsidR="00C65E4B" w:rsidRPr="00661F57" w:rsidRDefault="00C65E4B" w:rsidP="00D5375B">
      <w:pPr>
        <w:tabs>
          <w:tab w:val="left" w:pos="2790"/>
        </w:tabs>
        <w:rPr>
          <w:rFonts w:cs="Times New Roman"/>
          <w:sz w:val="24"/>
          <w:szCs w:val="24"/>
        </w:rPr>
      </w:pPr>
      <w:r w:rsidRPr="00661F57">
        <w:rPr>
          <w:rFonts w:cs="Times New Roman"/>
          <w:sz w:val="24"/>
          <w:szCs w:val="24"/>
        </w:rPr>
        <w:t>Wrong syntax</w:t>
      </w:r>
    </w:p>
    <w:p w:rsidR="00C65E4B" w:rsidRPr="00661F57" w:rsidRDefault="00C65E4B" w:rsidP="00D5375B">
      <w:pPr>
        <w:rPr>
          <w:rFonts w:cs="Times New Roman"/>
          <w:sz w:val="24"/>
          <w:szCs w:val="24"/>
        </w:rPr>
      </w:pPr>
      <w:r w:rsidRPr="00661F57">
        <w:rPr>
          <w:rFonts w:cs="Times New Roman"/>
          <w:sz w:val="24"/>
          <w:szCs w:val="24"/>
        </w:rPr>
        <w:t>Db is unavailable</w:t>
      </w:r>
    </w:p>
    <w:p w:rsidR="00C65E4B" w:rsidRPr="00661F57" w:rsidRDefault="00C65E4B" w:rsidP="00D5375B">
      <w:pPr>
        <w:rPr>
          <w:rFonts w:cs="Times New Roman"/>
          <w:sz w:val="24"/>
          <w:szCs w:val="24"/>
        </w:rPr>
      </w:pPr>
      <w:r w:rsidRPr="00661F57">
        <w:rPr>
          <w:rFonts w:cs="Times New Roman"/>
          <w:sz w:val="24"/>
          <w:szCs w:val="24"/>
        </w:rPr>
        <w:t>LSN mismatch</w:t>
      </w:r>
    </w:p>
    <w:p w:rsidR="00C65E4B" w:rsidRPr="00661F57" w:rsidRDefault="00C65E4B" w:rsidP="00D5375B">
      <w:pPr>
        <w:rPr>
          <w:rFonts w:cs="Times New Roman"/>
          <w:sz w:val="24"/>
          <w:szCs w:val="24"/>
        </w:rPr>
      </w:pPr>
      <w:r w:rsidRPr="00661F57">
        <w:rPr>
          <w:rFonts w:cs="Times New Roman"/>
          <w:sz w:val="24"/>
          <w:szCs w:val="24"/>
        </w:rPr>
        <w:t>Without full backup user trying to take diff backup</w:t>
      </w:r>
    </w:p>
    <w:p w:rsidR="00C65E4B" w:rsidRPr="00661F57" w:rsidRDefault="00C65E4B" w:rsidP="00D5375B">
      <w:pPr>
        <w:rPr>
          <w:rFonts w:cs="Times New Roman"/>
          <w:sz w:val="24"/>
          <w:szCs w:val="24"/>
        </w:rPr>
      </w:pPr>
      <w:r w:rsidRPr="00661F57">
        <w:rPr>
          <w:rFonts w:cs="Times New Roman"/>
          <w:sz w:val="24"/>
          <w:szCs w:val="24"/>
        </w:rPr>
        <w:t>SQL Server services are offline]</w:t>
      </w:r>
    </w:p>
    <w:p w:rsidR="00C65E4B" w:rsidRPr="00661F57" w:rsidRDefault="00C65E4B" w:rsidP="00D5375B">
      <w:pPr>
        <w:rPr>
          <w:rFonts w:cs="Times New Roman"/>
          <w:sz w:val="24"/>
          <w:szCs w:val="24"/>
        </w:rPr>
      </w:pPr>
      <w:r w:rsidRPr="00661F57">
        <w:rPr>
          <w:rFonts w:cs="Times New Roman"/>
          <w:sz w:val="24"/>
          <w:szCs w:val="24"/>
        </w:rPr>
        <w:t>DB is in simple recovery model but user trying to perform tlog backup.</w:t>
      </w:r>
    </w:p>
    <w:p w:rsidR="00C65E4B" w:rsidRPr="00661F57" w:rsidRDefault="00C65E4B" w:rsidP="00D5375B">
      <w:pPr>
        <w:rPr>
          <w:rFonts w:cs="Times New Roman"/>
          <w:sz w:val="24"/>
          <w:szCs w:val="24"/>
        </w:rPr>
      </w:pPr>
    </w:p>
    <w:p w:rsidR="00C65E4B" w:rsidRPr="00661F57" w:rsidRDefault="00C65E4B" w:rsidP="00D5375B">
      <w:pPr>
        <w:rPr>
          <w:rFonts w:cs="Times New Roman"/>
          <w:sz w:val="24"/>
          <w:szCs w:val="24"/>
        </w:rPr>
      </w:pPr>
    </w:p>
    <w:p w:rsidR="00C65E4B" w:rsidRPr="00661F57" w:rsidRDefault="00C65E4B" w:rsidP="00D5375B">
      <w:pPr>
        <w:rPr>
          <w:rFonts w:cs="Times New Roman"/>
          <w:b/>
          <w:sz w:val="24"/>
          <w:szCs w:val="24"/>
          <w:u w:val="single"/>
        </w:rPr>
      </w:pPr>
      <w:r w:rsidRPr="00661F57">
        <w:rPr>
          <w:rFonts w:cs="Times New Roman"/>
          <w:b/>
          <w:sz w:val="24"/>
          <w:szCs w:val="24"/>
          <w:u w:val="single"/>
        </w:rPr>
        <w:t>Reasons for restore failure:</w:t>
      </w:r>
    </w:p>
    <w:p w:rsidR="00C65E4B" w:rsidRPr="00661F57" w:rsidRDefault="00C65E4B" w:rsidP="00D5375B">
      <w:pPr>
        <w:rPr>
          <w:rFonts w:cs="Times New Roman"/>
          <w:sz w:val="24"/>
          <w:szCs w:val="24"/>
        </w:rPr>
      </w:pPr>
      <w:r w:rsidRPr="00661F57">
        <w:rPr>
          <w:rFonts w:cs="Times New Roman"/>
          <w:sz w:val="24"/>
          <w:szCs w:val="24"/>
        </w:rPr>
        <w:t>Lack of disk space [Error: 112]</w:t>
      </w:r>
    </w:p>
    <w:p w:rsidR="00C65E4B" w:rsidRPr="00661F57" w:rsidRDefault="00C65E4B" w:rsidP="00D5375B">
      <w:pPr>
        <w:rPr>
          <w:rFonts w:cs="Times New Roman"/>
          <w:sz w:val="24"/>
          <w:szCs w:val="24"/>
        </w:rPr>
      </w:pPr>
      <w:r w:rsidRPr="00661F57">
        <w:rPr>
          <w:rFonts w:cs="Times New Roman"/>
          <w:sz w:val="24"/>
          <w:szCs w:val="24"/>
        </w:rPr>
        <w:t>Permission issue</w:t>
      </w:r>
    </w:p>
    <w:p w:rsidR="00C65E4B" w:rsidRPr="00661F57" w:rsidRDefault="00C65E4B" w:rsidP="00D5375B">
      <w:pPr>
        <w:rPr>
          <w:rFonts w:cs="Times New Roman"/>
          <w:sz w:val="24"/>
          <w:szCs w:val="24"/>
        </w:rPr>
      </w:pPr>
      <w:r w:rsidRPr="00661F57">
        <w:rPr>
          <w:rFonts w:cs="Times New Roman"/>
          <w:sz w:val="24"/>
          <w:szCs w:val="24"/>
        </w:rPr>
        <w:t>Network issue</w:t>
      </w:r>
    </w:p>
    <w:p w:rsidR="00C65E4B" w:rsidRPr="00661F57" w:rsidRDefault="00C65E4B" w:rsidP="00D5375B">
      <w:pPr>
        <w:rPr>
          <w:rFonts w:cs="Times New Roman"/>
          <w:sz w:val="24"/>
          <w:szCs w:val="24"/>
        </w:rPr>
      </w:pPr>
      <w:r w:rsidRPr="00661F57">
        <w:rPr>
          <w:rFonts w:cs="Times New Roman"/>
          <w:sz w:val="24"/>
          <w:szCs w:val="24"/>
        </w:rPr>
        <w:t>Wrong syntax</w:t>
      </w:r>
    </w:p>
    <w:p w:rsidR="00C65E4B" w:rsidRPr="00661F57" w:rsidRDefault="00C65E4B" w:rsidP="00D5375B">
      <w:pPr>
        <w:rPr>
          <w:rFonts w:cs="Times New Roman"/>
          <w:sz w:val="24"/>
          <w:szCs w:val="24"/>
        </w:rPr>
      </w:pPr>
      <w:r w:rsidRPr="00661F57">
        <w:rPr>
          <w:rFonts w:cs="Times New Roman"/>
          <w:sz w:val="24"/>
          <w:szCs w:val="24"/>
        </w:rPr>
        <w:t>LSN mismatch</w:t>
      </w:r>
    </w:p>
    <w:p w:rsidR="00C65E4B" w:rsidRPr="00661F57" w:rsidRDefault="00C65E4B" w:rsidP="00D5375B">
      <w:pPr>
        <w:rPr>
          <w:rFonts w:cs="Times New Roman"/>
          <w:sz w:val="24"/>
          <w:szCs w:val="24"/>
        </w:rPr>
      </w:pPr>
      <w:r w:rsidRPr="00661F57">
        <w:rPr>
          <w:rFonts w:cs="Times New Roman"/>
          <w:sz w:val="24"/>
          <w:szCs w:val="24"/>
        </w:rPr>
        <w:t>Without full backup restore user trying to restore diff or log backup</w:t>
      </w:r>
    </w:p>
    <w:p w:rsidR="005F5906" w:rsidRPr="00661F57" w:rsidRDefault="00C65E4B" w:rsidP="00D5375B">
      <w:pPr>
        <w:rPr>
          <w:rFonts w:cs="Times New Roman"/>
          <w:sz w:val="24"/>
          <w:szCs w:val="24"/>
        </w:rPr>
      </w:pPr>
      <w:r w:rsidRPr="00661F57">
        <w:rPr>
          <w:rFonts w:cs="Times New Roman"/>
          <w:sz w:val="24"/>
          <w:szCs w:val="24"/>
        </w:rPr>
        <w:t>SQL Server services are offline]</w:t>
      </w:r>
    </w:p>
    <w:p w:rsidR="00C65E4B" w:rsidRPr="00661F57" w:rsidRDefault="00C65E4B" w:rsidP="00D5375B">
      <w:pPr>
        <w:rPr>
          <w:rFonts w:cs="Times New Roman"/>
          <w:b/>
          <w:sz w:val="24"/>
          <w:szCs w:val="24"/>
          <w:u w:val="single"/>
        </w:rPr>
      </w:pPr>
      <w:r w:rsidRPr="00661F57">
        <w:rPr>
          <w:rFonts w:cs="Times New Roman"/>
          <w:b/>
          <w:sz w:val="24"/>
          <w:szCs w:val="24"/>
          <w:u w:val="single"/>
        </w:rPr>
        <w:t>Restore with move option:</w:t>
      </w:r>
    </w:p>
    <w:p w:rsidR="00C65E4B" w:rsidRPr="00661F57" w:rsidRDefault="00C65E4B" w:rsidP="00D5375B">
      <w:pPr>
        <w:rPr>
          <w:rFonts w:cs="Times New Roman"/>
          <w:sz w:val="24"/>
          <w:szCs w:val="24"/>
        </w:rPr>
      </w:pPr>
      <w:r w:rsidRPr="00661F57">
        <w:rPr>
          <w:rFonts w:cs="Times New Roman"/>
          <w:sz w:val="24"/>
          <w:szCs w:val="24"/>
        </w:rPr>
        <w:t>If required to restore one database backup file into another database in the same instance then use "WITH MOVE” option</w:t>
      </w:r>
    </w:p>
    <w:p w:rsidR="00C65E4B" w:rsidRPr="00661F57" w:rsidRDefault="00C65E4B" w:rsidP="00D5375B">
      <w:pPr>
        <w:rPr>
          <w:rFonts w:cs="Times New Roman"/>
          <w:sz w:val="24"/>
          <w:szCs w:val="24"/>
        </w:rPr>
      </w:pPr>
    </w:p>
    <w:p w:rsidR="00C65E4B" w:rsidRPr="00661F57" w:rsidRDefault="00C65E4B" w:rsidP="00D5375B">
      <w:pPr>
        <w:rPr>
          <w:rFonts w:cs="Times New Roman"/>
          <w:b/>
          <w:sz w:val="24"/>
          <w:szCs w:val="24"/>
        </w:rPr>
      </w:pPr>
      <w:r w:rsidRPr="00661F57">
        <w:rPr>
          <w:rFonts w:cs="Times New Roman"/>
          <w:b/>
          <w:sz w:val="24"/>
          <w:szCs w:val="24"/>
        </w:rPr>
        <w:t>Syntax:</w:t>
      </w:r>
    </w:p>
    <w:p w:rsidR="00C65E4B" w:rsidRPr="00B05E4F" w:rsidRDefault="00C65E4B" w:rsidP="00D5375B">
      <w:pPr>
        <w:rPr>
          <w:rFonts w:cs="Times New Roman"/>
          <w:b/>
          <w:sz w:val="24"/>
          <w:szCs w:val="24"/>
        </w:rPr>
      </w:pPr>
      <w:r w:rsidRPr="00B05E4F">
        <w:rPr>
          <w:rFonts w:cs="Times New Roman"/>
          <w:b/>
          <w:sz w:val="24"/>
          <w:szCs w:val="24"/>
        </w:rPr>
        <w:t>RESTORE DATABASE [TESTDB]</w:t>
      </w:r>
    </w:p>
    <w:p w:rsidR="00C65E4B" w:rsidRPr="00B05E4F" w:rsidRDefault="00B05E4F" w:rsidP="00D5375B">
      <w:pPr>
        <w:rPr>
          <w:rFonts w:cs="Times New Roman"/>
          <w:b/>
          <w:sz w:val="24"/>
          <w:szCs w:val="24"/>
        </w:rPr>
      </w:pPr>
      <w:r w:rsidRPr="00B05E4F">
        <w:rPr>
          <w:rFonts w:cs="Times New Roman"/>
          <w:b/>
          <w:sz w:val="24"/>
          <w:szCs w:val="24"/>
        </w:rPr>
        <w:t xml:space="preserve">FROM DISK = </w:t>
      </w:r>
      <w:r w:rsidR="00C65E4B" w:rsidRPr="00B05E4F">
        <w:rPr>
          <w:rFonts w:cs="Times New Roman"/>
          <w:b/>
          <w:sz w:val="24"/>
          <w:szCs w:val="24"/>
        </w:rPr>
        <w:t>'U</w:t>
      </w:r>
      <w:r w:rsidRPr="00B05E4F">
        <w:rPr>
          <w:rFonts w:cs="Times New Roman"/>
          <w:b/>
          <w:sz w:val="24"/>
          <w:szCs w:val="24"/>
        </w:rPr>
        <w:t>: \</w:t>
      </w:r>
      <w:r w:rsidR="00C65E4B" w:rsidRPr="00B05E4F">
        <w:rPr>
          <w:rFonts w:cs="Times New Roman"/>
          <w:b/>
          <w:sz w:val="24"/>
          <w:szCs w:val="24"/>
        </w:rPr>
        <w:t>Program files\MSSQLSERVER\Backups\HDFCDB_FULL.BAK'</w:t>
      </w:r>
    </w:p>
    <w:p w:rsidR="00C65E4B" w:rsidRPr="00B05E4F" w:rsidRDefault="00B05E4F" w:rsidP="00D5375B">
      <w:pPr>
        <w:rPr>
          <w:rFonts w:cs="Times New Roman"/>
          <w:b/>
          <w:sz w:val="24"/>
          <w:szCs w:val="24"/>
        </w:rPr>
      </w:pPr>
      <w:r w:rsidRPr="00B05E4F">
        <w:rPr>
          <w:rFonts w:cs="Times New Roman"/>
          <w:b/>
          <w:sz w:val="24"/>
          <w:szCs w:val="24"/>
        </w:rPr>
        <w:t xml:space="preserve">WITH MOVE N'HDFCDB' TO </w:t>
      </w:r>
      <w:r w:rsidR="00C65E4B" w:rsidRPr="00B05E4F">
        <w:rPr>
          <w:rFonts w:cs="Times New Roman"/>
          <w:b/>
          <w:sz w:val="24"/>
          <w:szCs w:val="24"/>
        </w:rPr>
        <w:t>'E</w:t>
      </w:r>
      <w:r w:rsidRPr="00B05E4F">
        <w:rPr>
          <w:rFonts w:cs="Times New Roman"/>
          <w:b/>
          <w:sz w:val="24"/>
          <w:szCs w:val="24"/>
        </w:rPr>
        <w:t>: \</w:t>
      </w:r>
      <w:r w:rsidR="00C65E4B" w:rsidRPr="00B05E4F">
        <w:rPr>
          <w:rFonts w:cs="Times New Roman"/>
          <w:b/>
          <w:sz w:val="24"/>
          <w:szCs w:val="24"/>
        </w:rPr>
        <w:t>TESTDB.mdf', MOVE N'HDFCDB_log' TO N'L:\TESTDB_1.ldf'</w:t>
      </w:r>
    </w:p>
    <w:p w:rsidR="00C65E4B" w:rsidRPr="00661F57" w:rsidRDefault="00C65E4B" w:rsidP="00D5375B">
      <w:pPr>
        <w:rPr>
          <w:rFonts w:cs="Times New Roman"/>
          <w:sz w:val="24"/>
          <w:szCs w:val="24"/>
        </w:rPr>
      </w:pPr>
    </w:p>
    <w:p w:rsidR="00C65E4B" w:rsidRPr="00661F57" w:rsidRDefault="00C65E4B" w:rsidP="00D5375B">
      <w:pPr>
        <w:rPr>
          <w:rFonts w:cs="Times New Roman"/>
          <w:sz w:val="24"/>
          <w:szCs w:val="24"/>
        </w:rPr>
      </w:pPr>
      <w:r w:rsidRPr="00661F57">
        <w:rPr>
          <w:rFonts w:cs="Times New Roman"/>
          <w:sz w:val="24"/>
          <w:szCs w:val="24"/>
        </w:rPr>
        <w:t>&gt;MDF data move from old file to new data file</w:t>
      </w:r>
    </w:p>
    <w:p w:rsidR="00C65E4B" w:rsidRPr="00661F57" w:rsidRDefault="00C65E4B" w:rsidP="00D5375B">
      <w:pPr>
        <w:rPr>
          <w:rFonts w:cs="Times New Roman"/>
          <w:sz w:val="24"/>
          <w:szCs w:val="24"/>
        </w:rPr>
      </w:pPr>
      <w:r w:rsidRPr="00661F57">
        <w:rPr>
          <w:rFonts w:cs="Times New Roman"/>
          <w:sz w:val="24"/>
          <w:szCs w:val="24"/>
        </w:rPr>
        <w:t>&gt;Ldf data move from old ldf to new ldf file</w:t>
      </w:r>
    </w:p>
    <w:p w:rsidR="00215211" w:rsidRPr="00661F57" w:rsidRDefault="00215211" w:rsidP="00D5375B">
      <w:pPr>
        <w:rPr>
          <w:rFonts w:cs="Times New Roman"/>
          <w:sz w:val="24"/>
          <w:szCs w:val="24"/>
        </w:rPr>
      </w:pPr>
    </w:p>
    <w:p w:rsidR="00C65E4B" w:rsidRPr="00661F57" w:rsidRDefault="00C65E4B" w:rsidP="00D5375B">
      <w:pPr>
        <w:rPr>
          <w:rFonts w:cs="Times New Roman"/>
          <w:b/>
          <w:sz w:val="24"/>
          <w:szCs w:val="24"/>
        </w:rPr>
      </w:pPr>
      <w:r w:rsidRPr="00661F57">
        <w:rPr>
          <w:rFonts w:cs="Times New Roman"/>
          <w:b/>
          <w:sz w:val="24"/>
          <w:szCs w:val="24"/>
        </w:rPr>
        <w:t>MSDB Tables for backup information:</w:t>
      </w:r>
    </w:p>
    <w:p w:rsidR="00C65E4B" w:rsidRPr="00661F57" w:rsidRDefault="00C65E4B" w:rsidP="00D5375B">
      <w:pPr>
        <w:rPr>
          <w:rFonts w:cs="Times New Roman"/>
          <w:sz w:val="24"/>
          <w:szCs w:val="24"/>
        </w:rPr>
      </w:pPr>
    </w:p>
    <w:p w:rsidR="00C65E4B" w:rsidRPr="00661F57" w:rsidRDefault="00C65E4B" w:rsidP="00D5375B">
      <w:pPr>
        <w:rPr>
          <w:rFonts w:cs="Times New Roman"/>
          <w:b/>
          <w:sz w:val="24"/>
          <w:szCs w:val="24"/>
        </w:rPr>
      </w:pPr>
      <w:r w:rsidRPr="00661F57">
        <w:rPr>
          <w:rFonts w:cs="Times New Roman"/>
          <w:b/>
          <w:sz w:val="24"/>
          <w:szCs w:val="24"/>
        </w:rPr>
        <w:t>1. Dbo.backupfile:</w:t>
      </w:r>
    </w:p>
    <w:p w:rsidR="00C65E4B" w:rsidRPr="00661F57" w:rsidRDefault="00C65E4B" w:rsidP="00D5375B">
      <w:pPr>
        <w:rPr>
          <w:rFonts w:cs="Times New Roman"/>
          <w:sz w:val="24"/>
          <w:szCs w:val="24"/>
        </w:rPr>
      </w:pPr>
      <w:r w:rsidRPr="00661F57">
        <w:rPr>
          <w:rFonts w:cs="Times New Roman"/>
          <w:sz w:val="24"/>
          <w:szCs w:val="24"/>
        </w:rPr>
        <w:t>Stores:</w:t>
      </w:r>
    </w:p>
    <w:p w:rsidR="00C65E4B" w:rsidRPr="00661F57" w:rsidRDefault="00C65E4B" w:rsidP="00D5375B">
      <w:pPr>
        <w:rPr>
          <w:rFonts w:cs="Times New Roman"/>
          <w:sz w:val="24"/>
          <w:szCs w:val="24"/>
        </w:rPr>
      </w:pPr>
      <w:r w:rsidRPr="00661F57">
        <w:rPr>
          <w:rFonts w:cs="Times New Roman"/>
          <w:sz w:val="24"/>
          <w:szCs w:val="24"/>
        </w:rPr>
        <w:t>Database file,</w:t>
      </w:r>
    </w:p>
    <w:p w:rsidR="00C65E4B" w:rsidRPr="00661F57" w:rsidRDefault="00C65E4B" w:rsidP="00D5375B">
      <w:pPr>
        <w:rPr>
          <w:rFonts w:cs="Times New Roman"/>
          <w:sz w:val="24"/>
          <w:szCs w:val="24"/>
        </w:rPr>
      </w:pPr>
      <w:r w:rsidRPr="00661F57">
        <w:rPr>
          <w:rFonts w:cs="Times New Roman"/>
          <w:sz w:val="24"/>
          <w:szCs w:val="24"/>
        </w:rPr>
        <w:t>Number of pages backuped up for each file (Backup_up_page_count),</w:t>
      </w:r>
    </w:p>
    <w:p w:rsidR="00C65E4B" w:rsidRPr="00661F57" w:rsidRDefault="00C65E4B" w:rsidP="00D5375B">
      <w:pPr>
        <w:rPr>
          <w:rFonts w:cs="Times New Roman"/>
          <w:sz w:val="24"/>
          <w:szCs w:val="24"/>
        </w:rPr>
      </w:pPr>
      <w:r w:rsidRPr="00661F57">
        <w:rPr>
          <w:rFonts w:cs="Times New Roman"/>
          <w:sz w:val="24"/>
          <w:szCs w:val="24"/>
        </w:rPr>
        <w:t>Size of the file, file group.</w:t>
      </w:r>
    </w:p>
    <w:p w:rsidR="00C65E4B" w:rsidRPr="00661F57" w:rsidRDefault="00C65E4B" w:rsidP="00D5375B">
      <w:pPr>
        <w:rPr>
          <w:rFonts w:cs="Times New Roman"/>
          <w:sz w:val="24"/>
          <w:szCs w:val="24"/>
        </w:rPr>
      </w:pPr>
    </w:p>
    <w:p w:rsidR="00C65E4B" w:rsidRPr="00661F57" w:rsidRDefault="00C65E4B" w:rsidP="00D5375B">
      <w:pPr>
        <w:rPr>
          <w:rFonts w:cs="Times New Roman"/>
          <w:sz w:val="24"/>
          <w:szCs w:val="24"/>
        </w:rPr>
      </w:pPr>
    </w:p>
    <w:p w:rsidR="00296ADB" w:rsidRDefault="00296ADB" w:rsidP="00D5375B">
      <w:pPr>
        <w:rPr>
          <w:rFonts w:cs="Times New Roman"/>
          <w:b/>
          <w:sz w:val="24"/>
          <w:szCs w:val="24"/>
        </w:rPr>
      </w:pPr>
    </w:p>
    <w:p w:rsidR="00C65E4B" w:rsidRPr="00661F57" w:rsidRDefault="00C65E4B" w:rsidP="00D5375B">
      <w:pPr>
        <w:rPr>
          <w:rFonts w:cs="Times New Roman"/>
          <w:b/>
          <w:sz w:val="24"/>
          <w:szCs w:val="24"/>
        </w:rPr>
      </w:pPr>
      <w:r w:rsidRPr="00661F57">
        <w:rPr>
          <w:rFonts w:cs="Times New Roman"/>
          <w:b/>
          <w:sz w:val="24"/>
          <w:szCs w:val="24"/>
        </w:rPr>
        <w:t xml:space="preserve">2. </w:t>
      </w:r>
      <w:r w:rsidR="0076202A" w:rsidRPr="00661F57">
        <w:rPr>
          <w:rFonts w:cs="Times New Roman"/>
          <w:b/>
          <w:sz w:val="24"/>
          <w:szCs w:val="24"/>
        </w:rPr>
        <w:t>Dbo. Backupfilegroup</w:t>
      </w:r>
      <w:r w:rsidRPr="00661F57">
        <w:rPr>
          <w:rFonts w:cs="Times New Roman"/>
          <w:b/>
          <w:sz w:val="24"/>
          <w:szCs w:val="24"/>
        </w:rPr>
        <w:t>:</w:t>
      </w:r>
    </w:p>
    <w:p w:rsidR="00C65E4B" w:rsidRPr="00661F57" w:rsidRDefault="00C65E4B" w:rsidP="00D5375B">
      <w:pPr>
        <w:rPr>
          <w:rFonts w:cs="Times New Roman"/>
          <w:sz w:val="24"/>
          <w:szCs w:val="24"/>
        </w:rPr>
      </w:pPr>
      <w:r w:rsidRPr="00661F57">
        <w:rPr>
          <w:rFonts w:cs="Times New Roman"/>
          <w:sz w:val="24"/>
          <w:szCs w:val="24"/>
        </w:rPr>
        <w:t>File group name</w:t>
      </w:r>
    </w:p>
    <w:p w:rsidR="00C65E4B" w:rsidRPr="00661F57" w:rsidRDefault="00C65E4B" w:rsidP="00D5375B">
      <w:pPr>
        <w:rPr>
          <w:rFonts w:cs="Times New Roman"/>
          <w:sz w:val="24"/>
          <w:szCs w:val="24"/>
        </w:rPr>
      </w:pPr>
      <w:r w:rsidRPr="00661F57">
        <w:rPr>
          <w:rFonts w:cs="Times New Roman"/>
          <w:sz w:val="24"/>
          <w:szCs w:val="24"/>
        </w:rPr>
        <w:t>File group id</w:t>
      </w:r>
    </w:p>
    <w:p w:rsidR="00C65E4B" w:rsidRPr="00661F57" w:rsidRDefault="00C65E4B" w:rsidP="00D5375B">
      <w:pPr>
        <w:rPr>
          <w:rFonts w:cs="Times New Roman"/>
          <w:sz w:val="24"/>
          <w:szCs w:val="24"/>
        </w:rPr>
      </w:pPr>
      <w:r w:rsidRPr="00661F57">
        <w:rPr>
          <w:rFonts w:cs="Times New Roman"/>
          <w:sz w:val="24"/>
          <w:szCs w:val="24"/>
        </w:rPr>
        <w:t>Backup set</w:t>
      </w:r>
    </w:p>
    <w:p w:rsidR="00C65E4B" w:rsidRPr="00661F57" w:rsidRDefault="00C65E4B" w:rsidP="00D5375B">
      <w:pPr>
        <w:rPr>
          <w:rFonts w:cs="Times New Roman"/>
          <w:sz w:val="24"/>
          <w:szCs w:val="24"/>
        </w:rPr>
      </w:pPr>
      <w:r w:rsidRPr="00661F57">
        <w:rPr>
          <w:rFonts w:cs="Times New Roman"/>
          <w:sz w:val="24"/>
          <w:szCs w:val="24"/>
        </w:rPr>
        <w:t>Is default</w:t>
      </w:r>
    </w:p>
    <w:p w:rsidR="00C65E4B" w:rsidRPr="00661F57" w:rsidRDefault="00C65E4B" w:rsidP="00D5375B">
      <w:pPr>
        <w:rPr>
          <w:rFonts w:cs="Times New Roman"/>
          <w:sz w:val="24"/>
          <w:szCs w:val="24"/>
        </w:rPr>
      </w:pPr>
      <w:r w:rsidRPr="00661F57">
        <w:rPr>
          <w:rFonts w:cs="Times New Roman"/>
          <w:sz w:val="24"/>
          <w:szCs w:val="24"/>
        </w:rPr>
        <w:t>Is read_only</w:t>
      </w:r>
    </w:p>
    <w:p w:rsidR="00C65E4B" w:rsidRPr="00661F57" w:rsidRDefault="00C65E4B" w:rsidP="00D5375B">
      <w:pPr>
        <w:rPr>
          <w:rFonts w:cs="Times New Roman"/>
          <w:sz w:val="24"/>
          <w:szCs w:val="24"/>
        </w:rPr>
      </w:pPr>
    </w:p>
    <w:p w:rsidR="00C65E4B" w:rsidRPr="00661F57" w:rsidRDefault="00C65E4B" w:rsidP="00D5375B">
      <w:pPr>
        <w:rPr>
          <w:rFonts w:cs="Times New Roman"/>
          <w:b/>
          <w:sz w:val="24"/>
          <w:szCs w:val="24"/>
        </w:rPr>
      </w:pPr>
      <w:r w:rsidRPr="00661F57">
        <w:rPr>
          <w:rFonts w:cs="Times New Roman"/>
          <w:b/>
          <w:sz w:val="24"/>
          <w:szCs w:val="24"/>
        </w:rPr>
        <w:t>3. Dbo.backupmediafamily</w:t>
      </w:r>
    </w:p>
    <w:p w:rsidR="00C65E4B" w:rsidRPr="00661F57" w:rsidRDefault="00C65E4B" w:rsidP="00D5375B">
      <w:pPr>
        <w:rPr>
          <w:rFonts w:cs="Times New Roman"/>
          <w:sz w:val="24"/>
          <w:szCs w:val="24"/>
        </w:rPr>
      </w:pPr>
      <w:r w:rsidRPr="00661F57">
        <w:rPr>
          <w:rFonts w:cs="Times New Roman"/>
          <w:sz w:val="24"/>
          <w:szCs w:val="24"/>
        </w:rPr>
        <w:t>Phyical_device_name [Physical path for your backup file]</w:t>
      </w:r>
    </w:p>
    <w:p w:rsidR="00C65E4B" w:rsidRPr="00661F57" w:rsidRDefault="00C65E4B" w:rsidP="00D5375B">
      <w:pPr>
        <w:rPr>
          <w:rFonts w:cs="Times New Roman"/>
          <w:sz w:val="24"/>
          <w:szCs w:val="24"/>
        </w:rPr>
      </w:pPr>
      <w:r w:rsidRPr="00661F57">
        <w:rPr>
          <w:rFonts w:cs="Times New Roman"/>
          <w:sz w:val="24"/>
          <w:szCs w:val="24"/>
        </w:rPr>
        <w:t>Media set</w:t>
      </w:r>
    </w:p>
    <w:p w:rsidR="00C65E4B" w:rsidRPr="00661F57" w:rsidRDefault="00C65E4B" w:rsidP="00D5375B">
      <w:pPr>
        <w:rPr>
          <w:rFonts w:cs="Times New Roman"/>
          <w:sz w:val="24"/>
          <w:szCs w:val="24"/>
        </w:rPr>
      </w:pPr>
      <w:r w:rsidRPr="00661F57">
        <w:rPr>
          <w:rFonts w:cs="Times New Roman"/>
          <w:sz w:val="24"/>
          <w:szCs w:val="24"/>
        </w:rPr>
        <w:t>Media count</w:t>
      </w:r>
    </w:p>
    <w:p w:rsidR="00C65E4B" w:rsidRPr="00661F57" w:rsidRDefault="00C65E4B" w:rsidP="00D5375B">
      <w:pPr>
        <w:rPr>
          <w:rFonts w:cs="Times New Roman"/>
          <w:sz w:val="24"/>
          <w:szCs w:val="24"/>
        </w:rPr>
      </w:pPr>
    </w:p>
    <w:p w:rsidR="00C65E4B" w:rsidRPr="00661F57" w:rsidRDefault="00C65E4B" w:rsidP="00D5375B">
      <w:pPr>
        <w:rPr>
          <w:rFonts w:cs="Times New Roman"/>
          <w:b/>
          <w:sz w:val="24"/>
          <w:szCs w:val="24"/>
        </w:rPr>
      </w:pPr>
      <w:r w:rsidRPr="00661F57">
        <w:rPr>
          <w:rFonts w:cs="Times New Roman"/>
          <w:b/>
          <w:sz w:val="24"/>
          <w:szCs w:val="24"/>
        </w:rPr>
        <w:t>4. Dbo.backupmediaset</w:t>
      </w:r>
    </w:p>
    <w:p w:rsidR="00C65E4B" w:rsidRPr="00661F57" w:rsidRDefault="00C65E4B" w:rsidP="00D5375B">
      <w:pPr>
        <w:rPr>
          <w:rFonts w:cs="Times New Roman"/>
          <w:sz w:val="24"/>
          <w:szCs w:val="24"/>
        </w:rPr>
      </w:pPr>
      <w:r w:rsidRPr="00661F57">
        <w:rPr>
          <w:rFonts w:cs="Times New Roman"/>
          <w:sz w:val="24"/>
          <w:szCs w:val="24"/>
        </w:rPr>
        <w:t>media_family_count</w:t>
      </w:r>
    </w:p>
    <w:p w:rsidR="00C65E4B" w:rsidRPr="00661F57" w:rsidRDefault="00C72038" w:rsidP="00D5375B">
      <w:pPr>
        <w:rPr>
          <w:rFonts w:cs="Times New Roman"/>
          <w:sz w:val="24"/>
          <w:szCs w:val="24"/>
        </w:rPr>
      </w:pPr>
      <w:r w:rsidRPr="00661F57">
        <w:rPr>
          <w:rFonts w:cs="Times New Roman"/>
          <w:sz w:val="24"/>
          <w:szCs w:val="24"/>
        </w:rPr>
        <w:t>Is password</w:t>
      </w:r>
      <w:r w:rsidR="00C65E4B" w:rsidRPr="00661F57">
        <w:rPr>
          <w:rFonts w:cs="Times New Roman"/>
          <w:sz w:val="24"/>
          <w:szCs w:val="24"/>
        </w:rPr>
        <w:t xml:space="preserve"> _protected...</w:t>
      </w:r>
    </w:p>
    <w:p w:rsidR="00C65E4B" w:rsidRPr="00661F57" w:rsidRDefault="00C65E4B" w:rsidP="00D5375B">
      <w:pPr>
        <w:rPr>
          <w:rFonts w:cs="Times New Roman"/>
          <w:sz w:val="24"/>
          <w:szCs w:val="24"/>
        </w:rPr>
      </w:pPr>
    </w:p>
    <w:p w:rsidR="00C65E4B" w:rsidRPr="00661F57" w:rsidRDefault="00C65E4B" w:rsidP="00D5375B">
      <w:pPr>
        <w:rPr>
          <w:rFonts w:cs="Times New Roman"/>
          <w:b/>
          <w:sz w:val="24"/>
          <w:szCs w:val="24"/>
        </w:rPr>
      </w:pPr>
      <w:r w:rsidRPr="00661F57">
        <w:rPr>
          <w:rFonts w:cs="Times New Roman"/>
          <w:b/>
          <w:sz w:val="24"/>
          <w:szCs w:val="24"/>
        </w:rPr>
        <w:t>5. Dbo.backupset</w:t>
      </w:r>
    </w:p>
    <w:p w:rsidR="00C65E4B" w:rsidRPr="00661F57" w:rsidRDefault="00C65E4B" w:rsidP="00D5375B">
      <w:pPr>
        <w:rPr>
          <w:rFonts w:cs="Times New Roman"/>
          <w:sz w:val="24"/>
          <w:szCs w:val="24"/>
        </w:rPr>
      </w:pPr>
      <w:r w:rsidRPr="00661F57">
        <w:rPr>
          <w:rFonts w:cs="Times New Roman"/>
          <w:sz w:val="24"/>
          <w:szCs w:val="24"/>
        </w:rPr>
        <w:t>Backup start date</w:t>
      </w:r>
    </w:p>
    <w:p w:rsidR="00C65E4B" w:rsidRPr="00661F57" w:rsidRDefault="00C65E4B" w:rsidP="00D5375B">
      <w:pPr>
        <w:rPr>
          <w:rFonts w:cs="Times New Roman"/>
          <w:sz w:val="24"/>
          <w:szCs w:val="24"/>
        </w:rPr>
      </w:pPr>
      <w:r w:rsidRPr="00661F57">
        <w:rPr>
          <w:rFonts w:cs="Times New Roman"/>
          <w:sz w:val="24"/>
          <w:szCs w:val="24"/>
        </w:rPr>
        <w:t>Backup finished date</w:t>
      </w:r>
    </w:p>
    <w:p w:rsidR="00C65E4B" w:rsidRPr="00661F57" w:rsidRDefault="00C65E4B" w:rsidP="00D5375B">
      <w:pPr>
        <w:rPr>
          <w:rFonts w:cs="Times New Roman"/>
          <w:sz w:val="24"/>
          <w:szCs w:val="24"/>
        </w:rPr>
      </w:pPr>
      <w:r w:rsidRPr="00661F57">
        <w:rPr>
          <w:rFonts w:cs="Times New Roman"/>
          <w:sz w:val="24"/>
          <w:szCs w:val="24"/>
        </w:rPr>
        <w:t>Backup lsn</w:t>
      </w:r>
    </w:p>
    <w:p w:rsidR="00C65E4B" w:rsidRPr="00661F57" w:rsidRDefault="00C65E4B" w:rsidP="00D5375B">
      <w:pPr>
        <w:rPr>
          <w:rFonts w:cs="Times New Roman"/>
          <w:sz w:val="24"/>
          <w:szCs w:val="24"/>
        </w:rPr>
      </w:pPr>
      <w:r w:rsidRPr="00661F57">
        <w:rPr>
          <w:rFonts w:cs="Times New Roman"/>
          <w:sz w:val="24"/>
          <w:szCs w:val="24"/>
        </w:rPr>
        <w:t>Check point lsn</w:t>
      </w:r>
    </w:p>
    <w:p w:rsidR="00C65E4B" w:rsidRPr="00661F57" w:rsidRDefault="00C65E4B" w:rsidP="00D5375B">
      <w:pPr>
        <w:rPr>
          <w:rFonts w:cs="Times New Roman"/>
          <w:sz w:val="24"/>
          <w:szCs w:val="24"/>
        </w:rPr>
      </w:pPr>
      <w:r w:rsidRPr="00661F57">
        <w:rPr>
          <w:rFonts w:cs="Times New Roman"/>
          <w:sz w:val="24"/>
          <w:szCs w:val="24"/>
        </w:rPr>
        <w:t>TYPE OF BACKUP</w:t>
      </w:r>
    </w:p>
    <w:p w:rsidR="00C65E4B" w:rsidRPr="00661F57" w:rsidRDefault="00C65E4B" w:rsidP="00D5375B">
      <w:pPr>
        <w:rPr>
          <w:rFonts w:cs="Times New Roman"/>
          <w:sz w:val="24"/>
          <w:szCs w:val="24"/>
        </w:rPr>
      </w:pPr>
      <w:r w:rsidRPr="00661F57">
        <w:rPr>
          <w:rFonts w:cs="Times New Roman"/>
          <w:sz w:val="24"/>
          <w:szCs w:val="24"/>
        </w:rPr>
        <w:t>[D: FULL, I: DIFFERENTIAL, L: Log Backup, f: file group backup]</w:t>
      </w:r>
    </w:p>
    <w:p w:rsidR="00C65E4B" w:rsidRPr="00661F57" w:rsidRDefault="00C65E4B" w:rsidP="00D5375B">
      <w:pPr>
        <w:rPr>
          <w:rFonts w:cs="Times New Roman"/>
          <w:sz w:val="24"/>
          <w:szCs w:val="24"/>
        </w:rPr>
      </w:pPr>
      <w:r w:rsidRPr="00661F57">
        <w:rPr>
          <w:rFonts w:cs="Times New Roman"/>
          <w:sz w:val="24"/>
          <w:szCs w:val="24"/>
        </w:rPr>
        <w:t>DB Name</w:t>
      </w:r>
    </w:p>
    <w:p w:rsidR="00C65E4B" w:rsidRPr="00661F57" w:rsidRDefault="00C65E4B" w:rsidP="00D5375B">
      <w:pPr>
        <w:rPr>
          <w:rFonts w:cs="Times New Roman"/>
          <w:sz w:val="24"/>
          <w:szCs w:val="24"/>
        </w:rPr>
      </w:pPr>
      <w:r w:rsidRPr="00661F57">
        <w:rPr>
          <w:rFonts w:cs="Times New Roman"/>
          <w:sz w:val="24"/>
          <w:szCs w:val="24"/>
        </w:rPr>
        <w:t>Backup triggered login name</w:t>
      </w:r>
    </w:p>
    <w:p w:rsidR="00C65E4B" w:rsidRPr="00661F57" w:rsidRDefault="00C65E4B" w:rsidP="00D5375B">
      <w:pPr>
        <w:rPr>
          <w:rFonts w:cs="Times New Roman"/>
          <w:sz w:val="24"/>
          <w:szCs w:val="24"/>
        </w:rPr>
      </w:pPr>
      <w:r w:rsidRPr="00661F57">
        <w:rPr>
          <w:rFonts w:cs="Times New Roman"/>
          <w:sz w:val="24"/>
          <w:szCs w:val="24"/>
        </w:rPr>
        <w:t>Size</w:t>
      </w:r>
    </w:p>
    <w:p w:rsidR="00C65E4B" w:rsidRPr="00661F57" w:rsidRDefault="00C65E4B" w:rsidP="00D5375B">
      <w:pPr>
        <w:rPr>
          <w:rFonts w:cs="Times New Roman"/>
          <w:sz w:val="24"/>
          <w:szCs w:val="24"/>
        </w:rPr>
      </w:pPr>
      <w:r w:rsidRPr="00661F57">
        <w:rPr>
          <w:rFonts w:cs="Times New Roman"/>
          <w:sz w:val="24"/>
          <w:szCs w:val="24"/>
        </w:rPr>
        <w:t>Password protected</w:t>
      </w:r>
    </w:p>
    <w:p w:rsidR="00C65E4B" w:rsidRPr="00661F57" w:rsidRDefault="00C65E4B" w:rsidP="00D5375B">
      <w:pPr>
        <w:rPr>
          <w:rFonts w:cs="Times New Roman"/>
          <w:sz w:val="24"/>
          <w:szCs w:val="24"/>
        </w:rPr>
      </w:pPr>
      <w:r w:rsidRPr="00661F57">
        <w:rPr>
          <w:rFonts w:cs="Times New Roman"/>
          <w:sz w:val="24"/>
          <w:szCs w:val="24"/>
        </w:rPr>
        <w:t>Collation setting...</w:t>
      </w:r>
    </w:p>
    <w:p w:rsidR="00C65E4B" w:rsidRPr="00661F57" w:rsidRDefault="00C65E4B" w:rsidP="00D5375B">
      <w:pPr>
        <w:rPr>
          <w:rFonts w:cs="Times New Roman"/>
          <w:sz w:val="24"/>
          <w:szCs w:val="24"/>
        </w:rPr>
      </w:pPr>
      <w:r w:rsidRPr="00661F57">
        <w:rPr>
          <w:rFonts w:cs="Times New Roman"/>
          <w:sz w:val="24"/>
          <w:szCs w:val="24"/>
        </w:rPr>
        <w:t>Compatibility</w:t>
      </w:r>
    </w:p>
    <w:p w:rsidR="00C65E4B" w:rsidRPr="00661F57" w:rsidRDefault="00C65E4B" w:rsidP="00D5375B">
      <w:pPr>
        <w:rPr>
          <w:rFonts w:cs="Times New Roman"/>
          <w:sz w:val="24"/>
          <w:szCs w:val="24"/>
        </w:rPr>
      </w:pPr>
      <w:r w:rsidRPr="00661F57">
        <w:rPr>
          <w:rFonts w:cs="Times New Roman"/>
          <w:sz w:val="24"/>
          <w:szCs w:val="24"/>
        </w:rPr>
        <w:t>-------------------------------------------------------------------------------------------------------------------------------</w:t>
      </w:r>
    </w:p>
    <w:p w:rsidR="00C65E4B" w:rsidRPr="00661F57" w:rsidRDefault="00C65E4B" w:rsidP="00D5375B">
      <w:pPr>
        <w:rPr>
          <w:rFonts w:cs="Times New Roman"/>
          <w:sz w:val="24"/>
          <w:szCs w:val="24"/>
        </w:rPr>
      </w:pPr>
    </w:p>
    <w:p w:rsidR="00C65E4B" w:rsidRPr="00661F57" w:rsidRDefault="00C65E4B" w:rsidP="00D5375B">
      <w:pPr>
        <w:rPr>
          <w:rFonts w:cs="Times New Roman"/>
          <w:b/>
          <w:sz w:val="24"/>
          <w:szCs w:val="24"/>
        </w:rPr>
      </w:pPr>
      <w:r w:rsidRPr="00661F57">
        <w:rPr>
          <w:rFonts w:cs="Times New Roman"/>
          <w:b/>
          <w:sz w:val="24"/>
          <w:szCs w:val="24"/>
        </w:rPr>
        <w:t>MSDB tables for Restore tables:</w:t>
      </w:r>
    </w:p>
    <w:p w:rsidR="00C65E4B" w:rsidRPr="00661F57" w:rsidRDefault="00C65E4B" w:rsidP="00D5375B">
      <w:pPr>
        <w:rPr>
          <w:rFonts w:cs="Times New Roman"/>
          <w:b/>
          <w:sz w:val="24"/>
          <w:szCs w:val="24"/>
        </w:rPr>
      </w:pPr>
      <w:r w:rsidRPr="00661F57">
        <w:rPr>
          <w:rFonts w:cs="Times New Roman"/>
          <w:b/>
          <w:sz w:val="24"/>
          <w:szCs w:val="24"/>
        </w:rPr>
        <w:t>1. Dbo.restorefile</w:t>
      </w:r>
    </w:p>
    <w:p w:rsidR="00C65E4B" w:rsidRPr="00661F57" w:rsidRDefault="00C65E4B" w:rsidP="00D5375B">
      <w:pPr>
        <w:rPr>
          <w:rFonts w:cs="Times New Roman"/>
          <w:sz w:val="24"/>
          <w:szCs w:val="24"/>
        </w:rPr>
      </w:pPr>
      <w:r w:rsidRPr="00661F57">
        <w:rPr>
          <w:rFonts w:cs="Times New Roman"/>
          <w:sz w:val="24"/>
          <w:szCs w:val="24"/>
        </w:rPr>
        <w:t>File number</w:t>
      </w:r>
    </w:p>
    <w:p w:rsidR="00C65E4B" w:rsidRPr="00661F57" w:rsidRDefault="00C65E4B" w:rsidP="00D5375B">
      <w:pPr>
        <w:rPr>
          <w:rFonts w:cs="Times New Roman"/>
          <w:sz w:val="24"/>
          <w:szCs w:val="24"/>
        </w:rPr>
      </w:pPr>
      <w:r w:rsidRPr="00661F57">
        <w:rPr>
          <w:rFonts w:cs="Times New Roman"/>
          <w:sz w:val="24"/>
          <w:szCs w:val="24"/>
        </w:rPr>
        <w:t>Destination physical drive</w:t>
      </w:r>
    </w:p>
    <w:p w:rsidR="00C65E4B" w:rsidRPr="00661F57" w:rsidRDefault="00C65E4B" w:rsidP="00D5375B">
      <w:pPr>
        <w:rPr>
          <w:rFonts w:cs="Times New Roman"/>
          <w:sz w:val="24"/>
          <w:szCs w:val="24"/>
        </w:rPr>
      </w:pPr>
      <w:r w:rsidRPr="00661F57">
        <w:rPr>
          <w:rFonts w:cs="Times New Roman"/>
          <w:sz w:val="24"/>
          <w:szCs w:val="24"/>
        </w:rPr>
        <w:t>Destination physical file name</w:t>
      </w:r>
    </w:p>
    <w:p w:rsidR="00C65E4B" w:rsidRPr="00661F57" w:rsidRDefault="00C65E4B" w:rsidP="00D5375B">
      <w:pPr>
        <w:rPr>
          <w:rFonts w:cs="Times New Roman"/>
          <w:sz w:val="24"/>
          <w:szCs w:val="24"/>
        </w:rPr>
      </w:pPr>
    </w:p>
    <w:p w:rsidR="00C65E4B" w:rsidRPr="00661F57" w:rsidRDefault="00C65E4B" w:rsidP="00D5375B">
      <w:pPr>
        <w:rPr>
          <w:rFonts w:cs="Times New Roman"/>
          <w:b/>
          <w:sz w:val="24"/>
          <w:szCs w:val="24"/>
        </w:rPr>
      </w:pPr>
      <w:r w:rsidRPr="00661F57">
        <w:rPr>
          <w:rFonts w:cs="Times New Roman"/>
          <w:b/>
          <w:sz w:val="24"/>
          <w:szCs w:val="24"/>
        </w:rPr>
        <w:t>2. Dbo.restorefilegroup</w:t>
      </w:r>
    </w:p>
    <w:p w:rsidR="00C65E4B" w:rsidRPr="00661F57" w:rsidRDefault="00C65E4B" w:rsidP="00D5375B">
      <w:pPr>
        <w:rPr>
          <w:rFonts w:cs="Times New Roman"/>
          <w:sz w:val="24"/>
          <w:szCs w:val="24"/>
        </w:rPr>
      </w:pPr>
      <w:r w:rsidRPr="00661F57">
        <w:rPr>
          <w:rFonts w:cs="Times New Roman"/>
          <w:sz w:val="24"/>
          <w:szCs w:val="24"/>
        </w:rPr>
        <w:t>File group name</w:t>
      </w:r>
    </w:p>
    <w:p w:rsidR="00C65E4B" w:rsidRPr="00661F57" w:rsidRDefault="00C65E4B" w:rsidP="00D5375B">
      <w:pPr>
        <w:rPr>
          <w:rFonts w:cs="Times New Roman"/>
          <w:sz w:val="24"/>
          <w:szCs w:val="24"/>
        </w:rPr>
      </w:pPr>
      <w:r w:rsidRPr="00661F57">
        <w:rPr>
          <w:rFonts w:cs="Times New Roman"/>
          <w:sz w:val="24"/>
          <w:szCs w:val="24"/>
        </w:rPr>
        <w:t>Restore History</w:t>
      </w:r>
    </w:p>
    <w:p w:rsidR="00C65E4B" w:rsidRPr="00661F57" w:rsidRDefault="00C65E4B" w:rsidP="00D5375B">
      <w:pPr>
        <w:rPr>
          <w:rFonts w:cs="Times New Roman"/>
          <w:sz w:val="24"/>
          <w:szCs w:val="24"/>
        </w:rPr>
      </w:pPr>
    </w:p>
    <w:p w:rsidR="00C65E4B" w:rsidRPr="00661F57" w:rsidRDefault="00C65E4B" w:rsidP="00D5375B">
      <w:pPr>
        <w:rPr>
          <w:rFonts w:cs="Times New Roman"/>
          <w:b/>
          <w:sz w:val="24"/>
          <w:szCs w:val="24"/>
        </w:rPr>
      </w:pPr>
      <w:r w:rsidRPr="00661F57">
        <w:rPr>
          <w:rFonts w:cs="Times New Roman"/>
          <w:b/>
          <w:sz w:val="24"/>
          <w:szCs w:val="24"/>
        </w:rPr>
        <w:t>3. Dbo.restorehistory</w:t>
      </w:r>
    </w:p>
    <w:p w:rsidR="00C65E4B" w:rsidRPr="00661F57" w:rsidRDefault="00C65E4B" w:rsidP="00D5375B">
      <w:pPr>
        <w:rPr>
          <w:rFonts w:cs="Times New Roman"/>
          <w:sz w:val="24"/>
          <w:szCs w:val="24"/>
        </w:rPr>
      </w:pPr>
      <w:r w:rsidRPr="00661F57">
        <w:rPr>
          <w:rFonts w:cs="Times New Roman"/>
          <w:sz w:val="24"/>
          <w:szCs w:val="24"/>
        </w:rPr>
        <w:t>Restore date</w:t>
      </w:r>
    </w:p>
    <w:p w:rsidR="00C65E4B" w:rsidRPr="00661F57" w:rsidRDefault="00C65E4B" w:rsidP="00D5375B">
      <w:pPr>
        <w:rPr>
          <w:rFonts w:cs="Times New Roman"/>
          <w:sz w:val="24"/>
          <w:szCs w:val="24"/>
        </w:rPr>
      </w:pPr>
      <w:r w:rsidRPr="00661F57">
        <w:rPr>
          <w:rFonts w:cs="Times New Roman"/>
          <w:sz w:val="24"/>
          <w:szCs w:val="24"/>
        </w:rPr>
        <w:t>Destination database name</w:t>
      </w:r>
    </w:p>
    <w:p w:rsidR="00C65E4B" w:rsidRPr="00661F57" w:rsidRDefault="00C65E4B" w:rsidP="00D5375B">
      <w:pPr>
        <w:rPr>
          <w:rFonts w:cs="Times New Roman"/>
          <w:sz w:val="24"/>
          <w:szCs w:val="24"/>
        </w:rPr>
      </w:pPr>
      <w:r w:rsidRPr="00661F57">
        <w:rPr>
          <w:rFonts w:cs="Times New Roman"/>
          <w:sz w:val="24"/>
          <w:szCs w:val="24"/>
        </w:rPr>
        <w:t>What type of backup file restored.</w:t>
      </w:r>
    </w:p>
    <w:p w:rsidR="00C65E4B" w:rsidRPr="00661F57" w:rsidRDefault="00C65E4B" w:rsidP="00D5375B">
      <w:pPr>
        <w:rPr>
          <w:rFonts w:cs="Times New Roman"/>
          <w:sz w:val="24"/>
          <w:szCs w:val="24"/>
        </w:rPr>
      </w:pPr>
    </w:p>
    <w:p w:rsidR="00296ADB" w:rsidRDefault="00296ADB" w:rsidP="00D5375B">
      <w:pPr>
        <w:rPr>
          <w:rFonts w:cs="Times New Roman"/>
          <w:b/>
          <w:sz w:val="24"/>
          <w:szCs w:val="24"/>
        </w:rPr>
      </w:pPr>
    </w:p>
    <w:p w:rsidR="00370007" w:rsidRDefault="00370007" w:rsidP="00D5375B">
      <w:pPr>
        <w:rPr>
          <w:rFonts w:cs="Times New Roman"/>
          <w:b/>
          <w:sz w:val="24"/>
          <w:szCs w:val="24"/>
        </w:rPr>
      </w:pPr>
    </w:p>
    <w:p w:rsidR="00C65E4B" w:rsidRPr="00661F57" w:rsidRDefault="00C65E4B" w:rsidP="00D5375B">
      <w:pPr>
        <w:rPr>
          <w:rFonts w:cs="Times New Roman"/>
          <w:b/>
          <w:sz w:val="24"/>
          <w:szCs w:val="24"/>
        </w:rPr>
      </w:pPr>
      <w:r w:rsidRPr="00661F57">
        <w:rPr>
          <w:rFonts w:cs="Times New Roman"/>
          <w:b/>
          <w:sz w:val="24"/>
          <w:szCs w:val="24"/>
        </w:rPr>
        <w:t>Note:</w:t>
      </w:r>
    </w:p>
    <w:p w:rsidR="00C65E4B" w:rsidRPr="00661F57" w:rsidRDefault="00C65E4B" w:rsidP="00D5375B">
      <w:pPr>
        <w:rPr>
          <w:rFonts w:cs="Times New Roman"/>
          <w:sz w:val="24"/>
          <w:szCs w:val="24"/>
        </w:rPr>
      </w:pPr>
      <w:r w:rsidRPr="00661F57">
        <w:rPr>
          <w:rFonts w:cs="Times New Roman"/>
          <w:sz w:val="24"/>
          <w:szCs w:val="24"/>
        </w:rPr>
        <w:t>2nd method to see history related to b</w:t>
      </w:r>
      <w:r w:rsidR="00296ADB">
        <w:rPr>
          <w:rFonts w:cs="Times New Roman"/>
          <w:sz w:val="24"/>
          <w:szCs w:val="24"/>
        </w:rPr>
        <w:t>ackup or restore events from \\</w:t>
      </w:r>
      <w:r w:rsidRPr="00661F57">
        <w:rPr>
          <w:rFonts w:cs="Times New Roman"/>
          <w:sz w:val="24"/>
          <w:szCs w:val="24"/>
        </w:rPr>
        <w:t>DATABA</w:t>
      </w:r>
      <w:r w:rsidR="00296ADB">
        <w:rPr>
          <w:rFonts w:cs="Times New Roman"/>
          <w:sz w:val="24"/>
          <w:szCs w:val="24"/>
        </w:rPr>
        <w:t>SE&gt;</w:t>
      </w:r>
      <w:r w:rsidRPr="00661F57">
        <w:rPr>
          <w:rFonts w:cs="Times New Roman"/>
          <w:sz w:val="24"/>
          <w:szCs w:val="24"/>
        </w:rPr>
        <w:t>REPORTS&gt;STANDARD REPORTS&gt;BACKUP AND RESTORE EVENTS</w:t>
      </w:r>
    </w:p>
    <w:p w:rsidR="00C65E4B" w:rsidRPr="00661F57" w:rsidRDefault="00C65E4B" w:rsidP="00D5375B">
      <w:pPr>
        <w:rPr>
          <w:rFonts w:cs="Times New Roman"/>
          <w:b/>
          <w:sz w:val="24"/>
          <w:szCs w:val="24"/>
        </w:rPr>
      </w:pPr>
      <w:r w:rsidRPr="00661F57">
        <w:rPr>
          <w:rFonts w:cs="Times New Roman"/>
          <w:b/>
          <w:sz w:val="24"/>
          <w:szCs w:val="24"/>
        </w:rPr>
        <w:t>Case: 1</w:t>
      </w:r>
    </w:p>
    <w:p w:rsidR="00C65E4B" w:rsidRPr="00661F57" w:rsidRDefault="00C65E4B" w:rsidP="00D5375B">
      <w:pPr>
        <w:rPr>
          <w:rFonts w:cs="Times New Roman"/>
          <w:sz w:val="24"/>
          <w:szCs w:val="24"/>
        </w:rPr>
      </w:pPr>
      <w:r w:rsidRPr="00661F57">
        <w:rPr>
          <w:rFonts w:cs="Times New Roman"/>
          <w:sz w:val="24"/>
          <w:szCs w:val="24"/>
        </w:rPr>
        <w:t>If require to keep same physical files in same instance with different database then require to use "With move” option...</w:t>
      </w:r>
      <w:r w:rsidR="00B9399F">
        <w:rPr>
          <w:rFonts w:cs="Times New Roman"/>
          <w:sz w:val="24"/>
          <w:szCs w:val="24"/>
        </w:rPr>
        <w:t>.</w:t>
      </w:r>
    </w:p>
    <w:p w:rsidR="00C65E4B" w:rsidRPr="00661F57" w:rsidRDefault="00C65E4B" w:rsidP="00D5375B">
      <w:pPr>
        <w:rPr>
          <w:rFonts w:cs="Times New Roman"/>
          <w:sz w:val="24"/>
          <w:szCs w:val="24"/>
        </w:rPr>
      </w:pPr>
      <w:r w:rsidRPr="00661F57">
        <w:rPr>
          <w:rFonts w:cs="Times New Roman"/>
          <w:sz w:val="24"/>
          <w:szCs w:val="24"/>
        </w:rPr>
        <w:t xml:space="preserve">RESTORE DATABASE </w:t>
      </w:r>
      <w:r w:rsidR="00E64C97" w:rsidRPr="00661F57">
        <w:rPr>
          <w:rFonts w:cs="Times New Roman"/>
          <w:sz w:val="24"/>
          <w:szCs w:val="24"/>
        </w:rPr>
        <w:t xml:space="preserve">NEWDBNAME </w:t>
      </w:r>
      <w:r w:rsidRPr="00661F57">
        <w:rPr>
          <w:rFonts w:cs="Times New Roman"/>
          <w:sz w:val="24"/>
          <w:szCs w:val="24"/>
        </w:rPr>
        <w:t>FROM DISK=</w:t>
      </w:r>
      <w:r w:rsidR="00B9399F" w:rsidRPr="00661F57">
        <w:rPr>
          <w:rFonts w:cs="Times New Roman"/>
          <w:sz w:val="24"/>
          <w:szCs w:val="24"/>
        </w:rPr>
        <w:t>'Backup File Path'</w:t>
      </w:r>
    </w:p>
    <w:p w:rsidR="00C65E4B" w:rsidRPr="00661F57" w:rsidRDefault="00C65E4B" w:rsidP="00D5375B">
      <w:pPr>
        <w:rPr>
          <w:rFonts w:cs="Times New Roman"/>
          <w:sz w:val="24"/>
          <w:szCs w:val="24"/>
        </w:rPr>
      </w:pPr>
      <w:r w:rsidRPr="00661F57">
        <w:rPr>
          <w:rFonts w:cs="Times New Roman"/>
          <w:sz w:val="24"/>
          <w:szCs w:val="24"/>
        </w:rPr>
        <w:t>WITH MOVE 'logica</w:t>
      </w:r>
      <w:r w:rsidR="00B05E4F">
        <w:rPr>
          <w:rFonts w:cs="Times New Roman"/>
          <w:sz w:val="24"/>
          <w:szCs w:val="24"/>
        </w:rPr>
        <w:t>l name' TO 'new physical path'</w:t>
      </w:r>
    </w:p>
    <w:p w:rsidR="00C65E4B" w:rsidRPr="00661F57" w:rsidRDefault="00C65E4B" w:rsidP="00D5375B">
      <w:pPr>
        <w:rPr>
          <w:rFonts w:cs="Times New Roman"/>
          <w:sz w:val="24"/>
          <w:szCs w:val="24"/>
        </w:rPr>
      </w:pPr>
    </w:p>
    <w:p w:rsidR="00C65E4B" w:rsidRPr="00661F57" w:rsidRDefault="00C65E4B" w:rsidP="00D5375B">
      <w:pPr>
        <w:rPr>
          <w:rFonts w:cs="Times New Roman"/>
          <w:sz w:val="24"/>
          <w:szCs w:val="24"/>
        </w:rPr>
      </w:pPr>
    </w:p>
    <w:p w:rsidR="00C65E4B" w:rsidRPr="00661F57" w:rsidRDefault="00C65E4B" w:rsidP="00D5375B">
      <w:pPr>
        <w:rPr>
          <w:rFonts w:cs="Times New Roman"/>
          <w:sz w:val="24"/>
          <w:szCs w:val="24"/>
        </w:rPr>
      </w:pPr>
    </w:p>
    <w:p w:rsidR="00FA7D9D" w:rsidRPr="00661F57" w:rsidRDefault="00FA7D9D"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Pr="00661F57" w:rsidRDefault="003252FE" w:rsidP="00D5375B">
      <w:pPr>
        <w:rPr>
          <w:rFonts w:cs="Times New Roman"/>
          <w:sz w:val="24"/>
          <w:szCs w:val="24"/>
        </w:rPr>
      </w:pPr>
    </w:p>
    <w:p w:rsidR="003252FE" w:rsidRDefault="003252FE" w:rsidP="00D5375B">
      <w:pPr>
        <w:rPr>
          <w:rFonts w:cs="Times New Roman"/>
          <w:sz w:val="24"/>
          <w:szCs w:val="24"/>
        </w:rPr>
      </w:pPr>
    </w:p>
    <w:p w:rsidR="00C65E4B" w:rsidRPr="00661F57" w:rsidRDefault="00C65E4B" w:rsidP="00D5375B">
      <w:pPr>
        <w:rPr>
          <w:rFonts w:cs="Times New Roman"/>
          <w:sz w:val="24"/>
          <w:szCs w:val="24"/>
          <w:u w:val="single"/>
        </w:rPr>
      </w:pPr>
    </w:p>
    <w:p w:rsidR="00816DC1" w:rsidRPr="00296ADB" w:rsidRDefault="0033354D" w:rsidP="0033354D">
      <w:pPr>
        <w:jc w:val="center"/>
        <w:rPr>
          <w:rFonts w:cs="Times New Roman"/>
          <w:b/>
          <w:color w:val="C00000"/>
          <w:sz w:val="24"/>
          <w:szCs w:val="24"/>
        </w:rPr>
      </w:pPr>
      <w:r w:rsidRPr="00296ADB">
        <w:rPr>
          <w:rFonts w:cs="Times New Roman"/>
          <w:b/>
          <w:color w:val="C00000"/>
          <w:sz w:val="24"/>
          <w:szCs w:val="24"/>
        </w:rPr>
        <w:t>PIECE MEAL RESTORE</w:t>
      </w:r>
    </w:p>
    <w:p w:rsidR="00816DC1" w:rsidRPr="00661F57" w:rsidRDefault="00816DC1" w:rsidP="00D5375B">
      <w:pPr>
        <w:spacing w:after="160" w:line="259" w:lineRule="auto"/>
        <w:rPr>
          <w:rFonts w:cs="Times New Roman"/>
          <w:b/>
          <w:sz w:val="24"/>
          <w:szCs w:val="24"/>
        </w:rPr>
      </w:pPr>
    </w:p>
    <w:p w:rsidR="00816DC1" w:rsidRPr="00661F57" w:rsidRDefault="00816DC1" w:rsidP="00D5375B">
      <w:pPr>
        <w:pStyle w:val="ListParagraph"/>
        <w:numPr>
          <w:ilvl w:val="0"/>
          <w:numId w:val="16"/>
        </w:numPr>
        <w:rPr>
          <w:rFonts w:cs="Times New Roman"/>
          <w:sz w:val="24"/>
          <w:szCs w:val="24"/>
        </w:rPr>
      </w:pPr>
      <w:r w:rsidRPr="00661F57">
        <w:rPr>
          <w:rFonts w:cs="Times New Roman"/>
          <w:sz w:val="24"/>
          <w:szCs w:val="24"/>
          <w:lang w:val="en-IN"/>
        </w:rPr>
        <w:t>Piecemeal restore, introduced in SQL Server 2005, allows databases that contain multiple filegroups to be restored and recovered in stages.</w:t>
      </w:r>
    </w:p>
    <w:p w:rsidR="00816DC1" w:rsidRPr="00661F57" w:rsidRDefault="00816DC1" w:rsidP="00D5375B">
      <w:pPr>
        <w:pStyle w:val="ListParagraph"/>
        <w:numPr>
          <w:ilvl w:val="0"/>
          <w:numId w:val="16"/>
        </w:numPr>
        <w:rPr>
          <w:rFonts w:cs="Times New Roman"/>
          <w:sz w:val="24"/>
          <w:szCs w:val="24"/>
        </w:rPr>
      </w:pPr>
      <w:r w:rsidRPr="00661F57">
        <w:rPr>
          <w:rFonts w:cs="Times New Roman"/>
          <w:sz w:val="24"/>
          <w:szCs w:val="24"/>
          <w:lang w:val="en-IN"/>
        </w:rPr>
        <w:t>Piecemeal restore involves a series of restore sequences, starting with the primary file group and, in some cases, and one or more secondary filegroups.</w:t>
      </w:r>
    </w:p>
    <w:p w:rsidR="00816DC1" w:rsidRPr="00661F57" w:rsidRDefault="00816DC1" w:rsidP="00D5375B">
      <w:pPr>
        <w:pStyle w:val="ListParagraph"/>
        <w:numPr>
          <w:ilvl w:val="0"/>
          <w:numId w:val="16"/>
        </w:numPr>
        <w:rPr>
          <w:rFonts w:cs="Times New Roman"/>
          <w:sz w:val="24"/>
          <w:szCs w:val="24"/>
        </w:rPr>
      </w:pPr>
      <w:r w:rsidRPr="00661F57">
        <w:rPr>
          <w:rFonts w:cs="Times New Roman"/>
          <w:sz w:val="24"/>
          <w:szCs w:val="24"/>
          <w:lang w:val="en-IN"/>
        </w:rPr>
        <w:t>Piecemeal restore maintains checks to ensure that the database will be consistent in the end.</w:t>
      </w:r>
    </w:p>
    <w:p w:rsidR="00816DC1" w:rsidRPr="00661F57" w:rsidRDefault="00816DC1" w:rsidP="00D5375B">
      <w:pPr>
        <w:pStyle w:val="ListParagraph"/>
        <w:numPr>
          <w:ilvl w:val="0"/>
          <w:numId w:val="16"/>
        </w:numPr>
        <w:rPr>
          <w:rFonts w:cs="Times New Roman"/>
          <w:sz w:val="24"/>
          <w:szCs w:val="24"/>
        </w:rPr>
      </w:pPr>
      <w:r w:rsidRPr="00661F57">
        <w:rPr>
          <w:rFonts w:cs="Times New Roman"/>
          <w:sz w:val="24"/>
          <w:szCs w:val="24"/>
          <w:lang w:val="en-IN"/>
        </w:rPr>
        <w:t>Piecemeal restore works with all recovery models, but is more flexible for the full and bulk-logged models.</w:t>
      </w:r>
    </w:p>
    <w:p w:rsidR="00816DC1" w:rsidRPr="00661F57" w:rsidRDefault="00816DC1" w:rsidP="00D5375B">
      <w:pPr>
        <w:pStyle w:val="ListParagraph"/>
        <w:numPr>
          <w:ilvl w:val="0"/>
          <w:numId w:val="16"/>
        </w:numPr>
        <w:rPr>
          <w:rFonts w:cs="Times New Roman"/>
          <w:sz w:val="24"/>
          <w:szCs w:val="24"/>
        </w:rPr>
      </w:pPr>
      <w:r w:rsidRPr="00661F57">
        <w:rPr>
          <w:rFonts w:cs="Times New Roman"/>
          <w:sz w:val="24"/>
          <w:szCs w:val="24"/>
          <w:lang w:val="en-IN"/>
        </w:rPr>
        <w:t>Every piecemeal restore starts with an initial restore sequence called the partial-restore sequence. Minimally, the partial-restore sequence restores and recovers the primary file group.</w:t>
      </w:r>
    </w:p>
    <w:p w:rsidR="00816DC1" w:rsidRPr="00661F57" w:rsidRDefault="00816DC1" w:rsidP="00D5375B">
      <w:pPr>
        <w:pStyle w:val="ListParagraph"/>
        <w:numPr>
          <w:ilvl w:val="0"/>
          <w:numId w:val="16"/>
        </w:numPr>
        <w:rPr>
          <w:rFonts w:cs="Times New Roman"/>
          <w:sz w:val="24"/>
          <w:szCs w:val="24"/>
        </w:rPr>
      </w:pPr>
      <w:r w:rsidRPr="00661F57">
        <w:rPr>
          <w:rFonts w:cs="Times New Roman"/>
          <w:sz w:val="24"/>
          <w:szCs w:val="24"/>
          <w:lang w:val="en-IN"/>
        </w:rPr>
        <w:t>During the piecemeal-restore sequence, the whole database must go offline. Thereafter, the database is online and restored filegroups are available.</w:t>
      </w:r>
      <w:r w:rsidRPr="00661F57">
        <w:rPr>
          <w:rFonts w:cs="Times New Roman"/>
          <w:sz w:val="24"/>
          <w:szCs w:val="24"/>
        </w:rPr>
        <w:t>..</w:t>
      </w:r>
    </w:p>
    <w:p w:rsidR="00816DC1" w:rsidRPr="00661F57" w:rsidRDefault="00816DC1" w:rsidP="00D5375B">
      <w:pPr>
        <w:rPr>
          <w:rFonts w:cs="Times New Roman"/>
          <w:sz w:val="24"/>
          <w:szCs w:val="24"/>
        </w:rPr>
      </w:pPr>
    </w:p>
    <w:p w:rsidR="00816DC1" w:rsidRPr="00661F57" w:rsidRDefault="00816DC1" w:rsidP="00D5375B">
      <w:pPr>
        <w:rPr>
          <w:rFonts w:cs="Times New Roman"/>
          <w:sz w:val="24"/>
          <w:szCs w:val="24"/>
        </w:rPr>
      </w:pPr>
    </w:p>
    <w:p w:rsidR="00C65E4B" w:rsidRPr="00661F57" w:rsidRDefault="00816DC1" w:rsidP="00D5375B">
      <w:pPr>
        <w:rPr>
          <w:rFonts w:cs="Times New Roman"/>
          <w:sz w:val="24"/>
          <w:szCs w:val="24"/>
        </w:rPr>
      </w:pPr>
      <w:r w:rsidRPr="00661F57">
        <w:rPr>
          <w:rFonts w:cs="Times New Roman"/>
          <w:noProof/>
          <w:sz w:val="24"/>
          <w:szCs w:val="24"/>
        </w:rPr>
        <w:drawing>
          <wp:inline distT="0" distB="0" distL="0" distR="0" wp14:anchorId="7DAFD24F" wp14:editId="5D240F71">
            <wp:extent cx="5943600" cy="3028950"/>
            <wp:effectExtent l="0" t="0" r="0" b="0"/>
            <wp:docPr id="3" name="Picture 3" descr="C:\Users\ANIL\Desktop\piece meal rest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Desktop\piece meal restor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C65E4B" w:rsidRPr="00661F57" w:rsidRDefault="00C65E4B" w:rsidP="00D5375B">
      <w:pPr>
        <w:rPr>
          <w:rFonts w:cs="Times New Roman"/>
          <w:sz w:val="24"/>
          <w:szCs w:val="24"/>
        </w:rPr>
      </w:pPr>
    </w:p>
    <w:p w:rsidR="00FA7D9D" w:rsidRPr="00661F57" w:rsidRDefault="00FA7D9D" w:rsidP="00D5375B">
      <w:pPr>
        <w:rPr>
          <w:rFonts w:cs="Times New Roman"/>
          <w:sz w:val="24"/>
          <w:szCs w:val="24"/>
        </w:rPr>
      </w:pPr>
    </w:p>
    <w:p w:rsidR="000019E8" w:rsidRPr="00661F57" w:rsidRDefault="000019E8" w:rsidP="00D5375B">
      <w:pPr>
        <w:rPr>
          <w:rFonts w:cs="Times New Roman"/>
          <w:b/>
          <w:sz w:val="24"/>
          <w:szCs w:val="24"/>
        </w:rPr>
      </w:pPr>
      <w:r w:rsidRPr="00661F57">
        <w:rPr>
          <w:rFonts w:cs="Times New Roman"/>
          <w:b/>
          <w:sz w:val="24"/>
          <w:szCs w:val="24"/>
        </w:rPr>
        <w:t>Piece Meal Restore:</w:t>
      </w:r>
    </w:p>
    <w:p w:rsidR="001C4117" w:rsidRPr="00661F57" w:rsidRDefault="001C4117" w:rsidP="00D5375B">
      <w:pPr>
        <w:rPr>
          <w:rFonts w:cs="Times New Roman"/>
          <w:sz w:val="24"/>
          <w:szCs w:val="24"/>
        </w:rPr>
      </w:pPr>
      <w:r w:rsidRPr="00661F57">
        <w:rPr>
          <w:rFonts w:cs="Times New Roman"/>
          <w:b/>
          <w:sz w:val="24"/>
          <w:szCs w:val="24"/>
        </w:rPr>
        <w:t>Purpose:</w:t>
      </w:r>
      <w:r w:rsidRPr="00661F57">
        <w:rPr>
          <w:rFonts w:cs="Times New Roman"/>
          <w:sz w:val="24"/>
          <w:szCs w:val="24"/>
        </w:rPr>
        <w:t xml:space="preserve">  we restore the database pieces by piece in Sql server by restoring the database partially.</w:t>
      </w:r>
    </w:p>
    <w:p w:rsidR="001C4117" w:rsidRPr="00661F57" w:rsidRDefault="001C4117" w:rsidP="00D5375B">
      <w:pPr>
        <w:rPr>
          <w:rFonts w:cs="Times New Roman"/>
          <w:b/>
          <w:sz w:val="24"/>
          <w:szCs w:val="24"/>
        </w:rPr>
      </w:pPr>
      <w:r w:rsidRPr="00661F57">
        <w:rPr>
          <w:rFonts w:cs="Times New Roman"/>
          <w:b/>
          <w:sz w:val="24"/>
          <w:szCs w:val="24"/>
        </w:rPr>
        <w:t>Note: -</w:t>
      </w:r>
      <w:r w:rsidRPr="00661F57">
        <w:rPr>
          <w:rFonts w:cs="Times New Roman"/>
          <w:sz w:val="24"/>
          <w:szCs w:val="24"/>
        </w:rPr>
        <w:t>Real time : if any users want to access a specific table \tables which resides in file group ; you have an option to restore the database a specific file instead of entire database by using piece meal restore</w:t>
      </w:r>
    </w:p>
    <w:p w:rsidR="001C4117" w:rsidRPr="00661F57" w:rsidRDefault="001C4117" w:rsidP="00D5375B">
      <w:pPr>
        <w:rPr>
          <w:rFonts w:cs="Times New Roman"/>
          <w:sz w:val="24"/>
          <w:szCs w:val="24"/>
        </w:rPr>
      </w:pPr>
      <w:r w:rsidRPr="00661F57">
        <w:rPr>
          <w:rFonts w:cs="Times New Roman"/>
          <w:b/>
          <w:sz w:val="24"/>
          <w:szCs w:val="24"/>
        </w:rPr>
        <w:t>Advantages: -</w:t>
      </w:r>
      <w:r w:rsidRPr="00661F57">
        <w:rPr>
          <w:rFonts w:cs="Times New Roman"/>
          <w:sz w:val="24"/>
          <w:szCs w:val="24"/>
        </w:rPr>
        <w:t xml:space="preserve"> Saves the time, saves the Storage cost, can test quickly, Can control the user at specific level.</w:t>
      </w:r>
    </w:p>
    <w:p w:rsidR="001C4117" w:rsidRPr="00661F57" w:rsidRDefault="001C4117" w:rsidP="00D5375B">
      <w:pPr>
        <w:rPr>
          <w:rFonts w:cs="Times New Roman"/>
          <w:sz w:val="24"/>
          <w:szCs w:val="24"/>
        </w:rPr>
      </w:pPr>
      <w:r w:rsidRPr="00661F57">
        <w:rPr>
          <w:rFonts w:cs="Times New Roman"/>
          <w:b/>
          <w:sz w:val="24"/>
          <w:szCs w:val="24"/>
        </w:rPr>
        <w:t>Note:</w:t>
      </w:r>
      <w:r w:rsidRPr="00661F57">
        <w:rPr>
          <w:rFonts w:cs="Times New Roman"/>
          <w:sz w:val="24"/>
          <w:szCs w:val="24"/>
        </w:rPr>
        <w:t xml:space="preserve"> In standard edition piece meal restore is not possible in SQL server.</w:t>
      </w:r>
    </w:p>
    <w:p w:rsidR="001C4117" w:rsidRPr="00661F57" w:rsidRDefault="001C4117" w:rsidP="00D5375B">
      <w:pPr>
        <w:rPr>
          <w:rFonts w:cs="Times New Roman"/>
          <w:sz w:val="24"/>
          <w:szCs w:val="24"/>
        </w:rPr>
      </w:pPr>
    </w:p>
    <w:p w:rsidR="001C4117" w:rsidRPr="00661F57" w:rsidRDefault="001C4117" w:rsidP="00D5375B">
      <w:pPr>
        <w:rPr>
          <w:rFonts w:cs="Times New Roman"/>
          <w:sz w:val="24"/>
          <w:szCs w:val="24"/>
        </w:rPr>
      </w:pPr>
    </w:p>
    <w:p w:rsidR="001C4117" w:rsidRPr="00661F57" w:rsidRDefault="001C4117" w:rsidP="00D5375B">
      <w:pPr>
        <w:rPr>
          <w:rFonts w:cs="Times New Roman"/>
          <w:b/>
          <w:sz w:val="24"/>
          <w:szCs w:val="24"/>
        </w:rPr>
      </w:pPr>
      <w:r w:rsidRPr="00661F57">
        <w:rPr>
          <w:rFonts w:cs="Times New Roman"/>
          <w:b/>
          <w:sz w:val="24"/>
          <w:szCs w:val="24"/>
        </w:rPr>
        <w:t>Piece Meal Restore:</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ABC - Database</w:t>
      </w:r>
    </w:p>
    <w:p w:rsidR="000019E8" w:rsidRPr="00661F57" w:rsidRDefault="000019E8" w:rsidP="00D5375B">
      <w:pPr>
        <w:rPr>
          <w:rFonts w:cs="Times New Roman"/>
          <w:sz w:val="24"/>
          <w:szCs w:val="24"/>
        </w:rPr>
      </w:pPr>
      <w:r w:rsidRPr="00661F57">
        <w:rPr>
          <w:rFonts w:cs="Times New Roman"/>
          <w:sz w:val="24"/>
          <w:szCs w:val="24"/>
        </w:rPr>
        <w:t>A - FG - A1</w:t>
      </w:r>
    </w:p>
    <w:p w:rsidR="000019E8" w:rsidRPr="00661F57" w:rsidRDefault="000019E8" w:rsidP="00D5375B">
      <w:pPr>
        <w:rPr>
          <w:rFonts w:cs="Times New Roman"/>
          <w:sz w:val="24"/>
          <w:szCs w:val="24"/>
        </w:rPr>
      </w:pPr>
      <w:r w:rsidRPr="00661F57">
        <w:rPr>
          <w:rFonts w:cs="Times New Roman"/>
          <w:sz w:val="24"/>
          <w:szCs w:val="24"/>
        </w:rPr>
        <w:t>B - FG - B1</w:t>
      </w:r>
    </w:p>
    <w:p w:rsidR="000019E8" w:rsidRPr="00661F57" w:rsidRDefault="000019E8" w:rsidP="00D5375B">
      <w:pPr>
        <w:rPr>
          <w:rFonts w:cs="Times New Roman"/>
          <w:sz w:val="24"/>
          <w:szCs w:val="24"/>
        </w:rPr>
      </w:pPr>
      <w:r w:rsidRPr="00661F57">
        <w:rPr>
          <w:rFonts w:cs="Times New Roman"/>
          <w:sz w:val="24"/>
          <w:szCs w:val="24"/>
        </w:rPr>
        <w:t>C - FG - C1</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Create table A1 (sno int, sname varchar (50)) on A</w:t>
      </w:r>
    </w:p>
    <w:p w:rsidR="000019E8" w:rsidRPr="00661F57" w:rsidRDefault="000019E8" w:rsidP="00D5375B">
      <w:pPr>
        <w:rPr>
          <w:rFonts w:cs="Times New Roman"/>
          <w:sz w:val="24"/>
          <w:szCs w:val="24"/>
        </w:rPr>
      </w:pPr>
      <w:r w:rsidRPr="00661F57">
        <w:rPr>
          <w:rFonts w:cs="Times New Roman"/>
          <w:sz w:val="24"/>
          <w:szCs w:val="24"/>
        </w:rPr>
        <w:t>Create table B1 (sno int, sname varchar (50)) on B</w:t>
      </w:r>
    </w:p>
    <w:p w:rsidR="000019E8" w:rsidRPr="00661F57" w:rsidRDefault="000019E8" w:rsidP="00D5375B">
      <w:pPr>
        <w:rPr>
          <w:rFonts w:cs="Times New Roman"/>
          <w:sz w:val="24"/>
          <w:szCs w:val="24"/>
        </w:rPr>
      </w:pPr>
      <w:r w:rsidRPr="00661F57">
        <w:rPr>
          <w:rFonts w:cs="Times New Roman"/>
          <w:sz w:val="24"/>
          <w:szCs w:val="24"/>
        </w:rPr>
        <w:t>Create table C1 (sno int, sname varchar (50)) on C</w:t>
      </w:r>
    </w:p>
    <w:p w:rsidR="000019E8" w:rsidRDefault="000019E8" w:rsidP="00D5375B">
      <w:pPr>
        <w:rPr>
          <w:rFonts w:cs="Times New Roman"/>
          <w:sz w:val="24"/>
          <w:szCs w:val="24"/>
        </w:rPr>
      </w:pPr>
      <w:r w:rsidRPr="00661F57">
        <w:rPr>
          <w:rFonts w:cs="Times New Roman"/>
          <w:sz w:val="24"/>
          <w:szCs w:val="24"/>
        </w:rPr>
        <w:t>Create table AB</w:t>
      </w:r>
      <w:r w:rsidR="00296ADB">
        <w:rPr>
          <w:rFonts w:cs="Times New Roman"/>
          <w:sz w:val="24"/>
          <w:szCs w:val="24"/>
        </w:rPr>
        <w:t>C (sno int, sname varchar (50))</w:t>
      </w:r>
    </w:p>
    <w:p w:rsidR="00296ADB" w:rsidRPr="00661F57" w:rsidRDefault="00296ADB"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Insert into A1 values (1,'A')</w:t>
      </w:r>
    </w:p>
    <w:p w:rsidR="000019E8" w:rsidRPr="00661F57" w:rsidRDefault="000019E8" w:rsidP="00D5375B">
      <w:pPr>
        <w:rPr>
          <w:rFonts w:cs="Times New Roman"/>
          <w:sz w:val="24"/>
          <w:szCs w:val="24"/>
        </w:rPr>
      </w:pPr>
      <w:r w:rsidRPr="00661F57">
        <w:rPr>
          <w:rFonts w:cs="Times New Roman"/>
          <w:sz w:val="24"/>
          <w:szCs w:val="24"/>
        </w:rPr>
        <w:t>Insert into B1 values (1,'B')</w:t>
      </w:r>
    </w:p>
    <w:p w:rsidR="000019E8" w:rsidRPr="00661F57" w:rsidRDefault="000019E8" w:rsidP="00D5375B">
      <w:pPr>
        <w:rPr>
          <w:rFonts w:cs="Times New Roman"/>
          <w:sz w:val="24"/>
          <w:szCs w:val="24"/>
        </w:rPr>
      </w:pPr>
      <w:r w:rsidRPr="00661F57">
        <w:rPr>
          <w:rFonts w:cs="Times New Roman"/>
          <w:sz w:val="24"/>
          <w:szCs w:val="24"/>
        </w:rPr>
        <w:t>Insert into C1 values (1,'C')</w:t>
      </w:r>
    </w:p>
    <w:p w:rsidR="000019E8" w:rsidRPr="00661F57" w:rsidRDefault="000019E8" w:rsidP="00D5375B">
      <w:pPr>
        <w:rPr>
          <w:rFonts w:cs="Times New Roman"/>
          <w:sz w:val="24"/>
          <w:szCs w:val="24"/>
        </w:rPr>
      </w:pPr>
      <w:r w:rsidRPr="00661F57">
        <w:rPr>
          <w:rFonts w:cs="Times New Roman"/>
          <w:sz w:val="24"/>
          <w:szCs w:val="24"/>
        </w:rPr>
        <w:t>Insert into ABC values (1,'ABC')</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Backup database ABC to disk=N'c:\dummy\ABC.bak'</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Backup database ABC FILEGROUP='Primary' to disk=N'c:\dummy\ABC_Primary.bak'</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Backup database ABC FILEGROUP='A' to disk=N'c:\dummy\ABC_A.bak'</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Backup database ABC FILEGROUP='B' to disk=N'c:\dummy\ABC_B.bak'</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Backup database ABC FILEGROUP='C' to disk=N'c:\dummy\ABC_C.bak'</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Insert into A1 values (2,'A1')</w:t>
      </w:r>
    </w:p>
    <w:p w:rsidR="000019E8" w:rsidRPr="00661F57" w:rsidRDefault="000019E8" w:rsidP="00D5375B">
      <w:pPr>
        <w:rPr>
          <w:rFonts w:cs="Times New Roman"/>
          <w:sz w:val="24"/>
          <w:szCs w:val="24"/>
        </w:rPr>
      </w:pPr>
      <w:r w:rsidRPr="00661F57">
        <w:rPr>
          <w:rFonts w:cs="Times New Roman"/>
          <w:sz w:val="24"/>
          <w:szCs w:val="24"/>
        </w:rPr>
        <w:t>Insert into B1 values (2,'B1')</w:t>
      </w:r>
    </w:p>
    <w:p w:rsidR="000019E8" w:rsidRPr="00661F57" w:rsidRDefault="000019E8" w:rsidP="00D5375B">
      <w:pPr>
        <w:rPr>
          <w:rFonts w:cs="Times New Roman"/>
          <w:sz w:val="24"/>
          <w:szCs w:val="24"/>
        </w:rPr>
      </w:pPr>
      <w:r w:rsidRPr="00661F57">
        <w:rPr>
          <w:rFonts w:cs="Times New Roman"/>
          <w:sz w:val="24"/>
          <w:szCs w:val="24"/>
        </w:rPr>
        <w:t>Insert into C1 values (2,'C1')</w:t>
      </w:r>
    </w:p>
    <w:p w:rsidR="000019E8" w:rsidRPr="00661F57" w:rsidRDefault="000019E8" w:rsidP="00D5375B">
      <w:pPr>
        <w:rPr>
          <w:rFonts w:cs="Times New Roman"/>
          <w:sz w:val="24"/>
          <w:szCs w:val="24"/>
        </w:rPr>
      </w:pPr>
      <w:r w:rsidRPr="00661F57">
        <w:rPr>
          <w:rFonts w:cs="Times New Roman"/>
          <w:sz w:val="24"/>
          <w:szCs w:val="24"/>
        </w:rPr>
        <w:t>Insert into ABC values (2,'ABC1')</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Backup log ABC to disk=N'c:\dummy\ABC.trn'</w:t>
      </w:r>
    </w:p>
    <w:p w:rsidR="000019E8" w:rsidRPr="00661F57" w:rsidRDefault="000019E8" w:rsidP="00D5375B">
      <w:pPr>
        <w:rPr>
          <w:rFonts w:cs="Times New Roman"/>
          <w:sz w:val="24"/>
          <w:szCs w:val="24"/>
        </w:rPr>
      </w:pPr>
    </w:p>
    <w:p w:rsidR="000019E8" w:rsidRPr="00661F57" w:rsidRDefault="000019E8" w:rsidP="00D5375B">
      <w:pPr>
        <w:rPr>
          <w:rFonts w:cs="Times New Roman"/>
          <w:b/>
          <w:sz w:val="24"/>
          <w:szCs w:val="24"/>
        </w:rPr>
      </w:pPr>
      <w:r w:rsidRPr="00661F57">
        <w:rPr>
          <w:rFonts w:cs="Times New Roman"/>
          <w:b/>
          <w:sz w:val="24"/>
          <w:szCs w:val="24"/>
        </w:rPr>
        <w:t>Piece Meal Restore commands:</w:t>
      </w:r>
    </w:p>
    <w:p w:rsidR="000019E8" w:rsidRPr="00661F57" w:rsidRDefault="000019E8" w:rsidP="00D5375B">
      <w:pPr>
        <w:rPr>
          <w:rFonts w:cs="Times New Roman"/>
          <w:sz w:val="24"/>
          <w:szCs w:val="24"/>
        </w:rPr>
      </w:pPr>
      <w:r w:rsidRPr="00661F57">
        <w:rPr>
          <w:rFonts w:cs="Times New Roman"/>
          <w:sz w:val="24"/>
          <w:szCs w:val="24"/>
        </w:rPr>
        <w:t>Restore database ABC FILEGROUP='Primary'</w:t>
      </w:r>
    </w:p>
    <w:p w:rsidR="000019E8" w:rsidRPr="00661F57" w:rsidRDefault="000019E8" w:rsidP="00D5375B">
      <w:pPr>
        <w:rPr>
          <w:rFonts w:cs="Times New Roman"/>
          <w:sz w:val="24"/>
          <w:szCs w:val="24"/>
        </w:rPr>
      </w:pPr>
      <w:r w:rsidRPr="00661F57">
        <w:rPr>
          <w:rFonts w:cs="Times New Roman"/>
          <w:sz w:val="24"/>
          <w:szCs w:val="24"/>
        </w:rPr>
        <w:t>from disk='c: \dummy\ABC_Primary.bak'</w:t>
      </w:r>
    </w:p>
    <w:p w:rsidR="000019E8" w:rsidRDefault="000019E8" w:rsidP="00D5375B">
      <w:pPr>
        <w:rPr>
          <w:rFonts w:cs="Times New Roman"/>
          <w:sz w:val="24"/>
          <w:szCs w:val="24"/>
        </w:rPr>
      </w:pPr>
      <w:r w:rsidRPr="00661F57">
        <w:rPr>
          <w:rFonts w:cs="Times New Roman"/>
          <w:sz w:val="24"/>
          <w:szCs w:val="24"/>
        </w:rPr>
        <w:t>WITH NORECOVERY, PARTIAL</w:t>
      </w:r>
    </w:p>
    <w:p w:rsidR="00296ADB" w:rsidRPr="00661F57" w:rsidRDefault="00296ADB"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Restore log ABC from disk='c: \dummy\ABC.trn'</w:t>
      </w:r>
    </w:p>
    <w:p w:rsidR="000019E8" w:rsidRPr="00661F57" w:rsidRDefault="000019E8" w:rsidP="00D5375B">
      <w:pPr>
        <w:rPr>
          <w:rFonts w:cs="Times New Roman"/>
          <w:sz w:val="24"/>
          <w:szCs w:val="24"/>
        </w:rPr>
      </w:pPr>
    </w:p>
    <w:p w:rsidR="000019E8" w:rsidRPr="00661F57" w:rsidRDefault="000019E8" w:rsidP="00D5375B">
      <w:pPr>
        <w:rPr>
          <w:rFonts w:cs="Times New Roman"/>
          <w:sz w:val="24"/>
          <w:szCs w:val="24"/>
        </w:rPr>
      </w:pPr>
      <w:r w:rsidRPr="00661F57">
        <w:rPr>
          <w:rFonts w:cs="Times New Roman"/>
          <w:sz w:val="24"/>
          <w:szCs w:val="24"/>
        </w:rPr>
        <w:t>Restore database ABC FILEGROUP='A'</w:t>
      </w:r>
    </w:p>
    <w:p w:rsidR="000019E8" w:rsidRPr="00661F57" w:rsidRDefault="000019E8" w:rsidP="00D5375B">
      <w:pPr>
        <w:rPr>
          <w:rFonts w:cs="Times New Roman"/>
          <w:sz w:val="24"/>
          <w:szCs w:val="24"/>
        </w:rPr>
      </w:pPr>
      <w:r w:rsidRPr="00661F57">
        <w:rPr>
          <w:rFonts w:cs="Times New Roman"/>
          <w:sz w:val="24"/>
          <w:szCs w:val="24"/>
        </w:rPr>
        <w:t>from disk='c: \dummy\ABC_A.bak'</w:t>
      </w:r>
    </w:p>
    <w:p w:rsidR="000019E8" w:rsidRPr="00661F57" w:rsidRDefault="000019E8" w:rsidP="00D5375B">
      <w:pPr>
        <w:rPr>
          <w:rFonts w:cs="Times New Roman"/>
          <w:sz w:val="24"/>
          <w:szCs w:val="24"/>
        </w:rPr>
      </w:pPr>
      <w:r w:rsidRPr="00661F57">
        <w:rPr>
          <w:rFonts w:cs="Times New Roman"/>
          <w:sz w:val="24"/>
          <w:szCs w:val="24"/>
        </w:rPr>
        <w:t>WITH NORECOVERY</w:t>
      </w:r>
    </w:p>
    <w:p w:rsidR="000019E8" w:rsidRPr="00661F57" w:rsidRDefault="000019E8" w:rsidP="00D5375B">
      <w:pPr>
        <w:rPr>
          <w:rFonts w:cs="Times New Roman"/>
          <w:sz w:val="24"/>
          <w:szCs w:val="24"/>
        </w:rPr>
      </w:pPr>
    </w:p>
    <w:p w:rsidR="00C65E4B" w:rsidRPr="00661F57" w:rsidRDefault="000019E8" w:rsidP="00D5375B">
      <w:pPr>
        <w:rPr>
          <w:rFonts w:cs="Times New Roman"/>
          <w:sz w:val="24"/>
          <w:szCs w:val="24"/>
        </w:rPr>
      </w:pPr>
      <w:r w:rsidRPr="00661F57">
        <w:rPr>
          <w:rFonts w:cs="Times New Roman"/>
          <w:sz w:val="24"/>
          <w:szCs w:val="24"/>
        </w:rPr>
        <w:t>Restore log ABC from disk='c: \dummy\ABC.trn'</w:t>
      </w:r>
    </w:p>
    <w:p w:rsidR="00C90147" w:rsidRPr="00661F57" w:rsidRDefault="00C90147" w:rsidP="00D5375B">
      <w:pPr>
        <w:rPr>
          <w:rFonts w:cs="Times New Roman"/>
          <w:sz w:val="24"/>
          <w:szCs w:val="24"/>
        </w:rPr>
      </w:pPr>
      <w:r w:rsidRPr="00661F57">
        <w:rPr>
          <w:rFonts w:cs="Times New Roman"/>
          <w:sz w:val="24"/>
          <w:szCs w:val="24"/>
        </w:rPr>
        <w:t>-------------------------------------------------------------------------------------------------------------------------------</w:t>
      </w:r>
    </w:p>
    <w:p w:rsidR="00421982" w:rsidRPr="00661F57" w:rsidRDefault="00421982" w:rsidP="00D5375B">
      <w:pPr>
        <w:rPr>
          <w:rFonts w:cs="Times New Roman"/>
          <w:sz w:val="24"/>
          <w:szCs w:val="24"/>
        </w:rPr>
      </w:pPr>
      <w:r w:rsidRPr="00661F57">
        <w:rPr>
          <w:rFonts w:cs="Times New Roman"/>
          <w:sz w:val="24"/>
          <w:szCs w:val="24"/>
        </w:rPr>
        <w:t>&gt; How to take backup into network share?</w:t>
      </w:r>
    </w:p>
    <w:p w:rsidR="00421982" w:rsidRPr="00661F57" w:rsidRDefault="00421982" w:rsidP="00D5375B">
      <w:pPr>
        <w:rPr>
          <w:rFonts w:cs="Times New Roman"/>
          <w:sz w:val="24"/>
          <w:szCs w:val="24"/>
        </w:rPr>
      </w:pPr>
      <w:r w:rsidRPr="00661F57">
        <w:rPr>
          <w:rFonts w:cs="Times New Roman"/>
          <w:sz w:val="24"/>
          <w:szCs w:val="24"/>
        </w:rPr>
        <w:t>&gt; Third par</w:t>
      </w:r>
      <w:r w:rsidR="00B9399F">
        <w:rPr>
          <w:rFonts w:cs="Times New Roman"/>
          <w:sz w:val="24"/>
          <w:szCs w:val="24"/>
        </w:rPr>
        <w:t>t</w:t>
      </w:r>
      <w:r w:rsidRPr="00661F57">
        <w:rPr>
          <w:rFonts w:cs="Times New Roman"/>
          <w:sz w:val="24"/>
          <w:szCs w:val="24"/>
        </w:rPr>
        <w:t>y backup tools in market</w:t>
      </w:r>
    </w:p>
    <w:p w:rsidR="00421982" w:rsidRPr="00661F57" w:rsidRDefault="00421982" w:rsidP="00D5375B">
      <w:pPr>
        <w:rPr>
          <w:rFonts w:cs="Times New Roman"/>
          <w:sz w:val="24"/>
          <w:szCs w:val="24"/>
        </w:rPr>
      </w:pPr>
      <w:r w:rsidRPr="00661F57">
        <w:rPr>
          <w:rFonts w:cs="Times New Roman"/>
          <w:sz w:val="24"/>
          <w:szCs w:val="24"/>
        </w:rPr>
        <w:t>&gt; Backup myths</w:t>
      </w:r>
    </w:p>
    <w:p w:rsidR="00421982" w:rsidRPr="00661F57" w:rsidRDefault="00421982" w:rsidP="00D5375B">
      <w:pPr>
        <w:rPr>
          <w:rFonts w:cs="Times New Roman"/>
          <w:b/>
          <w:sz w:val="24"/>
          <w:szCs w:val="24"/>
        </w:rPr>
      </w:pPr>
      <w:r w:rsidRPr="00661F57">
        <w:rPr>
          <w:rFonts w:cs="Times New Roman"/>
          <w:b/>
          <w:sz w:val="24"/>
          <w:szCs w:val="24"/>
        </w:rPr>
        <w:t>1. How to take backup into network share?</w:t>
      </w:r>
    </w:p>
    <w:p w:rsidR="00421982" w:rsidRPr="00665456" w:rsidRDefault="00421982" w:rsidP="00D5375B">
      <w:pPr>
        <w:rPr>
          <w:rFonts w:cs="Times New Roman"/>
          <w:sz w:val="24"/>
          <w:szCs w:val="24"/>
        </w:rPr>
      </w:pPr>
      <w:r w:rsidRPr="00665456">
        <w:rPr>
          <w:rFonts w:cs="Times New Roman"/>
          <w:sz w:val="24"/>
          <w:szCs w:val="24"/>
        </w:rPr>
        <w:t>Backup database [dbname] to disk='\\ipaddress\drive$\folder name\filename.bak'</w:t>
      </w:r>
    </w:p>
    <w:p w:rsidR="00421982" w:rsidRPr="00661F57" w:rsidRDefault="00421982" w:rsidP="00D5375B">
      <w:pPr>
        <w:rPr>
          <w:rFonts w:cs="Times New Roman"/>
          <w:b/>
          <w:sz w:val="24"/>
          <w:szCs w:val="24"/>
        </w:rPr>
      </w:pPr>
      <w:r w:rsidRPr="00661F57">
        <w:rPr>
          <w:rFonts w:cs="Times New Roman"/>
          <w:b/>
          <w:sz w:val="24"/>
          <w:szCs w:val="24"/>
        </w:rPr>
        <w:t>&gt; Third party backup tools in market</w:t>
      </w:r>
    </w:p>
    <w:p w:rsidR="00421982" w:rsidRPr="00661F57" w:rsidRDefault="00421982" w:rsidP="00D5375B">
      <w:pPr>
        <w:rPr>
          <w:rFonts w:cs="Times New Roman"/>
          <w:sz w:val="24"/>
          <w:szCs w:val="24"/>
        </w:rPr>
      </w:pPr>
      <w:r w:rsidRPr="00661F57">
        <w:rPr>
          <w:rFonts w:cs="Times New Roman"/>
          <w:sz w:val="24"/>
          <w:szCs w:val="24"/>
        </w:rPr>
        <w:t>1) DELL [Quest] Lite speed</w:t>
      </w:r>
    </w:p>
    <w:p w:rsidR="00421982" w:rsidRPr="00661F57" w:rsidRDefault="00421982" w:rsidP="00D5375B">
      <w:pPr>
        <w:rPr>
          <w:rFonts w:cs="Times New Roman"/>
          <w:sz w:val="24"/>
          <w:szCs w:val="24"/>
        </w:rPr>
      </w:pPr>
      <w:r w:rsidRPr="00661F57">
        <w:rPr>
          <w:rFonts w:cs="Times New Roman"/>
          <w:sz w:val="24"/>
          <w:szCs w:val="24"/>
        </w:rPr>
        <w:t>2) Idera SQL Backup</w:t>
      </w:r>
    </w:p>
    <w:p w:rsidR="00421982" w:rsidRPr="00661F57" w:rsidRDefault="00421982" w:rsidP="00D5375B">
      <w:pPr>
        <w:rPr>
          <w:rFonts w:cs="Times New Roman"/>
          <w:sz w:val="24"/>
          <w:szCs w:val="24"/>
        </w:rPr>
      </w:pPr>
      <w:r w:rsidRPr="00661F57">
        <w:rPr>
          <w:rFonts w:cs="Times New Roman"/>
          <w:sz w:val="24"/>
          <w:szCs w:val="24"/>
        </w:rPr>
        <w:t>3) IBM Tivoli Storage Manager</w:t>
      </w:r>
    </w:p>
    <w:p w:rsidR="00421982" w:rsidRPr="00661F57" w:rsidRDefault="00421982" w:rsidP="00D5375B">
      <w:pPr>
        <w:rPr>
          <w:rFonts w:cs="Times New Roman"/>
          <w:sz w:val="24"/>
          <w:szCs w:val="24"/>
        </w:rPr>
      </w:pPr>
      <w:r w:rsidRPr="00661F57">
        <w:rPr>
          <w:rFonts w:cs="Times New Roman"/>
          <w:sz w:val="24"/>
          <w:szCs w:val="24"/>
        </w:rPr>
        <w:t>4) Veritas NetBackup</w:t>
      </w:r>
    </w:p>
    <w:p w:rsidR="00421982" w:rsidRPr="00661F57" w:rsidRDefault="00421982" w:rsidP="00D5375B">
      <w:pPr>
        <w:rPr>
          <w:rFonts w:cs="Times New Roman"/>
          <w:sz w:val="24"/>
          <w:szCs w:val="24"/>
        </w:rPr>
      </w:pPr>
      <w:r w:rsidRPr="00661F57">
        <w:rPr>
          <w:rFonts w:cs="Times New Roman"/>
          <w:sz w:val="24"/>
          <w:szCs w:val="24"/>
        </w:rPr>
        <w:t>5) Symantec Backup Exec</w:t>
      </w:r>
    </w:p>
    <w:p w:rsidR="00421982" w:rsidRPr="00661F57" w:rsidRDefault="00421982" w:rsidP="00D5375B">
      <w:pPr>
        <w:rPr>
          <w:rFonts w:cs="Times New Roman"/>
          <w:sz w:val="24"/>
          <w:szCs w:val="24"/>
        </w:rPr>
      </w:pPr>
      <w:r w:rsidRPr="00661F57">
        <w:rPr>
          <w:rFonts w:cs="Times New Roman"/>
          <w:sz w:val="24"/>
          <w:szCs w:val="24"/>
        </w:rPr>
        <w:t>6) Acronis</w:t>
      </w:r>
    </w:p>
    <w:p w:rsidR="00421982" w:rsidRPr="00661F57" w:rsidRDefault="00421982" w:rsidP="00D5375B">
      <w:pPr>
        <w:rPr>
          <w:rFonts w:cs="Times New Roman"/>
          <w:sz w:val="24"/>
          <w:szCs w:val="24"/>
        </w:rPr>
      </w:pPr>
      <w:r w:rsidRPr="00661F57">
        <w:rPr>
          <w:rFonts w:cs="Times New Roman"/>
          <w:sz w:val="24"/>
          <w:szCs w:val="24"/>
        </w:rPr>
        <w:t>7) EMC Networker</w:t>
      </w:r>
    </w:p>
    <w:p w:rsidR="00421982" w:rsidRPr="00661F57" w:rsidRDefault="00421982" w:rsidP="00D5375B">
      <w:pPr>
        <w:rPr>
          <w:rFonts w:cs="Times New Roman"/>
          <w:sz w:val="24"/>
          <w:szCs w:val="24"/>
        </w:rPr>
      </w:pPr>
      <w:r w:rsidRPr="00661F57">
        <w:rPr>
          <w:rFonts w:cs="Times New Roman"/>
          <w:sz w:val="24"/>
          <w:szCs w:val="24"/>
        </w:rPr>
        <w:t>8) Backup and FTP</w:t>
      </w:r>
    </w:p>
    <w:p w:rsidR="006B0B14" w:rsidRDefault="006B0B14" w:rsidP="00D5375B">
      <w:pPr>
        <w:rPr>
          <w:rFonts w:cs="Times New Roman"/>
          <w:sz w:val="24"/>
          <w:szCs w:val="24"/>
        </w:rPr>
      </w:pPr>
      <w:r>
        <w:rPr>
          <w:rFonts w:cs="Times New Roman"/>
          <w:sz w:val="24"/>
          <w:szCs w:val="24"/>
        </w:rPr>
        <w:t>9) ZAMANDA (AMANDA)</w:t>
      </w:r>
    </w:p>
    <w:p w:rsidR="00874CB0" w:rsidRPr="00661F57" w:rsidRDefault="006B0B14" w:rsidP="00D5375B">
      <w:pPr>
        <w:rPr>
          <w:rFonts w:cs="Times New Roman"/>
          <w:sz w:val="24"/>
          <w:szCs w:val="24"/>
        </w:rPr>
      </w:pPr>
      <w:r>
        <w:rPr>
          <w:rFonts w:cs="Times New Roman"/>
          <w:sz w:val="24"/>
          <w:szCs w:val="24"/>
        </w:rPr>
        <w:t xml:space="preserve">10) </w:t>
      </w:r>
      <w:r w:rsidR="00421982" w:rsidRPr="00661F57">
        <w:rPr>
          <w:rFonts w:cs="Times New Roman"/>
          <w:sz w:val="24"/>
          <w:szCs w:val="24"/>
        </w:rPr>
        <w:t>Netapp storage tool</w:t>
      </w:r>
    </w:p>
    <w:p w:rsidR="00421982" w:rsidRPr="00296ADB" w:rsidRDefault="0033354D" w:rsidP="00296ADB">
      <w:pPr>
        <w:jc w:val="center"/>
        <w:rPr>
          <w:rFonts w:cs="Times New Roman"/>
          <w:b/>
          <w:color w:val="C00000"/>
          <w:sz w:val="24"/>
          <w:szCs w:val="24"/>
        </w:rPr>
      </w:pPr>
      <w:r w:rsidRPr="00296ADB">
        <w:rPr>
          <w:rFonts w:cs="Times New Roman"/>
          <w:b/>
          <w:color w:val="C00000"/>
          <w:sz w:val="24"/>
          <w:szCs w:val="24"/>
        </w:rPr>
        <w:t>DATABASE REFRESH</w:t>
      </w:r>
    </w:p>
    <w:p w:rsidR="00421982" w:rsidRPr="00661F57" w:rsidRDefault="00421982" w:rsidP="00D5375B">
      <w:pPr>
        <w:rPr>
          <w:rFonts w:cs="Times New Roman"/>
          <w:b/>
          <w:sz w:val="24"/>
          <w:szCs w:val="24"/>
        </w:rPr>
      </w:pPr>
      <w:r w:rsidRPr="00661F57">
        <w:rPr>
          <w:rFonts w:cs="Times New Roman"/>
          <w:b/>
          <w:sz w:val="24"/>
          <w:szCs w:val="24"/>
        </w:rPr>
        <w:t>What is database refresh?</w:t>
      </w:r>
    </w:p>
    <w:p w:rsidR="00421982" w:rsidRPr="00661F57" w:rsidRDefault="00421982" w:rsidP="00D5375B">
      <w:pPr>
        <w:rPr>
          <w:rFonts w:cs="Times New Roman"/>
          <w:sz w:val="24"/>
          <w:szCs w:val="24"/>
        </w:rPr>
      </w:pPr>
      <w:r w:rsidRPr="00661F57">
        <w:rPr>
          <w:rFonts w:cs="Times New Roman"/>
          <w:sz w:val="24"/>
          <w:szCs w:val="24"/>
        </w:rPr>
        <w:t>Taking a backup into production Sql server database and restoring into development Sql server then this is called "DATABASE REFRESH"</w:t>
      </w:r>
    </w:p>
    <w:p w:rsidR="00421982" w:rsidRPr="00661F57" w:rsidRDefault="00421982" w:rsidP="00D5375B">
      <w:pPr>
        <w:rPr>
          <w:rFonts w:cs="Times New Roman"/>
          <w:b/>
          <w:sz w:val="24"/>
          <w:szCs w:val="24"/>
        </w:rPr>
      </w:pPr>
      <w:r w:rsidRPr="00661F57">
        <w:rPr>
          <w:rFonts w:cs="Times New Roman"/>
          <w:b/>
          <w:sz w:val="24"/>
          <w:szCs w:val="24"/>
        </w:rPr>
        <w:t>Steps:</w:t>
      </w:r>
    </w:p>
    <w:p w:rsidR="00421982" w:rsidRPr="00661F57" w:rsidRDefault="00421982" w:rsidP="00D5375B">
      <w:pPr>
        <w:rPr>
          <w:rFonts w:cs="Times New Roman"/>
          <w:sz w:val="24"/>
          <w:szCs w:val="24"/>
        </w:rPr>
      </w:pPr>
      <w:r w:rsidRPr="00661F57">
        <w:rPr>
          <w:rFonts w:cs="Times New Roman"/>
          <w:sz w:val="24"/>
          <w:szCs w:val="24"/>
        </w:rPr>
        <w:t>1. Take backup into production server</w:t>
      </w:r>
    </w:p>
    <w:p w:rsidR="00421982" w:rsidRPr="00661F57" w:rsidRDefault="00421982" w:rsidP="00D5375B">
      <w:pPr>
        <w:rPr>
          <w:rFonts w:cs="Times New Roman"/>
          <w:sz w:val="24"/>
          <w:szCs w:val="24"/>
        </w:rPr>
      </w:pPr>
      <w:r w:rsidRPr="00661F57">
        <w:rPr>
          <w:rFonts w:cs="Times New Roman"/>
          <w:sz w:val="24"/>
          <w:szCs w:val="24"/>
        </w:rPr>
        <w:t>2. Always use copy method to copy the backup file from prod to test\dev server.</w:t>
      </w:r>
    </w:p>
    <w:p w:rsidR="00421982" w:rsidRPr="00661F57" w:rsidRDefault="00421982" w:rsidP="00D5375B">
      <w:pPr>
        <w:rPr>
          <w:rFonts w:cs="Times New Roman"/>
          <w:sz w:val="24"/>
          <w:szCs w:val="24"/>
        </w:rPr>
      </w:pPr>
      <w:r w:rsidRPr="006B0B14">
        <w:rPr>
          <w:rFonts w:cs="Times New Roman"/>
          <w:b/>
          <w:sz w:val="24"/>
          <w:szCs w:val="24"/>
        </w:rPr>
        <w:t>If Case:</w:t>
      </w:r>
      <w:r w:rsidRPr="00661F57">
        <w:rPr>
          <w:rFonts w:cs="Times New Roman"/>
          <w:sz w:val="24"/>
          <w:szCs w:val="24"/>
        </w:rPr>
        <w:t xml:space="preserve"> I don’t have space in the dev\test server then what I have to do?</w:t>
      </w:r>
    </w:p>
    <w:p w:rsidR="00421982" w:rsidRPr="00661F57" w:rsidRDefault="00421982" w:rsidP="00D5375B">
      <w:pPr>
        <w:rPr>
          <w:rFonts w:cs="Times New Roman"/>
          <w:sz w:val="24"/>
          <w:szCs w:val="24"/>
        </w:rPr>
      </w:pPr>
      <w:r w:rsidRPr="006B0B14">
        <w:rPr>
          <w:rFonts w:cs="Times New Roman"/>
          <w:b/>
          <w:sz w:val="24"/>
          <w:szCs w:val="24"/>
        </w:rPr>
        <w:t>Step1:</w:t>
      </w:r>
      <w:r w:rsidRPr="00661F57">
        <w:rPr>
          <w:rFonts w:cs="Times New Roman"/>
          <w:sz w:val="24"/>
          <w:szCs w:val="24"/>
        </w:rPr>
        <w:t xml:space="preserve"> Check the drive whether any unnecessary \old backup file there then delete those to claim some additional space. Try to copy the backup after</w:t>
      </w:r>
    </w:p>
    <w:p w:rsidR="00421982" w:rsidRPr="00661F57" w:rsidRDefault="00421982" w:rsidP="00D5375B">
      <w:pPr>
        <w:rPr>
          <w:rFonts w:cs="Times New Roman"/>
          <w:b/>
          <w:sz w:val="24"/>
          <w:szCs w:val="24"/>
        </w:rPr>
      </w:pPr>
      <w:r w:rsidRPr="00661F57">
        <w:rPr>
          <w:rFonts w:cs="Times New Roman"/>
          <w:b/>
          <w:sz w:val="24"/>
          <w:szCs w:val="24"/>
        </w:rPr>
        <w:t>OR</w:t>
      </w:r>
    </w:p>
    <w:p w:rsidR="00421982" w:rsidRPr="00661F57" w:rsidRDefault="00421982" w:rsidP="00D5375B">
      <w:pPr>
        <w:rPr>
          <w:rFonts w:cs="Times New Roman"/>
          <w:sz w:val="24"/>
          <w:szCs w:val="24"/>
        </w:rPr>
      </w:pPr>
      <w:r w:rsidRPr="006B0B14">
        <w:rPr>
          <w:rFonts w:cs="Times New Roman"/>
          <w:b/>
          <w:sz w:val="24"/>
          <w:szCs w:val="24"/>
        </w:rPr>
        <w:t>Step 2:</w:t>
      </w:r>
      <w:r w:rsidRPr="00661F57">
        <w:rPr>
          <w:rFonts w:cs="Times New Roman"/>
          <w:sz w:val="24"/>
          <w:szCs w:val="24"/>
        </w:rPr>
        <w:t xml:space="preserve"> If I don’t have any old backup files then inform to storage team to expand the disk or add new disk...Meanwhile send email to requestor.</w:t>
      </w:r>
    </w:p>
    <w:p w:rsidR="00421982" w:rsidRPr="00661F57" w:rsidRDefault="00421982" w:rsidP="00D5375B">
      <w:pPr>
        <w:rPr>
          <w:rFonts w:cs="Times New Roman"/>
          <w:sz w:val="24"/>
          <w:szCs w:val="24"/>
        </w:rPr>
      </w:pPr>
      <w:r w:rsidRPr="00661F57">
        <w:rPr>
          <w:rFonts w:cs="Times New Roman"/>
          <w:sz w:val="24"/>
          <w:szCs w:val="24"/>
        </w:rPr>
        <w:t>3. Once backup file is copied to dev\test then please do restore.</w:t>
      </w:r>
    </w:p>
    <w:p w:rsidR="00421982" w:rsidRPr="00661F57" w:rsidRDefault="00421982" w:rsidP="00D5375B">
      <w:pPr>
        <w:rPr>
          <w:rFonts w:cs="Times New Roman"/>
          <w:sz w:val="24"/>
          <w:szCs w:val="24"/>
        </w:rPr>
      </w:pPr>
      <w:r w:rsidRPr="00661F57">
        <w:rPr>
          <w:rFonts w:cs="Times New Roman"/>
          <w:sz w:val="24"/>
          <w:szCs w:val="24"/>
        </w:rPr>
        <w:t>4. Move backup file from source to destination server by mapping the drive from either of the servers.</w:t>
      </w:r>
    </w:p>
    <w:p w:rsidR="00421982" w:rsidRPr="00661F57" w:rsidRDefault="00421982" w:rsidP="00D5375B">
      <w:pPr>
        <w:rPr>
          <w:rFonts w:cs="Times New Roman"/>
          <w:sz w:val="24"/>
          <w:szCs w:val="24"/>
        </w:rPr>
      </w:pPr>
      <w:r w:rsidRPr="00661F57">
        <w:rPr>
          <w:rFonts w:cs="Times New Roman"/>
          <w:sz w:val="24"/>
          <w:szCs w:val="24"/>
        </w:rPr>
        <w:t>Path: Go to run</w:t>
      </w:r>
      <w:r w:rsidR="006B0B14">
        <w:rPr>
          <w:rFonts w:cs="Times New Roman"/>
          <w:sz w:val="24"/>
          <w:szCs w:val="24"/>
        </w:rPr>
        <w:t xml:space="preserve"> </w:t>
      </w:r>
      <w:r w:rsidRPr="00661F57">
        <w:rPr>
          <w:rFonts w:cs="Times New Roman"/>
          <w:sz w:val="24"/>
          <w:szCs w:val="24"/>
        </w:rPr>
        <w:t>&gt;</w:t>
      </w:r>
      <w:r w:rsidR="006B0B14">
        <w:rPr>
          <w:rFonts w:cs="Times New Roman"/>
          <w:sz w:val="24"/>
          <w:szCs w:val="24"/>
        </w:rPr>
        <w:t xml:space="preserve"> </w:t>
      </w:r>
      <w:r w:rsidRPr="00661F57">
        <w:rPr>
          <w:rFonts w:cs="Times New Roman"/>
          <w:sz w:val="24"/>
          <w:szCs w:val="24"/>
        </w:rPr>
        <w:t>type\\10.10.10.1\d$</w:t>
      </w:r>
    </w:p>
    <w:p w:rsidR="00421982" w:rsidRPr="00661F57" w:rsidRDefault="00421982" w:rsidP="00D5375B">
      <w:pPr>
        <w:rPr>
          <w:rFonts w:cs="Times New Roman"/>
          <w:sz w:val="24"/>
          <w:szCs w:val="24"/>
        </w:rPr>
      </w:pPr>
      <w:r w:rsidRPr="00661F57">
        <w:rPr>
          <w:rFonts w:cs="Times New Roman"/>
          <w:sz w:val="24"/>
          <w:szCs w:val="24"/>
        </w:rPr>
        <w:t>5. Restore in destination server by changing the root path with destination instance.</w:t>
      </w:r>
    </w:p>
    <w:p w:rsidR="00421982" w:rsidRPr="00661F57" w:rsidRDefault="00421982" w:rsidP="00D5375B">
      <w:pPr>
        <w:rPr>
          <w:rFonts w:cs="Times New Roman"/>
          <w:sz w:val="24"/>
          <w:szCs w:val="24"/>
        </w:rPr>
      </w:pPr>
      <w:r w:rsidRPr="00661F57">
        <w:rPr>
          <w:rFonts w:cs="Times New Roman"/>
          <w:sz w:val="24"/>
          <w:szCs w:val="24"/>
        </w:rPr>
        <w:t>6. Inform application team\requestor to cross check the data in dev\test server.</w:t>
      </w:r>
    </w:p>
    <w:p w:rsidR="00421982" w:rsidRPr="00661F57" w:rsidRDefault="00421982" w:rsidP="00D5375B">
      <w:pPr>
        <w:rPr>
          <w:rFonts w:cs="Times New Roman"/>
          <w:sz w:val="24"/>
          <w:szCs w:val="24"/>
        </w:rPr>
      </w:pPr>
      <w:r w:rsidRPr="00661F57">
        <w:rPr>
          <w:rFonts w:cs="Times New Roman"/>
          <w:sz w:val="24"/>
          <w:szCs w:val="24"/>
        </w:rPr>
        <w:t>7. Issue after database refresh: Whenever we perform any backup and restore between different instances we used to get ORPHAN user issue.</w:t>
      </w:r>
    </w:p>
    <w:p w:rsidR="00421982" w:rsidRPr="00661F57" w:rsidRDefault="00421982" w:rsidP="00D5375B">
      <w:pPr>
        <w:rPr>
          <w:rFonts w:cs="Times New Roman"/>
          <w:sz w:val="24"/>
          <w:szCs w:val="24"/>
        </w:rPr>
      </w:pPr>
      <w:r w:rsidRPr="00661F57">
        <w:rPr>
          <w:rFonts w:cs="Times New Roman"/>
          <w:b/>
          <w:sz w:val="24"/>
          <w:szCs w:val="24"/>
        </w:rPr>
        <w:t>What is orphan user:</w:t>
      </w:r>
      <w:r w:rsidRPr="00661F57">
        <w:rPr>
          <w:rFonts w:cs="Times New Roman"/>
          <w:sz w:val="24"/>
          <w:szCs w:val="24"/>
        </w:rPr>
        <w:t xml:space="preserve"> A user without having login called as "ORPHAN USER?"</w:t>
      </w:r>
    </w:p>
    <w:p w:rsidR="00421982" w:rsidRPr="00661F57" w:rsidRDefault="00421982" w:rsidP="00D5375B">
      <w:pPr>
        <w:rPr>
          <w:rFonts w:cs="Times New Roman"/>
          <w:sz w:val="24"/>
          <w:szCs w:val="24"/>
        </w:rPr>
      </w:pPr>
      <w:r w:rsidRPr="00661F57">
        <w:rPr>
          <w:rFonts w:cs="Times New Roman"/>
          <w:b/>
          <w:sz w:val="24"/>
          <w:szCs w:val="24"/>
        </w:rPr>
        <w:t xml:space="preserve">How to find: </w:t>
      </w:r>
      <w:r w:rsidRPr="00661F57">
        <w:rPr>
          <w:rFonts w:cs="Times New Roman"/>
          <w:sz w:val="24"/>
          <w:szCs w:val="24"/>
        </w:rPr>
        <w:t>sp_change_users_login @action='report'</w:t>
      </w:r>
    </w:p>
    <w:p w:rsidR="00421982" w:rsidRPr="00661F57" w:rsidRDefault="00421982" w:rsidP="00D5375B">
      <w:pPr>
        <w:rPr>
          <w:rFonts w:cs="Times New Roman"/>
          <w:sz w:val="24"/>
          <w:szCs w:val="24"/>
        </w:rPr>
      </w:pPr>
      <w:r w:rsidRPr="00661F57">
        <w:rPr>
          <w:rFonts w:cs="Times New Roman"/>
          <w:b/>
          <w:sz w:val="24"/>
          <w:szCs w:val="24"/>
        </w:rPr>
        <w:t>How to fix:</w:t>
      </w:r>
      <w:r w:rsidRPr="00661F57">
        <w:rPr>
          <w:rFonts w:cs="Times New Roman"/>
          <w:sz w:val="24"/>
          <w:szCs w:val="24"/>
        </w:rPr>
        <w:t xml:space="preserve"> sp_change_users_login 'update_one','user </w:t>
      </w:r>
      <w:r w:rsidR="006B0B14" w:rsidRPr="00661F57">
        <w:rPr>
          <w:rFonts w:cs="Times New Roman"/>
          <w:sz w:val="24"/>
          <w:szCs w:val="24"/>
        </w:rPr>
        <w:t>name’, ‘login</w:t>
      </w:r>
      <w:r w:rsidRPr="00661F57">
        <w:rPr>
          <w:rFonts w:cs="Times New Roman"/>
          <w:sz w:val="24"/>
          <w:szCs w:val="24"/>
        </w:rPr>
        <w:t xml:space="preserve"> name'</w:t>
      </w:r>
    </w:p>
    <w:p w:rsidR="000925C9" w:rsidRDefault="00421982" w:rsidP="000925C9">
      <w:pPr>
        <w:rPr>
          <w:rFonts w:cs="Times New Roman"/>
          <w:sz w:val="24"/>
          <w:szCs w:val="24"/>
        </w:rPr>
      </w:pPr>
      <w:r w:rsidRPr="00661F57">
        <w:rPr>
          <w:rFonts w:cs="Times New Roman"/>
          <w:sz w:val="24"/>
          <w:szCs w:val="24"/>
        </w:rPr>
        <w:t>If orphan user not fixed, then user cannot be able to connect.</w:t>
      </w:r>
    </w:p>
    <w:p w:rsidR="00296ADB" w:rsidRPr="000925C9" w:rsidRDefault="00296ADB" w:rsidP="000925C9">
      <w:pPr>
        <w:rPr>
          <w:rFonts w:cs="Times New Roman"/>
          <w:sz w:val="24"/>
          <w:szCs w:val="24"/>
        </w:rPr>
      </w:pPr>
    </w:p>
    <w:p w:rsidR="00F14A23" w:rsidRPr="00296ADB" w:rsidRDefault="000E5370" w:rsidP="00A51E8C">
      <w:pPr>
        <w:jc w:val="center"/>
        <w:rPr>
          <w:rFonts w:cs="Times New Roman"/>
          <w:b/>
          <w:color w:val="C00000"/>
          <w:sz w:val="24"/>
          <w:szCs w:val="24"/>
        </w:rPr>
      </w:pPr>
      <w:r w:rsidRPr="00296ADB">
        <w:rPr>
          <w:rFonts w:cs="Times New Roman"/>
          <w:b/>
          <w:color w:val="C00000"/>
          <w:sz w:val="24"/>
          <w:szCs w:val="24"/>
        </w:rPr>
        <w:t>POINT IN</w:t>
      </w:r>
      <w:r w:rsidR="00FA7D9D" w:rsidRPr="00296ADB">
        <w:rPr>
          <w:rFonts w:cs="Times New Roman"/>
          <w:b/>
          <w:color w:val="C00000"/>
          <w:sz w:val="24"/>
          <w:szCs w:val="24"/>
        </w:rPr>
        <w:t xml:space="preserve"> TIME</w:t>
      </w:r>
      <w:r w:rsidR="00F14A23" w:rsidRPr="00296ADB">
        <w:rPr>
          <w:rFonts w:cs="Times New Roman"/>
          <w:b/>
          <w:color w:val="C00000"/>
          <w:sz w:val="24"/>
          <w:szCs w:val="24"/>
        </w:rPr>
        <w:t xml:space="preserve"> RECOVERY</w:t>
      </w:r>
    </w:p>
    <w:p w:rsidR="00A51E8C" w:rsidRPr="006B0B14" w:rsidRDefault="00A51E8C" w:rsidP="00A51E8C">
      <w:pPr>
        <w:rPr>
          <w:rFonts w:cs="Times New Roman"/>
          <w:b/>
          <w:sz w:val="24"/>
          <w:szCs w:val="24"/>
        </w:rPr>
      </w:pPr>
      <w:r w:rsidRPr="006B0B14">
        <w:rPr>
          <w:rFonts w:cs="Times New Roman"/>
          <w:b/>
          <w:sz w:val="24"/>
          <w:szCs w:val="24"/>
        </w:rPr>
        <w:t>Point in time Recovery:</w:t>
      </w:r>
    </w:p>
    <w:p w:rsidR="000E5370" w:rsidRPr="00661F57" w:rsidRDefault="000E5370" w:rsidP="00D5375B">
      <w:pPr>
        <w:rPr>
          <w:rFonts w:cs="Times New Roman"/>
          <w:sz w:val="24"/>
          <w:szCs w:val="24"/>
        </w:rPr>
      </w:pPr>
      <w:r w:rsidRPr="00661F57">
        <w:rPr>
          <w:rFonts w:cs="Times New Roman"/>
          <w:sz w:val="24"/>
          <w:szCs w:val="24"/>
        </w:rPr>
        <w:t>This method help you to recover the data upto point from the backup file always</w:t>
      </w:r>
      <w:r w:rsidR="00006CCA">
        <w:rPr>
          <w:rFonts w:cs="Times New Roman"/>
          <w:sz w:val="24"/>
          <w:szCs w:val="24"/>
        </w:rPr>
        <w:t xml:space="preserve"> </w:t>
      </w:r>
      <w:r w:rsidR="000A269C" w:rsidRPr="00661F57">
        <w:rPr>
          <w:rFonts w:cs="Times New Roman"/>
          <w:sz w:val="24"/>
          <w:szCs w:val="24"/>
        </w:rPr>
        <w:t>by using below</w:t>
      </w:r>
    </w:p>
    <w:p w:rsidR="000E5370" w:rsidRPr="00661F57" w:rsidRDefault="000E5370" w:rsidP="00D5375B">
      <w:pPr>
        <w:rPr>
          <w:rFonts w:cs="Times New Roman"/>
          <w:b/>
          <w:sz w:val="24"/>
          <w:szCs w:val="24"/>
        </w:rPr>
      </w:pPr>
      <w:r w:rsidRPr="00661F57">
        <w:rPr>
          <w:rFonts w:cs="Times New Roman"/>
          <w:b/>
          <w:sz w:val="24"/>
          <w:szCs w:val="24"/>
        </w:rPr>
        <w:t>Syntax:</w:t>
      </w:r>
    </w:p>
    <w:p w:rsidR="000E5370" w:rsidRPr="00006CCA" w:rsidRDefault="000E5370" w:rsidP="00D5375B">
      <w:pPr>
        <w:rPr>
          <w:rFonts w:cs="Times New Roman"/>
          <w:b/>
          <w:sz w:val="24"/>
          <w:szCs w:val="24"/>
        </w:rPr>
      </w:pPr>
      <w:r w:rsidRPr="00006CCA">
        <w:rPr>
          <w:rFonts w:cs="Times New Roman"/>
          <w:b/>
          <w:sz w:val="24"/>
          <w:szCs w:val="24"/>
        </w:rPr>
        <w:t>RESTORE LOG DBNAME FROM</w:t>
      </w:r>
    </w:p>
    <w:p w:rsidR="000E5370" w:rsidRPr="00006CCA" w:rsidRDefault="000E5370" w:rsidP="00D5375B">
      <w:pPr>
        <w:rPr>
          <w:rFonts w:cs="Times New Roman"/>
          <w:b/>
          <w:sz w:val="24"/>
          <w:szCs w:val="24"/>
        </w:rPr>
      </w:pPr>
      <w:r w:rsidRPr="00006CCA">
        <w:rPr>
          <w:rFonts w:cs="Times New Roman"/>
          <w:b/>
          <w:sz w:val="24"/>
          <w:szCs w:val="24"/>
        </w:rPr>
        <w:t>DISK = N'PATH\BACKUP FILE'</w:t>
      </w:r>
    </w:p>
    <w:p w:rsidR="000E5370" w:rsidRPr="00006CCA" w:rsidRDefault="000E5370" w:rsidP="00D5375B">
      <w:pPr>
        <w:rPr>
          <w:rFonts w:cs="Times New Roman"/>
          <w:b/>
          <w:sz w:val="24"/>
          <w:szCs w:val="24"/>
        </w:rPr>
      </w:pPr>
      <w:r w:rsidRPr="00006CCA">
        <w:rPr>
          <w:rFonts w:cs="Times New Roman"/>
          <w:b/>
          <w:sz w:val="24"/>
          <w:szCs w:val="24"/>
        </w:rPr>
        <w:t>With STOPAT = N'YY-MM-DD HR: MM:SS’</w:t>
      </w:r>
    </w:p>
    <w:p w:rsidR="000E5370" w:rsidRPr="00661F57" w:rsidRDefault="000E5370" w:rsidP="00D5375B">
      <w:pPr>
        <w:rPr>
          <w:rFonts w:cs="Times New Roman"/>
          <w:sz w:val="24"/>
          <w:szCs w:val="24"/>
        </w:rPr>
      </w:pPr>
      <w:r w:rsidRPr="00661F57">
        <w:rPr>
          <w:rFonts w:cs="Times New Roman"/>
          <w:sz w:val="24"/>
          <w:szCs w:val="24"/>
        </w:rPr>
        <w:t>------------------------------------------------------------------------------------------------------------------------------</w:t>
      </w:r>
    </w:p>
    <w:p w:rsidR="000E5370" w:rsidRPr="00661F57" w:rsidRDefault="000E5370" w:rsidP="00D5375B">
      <w:pPr>
        <w:rPr>
          <w:rFonts w:cs="Times New Roman"/>
          <w:b/>
          <w:sz w:val="24"/>
          <w:szCs w:val="24"/>
        </w:rPr>
      </w:pPr>
      <w:r w:rsidRPr="00661F57">
        <w:rPr>
          <w:rFonts w:cs="Times New Roman"/>
          <w:b/>
          <w:sz w:val="24"/>
          <w:szCs w:val="24"/>
        </w:rPr>
        <w:t>Note:</w:t>
      </w:r>
    </w:p>
    <w:p w:rsidR="000E5370" w:rsidRPr="00661F57" w:rsidRDefault="000E5370" w:rsidP="00D5375B">
      <w:pPr>
        <w:rPr>
          <w:rFonts w:cs="Times New Roman"/>
          <w:sz w:val="24"/>
          <w:szCs w:val="24"/>
        </w:rPr>
      </w:pPr>
      <w:r w:rsidRPr="00661F57">
        <w:rPr>
          <w:rFonts w:cs="Times New Roman"/>
          <w:sz w:val="24"/>
          <w:szCs w:val="24"/>
        </w:rPr>
        <w:t xml:space="preserve">1. When we change any recovery model from full or bulk logged to simple or simple to full\bulk logged then you should trigger recent full backup to form LSN </w:t>
      </w:r>
      <w:r w:rsidR="00131A6F" w:rsidRPr="00661F57">
        <w:rPr>
          <w:rFonts w:cs="Times New Roman"/>
          <w:sz w:val="24"/>
          <w:szCs w:val="24"/>
        </w:rPr>
        <w:t xml:space="preserve">Number. </w:t>
      </w:r>
      <w:r w:rsidRPr="00661F57">
        <w:rPr>
          <w:rFonts w:cs="Times New Roman"/>
          <w:sz w:val="24"/>
          <w:szCs w:val="24"/>
        </w:rPr>
        <w:t>Otherwise LSN mismatch and backup may fail.</w:t>
      </w:r>
    </w:p>
    <w:p w:rsidR="000E5370" w:rsidRPr="00661F57" w:rsidRDefault="000E5370" w:rsidP="00D5375B">
      <w:pPr>
        <w:rPr>
          <w:rFonts w:cs="Times New Roman"/>
          <w:sz w:val="24"/>
          <w:szCs w:val="24"/>
        </w:rPr>
      </w:pPr>
      <w:r w:rsidRPr="00661F57">
        <w:rPr>
          <w:rFonts w:cs="Times New Roman"/>
          <w:sz w:val="24"/>
          <w:szCs w:val="24"/>
        </w:rPr>
        <w:t>2. Higher version backup files are not possible to restore in lower version. But vice versa is possible.</w:t>
      </w:r>
    </w:p>
    <w:p w:rsidR="000E5370" w:rsidRPr="00661F57" w:rsidRDefault="000E5370" w:rsidP="00D5375B">
      <w:pPr>
        <w:rPr>
          <w:rFonts w:cs="Times New Roman"/>
          <w:sz w:val="24"/>
          <w:szCs w:val="24"/>
        </w:rPr>
      </w:pPr>
      <w:r w:rsidRPr="00661F57">
        <w:rPr>
          <w:rFonts w:cs="Times New Roman"/>
          <w:sz w:val="24"/>
          <w:szCs w:val="24"/>
        </w:rPr>
        <w:t xml:space="preserve">3.  </w:t>
      </w:r>
      <w:r w:rsidR="00131A6F" w:rsidRPr="00661F57">
        <w:rPr>
          <w:rFonts w:cs="Times New Roman"/>
          <w:sz w:val="24"/>
          <w:szCs w:val="24"/>
        </w:rPr>
        <w:t>A</w:t>
      </w:r>
      <w:r w:rsidRPr="00661F57">
        <w:rPr>
          <w:rFonts w:cs="Times New Roman"/>
          <w:sz w:val="24"/>
          <w:szCs w:val="24"/>
        </w:rPr>
        <w:t xml:space="preserve"> full or differential backup clears the log: NO...But in directly when trigger these kind of backups check point operation raise.</w:t>
      </w:r>
    </w:p>
    <w:p w:rsidR="000D714A" w:rsidRPr="00661F57" w:rsidRDefault="000E5370" w:rsidP="00D5375B">
      <w:pPr>
        <w:rPr>
          <w:rFonts w:cs="Times New Roman"/>
          <w:sz w:val="24"/>
          <w:szCs w:val="24"/>
        </w:rPr>
      </w:pPr>
      <w:r w:rsidRPr="00661F57">
        <w:rPr>
          <w:rFonts w:cs="Times New Roman"/>
          <w:sz w:val="24"/>
          <w:szCs w:val="24"/>
        </w:rPr>
        <w:t xml:space="preserve">4. Backups read data through the buffer pool: NO, Never </w:t>
      </w:r>
      <w:r w:rsidR="000D714A" w:rsidRPr="00661F57">
        <w:rPr>
          <w:rFonts w:cs="Times New Roman"/>
          <w:sz w:val="24"/>
          <w:szCs w:val="24"/>
        </w:rPr>
        <w:t>take backup from buffer pool</w:t>
      </w:r>
    </w:p>
    <w:p w:rsidR="000E5370" w:rsidRPr="00661F57" w:rsidRDefault="000E5370" w:rsidP="00D5375B">
      <w:pPr>
        <w:rPr>
          <w:rFonts w:cs="Times New Roman"/>
          <w:sz w:val="24"/>
          <w:szCs w:val="24"/>
        </w:rPr>
      </w:pPr>
      <w:r w:rsidRPr="00661F57">
        <w:rPr>
          <w:rFonts w:cs="Times New Roman"/>
          <w:b/>
          <w:sz w:val="24"/>
          <w:szCs w:val="24"/>
        </w:rPr>
        <w:t>Reason:</w:t>
      </w:r>
      <w:r w:rsidRPr="00661F57">
        <w:rPr>
          <w:rFonts w:cs="Times New Roman"/>
          <w:sz w:val="24"/>
          <w:szCs w:val="24"/>
        </w:rPr>
        <w:t xml:space="preserve"> every time to get pages to buffer pool is not possible and it impact the performance.</w:t>
      </w:r>
    </w:p>
    <w:p w:rsidR="000E5370" w:rsidRPr="00661F57" w:rsidRDefault="000E5370" w:rsidP="00D5375B">
      <w:pPr>
        <w:rPr>
          <w:rFonts w:cs="Times New Roman"/>
          <w:sz w:val="24"/>
          <w:szCs w:val="24"/>
        </w:rPr>
      </w:pPr>
      <w:r w:rsidRPr="00661F57">
        <w:rPr>
          <w:rFonts w:cs="Times New Roman"/>
          <w:sz w:val="24"/>
          <w:szCs w:val="24"/>
        </w:rPr>
        <w:t>5. Backu</w:t>
      </w:r>
      <w:r w:rsidR="00F9023F">
        <w:rPr>
          <w:rFonts w:cs="Times New Roman"/>
          <w:sz w:val="24"/>
          <w:szCs w:val="24"/>
        </w:rPr>
        <w:t>ps perform consistency checks (all</w:t>
      </w:r>
      <w:r w:rsidRPr="00661F57">
        <w:rPr>
          <w:rFonts w:cs="Times New Roman"/>
          <w:sz w:val="24"/>
          <w:szCs w:val="24"/>
        </w:rPr>
        <w:t xml:space="preserve"> DBCC CHECKDB)</w:t>
      </w:r>
    </w:p>
    <w:p w:rsidR="000E5370" w:rsidRPr="00661F57" w:rsidRDefault="000E5370" w:rsidP="00D5375B">
      <w:pPr>
        <w:rPr>
          <w:rFonts w:cs="Times New Roman"/>
          <w:sz w:val="24"/>
          <w:szCs w:val="24"/>
        </w:rPr>
      </w:pPr>
      <w:r w:rsidRPr="00661F57">
        <w:rPr>
          <w:rFonts w:cs="Times New Roman"/>
          <w:sz w:val="24"/>
          <w:szCs w:val="24"/>
        </w:rPr>
        <w:t>NEVER run check db</w:t>
      </w:r>
    </w:p>
    <w:p w:rsidR="000E5370" w:rsidRPr="00661F57" w:rsidRDefault="000E5370" w:rsidP="00D5375B">
      <w:pPr>
        <w:rPr>
          <w:rFonts w:cs="Times New Roman"/>
          <w:sz w:val="24"/>
          <w:szCs w:val="24"/>
        </w:rPr>
      </w:pPr>
      <w:r w:rsidRPr="00661F57">
        <w:rPr>
          <w:rFonts w:cs="Times New Roman"/>
          <w:sz w:val="24"/>
          <w:szCs w:val="24"/>
        </w:rPr>
        <w:t>6. If the backup works, the restore will too?</w:t>
      </w:r>
    </w:p>
    <w:p w:rsidR="000E5370" w:rsidRPr="00661F57" w:rsidRDefault="0018414F" w:rsidP="00D5375B">
      <w:pPr>
        <w:rPr>
          <w:rFonts w:cs="Times New Roman"/>
          <w:sz w:val="24"/>
          <w:szCs w:val="24"/>
        </w:rPr>
      </w:pPr>
      <w:r w:rsidRPr="00661F57">
        <w:rPr>
          <w:rFonts w:cs="Times New Roman"/>
          <w:sz w:val="24"/>
          <w:szCs w:val="24"/>
        </w:rPr>
        <w:t>No...</w:t>
      </w:r>
      <w:r w:rsidR="0039138A" w:rsidRPr="00661F57">
        <w:rPr>
          <w:rFonts w:cs="Times New Roman"/>
          <w:sz w:val="24"/>
          <w:szCs w:val="24"/>
        </w:rPr>
        <w:t>Not</w:t>
      </w:r>
      <w:r w:rsidR="000E5370" w:rsidRPr="00661F57">
        <w:rPr>
          <w:rFonts w:cs="Times New Roman"/>
          <w:sz w:val="24"/>
          <w:szCs w:val="24"/>
        </w:rPr>
        <w:t xml:space="preserve"> sure</w:t>
      </w:r>
    </w:p>
    <w:p w:rsidR="00C82FB4" w:rsidRDefault="006B0B14" w:rsidP="006B0B14">
      <w:pPr>
        <w:rPr>
          <w:rFonts w:cs="Times New Roman"/>
          <w:sz w:val="24"/>
          <w:szCs w:val="24"/>
        </w:rPr>
      </w:pPr>
      <w:r>
        <w:rPr>
          <w:rFonts w:cs="Times New Roman"/>
          <w:sz w:val="24"/>
          <w:szCs w:val="24"/>
        </w:rPr>
        <w:t xml:space="preserve">&gt; </w:t>
      </w:r>
      <w:r w:rsidR="003D2238" w:rsidRPr="00081DD6">
        <w:rPr>
          <w:rFonts w:cs="Times New Roman"/>
          <w:sz w:val="24"/>
          <w:szCs w:val="24"/>
        </w:rPr>
        <w:t>If</w:t>
      </w:r>
      <w:r w:rsidR="000E5370" w:rsidRPr="00081DD6">
        <w:rPr>
          <w:rFonts w:cs="Times New Roman"/>
          <w:sz w:val="24"/>
          <w:szCs w:val="24"/>
        </w:rPr>
        <w:t xml:space="preserve"> one spid trigger add file and another spid trigger backup then until backup completion add file in waiting status.</w:t>
      </w:r>
    </w:p>
    <w:p w:rsidR="00296ADB" w:rsidRDefault="00296ADB" w:rsidP="00C82FB4">
      <w:pPr>
        <w:spacing w:after="160" w:line="259" w:lineRule="auto"/>
        <w:jc w:val="center"/>
        <w:rPr>
          <w:rFonts w:cs="Times New Roman"/>
          <w:b/>
          <w:color w:val="C00000"/>
          <w:sz w:val="24"/>
          <w:szCs w:val="24"/>
        </w:rPr>
      </w:pPr>
    </w:p>
    <w:p w:rsidR="00C82FB4" w:rsidRPr="00296ADB" w:rsidRDefault="00C82FB4" w:rsidP="00296ADB">
      <w:pPr>
        <w:spacing w:after="160" w:line="259" w:lineRule="auto"/>
        <w:jc w:val="center"/>
        <w:rPr>
          <w:rFonts w:cs="Times New Roman"/>
          <w:b/>
          <w:color w:val="C00000"/>
          <w:sz w:val="24"/>
          <w:szCs w:val="24"/>
        </w:rPr>
      </w:pPr>
      <w:r w:rsidRPr="00296ADB">
        <w:rPr>
          <w:rFonts w:cs="Times New Roman"/>
          <w:b/>
          <w:color w:val="C00000"/>
          <w:sz w:val="24"/>
          <w:szCs w:val="24"/>
        </w:rPr>
        <w:t>PAGE LEVEL RECOVERY</w:t>
      </w:r>
    </w:p>
    <w:p w:rsidR="00C82FB4" w:rsidRDefault="00C82FB4" w:rsidP="00C82FB4">
      <w:pPr>
        <w:spacing w:after="160" w:line="259" w:lineRule="auto"/>
        <w:rPr>
          <w:rFonts w:cs="Times New Roman"/>
          <w:sz w:val="24"/>
          <w:szCs w:val="24"/>
        </w:rPr>
      </w:pPr>
      <w:r>
        <w:rPr>
          <w:rFonts w:cs="Times New Roman"/>
          <w:sz w:val="24"/>
          <w:szCs w:val="24"/>
        </w:rPr>
        <w:t>New feature in SQL Server 2012</w:t>
      </w:r>
    </w:p>
    <w:p w:rsidR="00C82FB4" w:rsidRDefault="00C82FB4" w:rsidP="00C82FB4">
      <w:pPr>
        <w:spacing w:after="160" w:line="259" w:lineRule="auto"/>
        <w:rPr>
          <w:rFonts w:cs="Times New Roman"/>
          <w:sz w:val="24"/>
          <w:szCs w:val="24"/>
        </w:rPr>
      </w:pPr>
      <w:r>
        <w:rPr>
          <w:rFonts w:cs="Times New Roman"/>
          <w:sz w:val="24"/>
          <w:szCs w:val="24"/>
        </w:rPr>
        <w:t>- How to find which page got corrupted?</w:t>
      </w:r>
    </w:p>
    <w:p w:rsidR="00C82FB4" w:rsidRDefault="00C82FB4" w:rsidP="00C82FB4">
      <w:pPr>
        <w:spacing w:after="160" w:line="259" w:lineRule="auto"/>
        <w:rPr>
          <w:rFonts w:cs="Times New Roman"/>
          <w:sz w:val="24"/>
          <w:szCs w:val="24"/>
        </w:rPr>
      </w:pPr>
      <w:r>
        <w:rPr>
          <w:rFonts w:cs="Times New Roman"/>
          <w:sz w:val="24"/>
          <w:szCs w:val="24"/>
        </w:rPr>
        <w:t>Run DBCC Checkdb (dbname)</w:t>
      </w:r>
    </w:p>
    <w:p w:rsidR="00C82FB4" w:rsidRDefault="00C82FB4" w:rsidP="00C82FB4">
      <w:pPr>
        <w:spacing w:after="160" w:line="259" w:lineRule="auto"/>
        <w:rPr>
          <w:rFonts w:cs="Times New Roman"/>
          <w:sz w:val="24"/>
          <w:szCs w:val="24"/>
        </w:rPr>
      </w:pPr>
      <w:r>
        <w:rPr>
          <w:rFonts w:cs="Times New Roman"/>
          <w:sz w:val="24"/>
          <w:szCs w:val="24"/>
        </w:rPr>
        <w:t>- How to fix this only page corruption?</w:t>
      </w:r>
    </w:p>
    <w:p w:rsidR="00C82FB4" w:rsidRDefault="00C82FB4" w:rsidP="00C82FB4">
      <w:pPr>
        <w:spacing w:after="160" w:line="259" w:lineRule="auto"/>
        <w:rPr>
          <w:rFonts w:cs="Times New Roman"/>
          <w:sz w:val="24"/>
          <w:szCs w:val="24"/>
        </w:rPr>
      </w:pPr>
      <w:r>
        <w:rPr>
          <w:rFonts w:cs="Times New Roman"/>
          <w:sz w:val="24"/>
          <w:szCs w:val="24"/>
        </w:rPr>
        <w:t>Do page level restore?</w:t>
      </w:r>
    </w:p>
    <w:p w:rsidR="00C82FB4" w:rsidRPr="00AD0F3C" w:rsidRDefault="00C82FB4" w:rsidP="00C82FB4">
      <w:pPr>
        <w:spacing w:after="160" w:line="259" w:lineRule="auto"/>
        <w:rPr>
          <w:rFonts w:cs="Times New Roman"/>
          <w:b/>
          <w:sz w:val="24"/>
          <w:szCs w:val="24"/>
        </w:rPr>
      </w:pPr>
      <w:r w:rsidRPr="00AD0F3C">
        <w:rPr>
          <w:rFonts w:cs="Times New Roman"/>
          <w:b/>
          <w:sz w:val="24"/>
          <w:szCs w:val="24"/>
        </w:rPr>
        <w:t>GUI PATH:</w:t>
      </w:r>
    </w:p>
    <w:p w:rsidR="00C82FB4" w:rsidRDefault="00C82FB4" w:rsidP="00C82FB4">
      <w:pPr>
        <w:spacing w:after="160" w:line="259" w:lineRule="auto"/>
        <w:rPr>
          <w:rFonts w:cs="Times New Roman"/>
          <w:sz w:val="24"/>
          <w:szCs w:val="24"/>
        </w:rPr>
      </w:pPr>
      <w:r>
        <w:rPr>
          <w:rFonts w:cs="Times New Roman"/>
          <w:sz w:val="24"/>
          <w:szCs w:val="24"/>
        </w:rPr>
        <w:t>Database&gt; Restore&gt; Page&gt; Run Checkdb&gt; Select backup file&gt; ok</w:t>
      </w:r>
    </w:p>
    <w:p w:rsidR="00C82FB4" w:rsidRDefault="00C82FB4" w:rsidP="00C82FB4">
      <w:pPr>
        <w:spacing w:after="160" w:line="259" w:lineRule="auto"/>
        <w:rPr>
          <w:rFonts w:cs="Times New Roman"/>
          <w:b/>
          <w:sz w:val="24"/>
          <w:szCs w:val="24"/>
        </w:rPr>
      </w:pPr>
      <w:r w:rsidRPr="00AD0F3C">
        <w:rPr>
          <w:rFonts w:cs="Times New Roman"/>
          <w:b/>
          <w:sz w:val="24"/>
          <w:szCs w:val="24"/>
        </w:rPr>
        <w:t>Command:</w:t>
      </w:r>
    </w:p>
    <w:p w:rsidR="00C82FB4" w:rsidRPr="00AD0F3C" w:rsidRDefault="00C82FB4" w:rsidP="00C82FB4">
      <w:pPr>
        <w:spacing w:after="160" w:line="259" w:lineRule="auto"/>
        <w:rPr>
          <w:rFonts w:cs="Times New Roman"/>
          <w:b/>
          <w:sz w:val="24"/>
          <w:szCs w:val="24"/>
        </w:rPr>
      </w:pPr>
      <w:r w:rsidRPr="00AD0F3C">
        <w:rPr>
          <w:rFonts w:cs="Times New Roman"/>
          <w:b/>
          <w:sz w:val="24"/>
          <w:szCs w:val="24"/>
        </w:rPr>
        <w:t>Restore database dbname page (fileid: pageid) from disk=’path’</w:t>
      </w:r>
    </w:p>
    <w:p w:rsidR="00C82FB4" w:rsidRDefault="00C82FB4" w:rsidP="006B0B14">
      <w:pPr>
        <w:rPr>
          <w:rFonts w:cs="Times New Roman"/>
          <w:sz w:val="24"/>
          <w:szCs w:val="24"/>
        </w:rPr>
      </w:pPr>
    </w:p>
    <w:p w:rsidR="00C82FB4" w:rsidRDefault="00C82FB4" w:rsidP="006B0B14">
      <w:pPr>
        <w:rPr>
          <w:rFonts w:cs="Times New Roman"/>
          <w:sz w:val="24"/>
          <w:szCs w:val="24"/>
        </w:rPr>
      </w:pPr>
    </w:p>
    <w:p w:rsidR="00C82FB4" w:rsidRDefault="00C82FB4" w:rsidP="006B0B14">
      <w:pPr>
        <w:rPr>
          <w:rFonts w:cs="Times New Roman"/>
          <w:sz w:val="24"/>
          <w:szCs w:val="24"/>
        </w:rPr>
      </w:pPr>
    </w:p>
    <w:p w:rsidR="00C82FB4" w:rsidRDefault="00C82FB4" w:rsidP="006B0B14">
      <w:pPr>
        <w:rPr>
          <w:rFonts w:cs="Times New Roman"/>
          <w:sz w:val="24"/>
          <w:szCs w:val="24"/>
        </w:rPr>
      </w:pPr>
    </w:p>
    <w:p w:rsidR="00C82FB4" w:rsidRDefault="00C82FB4" w:rsidP="006B0B14">
      <w:pPr>
        <w:rPr>
          <w:rFonts w:cs="Times New Roman"/>
          <w:sz w:val="24"/>
          <w:szCs w:val="24"/>
        </w:rPr>
      </w:pPr>
    </w:p>
    <w:p w:rsidR="00C82FB4" w:rsidRDefault="00C82FB4" w:rsidP="006B0B14">
      <w:pPr>
        <w:rPr>
          <w:rFonts w:cs="Times New Roman"/>
          <w:sz w:val="24"/>
          <w:szCs w:val="24"/>
        </w:rPr>
      </w:pPr>
    </w:p>
    <w:p w:rsidR="00C82FB4" w:rsidRDefault="00C82FB4" w:rsidP="006B0B14">
      <w:pPr>
        <w:rPr>
          <w:rFonts w:cs="Times New Roman"/>
          <w:sz w:val="24"/>
          <w:szCs w:val="24"/>
        </w:rPr>
      </w:pPr>
    </w:p>
    <w:p w:rsidR="00370007" w:rsidRDefault="00370007" w:rsidP="006B0B14">
      <w:pPr>
        <w:rPr>
          <w:rFonts w:cs="Times New Roman"/>
          <w:sz w:val="24"/>
          <w:szCs w:val="24"/>
        </w:rPr>
      </w:pPr>
    </w:p>
    <w:p w:rsidR="00370007" w:rsidRDefault="00370007" w:rsidP="006B0B14">
      <w:pPr>
        <w:rPr>
          <w:rFonts w:cs="Times New Roman"/>
          <w:sz w:val="24"/>
          <w:szCs w:val="24"/>
        </w:rPr>
      </w:pPr>
    </w:p>
    <w:p w:rsidR="00370007" w:rsidRDefault="00370007" w:rsidP="006B0B14">
      <w:pPr>
        <w:rPr>
          <w:rFonts w:cs="Times New Roman"/>
          <w:sz w:val="24"/>
          <w:szCs w:val="24"/>
        </w:rPr>
      </w:pPr>
    </w:p>
    <w:p w:rsidR="00370007" w:rsidRDefault="00370007" w:rsidP="006B0B14">
      <w:pPr>
        <w:rPr>
          <w:rFonts w:cs="Times New Roman"/>
          <w:sz w:val="24"/>
          <w:szCs w:val="24"/>
        </w:rPr>
      </w:pPr>
    </w:p>
    <w:p w:rsidR="00370007" w:rsidRDefault="00370007" w:rsidP="006B0B14">
      <w:pPr>
        <w:rPr>
          <w:rFonts w:cs="Times New Roman"/>
          <w:sz w:val="24"/>
          <w:szCs w:val="24"/>
        </w:rPr>
      </w:pPr>
    </w:p>
    <w:p w:rsidR="00370007" w:rsidRDefault="00370007" w:rsidP="006B0B14">
      <w:pPr>
        <w:rPr>
          <w:rFonts w:cs="Times New Roman"/>
          <w:sz w:val="24"/>
          <w:szCs w:val="24"/>
        </w:rPr>
      </w:pPr>
    </w:p>
    <w:p w:rsidR="00370007" w:rsidRDefault="00370007" w:rsidP="006B0B14">
      <w:pPr>
        <w:rPr>
          <w:rFonts w:cs="Times New Roman"/>
          <w:sz w:val="24"/>
          <w:szCs w:val="24"/>
        </w:rPr>
      </w:pPr>
    </w:p>
    <w:p w:rsidR="00C82FB4" w:rsidRPr="00FB7B00" w:rsidRDefault="00C82FB4" w:rsidP="006B0B14">
      <w:pPr>
        <w:rPr>
          <w:rFonts w:cs="Times New Roman"/>
          <w:sz w:val="24"/>
          <w:szCs w:val="24"/>
        </w:rPr>
      </w:pPr>
    </w:p>
    <w:p w:rsidR="006E36D0" w:rsidRPr="00296ADB" w:rsidRDefault="00A5225D" w:rsidP="00006CCA">
      <w:pPr>
        <w:spacing w:after="160" w:line="259" w:lineRule="auto"/>
        <w:jc w:val="center"/>
        <w:rPr>
          <w:rFonts w:cs="Times New Roman"/>
          <w:b/>
          <w:color w:val="C00000"/>
          <w:sz w:val="24"/>
          <w:szCs w:val="24"/>
        </w:rPr>
      </w:pPr>
      <w:r w:rsidRPr="00296ADB">
        <w:rPr>
          <w:rFonts w:cs="Times New Roman"/>
          <w:b/>
          <w:color w:val="C00000"/>
          <w:sz w:val="24"/>
          <w:szCs w:val="24"/>
        </w:rPr>
        <w:t>JOBS &amp; MAINTENANCE PLANS</w:t>
      </w:r>
    </w:p>
    <w:p w:rsidR="0018414F" w:rsidRPr="00296ADB" w:rsidRDefault="00F14A23" w:rsidP="00D5375B">
      <w:pPr>
        <w:spacing w:after="160" w:line="259" w:lineRule="auto"/>
        <w:rPr>
          <w:rFonts w:cs="Times New Roman"/>
          <w:b/>
          <w:color w:val="C00000"/>
          <w:sz w:val="24"/>
          <w:szCs w:val="24"/>
        </w:rPr>
      </w:pPr>
      <w:r w:rsidRPr="00296ADB">
        <w:rPr>
          <w:rFonts w:cs="Times New Roman"/>
          <w:b/>
          <w:color w:val="C00000"/>
          <w:sz w:val="24"/>
          <w:szCs w:val="24"/>
        </w:rPr>
        <w:t>JOBS</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By using this job DBA can automate </w:t>
      </w:r>
      <w:r w:rsidR="006B0B14" w:rsidRPr="00661F57">
        <w:rPr>
          <w:rFonts w:cs="Times New Roman"/>
          <w:sz w:val="24"/>
          <w:szCs w:val="24"/>
        </w:rPr>
        <w:t>Maintaince</w:t>
      </w:r>
      <w:r w:rsidRPr="00661F57">
        <w:rPr>
          <w:rFonts w:cs="Times New Roman"/>
          <w:sz w:val="24"/>
          <w:szCs w:val="24"/>
        </w:rPr>
        <w:t xml:space="preserve"> tasks by defining </w:t>
      </w:r>
      <w:r w:rsidR="00F95894" w:rsidRPr="00661F57">
        <w:rPr>
          <w:rFonts w:cs="Times New Roman"/>
          <w:sz w:val="24"/>
          <w:szCs w:val="24"/>
        </w:rPr>
        <w:t xml:space="preserve">specific </w:t>
      </w:r>
      <w:r w:rsidRPr="00661F57">
        <w:rPr>
          <w:rFonts w:cs="Times New Roman"/>
          <w:sz w:val="24"/>
          <w:szCs w:val="24"/>
        </w:rPr>
        <w:t>schedule.</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Minimum </w:t>
      </w:r>
      <w:r w:rsidR="00F95894" w:rsidRPr="00661F57">
        <w:rPr>
          <w:rFonts w:cs="Times New Roman"/>
          <w:sz w:val="24"/>
          <w:szCs w:val="24"/>
        </w:rPr>
        <w:t>requirements</w:t>
      </w:r>
      <w:r w:rsidRPr="00661F57">
        <w:rPr>
          <w:rFonts w:cs="Times New Roman"/>
          <w:sz w:val="24"/>
          <w:szCs w:val="24"/>
        </w:rPr>
        <w:t>:</w:t>
      </w:r>
    </w:p>
    <w:p w:rsidR="0018414F" w:rsidRPr="00661F57" w:rsidRDefault="0018414F" w:rsidP="00D5375B">
      <w:pPr>
        <w:spacing w:after="160" w:line="259" w:lineRule="auto"/>
        <w:rPr>
          <w:rFonts w:cs="Times New Roman"/>
          <w:sz w:val="24"/>
          <w:szCs w:val="24"/>
        </w:rPr>
      </w:pPr>
      <w:r w:rsidRPr="00661F57">
        <w:rPr>
          <w:rFonts w:cs="Times New Roman"/>
          <w:sz w:val="24"/>
          <w:szCs w:val="24"/>
        </w:rPr>
        <w:t>&gt; SQL Server agent service should up and running</w:t>
      </w:r>
    </w:p>
    <w:p w:rsidR="0018414F" w:rsidRPr="00661F57" w:rsidRDefault="0018414F" w:rsidP="00D5375B">
      <w:pPr>
        <w:spacing w:after="160" w:line="259" w:lineRule="auto"/>
        <w:rPr>
          <w:rFonts w:cs="Times New Roman"/>
          <w:sz w:val="24"/>
          <w:szCs w:val="24"/>
        </w:rPr>
      </w:pPr>
      <w:r w:rsidRPr="00661F57">
        <w:rPr>
          <w:rFonts w:cs="Times New Roman"/>
          <w:sz w:val="24"/>
          <w:szCs w:val="24"/>
        </w:rPr>
        <w:t>&gt;Job owner should have permissions</w:t>
      </w:r>
    </w:p>
    <w:p w:rsidR="0018414F" w:rsidRPr="00661F57" w:rsidRDefault="0018414F" w:rsidP="00D5375B">
      <w:pPr>
        <w:spacing w:after="160" w:line="259" w:lineRule="auto"/>
        <w:rPr>
          <w:rFonts w:cs="Times New Roman"/>
          <w:sz w:val="24"/>
          <w:szCs w:val="24"/>
        </w:rPr>
      </w:pPr>
      <w:r w:rsidRPr="00661F57">
        <w:rPr>
          <w:rFonts w:cs="Times New Roman"/>
          <w:sz w:val="24"/>
          <w:szCs w:val="24"/>
        </w:rPr>
        <w:t>&gt; Job steps and schedules are configured properly.</w:t>
      </w:r>
    </w:p>
    <w:p w:rsidR="0018414F" w:rsidRPr="00661F57" w:rsidRDefault="0018414F" w:rsidP="00D5375B">
      <w:pPr>
        <w:spacing w:after="160" w:line="259" w:lineRule="auto"/>
        <w:rPr>
          <w:rFonts w:cs="Times New Roman"/>
          <w:sz w:val="24"/>
          <w:szCs w:val="24"/>
        </w:rPr>
      </w:pPr>
    </w:p>
    <w:p w:rsidR="0018414F" w:rsidRPr="00296ADB" w:rsidRDefault="0018414F" w:rsidP="00D5375B">
      <w:pPr>
        <w:spacing w:after="160" w:line="259" w:lineRule="auto"/>
        <w:rPr>
          <w:rFonts w:cs="Times New Roman"/>
          <w:b/>
          <w:sz w:val="24"/>
          <w:szCs w:val="24"/>
        </w:rPr>
      </w:pPr>
      <w:r w:rsidRPr="00296ADB">
        <w:rPr>
          <w:rFonts w:cs="Times New Roman"/>
          <w:b/>
          <w:sz w:val="24"/>
          <w:szCs w:val="24"/>
        </w:rPr>
        <w:t>&gt;</w:t>
      </w:r>
      <w:r w:rsidR="00C82FB4" w:rsidRPr="00296ADB">
        <w:rPr>
          <w:rFonts w:cs="Times New Roman"/>
          <w:b/>
          <w:sz w:val="24"/>
          <w:szCs w:val="24"/>
        </w:rPr>
        <w:t xml:space="preserve"> </w:t>
      </w:r>
      <w:r w:rsidRPr="00296ADB">
        <w:rPr>
          <w:rFonts w:cs="Times New Roman"/>
          <w:b/>
          <w:sz w:val="24"/>
          <w:szCs w:val="24"/>
        </w:rPr>
        <w:t>How to find job is ran successfully or failed?</w:t>
      </w:r>
    </w:p>
    <w:p w:rsidR="0018414F" w:rsidRPr="00661F57" w:rsidRDefault="0018414F" w:rsidP="00D5375B">
      <w:pPr>
        <w:spacing w:after="160" w:line="259" w:lineRule="auto"/>
        <w:rPr>
          <w:rFonts w:cs="Times New Roman"/>
          <w:sz w:val="24"/>
          <w:szCs w:val="24"/>
        </w:rPr>
      </w:pPr>
      <w:r w:rsidRPr="00661F57">
        <w:rPr>
          <w:rFonts w:cs="Times New Roman"/>
          <w:sz w:val="24"/>
          <w:szCs w:val="24"/>
        </w:rPr>
        <w:t>Go to job &gt; view history</w:t>
      </w:r>
    </w:p>
    <w:p w:rsidR="0018414F" w:rsidRPr="00296ADB" w:rsidRDefault="0018414F" w:rsidP="00D5375B">
      <w:pPr>
        <w:spacing w:after="160" w:line="259" w:lineRule="auto"/>
        <w:rPr>
          <w:rFonts w:cs="Times New Roman"/>
          <w:b/>
          <w:sz w:val="24"/>
          <w:szCs w:val="24"/>
        </w:rPr>
      </w:pPr>
      <w:r w:rsidRPr="00296ADB">
        <w:rPr>
          <w:rFonts w:cs="Times New Roman"/>
          <w:b/>
          <w:sz w:val="24"/>
          <w:szCs w:val="24"/>
        </w:rPr>
        <w:t>&gt; What is use of job activity monitor?</w:t>
      </w:r>
    </w:p>
    <w:p w:rsidR="0018414F" w:rsidRPr="00661F57" w:rsidRDefault="0018414F" w:rsidP="00D5375B">
      <w:pPr>
        <w:spacing w:after="160" w:line="259" w:lineRule="auto"/>
        <w:rPr>
          <w:rFonts w:cs="Times New Roman"/>
          <w:sz w:val="24"/>
          <w:szCs w:val="24"/>
        </w:rPr>
      </w:pPr>
      <w:r w:rsidRPr="00661F57">
        <w:rPr>
          <w:rFonts w:cs="Times New Roman"/>
          <w:sz w:val="24"/>
          <w:szCs w:val="24"/>
        </w:rPr>
        <w:t>By using this tool</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&gt; List </w:t>
      </w:r>
      <w:r w:rsidR="00F95894" w:rsidRPr="00661F57">
        <w:rPr>
          <w:rFonts w:cs="Times New Roman"/>
          <w:sz w:val="24"/>
          <w:szCs w:val="24"/>
        </w:rPr>
        <w:t>of</w:t>
      </w:r>
      <w:r w:rsidRPr="00661F57">
        <w:rPr>
          <w:rFonts w:cs="Times New Roman"/>
          <w:sz w:val="24"/>
          <w:szCs w:val="24"/>
        </w:rPr>
        <w:t xml:space="preserve"> jobs</w:t>
      </w:r>
    </w:p>
    <w:p w:rsidR="0018414F" w:rsidRPr="00661F57" w:rsidRDefault="0018414F" w:rsidP="00D5375B">
      <w:pPr>
        <w:spacing w:after="160" w:line="259" w:lineRule="auto"/>
        <w:rPr>
          <w:rFonts w:cs="Times New Roman"/>
          <w:sz w:val="24"/>
          <w:szCs w:val="24"/>
        </w:rPr>
      </w:pPr>
      <w:r w:rsidRPr="00661F57">
        <w:rPr>
          <w:rFonts w:cs="Times New Roman"/>
          <w:sz w:val="24"/>
          <w:szCs w:val="24"/>
        </w:rPr>
        <w:t>&gt; Job status</w:t>
      </w:r>
    </w:p>
    <w:p w:rsidR="0018414F" w:rsidRPr="00661F57" w:rsidRDefault="0018414F" w:rsidP="00D5375B">
      <w:pPr>
        <w:spacing w:after="160" w:line="259" w:lineRule="auto"/>
        <w:rPr>
          <w:rFonts w:cs="Times New Roman"/>
          <w:sz w:val="24"/>
          <w:szCs w:val="24"/>
        </w:rPr>
      </w:pPr>
      <w:r w:rsidRPr="00661F57">
        <w:rPr>
          <w:rFonts w:cs="Times New Roman"/>
          <w:sz w:val="24"/>
          <w:szCs w:val="24"/>
        </w:rPr>
        <w:t>&gt;</w:t>
      </w:r>
      <w:r w:rsidR="00A50C92">
        <w:rPr>
          <w:rFonts w:cs="Times New Roman"/>
          <w:sz w:val="24"/>
          <w:szCs w:val="24"/>
        </w:rPr>
        <w:t xml:space="preserve"> </w:t>
      </w:r>
      <w:r w:rsidRPr="00661F57">
        <w:rPr>
          <w:rFonts w:cs="Times New Roman"/>
          <w:sz w:val="24"/>
          <w:szCs w:val="24"/>
        </w:rPr>
        <w:t>Job schedule</w:t>
      </w:r>
    </w:p>
    <w:p w:rsidR="0018414F" w:rsidRPr="00661F57" w:rsidRDefault="0018414F" w:rsidP="00D5375B">
      <w:pPr>
        <w:spacing w:after="160" w:line="259" w:lineRule="auto"/>
        <w:rPr>
          <w:rFonts w:cs="Times New Roman"/>
          <w:sz w:val="24"/>
          <w:szCs w:val="24"/>
        </w:rPr>
      </w:pPr>
      <w:r w:rsidRPr="00661F57">
        <w:rPr>
          <w:rFonts w:cs="Times New Roman"/>
          <w:sz w:val="24"/>
          <w:szCs w:val="24"/>
        </w:rPr>
        <w:t>&gt; Job last ran time</w:t>
      </w:r>
    </w:p>
    <w:p w:rsidR="0018414F" w:rsidRPr="00661F57" w:rsidRDefault="0018414F" w:rsidP="00D5375B">
      <w:pPr>
        <w:spacing w:after="160" w:line="259" w:lineRule="auto"/>
        <w:rPr>
          <w:rFonts w:cs="Times New Roman"/>
          <w:sz w:val="24"/>
          <w:szCs w:val="24"/>
        </w:rPr>
      </w:pPr>
      <w:r w:rsidRPr="00661F57">
        <w:rPr>
          <w:rFonts w:cs="Times New Roman"/>
          <w:sz w:val="24"/>
          <w:szCs w:val="24"/>
        </w:rPr>
        <w:t>&gt;</w:t>
      </w:r>
      <w:r w:rsidR="00A50C92">
        <w:rPr>
          <w:rFonts w:cs="Times New Roman"/>
          <w:sz w:val="24"/>
          <w:szCs w:val="24"/>
        </w:rPr>
        <w:t xml:space="preserve"> </w:t>
      </w:r>
      <w:r w:rsidRPr="00661F57">
        <w:rPr>
          <w:rFonts w:cs="Times New Roman"/>
          <w:sz w:val="24"/>
          <w:szCs w:val="24"/>
        </w:rPr>
        <w:t>Job last ran output</w:t>
      </w:r>
    </w:p>
    <w:p w:rsidR="0018414F" w:rsidRPr="00661F57" w:rsidRDefault="0018414F" w:rsidP="00D5375B">
      <w:pPr>
        <w:spacing w:after="160" w:line="259" w:lineRule="auto"/>
        <w:rPr>
          <w:rFonts w:cs="Times New Roman"/>
          <w:sz w:val="24"/>
          <w:szCs w:val="24"/>
        </w:rPr>
      </w:pPr>
      <w:r w:rsidRPr="00661F57">
        <w:rPr>
          <w:rFonts w:cs="Times New Roman"/>
          <w:sz w:val="24"/>
          <w:szCs w:val="24"/>
        </w:rPr>
        <w:t>&gt;</w:t>
      </w:r>
      <w:r w:rsidR="00A50C92">
        <w:rPr>
          <w:rFonts w:cs="Times New Roman"/>
          <w:sz w:val="24"/>
          <w:szCs w:val="24"/>
        </w:rPr>
        <w:t xml:space="preserve"> </w:t>
      </w:r>
      <w:r w:rsidRPr="00661F57">
        <w:rPr>
          <w:rFonts w:cs="Times New Roman"/>
          <w:sz w:val="24"/>
          <w:szCs w:val="24"/>
        </w:rPr>
        <w:t>Job next run time.</w:t>
      </w:r>
    </w:p>
    <w:p w:rsidR="0018414F" w:rsidRPr="00661F57" w:rsidRDefault="00F95894" w:rsidP="00D5375B">
      <w:pPr>
        <w:spacing w:after="160" w:line="259" w:lineRule="auto"/>
        <w:rPr>
          <w:rFonts w:cs="Times New Roman"/>
          <w:sz w:val="24"/>
          <w:szCs w:val="24"/>
        </w:rPr>
      </w:pPr>
      <w:r w:rsidRPr="00661F57">
        <w:rPr>
          <w:rFonts w:cs="Times New Roman"/>
          <w:sz w:val="24"/>
          <w:szCs w:val="24"/>
        </w:rPr>
        <w:t>-------------------------------------------------------------------------------------------------------------</w:t>
      </w:r>
      <w:r w:rsidR="00DA5335" w:rsidRPr="00661F57">
        <w:rPr>
          <w:rFonts w:cs="Times New Roman"/>
          <w:sz w:val="24"/>
          <w:szCs w:val="24"/>
        </w:rPr>
        <w:t>------------------</w:t>
      </w:r>
    </w:p>
    <w:p w:rsidR="0018414F" w:rsidRPr="00661F57" w:rsidRDefault="0018414F" w:rsidP="00D5375B">
      <w:pPr>
        <w:spacing w:after="160" w:line="259" w:lineRule="auto"/>
        <w:rPr>
          <w:rFonts w:cs="Times New Roman"/>
          <w:b/>
          <w:sz w:val="24"/>
          <w:szCs w:val="24"/>
        </w:rPr>
      </w:pPr>
      <w:r w:rsidRPr="00661F57">
        <w:rPr>
          <w:rFonts w:cs="Times New Roman"/>
          <w:b/>
          <w:sz w:val="24"/>
          <w:szCs w:val="24"/>
        </w:rPr>
        <w:t>MSDB Tables for Jobs:</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dbo.sysjobactivity</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dbo.sysjobhistory</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dbo.sysjobs</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dbo.sysjobservers</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dbo.sysjobschedules</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dbo.sysjobsteps</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dbo.sysjobstepslogs</w:t>
      </w:r>
    </w:p>
    <w:p w:rsidR="0018414F" w:rsidRPr="00661F57" w:rsidRDefault="0018414F" w:rsidP="00D5375B">
      <w:pPr>
        <w:spacing w:after="160" w:line="259" w:lineRule="auto"/>
        <w:rPr>
          <w:rFonts w:cs="Times New Roman"/>
          <w:b/>
          <w:sz w:val="24"/>
          <w:szCs w:val="24"/>
        </w:rPr>
      </w:pPr>
      <w:r w:rsidRPr="00661F57">
        <w:rPr>
          <w:rFonts w:cs="Times New Roman"/>
          <w:b/>
          <w:sz w:val="24"/>
          <w:szCs w:val="24"/>
        </w:rPr>
        <w:t>Disadvantage:</w:t>
      </w:r>
    </w:p>
    <w:p w:rsidR="0018414F" w:rsidRDefault="0018414F" w:rsidP="00D5375B">
      <w:pPr>
        <w:spacing w:after="160" w:line="259" w:lineRule="auto"/>
        <w:rPr>
          <w:rFonts w:cs="Times New Roman"/>
          <w:sz w:val="24"/>
          <w:szCs w:val="24"/>
        </w:rPr>
      </w:pPr>
      <w:r w:rsidRPr="00661F57">
        <w:rPr>
          <w:rFonts w:cs="Times New Roman"/>
          <w:sz w:val="24"/>
          <w:szCs w:val="24"/>
        </w:rPr>
        <w:t xml:space="preserve">When we have multiple steps in a job we can define separate schedule for each step. The schedule </w:t>
      </w:r>
      <w:r w:rsidR="00F95894" w:rsidRPr="00661F57">
        <w:rPr>
          <w:rFonts w:cs="Times New Roman"/>
          <w:sz w:val="24"/>
          <w:szCs w:val="24"/>
        </w:rPr>
        <w:t>applies</w:t>
      </w:r>
      <w:r w:rsidRPr="00661F57">
        <w:rPr>
          <w:rFonts w:cs="Times New Roman"/>
          <w:sz w:val="24"/>
          <w:szCs w:val="24"/>
        </w:rPr>
        <w:t xml:space="preserve"> to all the steps e</w:t>
      </w:r>
      <w:r w:rsidR="00006CCA">
        <w:rPr>
          <w:rFonts w:cs="Times New Roman"/>
          <w:sz w:val="24"/>
          <w:szCs w:val="24"/>
        </w:rPr>
        <w:t>ach time.</w:t>
      </w:r>
    </w:p>
    <w:p w:rsidR="0018414F" w:rsidRPr="00661F57" w:rsidRDefault="00DD07B2" w:rsidP="00D5375B">
      <w:pPr>
        <w:spacing w:after="160" w:line="259" w:lineRule="auto"/>
        <w:rPr>
          <w:rFonts w:cs="Times New Roman"/>
          <w:sz w:val="24"/>
          <w:szCs w:val="24"/>
        </w:rPr>
      </w:pPr>
      <w:r w:rsidRPr="00661F57">
        <w:rPr>
          <w:rFonts w:cs="Times New Roman"/>
          <w:sz w:val="24"/>
          <w:szCs w:val="24"/>
        </w:rPr>
        <w:t>-------------------------------------------------------------------------------------------------------------------------------</w:t>
      </w:r>
    </w:p>
    <w:p w:rsidR="0018414F" w:rsidRPr="00661F57" w:rsidRDefault="0018414F" w:rsidP="00D5375B">
      <w:pPr>
        <w:spacing w:after="160" w:line="259" w:lineRule="auto"/>
        <w:rPr>
          <w:rFonts w:cs="Times New Roman"/>
          <w:b/>
          <w:sz w:val="24"/>
          <w:szCs w:val="24"/>
        </w:rPr>
      </w:pPr>
      <w:r w:rsidRPr="00661F57">
        <w:rPr>
          <w:rFonts w:cs="Times New Roman"/>
          <w:b/>
          <w:sz w:val="24"/>
          <w:szCs w:val="24"/>
        </w:rPr>
        <w:t>Job failure Reasons:</w:t>
      </w:r>
    </w:p>
    <w:p w:rsidR="0018414F" w:rsidRPr="00661F57" w:rsidRDefault="0018414F" w:rsidP="00D5375B">
      <w:pPr>
        <w:spacing w:after="160" w:line="259" w:lineRule="auto"/>
        <w:rPr>
          <w:rFonts w:cs="Times New Roman"/>
          <w:sz w:val="24"/>
          <w:szCs w:val="24"/>
        </w:rPr>
      </w:pPr>
      <w:r w:rsidRPr="00661F57">
        <w:rPr>
          <w:rFonts w:cs="Times New Roman"/>
          <w:sz w:val="24"/>
          <w:szCs w:val="24"/>
        </w:rPr>
        <w:t>Permission issues ---</w:t>
      </w:r>
      <w:r w:rsidR="006B0B14">
        <w:rPr>
          <w:rFonts w:cs="Times New Roman"/>
          <w:sz w:val="24"/>
          <w:szCs w:val="24"/>
        </w:rPr>
        <w:t xml:space="preserve"> </w:t>
      </w:r>
      <w:r w:rsidRPr="00661F57">
        <w:rPr>
          <w:rFonts w:cs="Times New Roman"/>
          <w:sz w:val="24"/>
          <w:szCs w:val="24"/>
        </w:rPr>
        <w:t>MSDB read\write</w:t>
      </w:r>
    </w:p>
    <w:p w:rsidR="0018414F" w:rsidRPr="00661F57" w:rsidRDefault="0018414F" w:rsidP="00D5375B">
      <w:pPr>
        <w:spacing w:after="160" w:line="259" w:lineRule="auto"/>
        <w:rPr>
          <w:rFonts w:cs="Times New Roman"/>
          <w:sz w:val="24"/>
          <w:szCs w:val="24"/>
        </w:rPr>
      </w:pPr>
      <w:r w:rsidRPr="00661F57">
        <w:rPr>
          <w:rFonts w:cs="Times New Roman"/>
          <w:sz w:val="24"/>
          <w:szCs w:val="24"/>
        </w:rPr>
        <w:t>N</w:t>
      </w:r>
      <w:r w:rsidR="00FB7B00">
        <w:rPr>
          <w:rFonts w:cs="Times New Roman"/>
          <w:sz w:val="24"/>
          <w:szCs w:val="24"/>
        </w:rPr>
        <w:t>etwork failure for the backup</w:t>
      </w:r>
    </w:p>
    <w:p w:rsidR="0018414F" w:rsidRPr="00661F57" w:rsidRDefault="0018414F" w:rsidP="00D5375B">
      <w:pPr>
        <w:spacing w:after="160" w:line="259" w:lineRule="auto"/>
        <w:rPr>
          <w:rFonts w:cs="Times New Roman"/>
          <w:sz w:val="24"/>
          <w:szCs w:val="24"/>
        </w:rPr>
      </w:pPr>
      <w:r w:rsidRPr="00661F57">
        <w:rPr>
          <w:rFonts w:cs="Times New Roman"/>
          <w:sz w:val="24"/>
          <w:szCs w:val="24"/>
        </w:rPr>
        <w:t>Job disabled</w:t>
      </w:r>
    </w:p>
    <w:p w:rsidR="0018414F" w:rsidRPr="00661F57" w:rsidRDefault="0018414F" w:rsidP="00D5375B">
      <w:pPr>
        <w:spacing w:after="160" w:line="259" w:lineRule="auto"/>
        <w:rPr>
          <w:rFonts w:cs="Times New Roman"/>
          <w:sz w:val="24"/>
          <w:szCs w:val="24"/>
        </w:rPr>
      </w:pPr>
      <w:r w:rsidRPr="00661F57">
        <w:rPr>
          <w:rFonts w:cs="Times New Roman"/>
          <w:sz w:val="24"/>
          <w:szCs w:val="24"/>
        </w:rPr>
        <w:t>Agent stopped</w:t>
      </w:r>
    </w:p>
    <w:p w:rsidR="0018414F" w:rsidRPr="00661F57" w:rsidRDefault="0018414F" w:rsidP="00D5375B">
      <w:pPr>
        <w:spacing w:after="160" w:line="259" w:lineRule="auto"/>
        <w:rPr>
          <w:rFonts w:cs="Times New Roman"/>
          <w:sz w:val="24"/>
          <w:szCs w:val="24"/>
        </w:rPr>
      </w:pPr>
      <w:r w:rsidRPr="00661F57">
        <w:rPr>
          <w:rFonts w:cs="Times New Roman"/>
          <w:sz w:val="24"/>
          <w:szCs w:val="24"/>
        </w:rPr>
        <w:t>Database not in online</w:t>
      </w:r>
    </w:p>
    <w:p w:rsidR="0018414F" w:rsidRPr="00661F57" w:rsidRDefault="0018414F" w:rsidP="00D5375B">
      <w:pPr>
        <w:spacing w:after="160" w:line="259" w:lineRule="auto"/>
        <w:rPr>
          <w:rFonts w:cs="Times New Roman"/>
          <w:sz w:val="24"/>
          <w:szCs w:val="24"/>
        </w:rPr>
      </w:pPr>
      <w:r w:rsidRPr="00661F57">
        <w:rPr>
          <w:rFonts w:cs="Times New Roman"/>
          <w:sz w:val="24"/>
          <w:szCs w:val="24"/>
        </w:rPr>
        <w:t>SQL Services are stopped</w:t>
      </w:r>
    </w:p>
    <w:p w:rsidR="0018414F" w:rsidRPr="00661F57" w:rsidRDefault="0018414F" w:rsidP="00D5375B">
      <w:pPr>
        <w:spacing w:after="160" w:line="259" w:lineRule="auto"/>
        <w:rPr>
          <w:rFonts w:cs="Times New Roman"/>
          <w:sz w:val="24"/>
          <w:szCs w:val="24"/>
        </w:rPr>
      </w:pPr>
      <w:r w:rsidRPr="00661F57">
        <w:rPr>
          <w:rFonts w:cs="Times New Roman"/>
          <w:sz w:val="24"/>
          <w:szCs w:val="24"/>
        </w:rPr>
        <w:t>T-SQL issue</w:t>
      </w:r>
    </w:p>
    <w:p w:rsidR="0018414F" w:rsidRPr="00661F57" w:rsidRDefault="0018414F" w:rsidP="00D5375B">
      <w:pPr>
        <w:spacing w:after="160" w:line="259" w:lineRule="auto"/>
        <w:rPr>
          <w:rFonts w:cs="Times New Roman"/>
          <w:sz w:val="24"/>
          <w:szCs w:val="24"/>
        </w:rPr>
      </w:pPr>
      <w:r w:rsidRPr="00661F57">
        <w:rPr>
          <w:rFonts w:cs="Times New Roman"/>
          <w:sz w:val="24"/>
          <w:szCs w:val="24"/>
        </w:rPr>
        <w:t>Disk space issues</w:t>
      </w:r>
    </w:p>
    <w:p w:rsidR="0018414F" w:rsidRPr="00661F57" w:rsidRDefault="0018414F" w:rsidP="00D5375B">
      <w:pPr>
        <w:spacing w:after="160" w:line="259" w:lineRule="auto"/>
        <w:rPr>
          <w:rFonts w:cs="Times New Roman"/>
          <w:sz w:val="24"/>
          <w:szCs w:val="24"/>
        </w:rPr>
      </w:pPr>
      <w:r w:rsidRPr="00661F57">
        <w:rPr>
          <w:rFonts w:cs="Times New Roman"/>
          <w:sz w:val="24"/>
          <w:szCs w:val="24"/>
        </w:rPr>
        <w:t>Job owner disabled</w:t>
      </w:r>
    </w:p>
    <w:p w:rsidR="0018414F" w:rsidRPr="00661F57" w:rsidRDefault="0018414F" w:rsidP="00D5375B">
      <w:pPr>
        <w:spacing w:after="160" w:line="259" w:lineRule="auto"/>
        <w:rPr>
          <w:rFonts w:cs="Times New Roman"/>
          <w:sz w:val="24"/>
          <w:szCs w:val="24"/>
        </w:rPr>
      </w:pPr>
    </w:p>
    <w:p w:rsidR="0018414F" w:rsidRPr="00661F57" w:rsidRDefault="0018414F" w:rsidP="00D5375B">
      <w:pPr>
        <w:spacing w:after="160" w:line="259" w:lineRule="auto"/>
        <w:rPr>
          <w:rFonts w:cs="Times New Roman"/>
          <w:sz w:val="24"/>
          <w:szCs w:val="24"/>
        </w:rPr>
      </w:pPr>
    </w:p>
    <w:p w:rsidR="0018414F" w:rsidRPr="00661F57" w:rsidRDefault="00F95894"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Purpose</w:t>
      </w:r>
      <w:r w:rsidR="0018414F" w:rsidRPr="00661F57">
        <w:rPr>
          <w:rFonts w:cs="Times New Roman"/>
          <w:sz w:val="24"/>
          <w:szCs w:val="24"/>
        </w:rPr>
        <w:t xml:space="preserve"> of Job user is always should keep "SQL Server agent service account [Local\Domain]"</w:t>
      </w:r>
    </w:p>
    <w:p w:rsidR="0018414F" w:rsidRPr="00661F57" w:rsidRDefault="0018414F" w:rsidP="00D5375B">
      <w:pPr>
        <w:spacing w:after="160" w:line="259" w:lineRule="auto"/>
        <w:rPr>
          <w:rFonts w:cs="Times New Roman"/>
          <w:sz w:val="24"/>
          <w:szCs w:val="24"/>
        </w:rPr>
      </w:pPr>
    </w:p>
    <w:p w:rsidR="0018414F" w:rsidRDefault="0018414F"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Multiple jobs can be deleted from "OBJECT EXPLORER DETAILS [F7]"</w:t>
      </w:r>
    </w:p>
    <w:p w:rsidR="00F9023F" w:rsidRDefault="00F9023F" w:rsidP="00D5375B">
      <w:pPr>
        <w:spacing w:after="160" w:line="259" w:lineRule="auto"/>
        <w:rPr>
          <w:rFonts w:cs="Times New Roman"/>
          <w:sz w:val="24"/>
          <w:szCs w:val="24"/>
        </w:rPr>
      </w:pPr>
    </w:p>
    <w:p w:rsidR="00F9023F" w:rsidRDefault="00F9023F"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AD0F3C" w:rsidRPr="00F9023F" w:rsidRDefault="00AD0F3C" w:rsidP="00D5375B">
      <w:pPr>
        <w:spacing w:after="160" w:line="259" w:lineRule="auto"/>
        <w:rPr>
          <w:rFonts w:cs="Times New Roman"/>
          <w:b/>
          <w:color w:val="FF0000"/>
          <w:sz w:val="24"/>
          <w:szCs w:val="24"/>
          <w:u w:val="single"/>
        </w:rPr>
      </w:pPr>
    </w:p>
    <w:p w:rsidR="0018414F" w:rsidRPr="00296ADB" w:rsidRDefault="00296ADB" w:rsidP="00FB7B00">
      <w:pPr>
        <w:spacing w:after="160" w:line="259" w:lineRule="auto"/>
        <w:jc w:val="center"/>
        <w:rPr>
          <w:rFonts w:cs="Times New Roman"/>
          <w:b/>
          <w:color w:val="C00000"/>
          <w:sz w:val="24"/>
          <w:szCs w:val="24"/>
        </w:rPr>
      </w:pPr>
      <w:r w:rsidRPr="00296ADB">
        <w:rPr>
          <w:rFonts w:cs="Times New Roman"/>
          <w:b/>
          <w:color w:val="C00000"/>
          <w:sz w:val="24"/>
          <w:szCs w:val="24"/>
        </w:rPr>
        <w:t>MAINTENANCE PLANS</w:t>
      </w:r>
    </w:p>
    <w:p w:rsidR="0018414F" w:rsidRPr="00FB7B00" w:rsidRDefault="00FB7B00" w:rsidP="00D5375B">
      <w:pPr>
        <w:spacing w:after="160" w:line="259" w:lineRule="auto"/>
        <w:rPr>
          <w:rFonts w:cs="Times New Roman"/>
          <w:b/>
          <w:sz w:val="24"/>
          <w:szCs w:val="24"/>
        </w:rPr>
      </w:pPr>
      <w:r w:rsidRPr="00FB7B00">
        <w:rPr>
          <w:rFonts w:cs="Times New Roman"/>
          <w:b/>
          <w:sz w:val="24"/>
          <w:szCs w:val="24"/>
        </w:rPr>
        <w:t>Maintaince Plans:</w:t>
      </w:r>
    </w:p>
    <w:p w:rsidR="0018414F" w:rsidRPr="00661F57" w:rsidRDefault="00FB7B00" w:rsidP="00D5375B">
      <w:pPr>
        <w:spacing w:after="160" w:line="259" w:lineRule="auto"/>
        <w:rPr>
          <w:rFonts w:cs="Times New Roman"/>
          <w:sz w:val="24"/>
          <w:szCs w:val="24"/>
        </w:rPr>
      </w:pPr>
      <w:r>
        <w:rPr>
          <w:rFonts w:cs="Times New Roman"/>
          <w:sz w:val="24"/>
          <w:szCs w:val="24"/>
        </w:rPr>
        <w:t xml:space="preserve">&gt; </w:t>
      </w:r>
      <w:r w:rsidR="00F95894" w:rsidRPr="00661F57">
        <w:rPr>
          <w:rFonts w:cs="Times New Roman"/>
          <w:sz w:val="24"/>
          <w:szCs w:val="24"/>
        </w:rPr>
        <w:t>Newly</w:t>
      </w:r>
      <w:r w:rsidR="0018414F" w:rsidRPr="00661F57">
        <w:rPr>
          <w:rFonts w:cs="Times New Roman"/>
          <w:sz w:val="24"/>
          <w:szCs w:val="24"/>
        </w:rPr>
        <w:t xml:space="preserve"> introduced in SQL Server 2005 with </w:t>
      </w:r>
      <w:r w:rsidR="00F95894" w:rsidRPr="00661F57">
        <w:rPr>
          <w:rFonts w:cs="Times New Roman"/>
          <w:sz w:val="24"/>
          <w:szCs w:val="24"/>
        </w:rPr>
        <w:t>bugs. Fully</w:t>
      </w:r>
      <w:r w:rsidR="0018414F" w:rsidRPr="00661F57">
        <w:rPr>
          <w:rFonts w:cs="Times New Roman"/>
          <w:sz w:val="24"/>
          <w:szCs w:val="24"/>
        </w:rPr>
        <w:t xml:space="preserve"> in SQL 2005 +SP1</w:t>
      </w:r>
    </w:p>
    <w:p w:rsidR="0018414F" w:rsidRPr="00661F57" w:rsidRDefault="00FB7B00" w:rsidP="00D5375B">
      <w:pPr>
        <w:spacing w:after="160" w:line="259" w:lineRule="auto"/>
        <w:rPr>
          <w:rFonts w:cs="Times New Roman"/>
          <w:sz w:val="24"/>
          <w:szCs w:val="24"/>
        </w:rPr>
      </w:pPr>
      <w:r>
        <w:rPr>
          <w:rFonts w:cs="Times New Roman"/>
          <w:sz w:val="24"/>
          <w:szCs w:val="24"/>
        </w:rPr>
        <w:t xml:space="preserve">&gt; </w:t>
      </w:r>
      <w:r w:rsidR="0018414F" w:rsidRPr="00661F57">
        <w:rPr>
          <w:rFonts w:cs="Times New Roman"/>
          <w:sz w:val="24"/>
          <w:szCs w:val="24"/>
        </w:rPr>
        <w:t>Maintaince plans can be configured in 2 ways</w:t>
      </w:r>
    </w:p>
    <w:p w:rsidR="0018414F" w:rsidRPr="00661F57" w:rsidRDefault="0018414F" w:rsidP="00D5375B">
      <w:pPr>
        <w:spacing w:after="160" w:line="259" w:lineRule="auto"/>
        <w:rPr>
          <w:rFonts w:cs="Times New Roman"/>
          <w:sz w:val="24"/>
          <w:szCs w:val="24"/>
        </w:rPr>
      </w:pPr>
      <w:r w:rsidRPr="00661F57">
        <w:rPr>
          <w:rFonts w:cs="Times New Roman"/>
          <w:sz w:val="24"/>
          <w:szCs w:val="24"/>
        </w:rPr>
        <w:t>1. W</w:t>
      </w:r>
      <w:r w:rsidR="00F95894" w:rsidRPr="00661F57">
        <w:rPr>
          <w:rFonts w:cs="Times New Roman"/>
          <w:sz w:val="24"/>
          <w:szCs w:val="24"/>
        </w:rPr>
        <w:t>izard</w:t>
      </w:r>
    </w:p>
    <w:p w:rsidR="0018414F" w:rsidRPr="00661F57" w:rsidRDefault="0018414F" w:rsidP="00D5375B">
      <w:pPr>
        <w:spacing w:after="160" w:line="259" w:lineRule="auto"/>
        <w:rPr>
          <w:rFonts w:cs="Times New Roman"/>
          <w:sz w:val="24"/>
          <w:szCs w:val="24"/>
        </w:rPr>
      </w:pPr>
      <w:r w:rsidRPr="00661F57">
        <w:rPr>
          <w:rFonts w:cs="Times New Roman"/>
          <w:sz w:val="24"/>
          <w:szCs w:val="24"/>
        </w:rPr>
        <w:t>2. Flow chat</w:t>
      </w:r>
    </w:p>
    <w:p w:rsidR="0018414F" w:rsidRPr="00661F57" w:rsidRDefault="0018414F" w:rsidP="00D5375B">
      <w:pPr>
        <w:spacing w:after="160" w:line="259" w:lineRule="auto"/>
        <w:rPr>
          <w:rFonts w:cs="Times New Roman"/>
          <w:sz w:val="24"/>
          <w:szCs w:val="24"/>
        </w:rPr>
      </w:pPr>
    </w:p>
    <w:p w:rsidR="0018414F" w:rsidRPr="00FB7B00" w:rsidRDefault="0018414F" w:rsidP="00D5375B">
      <w:pPr>
        <w:spacing w:after="160" w:line="259" w:lineRule="auto"/>
        <w:rPr>
          <w:rFonts w:cs="Times New Roman"/>
          <w:b/>
          <w:sz w:val="24"/>
          <w:szCs w:val="24"/>
        </w:rPr>
      </w:pPr>
      <w:r w:rsidRPr="00FB7B00">
        <w:rPr>
          <w:rFonts w:cs="Times New Roman"/>
          <w:b/>
          <w:sz w:val="24"/>
          <w:szCs w:val="24"/>
        </w:rPr>
        <w:t>Note:</w:t>
      </w:r>
    </w:p>
    <w:p w:rsidR="0018414F" w:rsidRPr="00661F57" w:rsidRDefault="0018414F" w:rsidP="00D5375B">
      <w:pPr>
        <w:spacing w:after="160" w:line="259" w:lineRule="auto"/>
        <w:rPr>
          <w:rFonts w:cs="Times New Roman"/>
          <w:sz w:val="24"/>
          <w:szCs w:val="24"/>
        </w:rPr>
      </w:pPr>
      <w:r w:rsidRPr="00661F57">
        <w:rPr>
          <w:rFonts w:cs="Times New Roman"/>
          <w:sz w:val="24"/>
          <w:szCs w:val="24"/>
        </w:rPr>
        <w:t>&gt;</w:t>
      </w:r>
      <w:r w:rsidR="0004635E">
        <w:rPr>
          <w:rFonts w:cs="Times New Roman"/>
          <w:sz w:val="24"/>
          <w:szCs w:val="24"/>
        </w:rPr>
        <w:t xml:space="preserve"> </w:t>
      </w:r>
      <w:r w:rsidRPr="00661F57">
        <w:rPr>
          <w:rFonts w:cs="Times New Roman"/>
          <w:sz w:val="24"/>
          <w:szCs w:val="24"/>
        </w:rPr>
        <w:t>From SQL Server 2008 onwards</w:t>
      </w:r>
      <w:r w:rsidR="004E0B1A">
        <w:rPr>
          <w:rFonts w:cs="Times New Roman"/>
          <w:sz w:val="24"/>
          <w:szCs w:val="24"/>
        </w:rPr>
        <w:t xml:space="preserve"> "Ignore</w:t>
      </w:r>
      <w:r w:rsidRPr="00661F57">
        <w:rPr>
          <w:rFonts w:cs="Times New Roman"/>
          <w:sz w:val="24"/>
          <w:szCs w:val="24"/>
        </w:rPr>
        <w:t xml:space="preserve"> offline database" option introduced which can skip if any db is in offline and complete the </w:t>
      </w:r>
      <w:r w:rsidR="006B0B14" w:rsidRPr="00661F57">
        <w:rPr>
          <w:rFonts w:cs="Times New Roman"/>
          <w:sz w:val="24"/>
          <w:szCs w:val="24"/>
        </w:rPr>
        <w:t>Maintaince</w:t>
      </w:r>
      <w:r w:rsidRPr="00661F57">
        <w:rPr>
          <w:rFonts w:cs="Times New Roman"/>
          <w:sz w:val="24"/>
          <w:szCs w:val="24"/>
        </w:rPr>
        <w:t xml:space="preserve"> plans.</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Where as in SQL 2005 if any db offline </w:t>
      </w:r>
      <w:r w:rsidR="006B0B14" w:rsidRPr="00661F57">
        <w:rPr>
          <w:rFonts w:cs="Times New Roman"/>
          <w:sz w:val="24"/>
          <w:szCs w:val="24"/>
        </w:rPr>
        <w:t>Maintaince</w:t>
      </w:r>
      <w:r w:rsidRPr="00661F57">
        <w:rPr>
          <w:rFonts w:cs="Times New Roman"/>
          <w:sz w:val="24"/>
          <w:szCs w:val="24"/>
        </w:rPr>
        <w:t xml:space="preserve"> plan fails.</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&gt; Multiple tasks selected in Maintaince plans SQL 2005 then dependent </w:t>
      </w:r>
      <w:r w:rsidR="00F95894" w:rsidRPr="00661F57">
        <w:rPr>
          <w:rFonts w:cs="Times New Roman"/>
          <w:sz w:val="24"/>
          <w:szCs w:val="24"/>
        </w:rPr>
        <w:t>multiple jobs</w:t>
      </w:r>
      <w:r w:rsidRPr="00661F57">
        <w:rPr>
          <w:rFonts w:cs="Times New Roman"/>
          <w:sz w:val="24"/>
          <w:szCs w:val="24"/>
        </w:rPr>
        <w:t xml:space="preserve"> creats.Where as in SQL 2008 onwards only 1 job for multiple tasks or steps.</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&gt; Always </w:t>
      </w:r>
      <w:r w:rsidR="006B0B14" w:rsidRPr="00661F57">
        <w:rPr>
          <w:rFonts w:cs="Times New Roman"/>
          <w:sz w:val="24"/>
          <w:szCs w:val="24"/>
        </w:rPr>
        <w:t>Maintaince</w:t>
      </w:r>
      <w:r w:rsidRPr="00661F57">
        <w:rPr>
          <w:rFonts w:cs="Times New Roman"/>
          <w:sz w:val="24"/>
          <w:szCs w:val="24"/>
        </w:rPr>
        <w:t xml:space="preserve"> plans execute or run via jobs only.</w:t>
      </w:r>
    </w:p>
    <w:p w:rsidR="0018414F" w:rsidRPr="00661F57" w:rsidRDefault="009670D1" w:rsidP="00D5375B">
      <w:pPr>
        <w:spacing w:after="160" w:line="259" w:lineRule="auto"/>
        <w:rPr>
          <w:rFonts w:cs="Times New Roman"/>
          <w:sz w:val="24"/>
          <w:szCs w:val="24"/>
        </w:rPr>
      </w:pPr>
      <w:r w:rsidRPr="00661F57">
        <w:rPr>
          <w:rFonts w:cs="Times New Roman"/>
          <w:sz w:val="24"/>
          <w:szCs w:val="24"/>
        </w:rPr>
        <w:t>-------------------------------------------------------------------------------------------------------------------------------</w:t>
      </w:r>
    </w:p>
    <w:p w:rsidR="0018414F" w:rsidRPr="00661F57" w:rsidRDefault="00F95894" w:rsidP="00D5375B">
      <w:pPr>
        <w:spacing w:after="160" w:line="259" w:lineRule="auto"/>
        <w:rPr>
          <w:rFonts w:cs="Times New Roman"/>
          <w:b/>
          <w:sz w:val="24"/>
          <w:szCs w:val="24"/>
        </w:rPr>
      </w:pPr>
      <w:r w:rsidRPr="00661F57">
        <w:rPr>
          <w:rFonts w:cs="Times New Roman"/>
          <w:b/>
          <w:sz w:val="24"/>
          <w:szCs w:val="24"/>
        </w:rPr>
        <w:t>Maintaince plan types:</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Total 11 MP </w:t>
      </w:r>
      <w:r w:rsidR="00F95894" w:rsidRPr="00661F57">
        <w:rPr>
          <w:rFonts w:cs="Times New Roman"/>
          <w:sz w:val="24"/>
          <w:szCs w:val="24"/>
        </w:rPr>
        <w:t>types:</w:t>
      </w:r>
    </w:p>
    <w:p w:rsidR="0018414F" w:rsidRPr="00661F57" w:rsidRDefault="0018414F" w:rsidP="00D5375B">
      <w:pPr>
        <w:spacing w:after="160" w:line="259" w:lineRule="auto"/>
        <w:rPr>
          <w:rFonts w:cs="Times New Roman"/>
          <w:sz w:val="24"/>
          <w:szCs w:val="24"/>
        </w:rPr>
      </w:pPr>
    </w:p>
    <w:p w:rsidR="0018414F" w:rsidRPr="00661F57" w:rsidRDefault="0018414F" w:rsidP="00D5375B">
      <w:pPr>
        <w:spacing w:after="160" w:line="259" w:lineRule="auto"/>
        <w:rPr>
          <w:rFonts w:cs="Times New Roman"/>
          <w:sz w:val="24"/>
          <w:szCs w:val="24"/>
        </w:rPr>
      </w:pPr>
      <w:r w:rsidRPr="00661F57">
        <w:rPr>
          <w:rFonts w:cs="Times New Roman"/>
          <w:sz w:val="24"/>
          <w:szCs w:val="24"/>
        </w:rPr>
        <w:t>Back Up Database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Check Database Integrity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Execute SQL Server Agent Job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Execute T-SQL Statement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History Cleanup Task </w:t>
      </w:r>
      <w:r w:rsidR="00F95894" w:rsidRPr="00661F57">
        <w:rPr>
          <w:rFonts w:cs="Times New Roman"/>
          <w:sz w:val="24"/>
          <w:szCs w:val="24"/>
        </w:rPr>
        <w:t>[NOT</w:t>
      </w:r>
      <w:r w:rsidRPr="00661F57">
        <w:rPr>
          <w:rFonts w:cs="Times New Roman"/>
          <w:sz w:val="24"/>
          <w:szCs w:val="24"/>
        </w:rPr>
        <w:t xml:space="preserve"> automated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Maintenance Cleanup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Notify Operator Task </w:t>
      </w:r>
      <w:r w:rsidR="00F95894" w:rsidRPr="00661F57">
        <w:rPr>
          <w:rFonts w:cs="Times New Roman"/>
          <w:sz w:val="24"/>
          <w:szCs w:val="24"/>
        </w:rPr>
        <w:t>[NOT</w:t>
      </w:r>
      <w:r w:rsidRPr="00661F57">
        <w:rPr>
          <w:rFonts w:cs="Times New Roman"/>
          <w:sz w:val="24"/>
          <w:szCs w:val="24"/>
        </w:rPr>
        <w:t xml:space="preserve"> automated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Rebuild Index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Reorganize Index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Update Statistics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Shrink Database </w:t>
      </w:r>
      <w:r w:rsidR="00F95894" w:rsidRPr="00661F57">
        <w:rPr>
          <w:rFonts w:cs="Times New Roman"/>
          <w:sz w:val="24"/>
          <w:szCs w:val="24"/>
        </w:rPr>
        <w:t>Task [</w:t>
      </w:r>
      <w:r w:rsidRPr="00661F57">
        <w:rPr>
          <w:rFonts w:cs="Times New Roman"/>
          <w:sz w:val="24"/>
          <w:szCs w:val="24"/>
        </w:rPr>
        <w:t>NOT automated task]</w:t>
      </w:r>
    </w:p>
    <w:p w:rsidR="0018414F" w:rsidRPr="00661F57" w:rsidRDefault="0018414F" w:rsidP="00D5375B">
      <w:pPr>
        <w:spacing w:after="160" w:line="259" w:lineRule="auto"/>
        <w:rPr>
          <w:rFonts w:cs="Times New Roman"/>
          <w:sz w:val="24"/>
          <w:szCs w:val="24"/>
        </w:rPr>
      </w:pPr>
    </w:p>
    <w:p w:rsidR="0018414F" w:rsidRPr="00661F57" w:rsidRDefault="0018414F" w:rsidP="00D5375B">
      <w:pPr>
        <w:spacing w:after="160" w:line="259" w:lineRule="auto"/>
        <w:rPr>
          <w:rFonts w:cs="Times New Roman"/>
          <w:b/>
          <w:sz w:val="24"/>
          <w:szCs w:val="24"/>
        </w:rPr>
      </w:pPr>
      <w:r w:rsidRPr="00661F57">
        <w:rPr>
          <w:rFonts w:cs="Times New Roman"/>
          <w:b/>
          <w:sz w:val="24"/>
          <w:szCs w:val="24"/>
        </w:rPr>
        <w:t>Monitor of Maintaince plans:</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Method 1: Right click &gt;Job &gt; view </w:t>
      </w:r>
      <w:r w:rsidR="00F95894" w:rsidRPr="00661F57">
        <w:rPr>
          <w:rFonts w:cs="Times New Roman"/>
          <w:sz w:val="24"/>
          <w:szCs w:val="24"/>
        </w:rPr>
        <w:t>history</w:t>
      </w:r>
    </w:p>
    <w:p w:rsidR="0018414F" w:rsidRPr="00661F57" w:rsidRDefault="0018414F" w:rsidP="00D5375B">
      <w:pPr>
        <w:spacing w:after="160" w:line="259" w:lineRule="auto"/>
        <w:rPr>
          <w:rFonts w:cs="Times New Roman"/>
          <w:sz w:val="24"/>
          <w:szCs w:val="24"/>
        </w:rPr>
      </w:pPr>
      <w:r w:rsidRPr="00661F57">
        <w:rPr>
          <w:rFonts w:cs="Times New Roman"/>
          <w:sz w:val="24"/>
          <w:szCs w:val="24"/>
        </w:rPr>
        <w:t>Method</w:t>
      </w:r>
      <w:r w:rsidR="00F95894" w:rsidRPr="00661F57">
        <w:rPr>
          <w:rFonts w:cs="Times New Roman"/>
          <w:sz w:val="24"/>
          <w:szCs w:val="24"/>
        </w:rPr>
        <w:t>: 2 Right</w:t>
      </w:r>
      <w:r w:rsidRPr="00661F57">
        <w:rPr>
          <w:rFonts w:cs="Times New Roman"/>
          <w:sz w:val="24"/>
          <w:szCs w:val="24"/>
        </w:rPr>
        <w:t xml:space="preserve"> click &gt;Maintaince plan&gt; View history</w:t>
      </w:r>
    </w:p>
    <w:p w:rsidR="0018414F" w:rsidRPr="00661F57" w:rsidRDefault="00F95894" w:rsidP="00D5375B">
      <w:pPr>
        <w:spacing w:after="160" w:line="259" w:lineRule="auto"/>
        <w:rPr>
          <w:rFonts w:cs="Times New Roman"/>
          <w:sz w:val="24"/>
          <w:szCs w:val="24"/>
        </w:rPr>
      </w:pPr>
      <w:r w:rsidRPr="00661F57">
        <w:rPr>
          <w:rFonts w:cs="Times New Roman"/>
          <w:sz w:val="24"/>
          <w:szCs w:val="24"/>
        </w:rPr>
        <w:t>-------------------------------------------------------------------------------------------------------------</w:t>
      </w:r>
      <w:r w:rsidR="00E82B47" w:rsidRPr="00661F57">
        <w:rPr>
          <w:rFonts w:cs="Times New Roman"/>
          <w:sz w:val="24"/>
          <w:szCs w:val="24"/>
        </w:rPr>
        <w:t>------------------</w:t>
      </w:r>
    </w:p>
    <w:p w:rsidR="0018414F" w:rsidRPr="00006CCA" w:rsidRDefault="0018414F" w:rsidP="00006CCA">
      <w:pPr>
        <w:spacing w:after="160" w:line="259" w:lineRule="auto"/>
        <w:rPr>
          <w:rFonts w:cs="Times New Roman"/>
          <w:b/>
          <w:sz w:val="24"/>
          <w:szCs w:val="24"/>
        </w:rPr>
      </w:pPr>
      <w:r w:rsidRPr="00006CCA">
        <w:rPr>
          <w:rFonts w:cs="Times New Roman"/>
          <w:b/>
          <w:sz w:val="24"/>
          <w:szCs w:val="24"/>
        </w:rPr>
        <w:t>REAL TIME MAINTAINCE DBA TASKS:</w:t>
      </w:r>
    </w:p>
    <w:p w:rsidR="0018414F" w:rsidRPr="00661F57" w:rsidRDefault="00F95894" w:rsidP="00D5375B">
      <w:pPr>
        <w:spacing w:after="160" w:line="259" w:lineRule="auto"/>
        <w:rPr>
          <w:rFonts w:cs="Times New Roman"/>
          <w:b/>
          <w:sz w:val="24"/>
          <w:szCs w:val="24"/>
        </w:rPr>
      </w:pPr>
      <w:r w:rsidRPr="00661F57">
        <w:rPr>
          <w:rFonts w:cs="Times New Roman"/>
          <w:b/>
          <w:sz w:val="24"/>
          <w:szCs w:val="24"/>
        </w:rPr>
        <w:t>Daily:</w:t>
      </w:r>
    </w:p>
    <w:p w:rsidR="0018414F" w:rsidRPr="00661F57" w:rsidRDefault="00F95894" w:rsidP="00D5375B">
      <w:pPr>
        <w:spacing w:after="160" w:line="259" w:lineRule="auto"/>
        <w:rPr>
          <w:rFonts w:cs="Times New Roman"/>
          <w:sz w:val="24"/>
          <w:szCs w:val="24"/>
        </w:rPr>
      </w:pPr>
      <w:r w:rsidRPr="00661F57">
        <w:rPr>
          <w:rFonts w:cs="Times New Roman"/>
          <w:sz w:val="24"/>
          <w:szCs w:val="24"/>
        </w:rPr>
        <w:t>Backup -transactional log</w:t>
      </w:r>
    </w:p>
    <w:p w:rsidR="0018414F" w:rsidRPr="00661F57" w:rsidRDefault="00F95894" w:rsidP="00D5375B">
      <w:pPr>
        <w:spacing w:after="160" w:line="259" w:lineRule="auto"/>
        <w:rPr>
          <w:rFonts w:cs="Times New Roman"/>
          <w:sz w:val="24"/>
          <w:szCs w:val="24"/>
        </w:rPr>
      </w:pPr>
      <w:r w:rsidRPr="00661F57">
        <w:rPr>
          <w:rFonts w:cs="Times New Roman"/>
          <w:sz w:val="24"/>
          <w:szCs w:val="24"/>
        </w:rPr>
        <w:t>Backup-</w:t>
      </w:r>
      <w:r w:rsidR="0018414F" w:rsidRPr="00661F57">
        <w:rPr>
          <w:rFonts w:cs="Times New Roman"/>
          <w:sz w:val="24"/>
          <w:szCs w:val="24"/>
        </w:rPr>
        <w:t xml:space="preserve"> </w:t>
      </w:r>
      <w:r w:rsidRPr="00661F57">
        <w:rPr>
          <w:rFonts w:cs="Times New Roman"/>
          <w:sz w:val="24"/>
          <w:szCs w:val="24"/>
        </w:rPr>
        <w:t>differential</w:t>
      </w:r>
    </w:p>
    <w:p w:rsidR="0018414F" w:rsidRPr="00661F57" w:rsidRDefault="0018414F" w:rsidP="00D5375B">
      <w:pPr>
        <w:spacing w:after="160" w:line="259" w:lineRule="auto"/>
        <w:rPr>
          <w:rFonts w:cs="Times New Roman"/>
          <w:sz w:val="24"/>
          <w:szCs w:val="24"/>
        </w:rPr>
      </w:pPr>
      <w:r w:rsidRPr="00661F57">
        <w:rPr>
          <w:rFonts w:cs="Times New Roman"/>
          <w:sz w:val="24"/>
          <w:szCs w:val="24"/>
        </w:rPr>
        <w:t>Check Database Integrity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Maintenance Cleanup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Replication </w:t>
      </w:r>
      <w:r w:rsidR="006B0B14" w:rsidRPr="00661F57">
        <w:rPr>
          <w:rFonts w:cs="Times New Roman"/>
          <w:sz w:val="24"/>
          <w:szCs w:val="24"/>
        </w:rPr>
        <w:t>Maintaince</w:t>
      </w:r>
      <w:r w:rsidRPr="00661F57">
        <w:rPr>
          <w:rFonts w:cs="Times New Roman"/>
          <w:sz w:val="24"/>
          <w:szCs w:val="24"/>
        </w:rPr>
        <w:t xml:space="preserve"> jobs</w:t>
      </w:r>
    </w:p>
    <w:p w:rsidR="0018414F" w:rsidRPr="00661F57" w:rsidRDefault="0018414F" w:rsidP="00D5375B">
      <w:pPr>
        <w:spacing w:after="160" w:line="259" w:lineRule="auto"/>
        <w:rPr>
          <w:rFonts w:cs="Times New Roman"/>
          <w:sz w:val="24"/>
          <w:szCs w:val="24"/>
        </w:rPr>
      </w:pPr>
    </w:p>
    <w:p w:rsidR="0018414F" w:rsidRPr="00661F57" w:rsidRDefault="0018414F" w:rsidP="00D5375B">
      <w:pPr>
        <w:spacing w:after="160" w:line="259" w:lineRule="auto"/>
        <w:rPr>
          <w:rFonts w:cs="Times New Roman"/>
          <w:b/>
          <w:sz w:val="24"/>
          <w:szCs w:val="24"/>
        </w:rPr>
      </w:pPr>
      <w:r w:rsidRPr="00661F57">
        <w:rPr>
          <w:rFonts w:cs="Times New Roman"/>
          <w:b/>
          <w:sz w:val="24"/>
          <w:szCs w:val="24"/>
        </w:rPr>
        <w:t>Weekly Maintaince:</w:t>
      </w:r>
    </w:p>
    <w:p w:rsidR="0018414F" w:rsidRPr="00661F57" w:rsidRDefault="0018414F" w:rsidP="00D5375B">
      <w:pPr>
        <w:spacing w:after="160" w:line="259" w:lineRule="auto"/>
        <w:rPr>
          <w:rFonts w:cs="Times New Roman"/>
          <w:sz w:val="24"/>
          <w:szCs w:val="24"/>
        </w:rPr>
      </w:pPr>
      <w:r w:rsidRPr="00661F57">
        <w:rPr>
          <w:rFonts w:cs="Times New Roman"/>
          <w:sz w:val="24"/>
          <w:szCs w:val="24"/>
        </w:rPr>
        <w:t>Backup- Full</w:t>
      </w:r>
    </w:p>
    <w:p w:rsidR="0018414F" w:rsidRPr="00661F57" w:rsidRDefault="0018414F" w:rsidP="00D5375B">
      <w:pPr>
        <w:spacing w:after="160" w:line="259" w:lineRule="auto"/>
        <w:rPr>
          <w:rFonts w:cs="Times New Roman"/>
          <w:sz w:val="24"/>
          <w:szCs w:val="24"/>
        </w:rPr>
      </w:pPr>
      <w:r w:rsidRPr="00661F57">
        <w:rPr>
          <w:rFonts w:cs="Times New Roman"/>
          <w:sz w:val="24"/>
          <w:szCs w:val="24"/>
        </w:rPr>
        <w:t>Rebuild Index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Reorganize Index Task</w:t>
      </w:r>
    </w:p>
    <w:p w:rsidR="0018414F" w:rsidRPr="00661F57" w:rsidRDefault="0018414F" w:rsidP="00D5375B">
      <w:pPr>
        <w:spacing w:after="160" w:line="259" w:lineRule="auto"/>
        <w:rPr>
          <w:rFonts w:cs="Times New Roman"/>
          <w:sz w:val="24"/>
          <w:szCs w:val="24"/>
        </w:rPr>
      </w:pPr>
      <w:r w:rsidRPr="00661F57">
        <w:rPr>
          <w:rFonts w:cs="Times New Roman"/>
          <w:sz w:val="24"/>
          <w:szCs w:val="24"/>
        </w:rPr>
        <w:t>Update Statistics Task</w:t>
      </w:r>
    </w:p>
    <w:p w:rsidR="0018414F" w:rsidRPr="00661F57" w:rsidRDefault="0018414F" w:rsidP="00D5375B">
      <w:pPr>
        <w:spacing w:after="160" w:line="259" w:lineRule="auto"/>
        <w:rPr>
          <w:rFonts w:cs="Times New Roman"/>
          <w:sz w:val="24"/>
          <w:szCs w:val="24"/>
        </w:rPr>
      </w:pPr>
    </w:p>
    <w:p w:rsidR="0018414F" w:rsidRPr="00661F57" w:rsidRDefault="0018414F" w:rsidP="00D5375B">
      <w:pPr>
        <w:spacing w:after="160" w:line="259" w:lineRule="auto"/>
        <w:rPr>
          <w:rFonts w:cs="Times New Roman"/>
          <w:sz w:val="24"/>
          <w:szCs w:val="24"/>
        </w:rPr>
      </w:pPr>
    </w:p>
    <w:p w:rsidR="0018414F" w:rsidRPr="00661F57" w:rsidRDefault="0018414F" w:rsidP="00D5375B">
      <w:pPr>
        <w:spacing w:after="160" w:line="259" w:lineRule="auto"/>
        <w:rPr>
          <w:rFonts w:cs="Times New Roman"/>
          <w:b/>
          <w:sz w:val="24"/>
          <w:szCs w:val="24"/>
        </w:rPr>
      </w:pPr>
      <w:r w:rsidRPr="00661F57">
        <w:rPr>
          <w:rFonts w:cs="Times New Roman"/>
          <w:b/>
          <w:sz w:val="24"/>
          <w:szCs w:val="24"/>
        </w:rPr>
        <w:t xml:space="preserve">Monthly </w:t>
      </w:r>
      <w:r w:rsidR="006B0B14" w:rsidRPr="00661F57">
        <w:rPr>
          <w:rFonts w:cs="Times New Roman"/>
          <w:b/>
          <w:sz w:val="24"/>
          <w:szCs w:val="24"/>
        </w:rPr>
        <w:t>Maintaince</w:t>
      </w:r>
      <w:r w:rsidRPr="00661F57">
        <w:rPr>
          <w:rFonts w:cs="Times New Roman"/>
          <w:b/>
          <w:sz w:val="24"/>
          <w:szCs w:val="24"/>
        </w:rPr>
        <w:t xml:space="preserve"> tasks:</w:t>
      </w:r>
    </w:p>
    <w:p w:rsidR="0018414F" w:rsidRDefault="0018414F" w:rsidP="00D5375B">
      <w:pPr>
        <w:spacing w:after="160" w:line="259" w:lineRule="auto"/>
        <w:rPr>
          <w:rFonts w:cs="Times New Roman"/>
          <w:sz w:val="24"/>
          <w:szCs w:val="24"/>
        </w:rPr>
      </w:pPr>
      <w:r w:rsidRPr="00661F57">
        <w:rPr>
          <w:rFonts w:cs="Times New Roman"/>
          <w:sz w:val="24"/>
          <w:szCs w:val="24"/>
        </w:rPr>
        <w:t xml:space="preserve">From DBA side no monthly </w:t>
      </w:r>
      <w:r w:rsidR="006B0B14" w:rsidRPr="00661F57">
        <w:rPr>
          <w:rFonts w:cs="Times New Roman"/>
          <w:sz w:val="24"/>
          <w:szCs w:val="24"/>
        </w:rPr>
        <w:t>Maintaince</w:t>
      </w:r>
      <w:r w:rsidRPr="00661F57">
        <w:rPr>
          <w:rFonts w:cs="Times New Roman"/>
          <w:sz w:val="24"/>
          <w:szCs w:val="24"/>
        </w:rPr>
        <w:t xml:space="preserve"> plans</w:t>
      </w:r>
    </w:p>
    <w:p w:rsidR="00524C49" w:rsidRPr="00661F57" w:rsidRDefault="00524C49" w:rsidP="00D5375B">
      <w:pPr>
        <w:spacing w:after="160" w:line="259" w:lineRule="auto"/>
        <w:rPr>
          <w:rFonts w:cs="Times New Roman"/>
          <w:sz w:val="24"/>
          <w:szCs w:val="24"/>
        </w:rPr>
      </w:pPr>
    </w:p>
    <w:p w:rsidR="006B0B14" w:rsidRDefault="006B0B14" w:rsidP="00D5375B">
      <w:pPr>
        <w:spacing w:after="160" w:line="259" w:lineRule="auto"/>
        <w:rPr>
          <w:rFonts w:cs="Times New Roman"/>
          <w:b/>
          <w:sz w:val="24"/>
          <w:szCs w:val="24"/>
        </w:rPr>
      </w:pPr>
    </w:p>
    <w:p w:rsidR="0018414F" w:rsidRPr="00661F57" w:rsidRDefault="0018414F" w:rsidP="00D5375B">
      <w:pPr>
        <w:spacing w:after="160" w:line="259" w:lineRule="auto"/>
        <w:rPr>
          <w:rFonts w:cs="Times New Roman"/>
          <w:b/>
          <w:sz w:val="24"/>
          <w:szCs w:val="24"/>
        </w:rPr>
      </w:pPr>
      <w:r w:rsidRPr="00661F57">
        <w:rPr>
          <w:rFonts w:cs="Times New Roman"/>
          <w:b/>
          <w:sz w:val="24"/>
          <w:szCs w:val="24"/>
        </w:rPr>
        <w:t xml:space="preserve">Application </w:t>
      </w:r>
      <w:r w:rsidR="006B0B14" w:rsidRPr="00661F57">
        <w:rPr>
          <w:rFonts w:cs="Times New Roman"/>
          <w:b/>
          <w:sz w:val="24"/>
          <w:szCs w:val="24"/>
        </w:rPr>
        <w:t>Maintaince</w:t>
      </w:r>
      <w:r w:rsidRPr="00661F57">
        <w:rPr>
          <w:rFonts w:cs="Times New Roman"/>
          <w:b/>
          <w:sz w:val="24"/>
          <w:szCs w:val="24"/>
        </w:rPr>
        <w:t xml:space="preserve"> jobs:</w:t>
      </w:r>
    </w:p>
    <w:p w:rsidR="0018414F" w:rsidRPr="00661F57" w:rsidRDefault="0018414F" w:rsidP="00D5375B">
      <w:pPr>
        <w:spacing w:after="160" w:line="259" w:lineRule="auto"/>
        <w:rPr>
          <w:rFonts w:cs="Times New Roman"/>
          <w:sz w:val="24"/>
          <w:szCs w:val="24"/>
        </w:rPr>
      </w:pPr>
      <w:r w:rsidRPr="00661F57">
        <w:rPr>
          <w:rFonts w:cs="Times New Roman"/>
          <w:sz w:val="24"/>
          <w:szCs w:val="24"/>
        </w:rPr>
        <w:t>&gt; Purging data</w:t>
      </w:r>
    </w:p>
    <w:p w:rsidR="0018414F" w:rsidRPr="00661F57" w:rsidRDefault="00F95894" w:rsidP="00D5375B">
      <w:pPr>
        <w:spacing w:after="160" w:line="259" w:lineRule="auto"/>
        <w:rPr>
          <w:rFonts w:cs="Times New Roman"/>
          <w:b/>
          <w:sz w:val="24"/>
          <w:szCs w:val="24"/>
        </w:rPr>
      </w:pPr>
      <w:r w:rsidRPr="00661F57">
        <w:rPr>
          <w:rFonts w:cs="Times New Roman"/>
          <w:b/>
          <w:sz w:val="24"/>
          <w:szCs w:val="24"/>
        </w:rPr>
        <w:t>Storage</w:t>
      </w:r>
      <w:r w:rsidR="0018414F" w:rsidRPr="00661F57">
        <w:rPr>
          <w:rFonts w:cs="Times New Roman"/>
          <w:b/>
          <w:sz w:val="24"/>
          <w:szCs w:val="24"/>
        </w:rPr>
        <w:t xml:space="preserve"> SAN </w:t>
      </w:r>
      <w:r w:rsidR="006B0B14" w:rsidRPr="00661F57">
        <w:rPr>
          <w:rFonts w:cs="Times New Roman"/>
          <w:b/>
          <w:sz w:val="24"/>
          <w:szCs w:val="24"/>
        </w:rPr>
        <w:t>Maintaince</w:t>
      </w:r>
      <w:r w:rsidR="0018414F" w:rsidRPr="00661F57">
        <w:rPr>
          <w:rFonts w:cs="Times New Roman"/>
          <w:b/>
          <w:sz w:val="24"/>
          <w:szCs w:val="24"/>
        </w:rPr>
        <w:t xml:space="preserve"> jobs:</w:t>
      </w:r>
    </w:p>
    <w:p w:rsidR="0018414F" w:rsidRPr="00661F57" w:rsidRDefault="0018414F" w:rsidP="00D5375B">
      <w:pPr>
        <w:spacing w:after="160" w:line="259" w:lineRule="auto"/>
        <w:rPr>
          <w:rFonts w:cs="Times New Roman"/>
          <w:sz w:val="24"/>
          <w:szCs w:val="24"/>
        </w:rPr>
      </w:pPr>
      <w:r w:rsidRPr="00661F57">
        <w:rPr>
          <w:rFonts w:cs="Times New Roman"/>
          <w:sz w:val="24"/>
          <w:szCs w:val="24"/>
        </w:rPr>
        <w:t xml:space="preserve">Moving the backup file from disk to </w:t>
      </w:r>
      <w:r w:rsidR="00F95894" w:rsidRPr="00661F57">
        <w:rPr>
          <w:rFonts w:cs="Times New Roman"/>
          <w:sz w:val="24"/>
          <w:szCs w:val="24"/>
        </w:rPr>
        <w:t>tap according</w:t>
      </w:r>
      <w:r w:rsidRPr="00661F57">
        <w:rPr>
          <w:rFonts w:cs="Times New Roman"/>
          <w:sz w:val="24"/>
          <w:szCs w:val="24"/>
        </w:rPr>
        <w:t xml:space="preserve"> to the retention period.</w:t>
      </w:r>
    </w:p>
    <w:p w:rsidR="0018414F" w:rsidRPr="00661F57" w:rsidRDefault="0018414F" w:rsidP="00D5375B">
      <w:pPr>
        <w:spacing w:after="160" w:line="259" w:lineRule="auto"/>
        <w:rPr>
          <w:rFonts w:cs="Times New Roman"/>
          <w:sz w:val="24"/>
          <w:szCs w:val="24"/>
        </w:rPr>
      </w:pPr>
    </w:p>
    <w:p w:rsidR="0018414F" w:rsidRPr="00661F57" w:rsidRDefault="0018414F"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From windows side; we can also configure automated tasks by using "WINDOWS TASK SCHEDULER"</w:t>
      </w:r>
    </w:p>
    <w:p w:rsidR="0018414F" w:rsidRPr="00661F57" w:rsidRDefault="0018414F" w:rsidP="00D5375B">
      <w:pPr>
        <w:spacing w:after="160" w:line="259" w:lineRule="auto"/>
        <w:rPr>
          <w:rFonts w:cs="Times New Roman"/>
          <w:sz w:val="24"/>
          <w:szCs w:val="24"/>
        </w:rPr>
      </w:pPr>
    </w:p>
    <w:p w:rsidR="0018414F" w:rsidRPr="00661F57" w:rsidRDefault="00F95894" w:rsidP="00D5375B">
      <w:pPr>
        <w:spacing w:after="160" w:line="259" w:lineRule="auto"/>
        <w:rPr>
          <w:rFonts w:cs="Times New Roman"/>
          <w:sz w:val="24"/>
          <w:szCs w:val="24"/>
        </w:rPr>
      </w:pPr>
      <w:r w:rsidRPr="00661F57">
        <w:rPr>
          <w:rFonts w:cs="Times New Roman"/>
          <w:b/>
          <w:sz w:val="24"/>
          <w:szCs w:val="24"/>
        </w:rPr>
        <w:t>Note</w:t>
      </w:r>
      <w:r w:rsidR="0018414F" w:rsidRPr="00661F57">
        <w:rPr>
          <w:rFonts w:cs="Times New Roman"/>
          <w:b/>
          <w:sz w:val="24"/>
          <w:szCs w:val="24"/>
        </w:rPr>
        <w:t>:</w:t>
      </w:r>
      <w:r w:rsidR="0018414F" w:rsidRPr="00661F57">
        <w:rPr>
          <w:rFonts w:cs="Times New Roman"/>
          <w:sz w:val="24"/>
          <w:szCs w:val="24"/>
        </w:rPr>
        <w:t xml:space="preserve"> W</w:t>
      </w:r>
      <w:r w:rsidRPr="00661F57">
        <w:rPr>
          <w:rFonts w:cs="Times New Roman"/>
          <w:sz w:val="24"/>
          <w:szCs w:val="24"/>
        </w:rPr>
        <w:t xml:space="preserve">hen </w:t>
      </w:r>
      <w:r w:rsidR="006B0B14" w:rsidRPr="00661F57">
        <w:rPr>
          <w:rFonts w:cs="Times New Roman"/>
          <w:sz w:val="24"/>
          <w:szCs w:val="24"/>
        </w:rPr>
        <w:t xml:space="preserve">DBA </w:t>
      </w:r>
      <w:r w:rsidRPr="00661F57">
        <w:rPr>
          <w:rFonts w:cs="Times New Roman"/>
          <w:sz w:val="24"/>
          <w:szCs w:val="24"/>
        </w:rPr>
        <w:t xml:space="preserve">can use windows task scheduler to automate Sql related in Sql server express edition we don’t have" Sql server agent services". Without agent service cannot run jobs or </w:t>
      </w:r>
      <w:r w:rsidR="006B0B14" w:rsidRPr="00661F57">
        <w:rPr>
          <w:rFonts w:cs="Times New Roman"/>
          <w:sz w:val="24"/>
          <w:szCs w:val="24"/>
        </w:rPr>
        <w:t>Maintaince</w:t>
      </w:r>
      <w:r w:rsidRPr="00661F57">
        <w:rPr>
          <w:rFonts w:cs="Times New Roman"/>
          <w:sz w:val="24"/>
          <w:szCs w:val="24"/>
        </w:rPr>
        <w:t xml:space="preserve"> plans</w:t>
      </w:r>
      <w:r w:rsidR="0018414F" w:rsidRPr="00661F57">
        <w:rPr>
          <w:rFonts w:cs="Times New Roman"/>
          <w:sz w:val="24"/>
          <w:szCs w:val="24"/>
        </w:rPr>
        <w:t>. In</w:t>
      </w:r>
      <w:r w:rsidR="00E63623" w:rsidRPr="00661F57">
        <w:rPr>
          <w:rFonts w:cs="Times New Roman"/>
          <w:sz w:val="24"/>
          <w:szCs w:val="24"/>
        </w:rPr>
        <w:t xml:space="preserve"> this case we can use Windows </w:t>
      </w:r>
      <w:r w:rsidRPr="00661F57">
        <w:rPr>
          <w:rFonts w:cs="Times New Roman"/>
          <w:sz w:val="24"/>
          <w:szCs w:val="24"/>
        </w:rPr>
        <w:t>Automated</w:t>
      </w:r>
      <w:r w:rsidR="0018414F" w:rsidRPr="00661F57">
        <w:rPr>
          <w:rFonts w:cs="Times New Roman"/>
          <w:sz w:val="24"/>
          <w:szCs w:val="24"/>
        </w:rPr>
        <w:t xml:space="preserve"> task </w:t>
      </w:r>
      <w:r w:rsidRPr="00661F57">
        <w:rPr>
          <w:rFonts w:cs="Times New Roman"/>
          <w:sz w:val="24"/>
          <w:szCs w:val="24"/>
        </w:rPr>
        <w:t>scheduler.</w:t>
      </w:r>
    </w:p>
    <w:p w:rsidR="0018414F" w:rsidRPr="00661F57" w:rsidRDefault="0018414F" w:rsidP="00D5375B">
      <w:pPr>
        <w:spacing w:after="160" w:line="259" w:lineRule="auto"/>
        <w:rPr>
          <w:rFonts w:cs="Times New Roman"/>
          <w:sz w:val="24"/>
          <w:szCs w:val="24"/>
        </w:rPr>
      </w:pPr>
    </w:p>
    <w:p w:rsidR="0018414F" w:rsidRPr="00661F57" w:rsidRDefault="0018414F"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w:t>
      </w:r>
      <w:r w:rsidR="00F95894" w:rsidRPr="00661F57">
        <w:rPr>
          <w:rFonts w:cs="Times New Roman"/>
          <w:sz w:val="24"/>
          <w:szCs w:val="24"/>
        </w:rPr>
        <w:t>cannot</w:t>
      </w:r>
      <w:r w:rsidRPr="00661F57">
        <w:rPr>
          <w:rFonts w:cs="Times New Roman"/>
          <w:sz w:val="24"/>
          <w:szCs w:val="24"/>
        </w:rPr>
        <w:t xml:space="preserve"> delete a job </w:t>
      </w:r>
      <w:r w:rsidR="00F95894" w:rsidRPr="00661F57">
        <w:rPr>
          <w:rFonts w:cs="Times New Roman"/>
          <w:sz w:val="24"/>
          <w:szCs w:val="24"/>
        </w:rPr>
        <w:t>without</w:t>
      </w:r>
      <w:r w:rsidRPr="00661F57">
        <w:rPr>
          <w:rFonts w:cs="Times New Roman"/>
          <w:sz w:val="24"/>
          <w:szCs w:val="24"/>
        </w:rPr>
        <w:t xml:space="preserve"> deleting </w:t>
      </w:r>
      <w:r w:rsidR="006B0B14" w:rsidRPr="00661F57">
        <w:rPr>
          <w:rFonts w:cs="Times New Roman"/>
          <w:sz w:val="24"/>
          <w:szCs w:val="24"/>
        </w:rPr>
        <w:t>Maintaince</w:t>
      </w:r>
      <w:r w:rsidRPr="00661F57">
        <w:rPr>
          <w:rFonts w:cs="Times New Roman"/>
          <w:sz w:val="24"/>
          <w:szCs w:val="24"/>
        </w:rPr>
        <w:t xml:space="preserve"> plan. First need to delete </w:t>
      </w:r>
      <w:r w:rsidR="006B0B14" w:rsidRPr="00661F57">
        <w:rPr>
          <w:rFonts w:cs="Times New Roman"/>
          <w:sz w:val="24"/>
          <w:szCs w:val="24"/>
        </w:rPr>
        <w:t>Maintaince</w:t>
      </w:r>
      <w:r w:rsidRPr="00661F57">
        <w:rPr>
          <w:rFonts w:cs="Times New Roman"/>
          <w:sz w:val="24"/>
          <w:szCs w:val="24"/>
        </w:rPr>
        <w:t xml:space="preserve"> plan which </w:t>
      </w:r>
      <w:r w:rsidR="00F95894" w:rsidRPr="00661F57">
        <w:rPr>
          <w:rFonts w:cs="Times New Roman"/>
          <w:sz w:val="24"/>
          <w:szCs w:val="24"/>
        </w:rPr>
        <w:t>automatically</w:t>
      </w:r>
      <w:r w:rsidRPr="00661F57">
        <w:rPr>
          <w:rFonts w:cs="Times New Roman"/>
          <w:sz w:val="24"/>
          <w:szCs w:val="24"/>
        </w:rPr>
        <w:t xml:space="preserve"> delete dependent job</w:t>
      </w:r>
    </w:p>
    <w:p w:rsidR="0018414F" w:rsidRPr="00661F57" w:rsidRDefault="0018414F" w:rsidP="00D5375B">
      <w:pPr>
        <w:spacing w:after="160" w:line="259" w:lineRule="auto"/>
        <w:rPr>
          <w:rFonts w:cs="Times New Roman"/>
          <w:sz w:val="24"/>
          <w:szCs w:val="24"/>
        </w:rPr>
      </w:pPr>
    </w:p>
    <w:p w:rsidR="0018414F" w:rsidRPr="00661F57" w:rsidRDefault="0018414F" w:rsidP="00D5375B">
      <w:pPr>
        <w:spacing w:after="160" w:line="259" w:lineRule="auto"/>
        <w:rPr>
          <w:rFonts w:cs="Times New Roman"/>
          <w:b/>
          <w:sz w:val="24"/>
          <w:szCs w:val="24"/>
        </w:rPr>
      </w:pPr>
      <w:r w:rsidRPr="00661F57">
        <w:rPr>
          <w:rFonts w:cs="Times New Roman"/>
          <w:b/>
          <w:sz w:val="24"/>
          <w:szCs w:val="24"/>
        </w:rPr>
        <w:t>Maintaince plan MSDB tables:</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dbo.sysmaintplan_log</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dbo.sysmaintplan_subplans</w:t>
      </w:r>
    </w:p>
    <w:p w:rsidR="0018414F" w:rsidRPr="00661F57" w:rsidRDefault="0018414F" w:rsidP="00D5375B">
      <w:pPr>
        <w:spacing w:after="160" w:line="259" w:lineRule="auto"/>
        <w:rPr>
          <w:rFonts w:cs="Times New Roman"/>
          <w:sz w:val="24"/>
          <w:szCs w:val="24"/>
        </w:rPr>
      </w:pPr>
      <w:r w:rsidRPr="00661F57">
        <w:rPr>
          <w:rFonts w:cs="Times New Roman"/>
          <w:sz w:val="24"/>
          <w:szCs w:val="24"/>
        </w:rPr>
        <w:t>dbo.sysmaintplan_logdetail</w:t>
      </w: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sz w:val="24"/>
          <w:szCs w:val="24"/>
        </w:rPr>
      </w:pPr>
    </w:p>
    <w:p w:rsidR="007B516F" w:rsidRDefault="007B516F"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Pr="00661F57" w:rsidRDefault="00296ADB" w:rsidP="00D5375B">
      <w:pPr>
        <w:spacing w:after="160" w:line="259" w:lineRule="auto"/>
        <w:rPr>
          <w:rFonts w:cs="Times New Roman"/>
          <w:sz w:val="24"/>
          <w:szCs w:val="24"/>
        </w:rPr>
      </w:pPr>
    </w:p>
    <w:p w:rsidR="00FB7B00" w:rsidRDefault="00FB7B00" w:rsidP="00D5375B">
      <w:pPr>
        <w:spacing w:after="160" w:line="259" w:lineRule="auto"/>
        <w:rPr>
          <w:rFonts w:cs="Times New Roman"/>
          <w:sz w:val="24"/>
          <w:szCs w:val="24"/>
        </w:rPr>
      </w:pPr>
    </w:p>
    <w:p w:rsidR="00CC4411" w:rsidRPr="00296ADB" w:rsidRDefault="006875A1" w:rsidP="00296ADB">
      <w:pPr>
        <w:spacing w:after="160" w:line="259" w:lineRule="auto"/>
        <w:jc w:val="center"/>
        <w:rPr>
          <w:rFonts w:cs="Times New Roman"/>
          <w:b/>
          <w:color w:val="C00000"/>
          <w:sz w:val="24"/>
          <w:szCs w:val="24"/>
        </w:rPr>
      </w:pPr>
      <w:r w:rsidRPr="00296ADB">
        <w:rPr>
          <w:rFonts w:cs="Times New Roman"/>
          <w:b/>
          <w:color w:val="C00000"/>
          <w:sz w:val="24"/>
          <w:szCs w:val="24"/>
        </w:rPr>
        <w:t xml:space="preserve">ATTACH &amp; </w:t>
      </w:r>
      <w:r w:rsidR="007B516F" w:rsidRPr="00296ADB">
        <w:rPr>
          <w:rFonts w:cs="Times New Roman"/>
          <w:b/>
          <w:color w:val="C00000"/>
          <w:sz w:val="24"/>
          <w:szCs w:val="24"/>
        </w:rPr>
        <w:t>DETACH</w:t>
      </w:r>
      <w:r w:rsidR="00CC4411" w:rsidRPr="00296ADB">
        <w:rPr>
          <w:rFonts w:cs="Times New Roman"/>
          <w:b/>
          <w:color w:val="C00000"/>
          <w:sz w:val="24"/>
          <w:szCs w:val="24"/>
        </w:rPr>
        <w:t xml:space="preserve"> DATABASE</w:t>
      </w:r>
    </w:p>
    <w:p w:rsidR="007B516F" w:rsidRPr="00661F57" w:rsidRDefault="007B516F" w:rsidP="00D5375B">
      <w:pPr>
        <w:spacing w:after="160" w:line="259" w:lineRule="auto"/>
        <w:rPr>
          <w:rFonts w:cs="Times New Roman"/>
          <w:sz w:val="24"/>
          <w:szCs w:val="24"/>
        </w:rPr>
      </w:pPr>
      <w:r w:rsidRPr="00661F57">
        <w:rPr>
          <w:rFonts w:cs="Times New Roman"/>
          <w:sz w:val="24"/>
          <w:szCs w:val="24"/>
        </w:rPr>
        <w:t>[DATABASE LEVEL DOWNTIME IS REQUIRED]</w:t>
      </w:r>
    </w:p>
    <w:p w:rsidR="007B516F" w:rsidRPr="00661F57" w:rsidRDefault="006B0B14" w:rsidP="00D5375B">
      <w:pPr>
        <w:spacing w:after="160" w:line="259" w:lineRule="auto"/>
        <w:rPr>
          <w:rFonts w:cs="Times New Roman"/>
          <w:sz w:val="24"/>
          <w:szCs w:val="24"/>
        </w:rPr>
      </w:pPr>
      <w:r>
        <w:rPr>
          <w:rFonts w:cs="Times New Roman"/>
          <w:sz w:val="24"/>
          <w:szCs w:val="24"/>
        </w:rPr>
        <w:t xml:space="preserve">&gt; </w:t>
      </w:r>
      <w:r w:rsidR="007B516F" w:rsidRPr="00661F57">
        <w:rPr>
          <w:rFonts w:cs="Times New Roman"/>
          <w:sz w:val="24"/>
          <w:szCs w:val="24"/>
        </w:rPr>
        <w:t>This method mainly help to move the database faster from one instance to another instance or within same instance to move the files [MDF OR LDF OR NDF] between the drives.</w:t>
      </w:r>
    </w:p>
    <w:p w:rsidR="007B516F" w:rsidRPr="00661F57" w:rsidRDefault="007B516F"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Very fast method and save lot of time compare to backup and restore.</w:t>
      </w: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b/>
          <w:sz w:val="24"/>
          <w:szCs w:val="24"/>
        </w:rPr>
      </w:pPr>
      <w:r w:rsidRPr="00661F57">
        <w:rPr>
          <w:rFonts w:cs="Times New Roman"/>
          <w:b/>
          <w:sz w:val="24"/>
          <w:szCs w:val="24"/>
        </w:rPr>
        <w:t>Real time steps:</w:t>
      </w:r>
    </w:p>
    <w:p w:rsidR="007B516F" w:rsidRPr="00661F57" w:rsidRDefault="007B516F" w:rsidP="00D5375B">
      <w:pPr>
        <w:spacing w:after="160" w:line="259" w:lineRule="auto"/>
        <w:rPr>
          <w:rFonts w:cs="Times New Roman"/>
          <w:b/>
          <w:sz w:val="24"/>
          <w:szCs w:val="24"/>
        </w:rPr>
      </w:pPr>
      <w:r w:rsidRPr="00661F57">
        <w:rPr>
          <w:rFonts w:cs="Times New Roman"/>
          <w:b/>
          <w:sz w:val="24"/>
          <w:szCs w:val="24"/>
        </w:rPr>
        <w:t>Pre-install Steps:</w:t>
      </w:r>
    </w:p>
    <w:p w:rsidR="007B516F" w:rsidRPr="00661F57" w:rsidRDefault="007B516F" w:rsidP="00D5375B">
      <w:pPr>
        <w:spacing w:after="160" w:line="259" w:lineRule="auto"/>
        <w:rPr>
          <w:rFonts w:cs="Times New Roman"/>
          <w:sz w:val="24"/>
          <w:szCs w:val="24"/>
        </w:rPr>
      </w:pPr>
      <w:r w:rsidRPr="00661F57">
        <w:rPr>
          <w:rFonts w:cs="Times New Roman"/>
          <w:sz w:val="24"/>
          <w:szCs w:val="24"/>
        </w:rPr>
        <w:t>1. Perform full backup of the database depending on the db size [if you have more down time]</w:t>
      </w:r>
    </w:p>
    <w:p w:rsidR="007B516F" w:rsidRPr="00661F57" w:rsidRDefault="007B516F" w:rsidP="00D5375B">
      <w:pPr>
        <w:spacing w:after="160" w:line="259" w:lineRule="auto"/>
        <w:rPr>
          <w:rFonts w:cs="Times New Roman"/>
          <w:sz w:val="24"/>
          <w:szCs w:val="24"/>
        </w:rPr>
      </w:pPr>
      <w:r w:rsidRPr="00661F57">
        <w:rPr>
          <w:rFonts w:cs="Times New Roman"/>
          <w:sz w:val="24"/>
          <w:szCs w:val="24"/>
        </w:rPr>
        <w:t>2. Inform application team before start the activity.</w:t>
      </w:r>
    </w:p>
    <w:p w:rsidR="007B516F" w:rsidRPr="00661F57" w:rsidRDefault="007B516F" w:rsidP="00D5375B">
      <w:pPr>
        <w:spacing w:after="160" w:line="259" w:lineRule="auto"/>
        <w:rPr>
          <w:rFonts w:cs="Times New Roman"/>
          <w:sz w:val="24"/>
          <w:szCs w:val="24"/>
        </w:rPr>
      </w:pPr>
      <w:r w:rsidRPr="00661F57">
        <w:rPr>
          <w:rFonts w:cs="Times New Roman"/>
          <w:sz w:val="24"/>
          <w:szCs w:val="24"/>
        </w:rPr>
        <w:t>3. Disconnect all the user connections.</w:t>
      </w:r>
    </w:p>
    <w:p w:rsidR="007B516F" w:rsidRPr="00661F57" w:rsidRDefault="007B516F" w:rsidP="00D5375B">
      <w:pPr>
        <w:tabs>
          <w:tab w:val="left" w:pos="1095"/>
          <w:tab w:val="left" w:pos="1590"/>
        </w:tabs>
        <w:spacing w:after="160" w:line="259" w:lineRule="auto"/>
        <w:rPr>
          <w:rFonts w:cs="Times New Roman"/>
          <w:sz w:val="24"/>
          <w:szCs w:val="24"/>
        </w:rPr>
      </w:pPr>
    </w:p>
    <w:p w:rsidR="007B516F" w:rsidRPr="00661F57" w:rsidRDefault="007B516F" w:rsidP="00D5375B">
      <w:pPr>
        <w:spacing w:after="160" w:line="259" w:lineRule="auto"/>
        <w:rPr>
          <w:rFonts w:cs="Times New Roman"/>
          <w:b/>
          <w:sz w:val="24"/>
          <w:szCs w:val="24"/>
        </w:rPr>
      </w:pPr>
      <w:r w:rsidRPr="00661F57">
        <w:rPr>
          <w:rFonts w:cs="Times New Roman"/>
          <w:b/>
          <w:sz w:val="24"/>
          <w:szCs w:val="24"/>
        </w:rPr>
        <w:t>Install steps:</w:t>
      </w:r>
    </w:p>
    <w:p w:rsidR="007B516F" w:rsidRPr="00661F57" w:rsidRDefault="007B516F" w:rsidP="00D5375B">
      <w:pPr>
        <w:spacing w:after="160" w:line="259" w:lineRule="auto"/>
        <w:rPr>
          <w:rFonts w:cs="Times New Roman"/>
          <w:b/>
          <w:sz w:val="24"/>
          <w:szCs w:val="24"/>
        </w:rPr>
      </w:pPr>
      <w:r w:rsidRPr="00661F57">
        <w:rPr>
          <w:rFonts w:cs="Times New Roman"/>
          <w:b/>
          <w:sz w:val="24"/>
          <w:szCs w:val="24"/>
        </w:rPr>
        <w:t>Method-1 GUI:</w:t>
      </w:r>
    </w:p>
    <w:p w:rsidR="007B516F" w:rsidRPr="00661F57" w:rsidRDefault="007B516F" w:rsidP="00D5375B">
      <w:pPr>
        <w:spacing w:after="160" w:line="259" w:lineRule="auto"/>
        <w:rPr>
          <w:rFonts w:cs="Times New Roman"/>
          <w:sz w:val="24"/>
          <w:szCs w:val="24"/>
        </w:rPr>
      </w:pPr>
      <w:r w:rsidRPr="00661F57">
        <w:rPr>
          <w:rFonts w:cs="Times New Roman"/>
          <w:sz w:val="24"/>
          <w:szCs w:val="24"/>
        </w:rPr>
        <w:t>&gt; Go to database &gt; right click&gt; task&gt; detach</w:t>
      </w:r>
    </w:p>
    <w:p w:rsidR="007B516F" w:rsidRPr="00661F57" w:rsidRDefault="007B516F" w:rsidP="00D5375B">
      <w:pPr>
        <w:spacing w:after="160" w:line="259" w:lineRule="auto"/>
        <w:rPr>
          <w:rFonts w:cs="Times New Roman"/>
          <w:sz w:val="24"/>
          <w:szCs w:val="24"/>
        </w:rPr>
      </w:pPr>
      <w:r w:rsidRPr="00296ADB">
        <w:rPr>
          <w:rFonts w:cs="Times New Roman"/>
          <w:b/>
          <w:sz w:val="24"/>
          <w:szCs w:val="24"/>
        </w:rPr>
        <w:t>Note:</w:t>
      </w:r>
      <w:r w:rsidRPr="00661F57">
        <w:rPr>
          <w:rFonts w:cs="Times New Roman"/>
          <w:sz w:val="24"/>
          <w:szCs w:val="24"/>
        </w:rPr>
        <w:t xml:space="preserve"> Detach just drop the connection db from only SSMS</w:t>
      </w:r>
    </w:p>
    <w:p w:rsidR="007B516F" w:rsidRPr="00661F57" w:rsidRDefault="007B516F" w:rsidP="00D5375B">
      <w:pPr>
        <w:spacing w:after="160" w:line="259" w:lineRule="auto"/>
        <w:rPr>
          <w:rFonts w:cs="Times New Roman"/>
          <w:sz w:val="24"/>
          <w:szCs w:val="24"/>
        </w:rPr>
      </w:pPr>
      <w:r w:rsidRPr="00661F57">
        <w:rPr>
          <w:rFonts w:cs="Times New Roman"/>
          <w:sz w:val="24"/>
          <w:szCs w:val="24"/>
        </w:rPr>
        <w:t>&gt; Copy MDF and LDF from source server to destination server</w:t>
      </w:r>
    </w:p>
    <w:p w:rsidR="007B516F" w:rsidRPr="00661F57" w:rsidRDefault="007B516F" w:rsidP="00D5375B">
      <w:pPr>
        <w:spacing w:after="160" w:line="259" w:lineRule="auto"/>
        <w:rPr>
          <w:rFonts w:cs="Times New Roman"/>
          <w:sz w:val="24"/>
          <w:szCs w:val="24"/>
        </w:rPr>
      </w:pPr>
      <w:r w:rsidRPr="00296ADB">
        <w:rPr>
          <w:rFonts w:cs="Times New Roman"/>
          <w:b/>
          <w:sz w:val="24"/>
          <w:szCs w:val="24"/>
        </w:rPr>
        <w:t>Note:</w:t>
      </w:r>
      <w:r w:rsidRPr="00661F57">
        <w:rPr>
          <w:rFonts w:cs="Times New Roman"/>
          <w:sz w:val="24"/>
          <w:szCs w:val="24"/>
        </w:rPr>
        <w:t xml:space="preserve"> Always use copy and paste method.</w:t>
      </w:r>
    </w:p>
    <w:p w:rsidR="007B516F" w:rsidRPr="00661F57" w:rsidRDefault="007B516F" w:rsidP="00D5375B">
      <w:pPr>
        <w:spacing w:after="160" w:line="259" w:lineRule="auto"/>
        <w:rPr>
          <w:rFonts w:cs="Times New Roman"/>
          <w:sz w:val="24"/>
          <w:szCs w:val="24"/>
        </w:rPr>
      </w:pPr>
      <w:r w:rsidRPr="00661F57">
        <w:rPr>
          <w:rFonts w:cs="Times New Roman"/>
          <w:sz w:val="24"/>
          <w:szCs w:val="24"/>
        </w:rPr>
        <w:t>&gt; Attach in the destination server</w:t>
      </w: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b/>
          <w:sz w:val="24"/>
          <w:szCs w:val="24"/>
        </w:rPr>
      </w:pPr>
      <w:r w:rsidRPr="00661F57">
        <w:rPr>
          <w:rFonts w:cs="Times New Roman"/>
          <w:b/>
          <w:sz w:val="24"/>
          <w:szCs w:val="24"/>
        </w:rPr>
        <w:t>METHOD-2 QUERY ANALYSER</w:t>
      </w:r>
    </w:p>
    <w:p w:rsidR="007B516F" w:rsidRPr="00661F57" w:rsidRDefault="007B516F" w:rsidP="00D5375B">
      <w:pPr>
        <w:spacing w:after="160" w:line="259" w:lineRule="auto"/>
        <w:rPr>
          <w:rFonts w:cs="Times New Roman"/>
          <w:sz w:val="24"/>
          <w:szCs w:val="24"/>
        </w:rPr>
      </w:pPr>
      <w:r w:rsidRPr="00661F57">
        <w:rPr>
          <w:rFonts w:cs="Times New Roman"/>
          <w:sz w:val="24"/>
          <w:szCs w:val="24"/>
        </w:rPr>
        <w:t>Attach \Detach:</w:t>
      </w:r>
    </w:p>
    <w:p w:rsidR="007B516F" w:rsidRPr="00661F57" w:rsidRDefault="007B516F" w:rsidP="00D5375B">
      <w:pPr>
        <w:spacing w:after="160" w:line="259" w:lineRule="auto"/>
        <w:rPr>
          <w:rFonts w:cs="Times New Roman"/>
          <w:sz w:val="24"/>
          <w:szCs w:val="24"/>
        </w:rPr>
      </w:pPr>
      <w:r w:rsidRPr="00661F57">
        <w:rPr>
          <w:rFonts w:cs="Times New Roman"/>
          <w:sz w:val="24"/>
          <w:szCs w:val="24"/>
        </w:rPr>
        <w:t>Process to move database:</w:t>
      </w:r>
    </w:p>
    <w:p w:rsidR="007B516F" w:rsidRPr="00661F57" w:rsidRDefault="007B516F" w:rsidP="00D5375B">
      <w:pPr>
        <w:spacing w:after="160" w:line="259" w:lineRule="auto"/>
        <w:rPr>
          <w:rFonts w:cs="Times New Roman"/>
          <w:sz w:val="24"/>
          <w:szCs w:val="24"/>
        </w:rPr>
      </w:pPr>
      <w:r w:rsidRPr="006875A1">
        <w:rPr>
          <w:rFonts w:cs="Times New Roman"/>
          <w:b/>
          <w:sz w:val="24"/>
          <w:szCs w:val="24"/>
        </w:rPr>
        <w:t>Step 1:</w:t>
      </w:r>
      <w:r w:rsidRPr="00661F57">
        <w:rPr>
          <w:rFonts w:cs="Times New Roman"/>
          <w:sz w:val="24"/>
          <w:szCs w:val="24"/>
        </w:rPr>
        <w:t xml:space="preserve"> Detach Database using following script</w:t>
      </w:r>
    </w:p>
    <w:p w:rsidR="007B516F" w:rsidRPr="00661F57" w:rsidRDefault="007B516F" w:rsidP="00D5375B">
      <w:pPr>
        <w:spacing w:after="160" w:line="259" w:lineRule="auto"/>
        <w:rPr>
          <w:rFonts w:cs="Times New Roman"/>
          <w:sz w:val="24"/>
          <w:szCs w:val="24"/>
        </w:rPr>
      </w:pPr>
      <w:r w:rsidRPr="00661F57">
        <w:rPr>
          <w:rFonts w:cs="Times New Roman"/>
          <w:sz w:val="24"/>
          <w:szCs w:val="24"/>
        </w:rPr>
        <w:t>Exec master</w:t>
      </w:r>
    </w:p>
    <w:p w:rsidR="007B516F" w:rsidRPr="00661F57" w:rsidRDefault="007B516F" w:rsidP="00D5375B">
      <w:pPr>
        <w:spacing w:after="160" w:line="259" w:lineRule="auto"/>
        <w:rPr>
          <w:rFonts w:cs="Times New Roman"/>
          <w:sz w:val="24"/>
          <w:szCs w:val="24"/>
        </w:rPr>
      </w:pPr>
      <w:r w:rsidRPr="00661F57">
        <w:rPr>
          <w:rFonts w:cs="Times New Roman"/>
          <w:sz w:val="24"/>
          <w:szCs w:val="24"/>
        </w:rPr>
        <w:t>SP_detach_db @dbname = N’dbname’</w:t>
      </w:r>
    </w:p>
    <w:p w:rsidR="007B516F" w:rsidRPr="00661F57" w:rsidRDefault="007B516F" w:rsidP="00D5375B">
      <w:pPr>
        <w:spacing w:after="160" w:line="259" w:lineRule="auto"/>
        <w:rPr>
          <w:rFonts w:cs="Times New Roman"/>
          <w:sz w:val="24"/>
          <w:szCs w:val="24"/>
        </w:rPr>
      </w:pPr>
      <w:r w:rsidRPr="00661F57">
        <w:rPr>
          <w:rFonts w:cs="Times New Roman"/>
          <w:sz w:val="24"/>
          <w:szCs w:val="24"/>
        </w:rPr>
        <w:t>GO</w:t>
      </w:r>
    </w:p>
    <w:p w:rsidR="007B516F" w:rsidRPr="00661F57" w:rsidRDefault="007B516F" w:rsidP="00D5375B">
      <w:pPr>
        <w:spacing w:after="160" w:line="259" w:lineRule="auto"/>
        <w:rPr>
          <w:rFonts w:cs="Times New Roman"/>
          <w:sz w:val="24"/>
          <w:szCs w:val="24"/>
        </w:rPr>
      </w:pPr>
      <w:r w:rsidRPr="006875A1">
        <w:rPr>
          <w:rFonts w:cs="Times New Roman"/>
          <w:b/>
          <w:sz w:val="24"/>
          <w:szCs w:val="24"/>
        </w:rPr>
        <w:t>Step 2:</w:t>
      </w:r>
      <w:r w:rsidRPr="00661F57">
        <w:rPr>
          <w:rFonts w:cs="Times New Roman"/>
          <w:sz w:val="24"/>
          <w:szCs w:val="24"/>
        </w:rPr>
        <w:t xml:space="preserve"> Move Data files and Log files to new location</w:t>
      </w:r>
    </w:p>
    <w:p w:rsidR="007B516F" w:rsidRPr="00661F57" w:rsidRDefault="007B516F" w:rsidP="00D5375B">
      <w:pPr>
        <w:spacing w:after="160" w:line="259" w:lineRule="auto"/>
        <w:rPr>
          <w:rFonts w:cs="Times New Roman"/>
          <w:sz w:val="24"/>
          <w:szCs w:val="24"/>
        </w:rPr>
      </w:pPr>
      <w:r w:rsidRPr="00296ADB">
        <w:rPr>
          <w:rFonts w:cs="Times New Roman"/>
          <w:b/>
          <w:sz w:val="24"/>
          <w:szCs w:val="24"/>
        </w:rPr>
        <w:t>Step 3:</w:t>
      </w:r>
      <w:r w:rsidRPr="00661F57">
        <w:rPr>
          <w:rFonts w:cs="Times New Roman"/>
          <w:sz w:val="24"/>
          <w:szCs w:val="24"/>
        </w:rPr>
        <w:t xml:space="preserve"> Attach Database using following script</w:t>
      </w:r>
    </w:p>
    <w:p w:rsidR="007B516F" w:rsidRPr="00661F57" w:rsidRDefault="007B516F" w:rsidP="00D5375B">
      <w:pPr>
        <w:spacing w:after="160" w:line="259" w:lineRule="auto"/>
        <w:rPr>
          <w:rFonts w:cs="Times New Roman"/>
          <w:sz w:val="24"/>
          <w:szCs w:val="24"/>
        </w:rPr>
      </w:pPr>
    </w:p>
    <w:p w:rsidR="007B516F" w:rsidRPr="00661F57" w:rsidRDefault="007B516F" w:rsidP="00D5375B">
      <w:pPr>
        <w:spacing w:after="160" w:line="259" w:lineRule="auto"/>
        <w:rPr>
          <w:rFonts w:cs="Times New Roman"/>
          <w:sz w:val="24"/>
          <w:szCs w:val="24"/>
        </w:rPr>
      </w:pPr>
      <w:r w:rsidRPr="00661F57">
        <w:rPr>
          <w:rFonts w:cs="Times New Roman"/>
          <w:sz w:val="24"/>
          <w:szCs w:val="24"/>
        </w:rPr>
        <w:t>USE [master]</w:t>
      </w:r>
    </w:p>
    <w:p w:rsidR="007B516F" w:rsidRPr="00661F57" w:rsidRDefault="007B516F" w:rsidP="00D5375B">
      <w:pPr>
        <w:spacing w:after="160" w:line="259" w:lineRule="auto"/>
        <w:rPr>
          <w:rFonts w:cs="Times New Roman"/>
          <w:sz w:val="24"/>
          <w:szCs w:val="24"/>
        </w:rPr>
      </w:pPr>
      <w:r w:rsidRPr="00661F57">
        <w:rPr>
          <w:rFonts w:cs="Times New Roman"/>
          <w:sz w:val="24"/>
          <w:szCs w:val="24"/>
        </w:rPr>
        <w:t>GO</w:t>
      </w:r>
    </w:p>
    <w:p w:rsidR="007B516F" w:rsidRPr="00661F57" w:rsidRDefault="007B516F" w:rsidP="00D5375B">
      <w:pPr>
        <w:spacing w:after="160" w:line="259" w:lineRule="auto"/>
        <w:rPr>
          <w:rFonts w:cs="Times New Roman"/>
          <w:sz w:val="24"/>
          <w:szCs w:val="24"/>
        </w:rPr>
      </w:pPr>
      <w:r w:rsidRPr="00661F57">
        <w:rPr>
          <w:rFonts w:cs="Times New Roman"/>
          <w:sz w:val="24"/>
          <w:szCs w:val="24"/>
        </w:rPr>
        <w:t xml:space="preserve">CREATE DATABASE [dbname] ON </w:t>
      </w:r>
      <w:r w:rsidRPr="00661F57">
        <w:rPr>
          <w:rFonts w:cs="Times New Roman"/>
          <w:sz w:val="24"/>
          <w:szCs w:val="24"/>
        </w:rPr>
        <w:br/>
        <w:t>(FILENAME = N’Path of MDF file’),</w:t>
      </w:r>
    </w:p>
    <w:p w:rsidR="007B516F" w:rsidRPr="00661F57" w:rsidRDefault="007B516F" w:rsidP="00D5375B">
      <w:pPr>
        <w:spacing w:after="160" w:line="259" w:lineRule="auto"/>
        <w:rPr>
          <w:rFonts w:cs="Times New Roman"/>
          <w:sz w:val="24"/>
          <w:szCs w:val="24"/>
        </w:rPr>
      </w:pPr>
      <w:r w:rsidRPr="00661F57">
        <w:rPr>
          <w:rFonts w:cs="Times New Roman"/>
          <w:sz w:val="24"/>
          <w:szCs w:val="24"/>
        </w:rPr>
        <w:t>( FILENAME = N’ path of dbname_</w:t>
      </w:r>
      <w:r w:rsidR="0023095E" w:rsidRPr="00661F57">
        <w:rPr>
          <w:rFonts w:cs="Times New Roman"/>
          <w:sz w:val="24"/>
          <w:szCs w:val="24"/>
        </w:rPr>
        <w:t>Log.ldf’)</w:t>
      </w:r>
    </w:p>
    <w:p w:rsidR="007B516F" w:rsidRPr="00661F57" w:rsidRDefault="007B516F" w:rsidP="00D5375B">
      <w:pPr>
        <w:spacing w:after="160" w:line="259" w:lineRule="auto"/>
        <w:rPr>
          <w:rFonts w:cs="Times New Roman"/>
          <w:sz w:val="24"/>
          <w:szCs w:val="24"/>
        </w:rPr>
      </w:pPr>
      <w:r w:rsidRPr="00661F57">
        <w:rPr>
          <w:rFonts w:cs="Times New Roman"/>
          <w:sz w:val="24"/>
          <w:szCs w:val="24"/>
        </w:rPr>
        <w:t>FOR ATTACH</w:t>
      </w:r>
    </w:p>
    <w:p w:rsidR="007B516F" w:rsidRPr="00661F57" w:rsidRDefault="007B516F" w:rsidP="00D5375B">
      <w:pPr>
        <w:spacing w:after="160" w:line="259" w:lineRule="auto"/>
        <w:rPr>
          <w:rFonts w:cs="Times New Roman"/>
          <w:sz w:val="24"/>
          <w:szCs w:val="24"/>
        </w:rPr>
      </w:pPr>
      <w:r w:rsidRPr="00661F57">
        <w:rPr>
          <w:rFonts w:cs="Times New Roman"/>
          <w:sz w:val="24"/>
          <w:szCs w:val="24"/>
        </w:rPr>
        <w:t>GO</w:t>
      </w:r>
    </w:p>
    <w:p w:rsidR="007B516F" w:rsidRPr="00661F57" w:rsidRDefault="007B516F" w:rsidP="00D5375B">
      <w:pPr>
        <w:spacing w:after="160" w:line="259" w:lineRule="auto"/>
        <w:rPr>
          <w:rFonts w:cs="Times New Roman"/>
          <w:b/>
          <w:sz w:val="24"/>
          <w:szCs w:val="24"/>
        </w:rPr>
      </w:pPr>
      <w:r w:rsidRPr="00661F57">
        <w:rPr>
          <w:rFonts w:cs="Times New Roman"/>
          <w:b/>
          <w:sz w:val="24"/>
          <w:szCs w:val="24"/>
        </w:rPr>
        <w:t>Post-install steps or verification steps:</w:t>
      </w:r>
    </w:p>
    <w:p w:rsidR="007B516F" w:rsidRPr="00661F57" w:rsidRDefault="007B516F" w:rsidP="00D5375B">
      <w:pPr>
        <w:spacing w:after="160" w:line="259" w:lineRule="auto"/>
        <w:rPr>
          <w:rFonts w:cs="Times New Roman"/>
          <w:sz w:val="24"/>
          <w:szCs w:val="24"/>
        </w:rPr>
      </w:pPr>
      <w:r w:rsidRPr="00661F57">
        <w:rPr>
          <w:rFonts w:cs="Times New Roman"/>
          <w:sz w:val="24"/>
          <w:szCs w:val="24"/>
        </w:rPr>
        <w:t>&gt; Validate whether database is up and running fine.</w:t>
      </w:r>
    </w:p>
    <w:p w:rsidR="007B516F" w:rsidRPr="00661F57" w:rsidRDefault="007B516F" w:rsidP="00D5375B">
      <w:pPr>
        <w:spacing w:after="160" w:line="259" w:lineRule="auto"/>
        <w:rPr>
          <w:rFonts w:cs="Times New Roman"/>
          <w:sz w:val="24"/>
          <w:szCs w:val="24"/>
        </w:rPr>
      </w:pPr>
      <w:r w:rsidRPr="00661F57">
        <w:rPr>
          <w:rFonts w:cs="Times New Roman"/>
          <w:sz w:val="24"/>
          <w:szCs w:val="24"/>
        </w:rPr>
        <w:t>&gt; Inform application team to check the connectivity and data.</w:t>
      </w:r>
    </w:p>
    <w:p w:rsidR="007B516F" w:rsidRPr="00661F57" w:rsidRDefault="007B516F" w:rsidP="00D5375B">
      <w:pPr>
        <w:spacing w:after="160" w:line="259" w:lineRule="auto"/>
        <w:rPr>
          <w:rFonts w:cs="Times New Roman"/>
          <w:sz w:val="24"/>
          <w:szCs w:val="24"/>
        </w:rPr>
      </w:pPr>
      <w:r w:rsidRPr="00661F57">
        <w:rPr>
          <w:rFonts w:cs="Times New Roman"/>
          <w:sz w:val="24"/>
          <w:szCs w:val="24"/>
        </w:rPr>
        <w:t>&gt; Change the compatibility number if you perform into higher version of SQL Server.</w:t>
      </w:r>
    </w:p>
    <w:p w:rsidR="007B516F" w:rsidRPr="00661F57" w:rsidRDefault="007B516F" w:rsidP="00D5375B">
      <w:pPr>
        <w:spacing w:after="160" w:line="259" w:lineRule="auto"/>
        <w:rPr>
          <w:rFonts w:cs="Times New Roman"/>
          <w:sz w:val="24"/>
          <w:szCs w:val="24"/>
        </w:rPr>
      </w:pPr>
    </w:p>
    <w:p w:rsidR="007B516F" w:rsidRPr="00661F57" w:rsidRDefault="006875A1" w:rsidP="00D5375B">
      <w:pPr>
        <w:spacing w:after="160" w:line="259" w:lineRule="auto"/>
        <w:rPr>
          <w:rFonts w:cs="Times New Roman"/>
          <w:b/>
          <w:sz w:val="24"/>
          <w:szCs w:val="24"/>
        </w:rPr>
      </w:pPr>
      <w:r>
        <w:rPr>
          <w:rFonts w:cs="Times New Roman"/>
          <w:b/>
          <w:sz w:val="24"/>
          <w:szCs w:val="24"/>
        </w:rPr>
        <w:t>Note</w:t>
      </w:r>
      <w:r w:rsidR="007B516F" w:rsidRPr="00661F57">
        <w:rPr>
          <w:rFonts w:cs="Times New Roman"/>
          <w:b/>
          <w:sz w:val="24"/>
          <w:szCs w:val="24"/>
        </w:rPr>
        <w:t>:</w:t>
      </w:r>
    </w:p>
    <w:p w:rsidR="007B516F" w:rsidRPr="00661F57" w:rsidRDefault="007B516F" w:rsidP="00D5375B">
      <w:pPr>
        <w:spacing w:after="160" w:line="259" w:lineRule="auto"/>
        <w:rPr>
          <w:rFonts w:cs="Times New Roman"/>
          <w:sz w:val="24"/>
          <w:szCs w:val="24"/>
        </w:rPr>
      </w:pPr>
      <w:r w:rsidRPr="00661F57">
        <w:rPr>
          <w:rFonts w:cs="Times New Roman"/>
          <w:sz w:val="24"/>
          <w:szCs w:val="24"/>
        </w:rPr>
        <w:t>Limitations:</w:t>
      </w:r>
    </w:p>
    <w:p w:rsidR="007B516F" w:rsidRPr="00661F57" w:rsidRDefault="007B516F" w:rsidP="00D5375B">
      <w:pPr>
        <w:spacing w:after="160" w:line="259" w:lineRule="auto"/>
        <w:rPr>
          <w:rFonts w:cs="Times New Roman"/>
          <w:sz w:val="24"/>
          <w:szCs w:val="24"/>
        </w:rPr>
      </w:pPr>
      <w:r w:rsidRPr="00661F57">
        <w:rPr>
          <w:rFonts w:cs="Times New Roman"/>
          <w:sz w:val="24"/>
          <w:szCs w:val="24"/>
        </w:rPr>
        <w:t>&gt; Attach\detach method not work from higher version of Sql to lower version of SQL Server.</w:t>
      </w:r>
    </w:p>
    <w:p w:rsidR="00FB7B00" w:rsidRDefault="007B516F" w:rsidP="00D5375B">
      <w:pPr>
        <w:spacing w:after="160" w:line="259" w:lineRule="auto"/>
        <w:rPr>
          <w:rFonts w:cs="Times New Roman"/>
          <w:sz w:val="24"/>
          <w:szCs w:val="24"/>
        </w:rPr>
      </w:pPr>
      <w:r w:rsidRPr="00661F57">
        <w:rPr>
          <w:rFonts w:cs="Times New Roman"/>
          <w:sz w:val="24"/>
          <w:szCs w:val="24"/>
        </w:rPr>
        <w:t>&gt; System database attach \detach method not work</w:t>
      </w: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296ADB" w:rsidRDefault="00296ADB" w:rsidP="00D5375B">
      <w:pPr>
        <w:spacing w:after="160" w:line="259" w:lineRule="auto"/>
        <w:rPr>
          <w:rFonts w:cs="Times New Roman"/>
          <w:sz w:val="24"/>
          <w:szCs w:val="24"/>
        </w:rPr>
      </w:pPr>
    </w:p>
    <w:p w:rsidR="00D21ADF" w:rsidRPr="00296ADB" w:rsidRDefault="00CC4411" w:rsidP="00F14A23">
      <w:pPr>
        <w:spacing w:after="160" w:line="259" w:lineRule="auto"/>
        <w:jc w:val="center"/>
        <w:rPr>
          <w:rFonts w:cs="Times New Roman"/>
          <w:b/>
          <w:color w:val="C00000"/>
          <w:sz w:val="24"/>
          <w:szCs w:val="24"/>
        </w:rPr>
      </w:pPr>
      <w:r w:rsidRPr="00296ADB">
        <w:rPr>
          <w:rFonts w:cs="Times New Roman"/>
          <w:b/>
          <w:color w:val="C00000"/>
          <w:sz w:val="24"/>
          <w:szCs w:val="24"/>
        </w:rPr>
        <w:t xml:space="preserve">COPY </w:t>
      </w:r>
      <w:r w:rsidR="001F721A" w:rsidRPr="00296ADB">
        <w:rPr>
          <w:rFonts w:cs="Times New Roman"/>
          <w:b/>
          <w:color w:val="C00000"/>
          <w:sz w:val="24"/>
          <w:szCs w:val="24"/>
        </w:rPr>
        <w:t>DATABASE</w:t>
      </w:r>
      <w:r w:rsidR="00D21ADF" w:rsidRPr="00296ADB">
        <w:rPr>
          <w:rFonts w:cs="Times New Roman"/>
          <w:b/>
          <w:color w:val="C00000"/>
          <w:sz w:val="24"/>
          <w:szCs w:val="24"/>
        </w:rPr>
        <w:t xml:space="preserve"> WIZARD</w:t>
      </w:r>
    </w:p>
    <w:p w:rsidR="00CC4411" w:rsidRPr="00661F57" w:rsidRDefault="00CC4411" w:rsidP="00D5375B">
      <w:pPr>
        <w:spacing w:after="160" w:line="259" w:lineRule="auto"/>
        <w:rPr>
          <w:rFonts w:cs="Times New Roman"/>
          <w:sz w:val="24"/>
          <w:szCs w:val="24"/>
        </w:rPr>
      </w:pPr>
    </w:p>
    <w:p w:rsidR="001F721A" w:rsidRPr="00661F57" w:rsidRDefault="00D21ADF" w:rsidP="00D5375B">
      <w:pPr>
        <w:spacing w:after="160" w:line="259" w:lineRule="auto"/>
        <w:rPr>
          <w:rFonts w:cs="Times New Roman"/>
          <w:b/>
          <w:sz w:val="24"/>
          <w:szCs w:val="24"/>
          <w:u w:val="single"/>
        </w:rPr>
      </w:pPr>
      <w:r w:rsidRPr="00661F57">
        <w:rPr>
          <w:rFonts w:cs="Times New Roman"/>
          <w:sz w:val="24"/>
          <w:szCs w:val="24"/>
        </w:rPr>
        <w:t>&gt; New feature in Sql server 2005</w:t>
      </w:r>
    </w:p>
    <w:p w:rsidR="001F721A" w:rsidRPr="00661F57" w:rsidRDefault="001F721A" w:rsidP="00D5375B">
      <w:pPr>
        <w:spacing w:after="160" w:line="259" w:lineRule="auto"/>
        <w:rPr>
          <w:rFonts w:cs="Times New Roman"/>
          <w:sz w:val="24"/>
          <w:szCs w:val="24"/>
        </w:rPr>
      </w:pPr>
      <w:r w:rsidRPr="00661F57">
        <w:rPr>
          <w:rFonts w:cs="Times New Roman"/>
          <w:sz w:val="24"/>
          <w:szCs w:val="24"/>
        </w:rPr>
        <w:t>&gt; This method help to create a set of copy of the database in same instance or different destination instance.</w:t>
      </w:r>
    </w:p>
    <w:p w:rsidR="001F721A" w:rsidRPr="00661F57" w:rsidRDefault="001F721A" w:rsidP="00D5375B">
      <w:pPr>
        <w:spacing w:after="160" w:line="259" w:lineRule="auto"/>
        <w:rPr>
          <w:rFonts w:cs="Times New Roman"/>
          <w:sz w:val="24"/>
          <w:szCs w:val="24"/>
        </w:rPr>
      </w:pPr>
    </w:p>
    <w:p w:rsidR="001F721A" w:rsidRPr="00661F57" w:rsidRDefault="001F721A"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w:t>
      </w:r>
    </w:p>
    <w:p w:rsidR="001F721A" w:rsidRPr="00661F57" w:rsidRDefault="001F721A" w:rsidP="00D5375B">
      <w:pPr>
        <w:spacing w:after="160" w:line="259" w:lineRule="auto"/>
        <w:rPr>
          <w:rFonts w:cs="Times New Roman"/>
          <w:sz w:val="24"/>
          <w:szCs w:val="24"/>
        </w:rPr>
      </w:pPr>
      <w:r w:rsidRPr="00661F57">
        <w:rPr>
          <w:rFonts w:cs="Times New Roman"/>
          <w:sz w:val="24"/>
          <w:szCs w:val="24"/>
        </w:rPr>
        <w:t>&gt;</w:t>
      </w:r>
      <w:r w:rsidR="006B0B14">
        <w:rPr>
          <w:rFonts w:cs="Times New Roman"/>
          <w:sz w:val="24"/>
          <w:szCs w:val="24"/>
        </w:rPr>
        <w:t xml:space="preserve"> </w:t>
      </w:r>
      <w:r w:rsidRPr="00661F57">
        <w:rPr>
          <w:rFonts w:cs="Times New Roman"/>
          <w:sz w:val="24"/>
          <w:szCs w:val="24"/>
        </w:rPr>
        <w:t>If db is in read_only then we can perform copy database method.</w:t>
      </w:r>
    </w:p>
    <w:p w:rsidR="001F721A" w:rsidRPr="00661F57" w:rsidRDefault="001F721A" w:rsidP="00D5375B">
      <w:pPr>
        <w:spacing w:after="160" w:line="259" w:lineRule="auto"/>
        <w:rPr>
          <w:rFonts w:cs="Times New Roman"/>
          <w:sz w:val="24"/>
          <w:szCs w:val="24"/>
        </w:rPr>
      </w:pPr>
      <w:r w:rsidRPr="00661F57">
        <w:rPr>
          <w:rFonts w:cs="Times New Roman"/>
          <w:sz w:val="24"/>
          <w:szCs w:val="24"/>
        </w:rPr>
        <w:t>&gt; This method uses SSIS services to execute in destination.</w:t>
      </w:r>
    </w:p>
    <w:p w:rsidR="001F721A" w:rsidRPr="00661F57" w:rsidRDefault="001F721A" w:rsidP="00D5375B">
      <w:pPr>
        <w:spacing w:after="160" w:line="259" w:lineRule="auto"/>
        <w:rPr>
          <w:rFonts w:cs="Times New Roman"/>
          <w:sz w:val="24"/>
          <w:szCs w:val="24"/>
        </w:rPr>
      </w:pPr>
    </w:p>
    <w:p w:rsidR="001F721A" w:rsidRPr="00661F57" w:rsidRDefault="001F721A" w:rsidP="00D5375B">
      <w:pPr>
        <w:spacing w:after="160" w:line="259" w:lineRule="auto"/>
        <w:rPr>
          <w:rFonts w:cs="Times New Roman"/>
          <w:sz w:val="24"/>
          <w:szCs w:val="24"/>
        </w:rPr>
      </w:pPr>
      <w:r w:rsidRPr="00661F57">
        <w:rPr>
          <w:rFonts w:cs="Times New Roman"/>
          <w:sz w:val="24"/>
          <w:szCs w:val="24"/>
        </w:rPr>
        <w:t>SSIS package collects:</w:t>
      </w:r>
    </w:p>
    <w:p w:rsidR="001F721A" w:rsidRPr="00661F57" w:rsidRDefault="001F721A" w:rsidP="00D5375B">
      <w:pPr>
        <w:spacing w:after="160" w:line="259" w:lineRule="auto"/>
        <w:rPr>
          <w:rFonts w:cs="Times New Roman"/>
          <w:sz w:val="24"/>
          <w:szCs w:val="24"/>
        </w:rPr>
      </w:pPr>
      <w:r w:rsidRPr="00661F57">
        <w:rPr>
          <w:rFonts w:cs="Times New Roman"/>
          <w:sz w:val="24"/>
          <w:szCs w:val="24"/>
        </w:rPr>
        <w:t>Users</w:t>
      </w:r>
    </w:p>
    <w:p w:rsidR="001F721A" w:rsidRPr="00661F57" w:rsidRDefault="001F721A" w:rsidP="00D5375B">
      <w:pPr>
        <w:spacing w:after="160" w:line="259" w:lineRule="auto"/>
        <w:rPr>
          <w:rFonts w:cs="Times New Roman"/>
          <w:sz w:val="24"/>
          <w:szCs w:val="24"/>
        </w:rPr>
      </w:pPr>
      <w:r w:rsidRPr="00661F57">
        <w:rPr>
          <w:rFonts w:cs="Times New Roman"/>
          <w:sz w:val="24"/>
          <w:szCs w:val="24"/>
        </w:rPr>
        <w:t>Logins</w:t>
      </w:r>
    </w:p>
    <w:p w:rsidR="001F721A" w:rsidRPr="00661F57" w:rsidRDefault="001F721A" w:rsidP="00D5375B">
      <w:pPr>
        <w:spacing w:after="160" w:line="259" w:lineRule="auto"/>
        <w:rPr>
          <w:rFonts w:cs="Times New Roman"/>
          <w:sz w:val="24"/>
          <w:szCs w:val="24"/>
        </w:rPr>
      </w:pPr>
      <w:r w:rsidRPr="00661F57">
        <w:rPr>
          <w:rFonts w:cs="Times New Roman"/>
          <w:sz w:val="24"/>
          <w:szCs w:val="24"/>
        </w:rPr>
        <w:t>Database</w:t>
      </w:r>
    </w:p>
    <w:p w:rsidR="001F721A" w:rsidRPr="00661F57" w:rsidRDefault="001F721A" w:rsidP="00D5375B">
      <w:pPr>
        <w:spacing w:after="160" w:line="259" w:lineRule="auto"/>
        <w:rPr>
          <w:rFonts w:cs="Times New Roman"/>
          <w:sz w:val="24"/>
          <w:szCs w:val="24"/>
        </w:rPr>
      </w:pPr>
      <w:r w:rsidRPr="00661F57">
        <w:rPr>
          <w:rFonts w:cs="Times New Roman"/>
          <w:sz w:val="24"/>
          <w:szCs w:val="24"/>
        </w:rPr>
        <w:t>Tables</w:t>
      </w:r>
    </w:p>
    <w:p w:rsidR="001F721A" w:rsidRPr="00661F57" w:rsidRDefault="001F721A" w:rsidP="00D5375B">
      <w:pPr>
        <w:spacing w:after="160" w:line="259" w:lineRule="auto"/>
        <w:rPr>
          <w:rFonts w:cs="Times New Roman"/>
          <w:sz w:val="24"/>
          <w:szCs w:val="24"/>
        </w:rPr>
      </w:pPr>
      <w:r w:rsidRPr="00661F57">
        <w:rPr>
          <w:rFonts w:cs="Times New Roman"/>
          <w:sz w:val="24"/>
          <w:szCs w:val="24"/>
        </w:rPr>
        <w:t>Views</w:t>
      </w:r>
    </w:p>
    <w:p w:rsidR="001F721A" w:rsidRPr="00661F57" w:rsidRDefault="001F721A" w:rsidP="00D5375B">
      <w:pPr>
        <w:spacing w:after="160" w:line="259" w:lineRule="auto"/>
        <w:rPr>
          <w:rFonts w:cs="Times New Roman"/>
          <w:sz w:val="24"/>
          <w:szCs w:val="24"/>
        </w:rPr>
      </w:pPr>
      <w:r w:rsidRPr="00661F57">
        <w:rPr>
          <w:rFonts w:cs="Times New Roman"/>
          <w:sz w:val="24"/>
          <w:szCs w:val="24"/>
        </w:rPr>
        <w:t>Store procedures...etc</w:t>
      </w:r>
    </w:p>
    <w:p w:rsidR="001F721A" w:rsidRPr="00661F57" w:rsidRDefault="001F721A" w:rsidP="00D5375B">
      <w:pPr>
        <w:spacing w:after="160" w:line="259" w:lineRule="auto"/>
        <w:rPr>
          <w:rFonts w:cs="Times New Roman"/>
          <w:sz w:val="24"/>
          <w:szCs w:val="24"/>
        </w:rPr>
      </w:pPr>
    </w:p>
    <w:p w:rsidR="001F721A" w:rsidRPr="00661F57" w:rsidRDefault="001F721A" w:rsidP="00D5375B">
      <w:pPr>
        <w:spacing w:after="160" w:line="259" w:lineRule="auto"/>
        <w:rPr>
          <w:rFonts w:cs="Times New Roman"/>
          <w:b/>
          <w:sz w:val="24"/>
          <w:szCs w:val="24"/>
        </w:rPr>
      </w:pPr>
      <w:r w:rsidRPr="00661F57">
        <w:rPr>
          <w:rFonts w:cs="Times New Roman"/>
          <w:b/>
          <w:sz w:val="24"/>
          <w:szCs w:val="24"/>
        </w:rPr>
        <w:t>Limitations:</w:t>
      </w:r>
    </w:p>
    <w:p w:rsidR="001F721A" w:rsidRPr="00661F57" w:rsidRDefault="001F721A" w:rsidP="00D5375B">
      <w:pPr>
        <w:spacing w:after="160" w:line="259" w:lineRule="auto"/>
        <w:rPr>
          <w:rFonts w:cs="Times New Roman"/>
          <w:sz w:val="24"/>
          <w:szCs w:val="24"/>
        </w:rPr>
      </w:pPr>
      <w:r w:rsidRPr="00661F57">
        <w:rPr>
          <w:rFonts w:cs="Times New Roman"/>
          <w:sz w:val="24"/>
          <w:szCs w:val="24"/>
        </w:rPr>
        <w:t>&gt;System databases</w:t>
      </w:r>
    </w:p>
    <w:p w:rsidR="001F721A" w:rsidRPr="00661F57" w:rsidRDefault="001F721A" w:rsidP="00D5375B">
      <w:pPr>
        <w:spacing w:after="160" w:line="259" w:lineRule="auto"/>
        <w:rPr>
          <w:rFonts w:cs="Times New Roman"/>
          <w:sz w:val="24"/>
          <w:szCs w:val="24"/>
        </w:rPr>
      </w:pPr>
      <w:r w:rsidRPr="00661F57">
        <w:rPr>
          <w:rFonts w:cs="Times New Roman"/>
          <w:sz w:val="24"/>
          <w:szCs w:val="24"/>
        </w:rPr>
        <w:t>&gt;Databases marked for High availability.</w:t>
      </w:r>
    </w:p>
    <w:p w:rsidR="001F721A" w:rsidRPr="00661F57" w:rsidRDefault="001F721A" w:rsidP="00D5375B">
      <w:pPr>
        <w:spacing w:after="160" w:line="259" w:lineRule="auto"/>
        <w:rPr>
          <w:rFonts w:cs="Times New Roman"/>
          <w:sz w:val="24"/>
          <w:szCs w:val="24"/>
        </w:rPr>
      </w:pPr>
      <w:r w:rsidRPr="00661F57">
        <w:rPr>
          <w:rFonts w:cs="Times New Roman"/>
          <w:sz w:val="24"/>
          <w:szCs w:val="24"/>
        </w:rPr>
        <w:t>&gt;Databases marked Inaccessible, Loading, Offline, Recovering, Suspect, or in Emergency Mode.</w:t>
      </w:r>
    </w:p>
    <w:p w:rsidR="001F721A" w:rsidRPr="00661F57" w:rsidRDefault="001F721A" w:rsidP="00D5375B">
      <w:pPr>
        <w:spacing w:after="160" w:line="259" w:lineRule="auto"/>
        <w:rPr>
          <w:rFonts w:cs="Times New Roman"/>
          <w:sz w:val="24"/>
          <w:szCs w:val="24"/>
        </w:rPr>
      </w:pPr>
    </w:p>
    <w:p w:rsidR="00633BED" w:rsidRPr="00661F57" w:rsidRDefault="00633BED" w:rsidP="00D5375B">
      <w:pPr>
        <w:spacing w:after="160" w:line="259" w:lineRule="auto"/>
        <w:rPr>
          <w:rFonts w:cs="Times New Roman"/>
          <w:b/>
          <w:color w:val="FF0000"/>
          <w:sz w:val="26"/>
          <w:szCs w:val="26"/>
        </w:rPr>
      </w:pPr>
    </w:p>
    <w:p w:rsidR="00633BED" w:rsidRPr="00661F57" w:rsidRDefault="00633BED" w:rsidP="00D5375B">
      <w:pPr>
        <w:spacing w:after="160" w:line="259" w:lineRule="auto"/>
        <w:rPr>
          <w:rFonts w:cs="Times New Roman"/>
          <w:b/>
          <w:color w:val="FF0000"/>
          <w:sz w:val="26"/>
          <w:szCs w:val="26"/>
        </w:rPr>
      </w:pPr>
    </w:p>
    <w:p w:rsidR="0077448D" w:rsidRPr="00661F57" w:rsidRDefault="0077448D" w:rsidP="00D5375B">
      <w:pPr>
        <w:spacing w:after="160" w:line="259" w:lineRule="auto"/>
        <w:rPr>
          <w:rFonts w:cs="Times New Roman"/>
          <w:b/>
          <w:color w:val="FF0000"/>
          <w:sz w:val="26"/>
          <w:szCs w:val="26"/>
        </w:rPr>
      </w:pPr>
    </w:p>
    <w:p w:rsidR="006875A1" w:rsidRDefault="006875A1" w:rsidP="00F14A23">
      <w:pPr>
        <w:spacing w:after="160" w:line="259" w:lineRule="auto"/>
        <w:jc w:val="center"/>
        <w:rPr>
          <w:rFonts w:cs="Times New Roman"/>
          <w:b/>
          <w:color w:val="FF0000"/>
          <w:sz w:val="26"/>
          <w:szCs w:val="26"/>
        </w:rPr>
      </w:pPr>
    </w:p>
    <w:p w:rsidR="005E28C3" w:rsidRPr="00296ADB" w:rsidRDefault="005E28C3" w:rsidP="00F14A23">
      <w:pPr>
        <w:spacing w:after="160" w:line="259" w:lineRule="auto"/>
        <w:jc w:val="center"/>
        <w:rPr>
          <w:rFonts w:cs="Times New Roman"/>
          <w:b/>
          <w:color w:val="C00000"/>
          <w:sz w:val="24"/>
          <w:szCs w:val="24"/>
        </w:rPr>
      </w:pPr>
      <w:r w:rsidRPr="00296ADB">
        <w:rPr>
          <w:rFonts w:cs="Times New Roman"/>
          <w:b/>
          <w:color w:val="C00000"/>
          <w:sz w:val="24"/>
          <w:szCs w:val="24"/>
        </w:rPr>
        <w:t>SYSTEM DATABASES</w:t>
      </w:r>
      <w:r w:rsidR="001F721A" w:rsidRPr="00296ADB">
        <w:rPr>
          <w:rFonts w:cs="Times New Roman"/>
          <w:b/>
          <w:color w:val="C00000"/>
          <w:sz w:val="24"/>
          <w:szCs w:val="24"/>
        </w:rPr>
        <w:t xml:space="preserve"> OVERVIEW</w:t>
      </w:r>
    </w:p>
    <w:p w:rsidR="005E28C3" w:rsidRPr="00661F57" w:rsidRDefault="005E28C3" w:rsidP="00D5375B">
      <w:pPr>
        <w:spacing w:after="160" w:line="259" w:lineRule="auto"/>
        <w:rPr>
          <w:rFonts w:cs="Times New Roman"/>
          <w:sz w:val="24"/>
          <w:szCs w:val="24"/>
        </w:rPr>
      </w:pPr>
    </w:p>
    <w:p w:rsidR="005E28C3" w:rsidRPr="00661F57" w:rsidRDefault="00022AF2" w:rsidP="00D5375B">
      <w:pPr>
        <w:spacing w:after="160" w:line="259" w:lineRule="auto"/>
        <w:rPr>
          <w:rFonts w:cs="Times New Roman"/>
          <w:b/>
          <w:sz w:val="24"/>
          <w:szCs w:val="24"/>
        </w:rPr>
      </w:pPr>
      <w:r w:rsidRPr="00661F57">
        <w:rPr>
          <w:rFonts w:cs="Times New Roman"/>
          <w:b/>
          <w:sz w:val="24"/>
          <w:szCs w:val="24"/>
        </w:rPr>
        <w:t>1. MASTER</w:t>
      </w:r>
      <w:r w:rsidR="005E28C3" w:rsidRPr="00661F57">
        <w:rPr>
          <w:rFonts w:cs="Times New Roman"/>
          <w:b/>
          <w:sz w:val="24"/>
          <w:szCs w:val="24"/>
        </w:rPr>
        <w:t xml:space="preserve"> DATABASE: </w:t>
      </w:r>
      <w:r w:rsidRPr="00661F57">
        <w:rPr>
          <w:rFonts w:cs="Times New Roman"/>
          <w:b/>
          <w:sz w:val="24"/>
          <w:szCs w:val="24"/>
        </w:rPr>
        <w:t>[DB</w:t>
      </w:r>
      <w:r w:rsidR="005E28C3" w:rsidRPr="00661F57">
        <w:rPr>
          <w:rFonts w:cs="Times New Roman"/>
          <w:b/>
          <w:sz w:val="24"/>
          <w:szCs w:val="24"/>
        </w:rPr>
        <w:t xml:space="preserve"> </w:t>
      </w:r>
      <w:r w:rsidRPr="00661F57">
        <w:rPr>
          <w:rFonts w:cs="Times New Roman"/>
          <w:b/>
          <w:sz w:val="24"/>
          <w:szCs w:val="24"/>
        </w:rPr>
        <w:t>ID:</w:t>
      </w:r>
      <w:r w:rsidR="005E28C3" w:rsidRPr="00661F57">
        <w:rPr>
          <w:rFonts w:cs="Times New Roman"/>
          <w:b/>
          <w:sz w:val="24"/>
          <w:szCs w:val="24"/>
        </w:rPr>
        <w:t xml:space="preserve"> 1]</w:t>
      </w:r>
    </w:p>
    <w:p w:rsidR="005E28C3" w:rsidRPr="00661F57" w:rsidRDefault="005E28C3"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sz w:val="24"/>
          <w:szCs w:val="24"/>
        </w:rPr>
      </w:pPr>
      <w:r w:rsidRPr="00661F57">
        <w:rPr>
          <w:rFonts w:cs="Times New Roman"/>
          <w:sz w:val="24"/>
          <w:szCs w:val="24"/>
        </w:rPr>
        <w:t>&gt; In SQL Server system object data stores in master database logically and physically in resource database.</w:t>
      </w:r>
    </w:p>
    <w:p w:rsidR="005E28C3" w:rsidRPr="00661F57" w:rsidRDefault="00022AF2" w:rsidP="00D5375B">
      <w:pPr>
        <w:spacing w:after="160" w:line="259" w:lineRule="auto"/>
        <w:rPr>
          <w:rFonts w:cs="Times New Roman"/>
          <w:sz w:val="24"/>
          <w:szCs w:val="24"/>
        </w:rPr>
      </w:pPr>
      <w:r w:rsidRPr="00661F57">
        <w:rPr>
          <w:rFonts w:cs="Times New Roman"/>
          <w:sz w:val="24"/>
          <w:szCs w:val="24"/>
        </w:rPr>
        <w:t>E</w:t>
      </w:r>
      <w:r w:rsidR="005E28C3" w:rsidRPr="00661F57">
        <w:rPr>
          <w:rFonts w:cs="Times New Roman"/>
          <w:sz w:val="24"/>
          <w:szCs w:val="24"/>
        </w:rPr>
        <w:t xml:space="preserve">X: </w:t>
      </w:r>
      <w:r w:rsidRPr="00661F57">
        <w:rPr>
          <w:rFonts w:cs="Times New Roman"/>
          <w:sz w:val="24"/>
          <w:szCs w:val="24"/>
        </w:rPr>
        <w:t>any</w:t>
      </w:r>
      <w:r w:rsidR="005E28C3" w:rsidRPr="00661F57">
        <w:rPr>
          <w:rFonts w:cs="Times New Roman"/>
          <w:sz w:val="24"/>
          <w:szCs w:val="24"/>
        </w:rPr>
        <w:t xml:space="preserve"> TABLE OR VIEW STARTS WITH sys.</w:t>
      </w:r>
    </w:p>
    <w:p w:rsidR="005E28C3" w:rsidRPr="00661F57" w:rsidRDefault="005E28C3" w:rsidP="00D5375B">
      <w:pPr>
        <w:spacing w:after="160" w:line="259" w:lineRule="auto"/>
        <w:rPr>
          <w:rFonts w:cs="Times New Roman"/>
          <w:sz w:val="24"/>
          <w:szCs w:val="24"/>
        </w:rPr>
      </w:pPr>
      <w:r w:rsidRPr="00661F57">
        <w:rPr>
          <w:rFonts w:cs="Times New Roman"/>
          <w:sz w:val="24"/>
          <w:szCs w:val="24"/>
        </w:rPr>
        <w:t xml:space="preserve">&gt; </w:t>
      </w:r>
      <w:r w:rsidR="00022AF2" w:rsidRPr="00661F57">
        <w:rPr>
          <w:rFonts w:cs="Times New Roman"/>
          <w:sz w:val="24"/>
          <w:szCs w:val="24"/>
        </w:rPr>
        <w:t>Whenever</w:t>
      </w:r>
      <w:r w:rsidRPr="00661F57">
        <w:rPr>
          <w:rFonts w:cs="Times New Roman"/>
          <w:sz w:val="24"/>
          <w:szCs w:val="24"/>
        </w:rPr>
        <w:t xml:space="preserve"> restart SQL Server ; SQL Server engine checks for MASTER MDF and LDF path from configuration manager&gt;advanced&gt; start up parameter&gt; MDF and LDF file location</w:t>
      </w:r>
    </w:p>
    <w:p w:rsidR="005E28C3" w:rsidRPr="00661F57" w:rsidRDefault="005E28C3"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sz w:val="24"/>
          <w:szCs w:val="24"/>
        </w:rPr>
      </w:pPr>
      <w:r w:rsidRPr="00661F57">
        <w:rPr>
          <w:rFonts w:cs="Times New Roman"/>
          <w:sz w:val="24"/>
          <w:szCs w:val="24"/>
        </w:rPr>
        <w:t>Then my SQL Server services start.</w:t>
      </w:r>
    </w:p>
    <w:p w:rsidR="005E28C3" w:rsidRPr="00661F57" w:rsidRDefault="005E28C3"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Master database starts first </w:t>
      </w:r>
      <w:r w:rsidR="00022AF2" w:rsidRPr="00661F57">
        <w:rPr>
          <w:rFonts w:cs="Times New Roman"/>
          <w:sz w:val="24"/>
          <w:szCs w:val="24"/>
        </w:rPr>
        <w:t>whenever</w:t>
      </w:r>
      <w:r w:rsidRPr="00661F57">
        <w:rPr>
          <w:rFonts w:cs="Times New Roman"/>
          <w:sz w:val="24"/>
          <w:szCs w:val="24"/>
        </w:rPr>
        <w:t xml:space="preserve"> restart.</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At the same time write recovery of database information into SQL Server error log.</w:t>
      </w:r>
    </w:p>
    <w:p w:rsidR="005E28C3" w:rsidRPr="00661F57" w:rsidRDefault="005E28C3" w:rsidP="00D5375B">
      <w:pPr>
        <w:spacing w:after="160" w:line="259" w:lineRule="auto"/>
        <w:rPr>
          <w:rFonts w:cs="Times New Roman"/>
          <w:sz w:val="24"/>
          <w:szCs w:val="24"/>
        </w:rPr>
      </w:pPr>
      <w:r w:rsidRPr="00661F57">
        <w:rPr>
          <w:rFonts w:cs="Times New Roman"/>
          <w:sz w:val="24"/>
          <w:szCs w:val="24"/>
        </w:rPr>
        <w:t>Note: In SQL 2005 version: Master and resource database files MDF and LDF stores in DATA folder.</w:t>
      </w:r>
    </w:p>
    <w:p w:rsidR="005E28C3" w:rsidRPr="00661F57" w:rsidRDefault="00022AF2" w:rsidP="00D5375B">
      <w:pPr>
        <w:spacing w:after="160" w:line="259" w:lineRule="auto"/>
        <w:rPr>
          <w:rFonts w:cs="Times New Roman"/>
          <w:sz w:val="24"/>
          <w:szCs w:val="24"/>
        </w:rPr>
      </w:pPr>
      <w:r w:rsidRPr="00661F57">
        <w:rPr>
          <w:rFonts w:cs="Times New Roman"/>
          <w:sz w:val="24"/>
          <w:szCs w:val="24"/>
        </w:rPr>
        <w:t>Whereas</w:t>
      </w:r>
      <w:r w:rsidR="005E28C3" w:rsidRPr="00661F57">
        <w:rPr>
          <w:rFonts w:cs="Times New Roman"/>
          <w:sz w:val="24"/>
          <w:szCs w:val="24"/>
        </w:rPr>
        <w:t xml:space="preserve"> from SQL 2008 onwards; MASTER into data folder and </w:t>
      </w:r>
      <w:r w:rsidRPr="00661F57">
        <w:rPr>
          <w:rFonts w:cs="Times New Roman"/>
          <w:sz w:val="24"/>
          <w:szCs w:val="24"/>
        </w:rPr>
        <w:t>resource</w:t>
      </w:r>
      <w:r w:rsidR="005E28C3" w:rsidRPr="00661F57">
        <w:rPr>
          <w:rFonts w:cs="Times New Roman"/>
          <w:sz w:val="24"/>
          <w:szCs w:val="24"/>
        </w:rPr>
        <w:t xml:space="preserve"> files into BINN folder.</w:t>
      </w:r>
    </w:p>
    <w:p w:rsidR="005E28C3" w:rsidRPr="00661F57" w:rsidRDefault="005E28C3" w:rsidP="00D5375B">
      <w:pPr>
        <w:spacing w:after="160" w:line="259" w:lineRule="auto"/>
        <w:rPr>
          <w:rFonts w:cs="Times New Roman"/>
          <w:b/>
          <w:sz w:val="24"/>
          <w:szCs w:val="24"/>
        </w:rPr>
      </w:pPr>
      <w:r w:rsidRPr="00661F57">
        <w:rPr>
          <w:rFonts w:cs="Times New Roman"/>
          <w:b/>
          <w:sz w:val="24"/>
          <w:szCs w:val="24"/>
        </w:rPr>
        <w:t>Information stores in master:</w:t>
      </w:r>
    </w:p>
    <w:p w:rsidR="005E28C3" w:rsidRPr="00661F57" w:rsidRDefault="005E28C3" w:rsidP="00D5375B">
      <w:pPr>
        <w:spacing w:after="160" w:line="259" w:lineRule="auto"/>
        <w:rPr>
          <w:rFonts w:cs="Times New Roman"/>
          <w:sz w:val="24"/>
          <w:szCs w:val="24"/>
        </w:rPr>
      </w:pPr>
      <w:r w:rsidRPr="00661F57">
        <w:rPr>
          <w:rFonts w:cs="Times New Roman"/>
          <w:sz w:val="24"/>
          <w:szCs w:val="24"/>
        </w:rPr>
        <w:t>Linked server</w:t>
      </w:r>
    </w:p>
    <w:p w:rsidR="005E28C3" w:rsidRPr="00661F57" w:rsidRDefault="005E28C3" w:rsidP="00D5375B">
      <w:pPr>
        <w:spacing w:after="160" w:line="259" w:lineRule="auto"/>
        <w:rPr>
          <w:rFonts w:cs="Times New Roman"/>
          <w:sz w:val="24"/>
          <w:szCs w:val="24"/>
        </w:rPr>
      </w:pPr>
      <w:r w:rsidRPr="00661F57">
        <w:rPr>
          <w:rFonts w:cs="Times New Roman"/>
          <w:sz w:val="24"/>
          <w:szCs w:val="24"/>
        </w:rPr>
        <w:t>Endpoint</w:t>
      </w:r>
    </w:p>
    <w:p w:rsidR="005E28C3" w:rsidRPr="00661F57" w:rsidRDefault="005E28C3" w:rsidP="00D5375B">
      <w:pPr>
        <w:spacing w:after="160" w:line="259" w:lineRule="auto"/>
        <w:rPr>
          <w:rFonts w:cs="Times New Roman"/>
          <w:sz w:val="24"/>
          <w:szCs w:val="24"/>
        </w:rPr>
      </w:pPr>
      <w:r w:rsidRPr="00661F57">
        <w:rPr>
          <w:rFonts w:cs="Times New Roman"/>
          <w:sz w:val="24"/>
          <w:szCs w:val="24"/>
        </w:rPr>
        <w:t>Instance configuration</w:t>
      </w:r>
    </w:p>
    <w:p w:rsidR="005E28C3" w:rsidRPr="00661F57" w:rsidRDefault="005E28C3" w:rsidP="00D5375B">
      <w:pPr>
        <w:spacing w:after="160" w:line="259" w:lineRule="auto"/>
        <w:rPr>
          <w:rFonts w:cs="Times New Roman"/>
          <w:sz w:val="24"/>
          <w:szCs w:val="24"/>
        </w:rPr>
      </w:pPr>
      <w:r w:rsidRPr="00661F57">
        <w:rPr>
          <w:rFonts w:cs="Times New Roman"/>
          <w:sz w:val="24"/>
          <w:szCs w:val="24"/>
        </w:rPr>
        <w:t>Other database information</w:t>
      </w:r>
    </w:p>
    <w:p w:rsidR="005E28C3" w:rsidRPr="00661F57" w:rsidRDefault="005E28C3" w:rsidP="00D5375B">
      <w:pPr>
        <w:spacing w:after="160" w:line="259" w:lineRule="auto"/>
        <w:rPr>
          <w:rFonts w:cs="Times New Roman"/>
          <w:sz w:val="24"/>
          <w:szCs w:val="24"/>
        </w:rPr>
      </w:pPr>
      <w:r w:rsidRPr="00661F57">
        <w:rPr>
          <w:rFonts w:cs="Times New Roman"/>
          <w:sz w:val="24"/>
          <w:szCs w:val="24"/>
        </w:rPr>
        <w:t>Other database files</w:t>
      </w:r>
    </w:p>
    <w:p w:rsidR="005E28C3" w:rsidRPr="00661F57" w:rsidRDefault="005E28C3" w:rsidP="00D5375B">
      <w:pPr>
        <w:spacing w:after="160" w:line="259" w:lineRule="auto"/>
        <w:rPr>
          <w:rFonts w:cs="Times New Roman"/>
          <w:sz w:val="24"/>
          <w:szCs w:val="24"/>
        </w:rPr>
      </w:pPr>
      <w:r w:rsidRPr="00661F57">
        <w:rPr>
          <w:rFonts w:cs="Times New Roman"/>
          <w:sz w:val="24"/>
          <w:szCs w:val="24"/>
        </w:rPr>
        <w:t>Login [SYSXLOGIN]</w:t>
      </w:r>
    </w:p>
    <w:p w:rsidR="005E28C3" w:rsidRPr="00661F57" w:rsidRDefault="005E28C3" w:rsidP="00D5375B">
      <w:pPr>
        <w:spacing w:after="160" w:line="259" w:lineRule="auto"/>
        <w:rPr>
          <w:rFonts w:cs="Times New Roman"/>
          <w:sz w:val="24"/>
          <w:szCs w:val="24"/>
        </w:rPr>
      </w:pPr>
      <w:r w:rsidRPr="00661F57">
        <w:rPr>
          <w:rFonts w:cs="Times New Roman"/>
          <w:sz w:val="24"/>
          <w:szCs w:val="24"/>
        </w:rPr>
        <w:t>File group of other databases</w:t>
      </w:r>
    </w:p>
    <w:p w:rsidR="00022AF2" w:rsidRPr="00661F57" w:rsidRDefault="00022AF2"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sz w:val="24"/>
          <w:szCs w:val="24"/>
        </w:rPr>
      </w:pPr>
    </w:p>
    <w:p w:rsidR="0077448D" w:rsidRPr="00661F57" w:rsidRDefault="0077448D" w:rsidP="00D5375B">
      <w:pPr>
        <w:spacing w:after="160" w:line="259" w:lineRule="auto"/>
        <w:rPr>
          <w:rFonts w:cs="Times New Roman"/>
          <w:b/>
          <w:sz w:val="24"/>
          <w:szCs w:val="24"/>
        </w:rPr>
      </w:pPr>
    </w:p>
    <w:p w:rsidR="0077448D" w:rsidRPr="00661F57" w:rsidRDefault="0077448D" w:rsidP="00D5375B">
      <w:pPr>
        <w:spacing w:after="160" w:line="259" w:lineRule="auto"/>
        <w:rPr>
          <w:rFonts w:cs="Times New Roman"/>
          <w:b/>
          <w:sz w:val="24"/>
          <w:szCs w:val="24"/>
        </w:rPr>
      </w:pPr>
    </w:p>
    <w:p w:rsidR="006875A1" w:rsidRDefault="006875A1" w:rsidP="00D5375B">
      <w:pPr>
        <w:spacing w:after="160" w:line="259" w:lineRule="auto"/>
        <w:rPr>
          <w:rFonts w:cs="Times New Roman"/>
          <w:b/>
          <w:sz w:val="24"/>
          <w:szCs w:val="24"/>
        </w:rPr>
      </w:pPr>
    </w:p>
    <w:p w:rsidR="00022AF2" w:rsidRPr="00661F57" w:rsidRDefault="00022AF2" w:rsidP="00D5375B">
      <w:pPr>
        <w:spacing w:after="160" w:line="259" w:lineRule="auto"/>
        <w:rPr>
          <w:rFonts w:cs="Times New Roman"/>
          <w:b/>
          <w:sz w:val="24"/>
          <w:szCs w:val="24"/>
        </w:rPr>
      </w:pPr>
      <w:r w:rsidRPr="00661F57">
        <w:rPr>
          <w:rFonts w:cs="Times New Roman"/>
          <w:b/>
          <w:sz w:val="24"/>
          <w:szCs w:val="24"/>
        </w:rPr>
        <w:t>2. MODEL Database [DB ID: 3]</w:t>
      </w:r>
    </w:p>
    <w:p w:rsidR="00022AF2" w:rsidRPr="00661F57" w:rsidRDefault="00022AF2"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sz w:val="24"/>
          <w:szCs w:val="24"/>
        </w:rPr>
      </w:pPr>
      <w:r w:rsidRPr="00661F57">
        <w:rPr>
          <w:rFonts w:cs="Times New Roman"/>
          <w:sz w:val="24"/>
          <w:szCs w:val="24"/>
        </w:rPr>
        <w:t xml:space="preserve">&gt; Just act as a template </w:t>
      </w:r>
      <w:r w:rsidR="00565262" w:rsidRPr="00661F57">
        <w:rPr>
          <w:rFonts w:cs="Times New Roman"/>
          <w:sz w:val="24"/>
          <w:szCs w:val="24"/>
        </w:rPr>
        <w:t>whenever</w:t>
      </w:r>
      <w:r w:rsidRPr="00661F57">
        <w:rPr>
          <w:rFonts w:cs="Times New Roman"/>
          <w:sz w:val="24"/>
          <w:szCs w:val="24"/>
        </w:rPr>
        <w:t xml:space="preserve"> we create user database.</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When you create any user database get all the below properties from model database.</w:t>
      </w:r>
    </w:p>
    <w:p w:rsidR="005E28C3" w:rsidRPr="00661F57" w:rsidRDefault="005E28C3" w:rsidP="00D5375B">
      <w:pPr>
        <w:spacing w:after="160" w:line="259" w:lineRule="auto"/>
        <w:rPr>
          <w:rFonts w:cs="Times New Roman"/>
          <w:b/>
          <w:sz w:val="24"/>
          <w:szCs w:val="24"/>
        </w:rPr>
      </w:pPr>
      <w:r w:rsidRPr="00661F57">
        <w:rPr>
          <w:rFonts w:cs="Times New Roman"/>
          <w:b/>
          <w:sz w:val="24"/>
          <w:szCs w:val="24"/>
        </w:rPr>
        <w:t>Ex:</w:t>
      </w:r>
    </w:p>
    <w:p w:rsidR="005E28C3" w:rsidRPr="00661F57" w:rsidRDefault="00565262" w:rsidP="00D5375B">
      <w:pPr>
        <w:spacing w:after="160" w:line="259" w:lineRule="auto"/>
        <w:rPr>
          <w:rFonts w:cs="Times New Roman"/>
          <w:sz w:val="24"/>
          <w:szCs w:val="24"/>
        </w:rPr>
      </w:pPr>
      <w:r w:rsidRPr="00661F57">
        <w:rPr>
          <w:rFonts w:cs="Times New Roman"/>
          <w:sz w:val="24"/>
          <w:szCs w:val="24"/>
        </w:rPr>
        <w:t>File</w:t>
      </w:r>
    </w:p>
    <w:p w:rsidR="005E28C3" w:rsidRPr="00661F57" w:rsidRDefault="00565262" w:rsidP="00D5375B">
      <w:pPr>
        <w:spacing w:after="160" w:line="259" w:lineRule="auto"/>
        <w:rPr>
          <w:rFonts w:cs="Times New Roman"/>
          <w:sz w:val="24"/>
          <w:szCs w:val="24"/>
        </w:rPr>
      </w:pPr>
      <w:r w:rsidRPr="00661F57">
        <w:rPr>
          <w:rFonts w:cs="Times New Roman"/>
          <w:sz w:val="24"/>
          <w:szCs w:val="24"/>
        </w:rPr>
        <w:t>File</w:t>
      </w:r>
      <w:r w:rsidR="005E28C3" w:rsidRPr="00661F57">
        <w:rPr>
          <w:rFonts w:cs="Times New Roman"/>
          <w:sz w:val="24"/>
          <w:szCs w:val="24"/>
        </w:rPr>
        <w:t xml:space="preserve"> size</w:t>
      </w:r>
    </w:p>
    <w:p w:rsidR="005E28C3" w:rsidRPr="00661F57" w:rsidRDefault="00565262" w:rsidP="00D5375B">
      <w:pPr>
        <w:spacing w:after="160" w:line="259" w:lineRule="auto"/>
        <w:rPr>
          <w:rFonts w:cs="Times New Roman"/>
          <w:sz w:val="24"/>
          <w:szCs w:val="24"/>
        </w:rPr>
      </w:pPr>
      <w:r w:rsidRPr="00661F57">
        <w:rPr>
          <w:rFonts w:cs="Times New Roman"/>
          <w:sz w:val="24"/>
          <w:szCs w:val="24"/>
        </w:rPr>
        <w:t>Recovery</w:t>
      </w:r>
      <w:r w:rsidR="005E28C3" w:rsidRPr="00661F57">
        <w:rPr>
          <w:rFonts w:cs="Times New Roman"/>
          <w:sz w:val="24"/>
          <w:szCs w:val="24"/>
        </w:rPr>
        <w:t xml:space="preserve"> model</w:t>
      </w:r>
    </w:p>
    <w:p w:rsidR="005E28C3" w:rsidRPr="00661F57" w:rsidRDefault="00565262" w:rsidP="00D5375B">
      <w:pPr>
        <w:spacing w:after="160" w:line="259" w:lineRule="auto"/>
        <w:rPr>
          <w:rFonts w:cs="Times New Roman"/>
          <w:sz w:val="24"/>
          <w:szCs w:val="24"/>
        </w:rPr>
      </w:pPr>
      <w:r w:rsidRPr="00661F57">
        <w:rPr>
          <w:rFonts w:cs="Times New Roman"/>
          <w:sz w:val="24"/>
          <w:szCs w:val="24"/>
        </w:rPr>
        <w:t>Collation</w:t>
      </w:r>
    </w:p>
    <w:p w:rsidR="00022AF2" w:rsidRPr="00661F57" w:rsidRDefault="00565262" w:rsidP="00D5375B">
      <w:pPr>
        <w:spacing w:after="160" w:line="259" w:lineRule="auto"/>
        <w:rPr>
          <w:rFonts w:cs="Times New Roman"/>
          <w:sz w:val="24"/>
          <w:szCs w:val="24"/>
        </w:rPr>
      </w:pPr>
      <w:r w:rsidRPr="00661F57">
        <w:rPr>
          <w:rFonts w:cs="Times New Roman"/>
          <w:sz w:val="24"/>
          <w:szCs w:val="24"/>
        </w:rPr>
        <w:t>Root</w:t>
      </w:r>
      <w:r w:rsidR="005E28C3" w:rsidRPr="00661F57">
        <w:rPr>
          <w:rFonts w:cs="Times New Roman"/>
          <w:sz w:val="24"/>
          <w:szCs w:val="24"/>
        </w:rPr>
        <w:t xml:space="preserve"> path</w:t>
      </w:r>
      <w:r w:rsidR="00022AF2" w:rsidRPr="00661F57">
        <w:rPr>
          <w:rFonts w:cs="Times New Roman"/>
          <w:sz w:val="24"/>
          <w:szCs w:val="24"/>
        </w:rPr>
        <w:t>....etc</w:t>
      </w:r>
    </w:p>
    <w:p w:rsidR="005E28C3" w:rsidRPr="00661F57" w:rsidRDefault="005E28C3" w:rsidP="00D5375B">
      <w:pPr>
        <w:spacing w:after="160" w:line="259" w:lineRule="auto"/>
        <w:rPr>
          <w:rFonts w:cs="Times New Roman"/>
          <w:sz w:val="24"/>
          <w:szCs w:val="24"/>
        </w:rPr>
      </w:pPr>
    </w:p>
    <w:p w:rsidR="005E28C3" w:rsidRPr="00661F57" w:rsidRDefault="00565262" w:rsidP="00D5375B">
      <w:pPr>
        <w:spacing w:after="160" w:line="259" w:lineRule="auto"/>
        <w:rPr>
          <w:rFonts w:cs="Times New Roman"/>
          <w:b/>
          <w:sz w:val="24"/>
          <w:szCs w:val="24"/>
        </w:rPr>
      </w:pPr>
      <w:r w:rsidRPr="00661F57">
        <w:rPr>
          <w:rFonts w:cs="Times New Roman"/>
          <w:b/>
          <w:sz w:val="24"/>
          <w:szCs w:val="24"/>
        </w:rPr>
        <w:t>3. MSDB</w:t>
      </w:r>
      <w:r w:rsidR="005E28C3" w:rsidRPr="00661F57">
        <w:rPr>
          <w:rFonts w:cs="Times New Roman"/>
          <w:b/>
          <w:sz w:val="24"/>
          <w:szCs w:val="24"/>
        </w:rPr>
        <w:t xml:space="preserve"> </w:t>
      </w:r>
      <w:r w:rsidRPr="00661F57">
        <w:rPr>
          <w:rFonts w:cs="Times New Roman"/>
          <w:b/>
          <w:sz w:val="24"/>
          <w:szCs w:val="24"/>
        </w:rPr>
        <w:t>[DBID</w:t>
      </w:r>
      <w:r w:rsidR="005E28C3" w:rsidRPr="00661F57">
        <w:rPr>
          <w:rFonts w:cs="Times New Roman"/>
          <w:b/>
          <w:sz w:val="24"/>
          <w:szCs w:val="24"/>
        </w:rPr>
        <w:t>: 4]</w:t>
      </w:r>
    </w:p>
    <w:p w:rsidR="006B0B14" w:rsidRDefault="006B0B14"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sz w:val="24"/>
          <w:szCs w:val="24"/>
        </w:rPr>
      </w:pPr>
      <w:r w:rsidRPr="00661F57">
        <w:rPr>
          <w:rFonts w:cs="Times New Roman"/>
          <w:sz w:val="24"/>
          <w:szCs w:val="24"/>
        </w:rPr>
        <w:t>&gt; SQL Server agent related information stores into MSDB</w:t>
      </w:r>
    </w:p>
    <w:p w:rsidR="005E28C3" w:rsidRPr="00661F57" w:rsidRDefault="005E28C3" w:rsidP="00D5375B">
      <w:pPr>
        <w:spacing w:after="160" w:line="259" w:lineRule="auto"/>
        <w:rPr>
          <w:rFonts w:cs="Times New Roman"/>
          <w:b/>
          <w:sz w:val="24"/>
          <w:szCs w:val="24"/>
        </w:rPr>
      </w:pPr>
      <w:r w:rsidRPr="00661F57">
        <w:rPr>
          <w:rFonts w:cs="Times New Roman"/>
          <w:b/>
          <w:sz w:val="24"/>
          <w:szCs w:val="24"/>
        </w:rPr>
        <w:t>Information stores:</w:t>
      </w:r>
    </w:p>
    <w:p w:rsidR="005E28C3" w:rsidRPr="00661F57" w:rsidRDefault="005E28C3" w:rsidP="00D5375B">
      <w:pPr>
        <w:spacing w:after="160" w:line="259" w:lineRule="auto"/>
        <w:rPr>
          <w:rFonts w:cs="Times New Roman"/>
          <w:sz w:val="24"/>
          <w:szCs w:val="24"/>
        </w:rPr>
      </w:pPr>
      <w:r w:rsidRPr="00661F57">
        <w:rPr>
          <w:rFonts w:cs="Times New Roman"/>
          <w:sz w:val="24"/>
          <w:szCs w:val="24"/>
        </w:rPr>
        <w:t>Jobs</w:t>
      </w:r>
    </w:p>
    <w:p w:rsidR="005E28C3" w:rsidRPr="00661F57" w:rsidRDefault="005E28C3" w:rsidP="00D5375B">
      <w:pPr>
        <w:spacing w:after="160" w:line="259" w:lineRule="auto"/>
        <w:rPr>
          <w:rFonts w:cs="Times New Roman"/>
          <w:sz w:val="24"/>
          <w:szCs w:val="24"/>
        </w:rPr>
      </w:pPr>
      <w:r w:rsidRPr="00661F57">
        <w:rPr>
          <w:rFonts w:cs="Times New Roman"/>
          <w:sz w:val="24"/>
          <w:szCs w:val="24"/>
        </w:rPr>
        <w:t>Maintaince plans</w:t>
      </w:r>
    </w:p>
    <w:p w:rsidR="005E28C3" w:rsidRPr="00661F57" w:rsidRDefault="005E28C3" w:rsidP="00D5375B">
      <w:pPr>
        <w:spacing w:after="160" w:line="259" w:lineRule="auto"/>
        <w:rPr>
          <w:rFonts w:cs="Times New Roman"/>
          <w:sz w:val="24"/>
          <w:szCs w:val="24"/>
        </w:rPr>
      </w:pPr>
      <w:r w:rsidRPr="00661F57">
        <w:rPr>
          <w:rFonts w:cs="Times New Roman"/>
          <w:sz w:val="24"/>
          <w:szCs w:val="24"/>
        </w:rPr>
        <w:t>Alerts</w:t>
      </w:r>
    </w:p>
    <w:p w:rsidR="005E28C3" w:rsidRPr="00661F57" w:rsidRDefault="005E28C3" w:rsidP="00D5375B">
      <w:pPr>
        <w:spacing w:after="160" w:line="259" w:lineRule="auto"/>
        <w:rPr>
          <w:rFonts w:cs="Times New Roman"/>
          <w:sz w:val="24"/>
          <w:szCs w:val="24"/>
        </w:rPr>
      </w:pPr>
      <w:r w:rsidRPr="00661F57">
        <w:rPr>
          <w:rFonts w:cs="Times New Roman"/>
          <w:sz w:val="24"/>
          <w:szCs w:val="24"/>
        </w:rPr>
        <w:t>Operator</w:t>
      </w:r>
    </w:p>
    <w:p w:rsidR="005E28C3" w:rsidRPr="00661F57" w:rsidRDefault="005E28C3" w:rsidP="00D5375B">
      <w:pPr>
        <w:spacing w:after="160" w:line="259" w:lineRule="auto"/>
        <w:rPr>
          <w:rFonts w:cs="Times New Roman"/>
          <w:sz w:val="24"/>
          <w:szCs w:val="24"/>
        </w:rPr>
      </w:pPr>
      <w:r w:rsidRPr="00661F57">
        <w:rPr>
          <w:rFonts w:cs="Times New Roman"/>
          <w:sz w:val="24"/>
          <w:szCs w:val="24"/>
        </w:rPr>
        <w:t>Database mail</w:t>
      </w:r>
    </w:p>
    <w:p w:rsidR="005E28C3" w:rsidRPr="00661F57" w:rsidRDefault="005E28C3" w:rsidP="00D5375B">
      <w:pPr>
        <w:spacing w:after="160" w:line="259" w:lineRule="auto"/>
        <w:rPr>
          <w:rFonts w:cs="Times New Roman"/>
          <w:sz w:val="24"/>
          <w:szCs w:val="24"/>
        </w:rPr>
      </w:pPr>
      <w:r w:rsidRPr="00661F57">
        <w:rPr>
          <w:rFonts w:cs="Times New Roman"/>
          <w:sz w:val="24"/>
          <w:szCs w:val="24"/>
        </w:rPr>
        <w:t>Log shipping</w:t>
      </w:r>
    </w:p>
    <w:p w:rsidR="005E28C3" w:rsidRPr="00661F57" w:rsidRDefault="005E28C3" w:rsidP="00D5375B">
      <w:pPr>
        <w:spacing w:after="160" w:line="259" w:lineRule="auto"/>
        <w:rPr>
          <w:rFonts w:cs="Times New Roman"/>
          <w:sz w:val="24"/>
          <w:szCs w:val="24"/>
        </w:rPr>
      </w:pPr>
      <w:r w:rsidRPr="00661F57">
        <w:rPr>
          <w:rFonts w:cs="Times New Roman"/>
          <w:sz w:val="24"/>
          <w:szCs w:val="24"/>
        </w:rPr>
        <w:t>Backup</w:t>
      </w:r>
    </w:p>
    <w:p w:rsidR="005E28C3" w:rsidRPr="00661F57" w:rsidRDefault="005E28C3" w:rsidP="00D5375B">
      <w:pPr>
        <w:spacing w:after="160" w:line="259" w:lineRule="auto"/>
        <w:rPr>
          <w:rFonts w:cs="Times New Roman"/>
          <w:sz w:val="24"/>
          <w:szCs w:val="24"/>
        </w:rPr>
      </w:pPr>
      <w:r w:rsidRPr="00661F57">
        <w:rPr>
          <w:rFonts w:cs="Times New Roman"/>
          <w:sz w:val="24"/>
          <w:szCs w:val="24"/>
        </w:rPr>
        <w:t>Restore</w:t>
      </w:r>
    </w:p>
    <w:p w:rsidR="005E28C3" w:rsidRPr="00661F57" w:rsidRDefault="005E28C3" w:rsidP="00D5375B">
      <w:pPr>
        <w:spacing w:after="160" w:line="259" w:lineRule="auto"/>
        <w:rPr>
          <w:rFonts w:cs="Times New Roman"/>
          <w:sz w:val="24"/>
          <w:szCs w:val="24"/>
        </w:rPr>
      </w:pPr>
      <w:r w:rsidRPr="00661F57">
        <w:rPr>
          <w:rFonts w:cs="Times New Roman"/>
          <w:sz w:val="24"/>
          <w:szCs w:val="24"/>
        </w:rPr>
        <w:t>Copy database wizard</w:t>
      </w:r>
    </w:p>
    <w:p w:rsidR="005E28C3" w:rsidRPr="00661F57" w:rsidRDefault="005E28C3" w:rsidP="00D5375B">
      <w:pPr>
        <w:spacing w:after="160" w:line="259" w:lineRule="auto"/>
        <w:rPr>
          <w:rFonts w:cs="Times New Roman"/>
          <w:sz w:val="24"/>
          <w:szCs w:val="24"/>
        </w:rPr>
      </w:pPr>
      <w:r w:rsidRPr="00661F57">
        <w:rPr>
          <w:rFonts w:cs="Times New Roman"/>
          <w:sz w:val="24"/>
          <w:szCs w:val="24"/>
        </w:rPr>
        <w:t>SSIS\DTS packages</w:t>
      </w:r>
    </w:p>
    <w:p w:rsidR="005E28C3" w:rsidRPr="00661F57" w:rsidRDefault="005E28C3" w:rsidP="00D5375B">
      <w:pPr>
        <w:spacing w:after="160" w:line="259" w:lineRule="auto"/>
        <w:rPr>
          <w:rFonts w:cs="Times New Roman"/>
          <w:sz w:val="24"/>
          <w:szCs w:val="24"/>
        </w:rPr>
      </w:pPr>
    </w:p>
    <w:p w:rsidR="00022AF2" w:rsidRPr="00661F57" w:rsidRDefault="00022AF2" w:rsidP="00D5375B">
      <w:pPr>
        <w:spacing w:after="160" w:line="259" w:lineRule="auto"/>
        <w:rPr>
          <w:rFonts w:cs="Times New Roman"/>
          <w:b/>
          <w:sz w:val="24"/>
          <w:szCs w:val="24"/>
        </w:rPr>
      </w:pPr>
      <w:r w:rsidRPr="00661F57">
        <w:rPr>
          <w:rFonts w:cs="Times New Roman"/>
          <w:b/>
          <w:sz w:val="24"/>
          <w:szCs w:val="24"/>
        </w:rPr>
        <w:t>4. Tempdb: [DB ID: 2]</w:t>
      </w:r>
    </w:p>
    <w:p w:rsidR="005E28C3" w:rsidRPr="00661F57" w:rsidRDefault="005E28C3" w:rsidP="00D5375B">
      <w:pPr>
        <w:spacing w:after="160" w:line="259" w:lineRule="auto"/>
        <w:rPr>
          <w:rFonts w:cs="Times New Roman"/>
          <w:sz w:val="24"/>
          <w:szCs w:val="24"/>
        </w:rPr>
      </w:pPr>
      <w:r w:rsidRPr="00661F57">
        <w:rPr>
          <w:rFonts w:cs="Times New Roman"/>
          <w:sz w:val="24"/>
          <w:szCs w:val="24"/>
        </w:rPr>
        <w:t xml:space="preserve">&gt; Whenever restart SQL Server services then </w:t>
      </w:r>
      <w:r w:rsidR="006B0B14" w:rsidRPr="00661F57">
        <w:rPr>
          <w:rFonts w:cs="Times New Roman"/>
          <w:sz w:val="24"/>
          <w:szCs w:val="24"/>
        </w:rPr>
        <w:t>Tempdb</w:t>
      </w:r>
      <w:r w:rsidRPr="00661F57">
        <w:rPr>
          <w:rFonts w:cs="Times New Roman"/>
          <w:sz w:val="24"/>
          <w:szCs w:val="24"/>
        </w:rPr>
        <w:t xml:space="preserve"> MDF and LDF reset to original size by flushing all the temp information.</w:t>
      </w:r>
    </w:p>
    <w:p w:rsidR="005E28C3" w:rsidRPr="00661F57" w:rsidRDefault="005E28C3" w:rsidP="00D5375B">
      <w:pPr>
        <w:spacing w:after="160" w:line="259" w:lineRule="auto"/>
        <w:rPr>
          <w:rFonts w:cs="Times New Roman"/>
          <w:sz w:val="24"/>
          <w:szCs w:val="24"/>
        </w:rPr>
      </w:pPr>
      <w:r w:rsidRPr="00661F57">
        <w:rPr>
          <w:rFonts w:cs="Times New Roman"/>
          <w:sz w:val="24"/>
          <w:szCs w:val="24"/>
        </w:rPr>
        <w:t xml:space="preserve">&gt; Tempdb always inherit properties from MODEL database except </w:t>
      </w:r>
      <w:r w:rsidR="006B0B14" w:rsidRPr="00661F57">
        <w:rPr>
          <w:rFonts w:cs="Times New Roman"/>
          <w:sz w:val="24"/>
          <w:szCs w:val="24"/>
        </w:rPr>
        <w:t>Tempdb</w:t>
      </w:r>
      <w:r w:rsidRPr="00661F57">
        <w:rPr>
          <w:rFonts w:cs="Times New Roman"/>
          <w:sz w:val="24"/>
          <w:szCs w:val="24"/>
        </w:rPr>
        <w:t xml:space="preserve"> MDF size: 8 MB and recovery model: Simple</w:t>
      </w:r>
    </w:p>
    <w:p w:rsidR="005E28C3" w:rsidRPr="00661F57" w:rsidRDefault="005E28C3" w:rsidP="00D5375B">
      <w:pPr>
        <w:spacing w:after="160" w:line="259" w:lineRule="auto"/>
        <w:rPr>
          <w:rFonts w:cs="Times New Roman"/>
          <w:sz w:val="24"/>
          <w:szCs w:val="24"/>
        </w:rPr>
      </w:pPr>
      <w:r w:rsidRPr="00661F57">
        <w:rPr>
          <w:rFonts w:cs="Times New Roman"/>
          <w:sz w:val="24"/>
          <w:szCs w:val="24"/>
        </w:rPr>
        <w:t xml:space="preserve">&gt; By finding </w:t>
      </w:r>
      <w:r w:rsidR="006B0B14" w:rsidRPr="00661F57">
        <w:rPr>
          <w:rFonts w:cs="Times New Roman"/>
          <w:sz w:val="24"/>
          <w:szCs w:val="24"/>
        </w:rPr>
        <w:t>Tempdb</w:t>
      </w:r>
      <w:r w:rsidRPr="00661F57">
        <w:rPr>
          <w:rFonts w:cs="Times New Roman"/>
          <w:sz w:val="24"/>
          <w:szCs w:val="24"/>
        </w:rPr>
        <w:t xml:space="preserve"> created date by using SP_HELPDB or db&gt; right click properties or </w:t>
      </w:r>
      <w:r w:rsidR="006B0B14" w:rsidRPr="00661F57">
        <w:rPr>
          <w:rFonts w:cs="Times New Roman"/>
          <w:sz w:val="24"/>
          <w:szCs w:val="24"/>
        </w:rPr>
        <w:t>Tempdb</w:t>
      </w:r>
      <w:r w:rsidRPr="00661F57">
        <w:rPr>
          <w:rFonts w:cs="Times New Roman"/>
          <w:sz w:val="24"/>
          <w:szCs w:val="24"/>
        </w:rPr>
        <w:t xml:space="preserve"> mdf, ldf file date creation: can conclude that is the time when SQL Server services restarted.</w:t>
      </w:r>
    </w:p>
    <w:p w:rsidR="005E28C3" w:rsidRPr="00661F57" w:rsidRDefault="005E28C3"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b/>
          <w:sz w:val="24"/>
          <w:szCs w:val="24"/>
        </w:rPr>
      </w:pPr>
      <w:r w:rsidRPr="00661F57">
        <w:rPr>
          <w:rFonts w:cs="Times New Roman"/>
          <w:b/>
          <w:sz w:val="24"/>
          <w:szCs w:val="24"/>
        </w:rPr>
        <w:t>Tempdb Stores:</w:t>
      </w:r>
    </w:p>
    <w:p w:rsidR="005E28C3" w:rsidRPr="00661F57" w:rsidRDefault="005E28C3" w:rsidP="00D5375B">
      <w:pPr>
        <w:spacing w:after="160" w:line="259" w:lineRule="auto"/>
        <w:rPr>
          <w:rFonts w:cs="Times New Roman"/>
          <w:sz w:val="24"/>
          <w:szCs w:val="24"/>
        </w:rPr>
      </w:pPr>
      <w:r w:rsidRPr="00661F57">
        <w:rPr>
          <w:rFonts w:cs="Times New Roman"/>
          <w:sz w:val="24"/>
          <w:szCs w:val="24"/>
        </w:rPr>
        <w:t>Cursors</w:t>
      </w:r>
    </w:p>
    <w:p w:rsidR="005E28C3" w:rsidRPr="00661F57" w:rsidRDefault="005E28C3" w:rsidP="00D5375B">
      <w:pPr>
        <w:spacing w:after="160" w:line="259" w:lineRule="auto"/>
        <w:rPr>
          <w:rFonts w:cs="Times New Roman"/>
          <w:sz w:val="24"/>
          <w:szCs w:val="24"/>
        </w:rPr>
      </w:pPr>
      <w:r w:rsidRPr="00661F57">
        <w:rPr>
          <w:rFonts w:cs="Times New Roman"/>
          <w:sz w:val="24"/>
          <w:szCs w:val="24"/>
        </w:rPr>
        <w:t>Triggers</w:t>
      </w:r>
    </w:p>
    <w:p w:rsidR="005E28C3" w:rsidRPr="00661F57" w:rsidRDefault="005E28C3" w:rsidP="00D5375B">
      <w:pPr>
        <w:spacing w:after="160" w:line="259" w:lineRule="auto"/>
        <w:rPr>
          <w:rFonts w:cs="Times New Roman"/>
          <w:sz w:val="24"/>
          <w:szCs w:val="24"/>
        </w:rPr>
      </w:pPr>
      <w:r w:rsidRPr="00661F57">
        <w:rPr>
          <w:rFonts w:cs="Times New Roman"/>
          <w:sz w:val="24"/>
          <w:szCs w:val="24"/>
        </w:rPr>
        <w:t>Functions</w:t>
      </w:r>
    </w:p>
    <w:p w:rsidR="005E28C3" w:rsidRPr="00661F57" w:rsidRDefault="005E28C3" w:rsidP="00D5375B">
      <w:pPr>
        <w:spacing w:after="160" w:line="259" w:lineRule="auto"/>
        <w:rPr>
          <w:rFonts w:cs="Times New Roman"/>
          <w:sz w:val="24"/>
          <w:szCs w:val="24"/>
        </w:rPr>
      </w:pPr>
      <w:r w:rsidRPr="00661F57">
        <w:rPr>
          <w:rFonts w:cs="Times New Roman"/>
          <w:sz w:val="24"/>
          <w:szCs w:val="24"/>
        </w:rPr>
        <w:t>Joins</w:t>
      </w:r>
    </w:p>
    <w:p w:rsidR="005E28C3" w:rsidRPr="00661F57" w:rsidRDefault="005E28C3" w:rsidP="00D5375B">
      <w:pPr>
        <w:spacing w:after="160" w:line="259" w:lineRule="auto"/>
        <w:rPr>
          <w:rFonts w:cs="Times New Roman"/>
          <w:sz w:val="24"/>
          <w:szCs w:val="24"/>
        </w:rPr>
      </w:pPr>
      <w:r w:rsidRPr="00661F57">
        <w:rPr>
          <w:rFonts w:cs="Times New Roman"/>
          <w:sz w:val="24"/>
          <w:szCs w:val="24"/>
        </w:rPr>
        <w:t>Local variables (#)</w:t>
      </w:r>
    </w:p>
    <w:p w:rsidR="005E28C3" w:rsidRPr="00661F57" w:rsidRDefault="005E28C3" w:rsidP="00D5375B">
      <w:pPr>
        <w:spacing w:after="160" w:line="259" w:lineRule="auto"/>
        <w:rPr>
          <w:rFonts w:cs="Times New Roman"/>
          <w:sz w:val="24"/>
          <w:szCs w:val="24"/>
        </w:rPr>
      </w:pPr>
      <w:r w:rsidRPr="00661F57">
        <w:rPr>
          <w:rFonts w:cs="Times New Roman"/>
          <w:sz w:val="24"/>
          <w:szCs w:val="24"/>
        </w:rPr>
        <w:t>Global variables (##)</w:t>
      </w:r>
    </w:p>
    <w:p w:rsidR="005E28C3" w:rsidRPr="00661F57" w:rsidRDefault="005E28C3" w:rsidP="00D5375B">
      <w:pPr>
        <w:spacing w:after="160" w:line="259" w:lineRule="auto"/>
        <w:rPr>
          <w:rFonts w:cs="Times New Roman"/>
          <w:sz w:val="24"/>
          <w:szCs w:val="24"/>
        </w:rPr>
      </w:pPr>
      <w:r w:rsidRPr="00661F57">
        <w:rPr>
          <w:rFonts w:cs="Times New Roman"/>
          <w:sz w:val="24"/>
          <w:szCs w:val="24"/>
        </w:rPr>
        <w:t>Indexes</w:t>
      </w:r>
    </w:p>
    <w:p w:rsidR="005E28C3" w:rsidRPr="00661F57" w:rsidRDefault="005E28C3" w:rsidP="00D5375B">
      <w:pPr>
        <w:spacing w:after="160" w:line="259" w:lineRule="auto"/>
        <w:rPr>
          <w:rFonts w:cs="Times New Roman"/>
          <w:sz w:val="24"/>
          <w:szCs w:val="24"/>
        </w:rPr>
      </w:pPr>
      <w:r w:rsidRPr="00661F57">
        <w:rPr>
          <w:rFonts w:cs="Times New Roman"/>
          <w:sz w:val="24"/>
          <w:szCs w:val="24"/>
        </w:rPr>
        <w:t>Row version [SQL 2008 new feature]</w:t>
      </w:r>
    </w:p>
    <w:p w:rsidR="005E28C3" w:rsidRPr="00661F57" w:rsidRDefault="005E28C3" w:rsidP="00D5375B">
      <w:pPr>
        <w:spacing w:after="160" w:line="259" w:lineRule="auto"/>
        <w:rPr>
          <w:rFonts w:cs="Times New Roman"/>
          <w:sz w:val="24"/>
          <w:szCs w:val="24"/>
        </w:rPr>
      </w:pPr>
      <w:r w:rsidRPr="00661F57">
        <w:rPr>
          <w:rFonts w:cs="Times New Roman"/>
          <w:sz w:val="24"/>
          <w:szCs w:val="24"/>
        </w:rPr>
        <w:t>Table level information</w:t>
      </w:r>
    </w:p>
    <w:p w:rsidR="005E28C3" w:rsidRPr="00661F57" w:rsidRDefault="005E28C3"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b/>
          <w:sz w:val="24"/>
          <w:szCs w:val="24"/>
        </w:rPr>
      </w:pPr>
      <w:r w:rsidRPr="00661F57">
        <w:rPr>
          <w:rFonts w:cs="Times New Roman"/>
          <w:b/>
          <w:sz w:val="24"/>
          <w:szCs w:val="24"/>
        </w:rPr>
        <w:t>5. Resource database: [DB ID: 32767]</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New feature in SQL Server 2005 version onwards</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Physically stores sys object information</w:t>
      </w:r>
    </w:p>
    <w:p w:rsidR="005E28C3" w:rsidRPr="00661F57" w:rsidRDefault="005E28C3" w:rsidP="00D5375B">
      <w:pPr>
        <w:spacing w:after="160" w:line="259" w:lineRule="auto"/>
        <w:rPr>
          <w:rFonts w:cs="Times New Roman"/>
          <w:sz w:val="24"/>
          <w:szCs w:val="24"/>
        </w:rPr>
      </w:pPr>
      <w:r w:rsidRPr="00661F57">
        <w:rPr>
          <w:rFonts w:cs="Times New Roman"/>
          <w:sz w:val="24"/>
          <w:szCs w:val="24"/>
        </w:rPr>
        <w:t>&gt;</w:t>
      </w:r>
      <w:r w:rsidR="00296ADB">
        <w:rPr>
          <w:rFonts w:cs="Times New Roman"/>
          <w:sz w:val="24"/>
          <w:szCs w:val="24"/>
        </w:rPr>
        <w:t xml:space="preserve"> </w:t>
      </w:r>
      <w:r w:rsidRPr="00661F57">
        <w:rPr>
          <w:rFonts w:cs="Times New Roman"/>
          <w:sz w:val="24"/>
          <w:szCs w:val="24"/>
        </w:rPr>
        <w:t>Any service pack\hot fix\cu entries or updates at resource database</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Upgrade SQL Server entries happen in Resource database</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Read_only database</w:t>
      </w:r>
    </w:p>
    <w:p w:rsidR="005E28C3" w:rsidRPr="00661F57" w:rsidRDefault="005E28C3" w:rsidP="00D5375B">
      <w:pPr>
        <w:spacing w:after="160" w:line="259" w:lineRule="auto"/>
        <w:rPr>
          <w:rFonts w:cs="Times New Roman"/>
          <w:sz w:val="24"/>
          <w:szCs w:val="24"/>
        </w:rPr>
      </w:pPr>
      <w:r w:rsidRPr="00661F57">
        <w:rPr>
          <w:rFonts w:cs="Times New Roman"/>
          <w:sz w:val="24"/>
          <w:szCs w:val="24"/>
        </w:rPr>
        <w:t>&gt;</w:t>
      </w:r>
      <w:r w:rsidR="00FB7B00">
        <w:rPr>
          <w:rFonts w:cs="Times New Roman"/>
          <w:sz w:val="24"/>
          <w:szCs w:val="24"/>
        </w:rPr>
        <w:t xml:space="preserve"> </w:t>
      </w:r>
      <w:r w:rsidRPr="00661F57">
        <w:rPr>
          <w:rFonts w:cs="Times New Roman"/>
          <w:sz w:val="24"/>
          <w:szCs w:val="24"/>
        </w:rPr>
        <w:t>Hidden database</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No entry in master database related to resource database</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Only Select queries can work and to find when was the last resource database updated. Also current SQL Server version information stores in resource</w:t>
      </w:r>
    </w:p>
    <w:p w:rsidR="005E28C3" w:rsidRPr="00661F57" w:rsidRDefault="005E28C3"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sz w:val="24"/>
          <w:szCs w:val="24"/>
        </w:rPr>
      </w:pPr>
      <w:r w:rsidRPr="00661F57">
        <w:rPr>
          <w:rFonts w:cs="Times New Roman"/>
          <w:sz w:val="24"/>
          <w:szCs w:val="24"/>
        </w:rPr>
        <w:t>SELECT SERVERPROPERTY ('ResourceVersion') ResourceVersion,</w:t>
      </w:r>
    </w:p>
    <w:p w:rsidR="005E28C3" w:rsidRPr="00661F57" w:rsidRDefault="005E28C3" w:rsidP="00D5375B">
      <w:pPr>
        <w:spacing w:after="160" w:line="259" w:lineRule="auto"/>
        <w:rPr>
          <w:rFonts w:cs="Times New Roman"/>
          <w:sz w:val="24"/>
          <w:szCs w:val="24"/>
        </w:rPr>
      </w:pPr>
      <w:r w:rsidRPr="00661F57">
        <w:rPr>
          <w:rFonts w:cs="Times New Roman"/>
          <w:sz w:val="24"/>
          <w:szCs w:val="24"/>
        </w:rPr>
        <w:t>SERVERPROPERTY ('ResourceLastUpdateDateTime') ResourceLastUpdateDateTime</w:t>
      </w:r>
    </w:p>
    <w:p w:rsidR="005E28C3" w:rsidRPr="00661F57" w:rsidRDefault="005E28C3" w:rsidP="00D5375B">
      <w:pPr>
        <w:spacing w:after="160" w:line="259" w:lineRule="auto"/>
        <w:rPr>
          <w:rFonts w:cs="Times New Roman"/>
          <w:sz w:val="24"/>
          <w:szCs w:val="24"/>
        </w:rPr>
      </w:pPr>
      <w:r w:rsidRPr="00661F57">
        <w:rPr>
          <w:rFonts w:cs="Times New Roman"/>
          <w:sz w:val="24"/>
          <w:szCs w:val="24"/>
        </w:rPr>
        <w:t>GO</w:t>
      </w:r>
    </w:p>
    <w:p w:rsidR="005E28C3" w:rsidRPr="00661F57" w:rsidRDefault="005E28C3"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sz w:val="24"/>
          <w:szCs w:val="24"/>
        </w:rPr>
      </w:pPr>
      <w:r w:rsidRPr="00661F57">
        <w:rPr>
          <w:rFonts w:cs="Times New Roman"/>
          <w:sz w:val="24"/>
          <w:szCs w:val="24"/>
        </w:rPr>
        <w:t>-------------------------------------------------------------------------------------------------------------------------------</w:t>
      </w:r>
    </w:p>
    <w:p w:rsidR="005E28C3" w:rsidRPr="00661F57" w:rsidRDefault="005E28C3" w:rsidP="00D5375B">
      <w:pPr>
        <w:spacing w:after="160" w:line="259" w:lineRule="auto"/>
        <w:rPr>
          <w:rFonts w:cs="Times New Roman"/>
          <w:b/>
          <w:sz w:val="24"/>
          <w:szCs w:val="24"/>
        </w:rPr>
      </w:pPr>
      <w:r w:rsidRPr="00661F57">
        <w:rPr>
          <w:rFonts w:cs="Times New Roman"/>
          <w:b/>
          <w:sz w:val="24"/>
          <w:szCs w:val="24"/>
        </w:rPr>
        <w:t>OPERATIONS ALLOWED\NOT ALLOWED IN SYSTEM DATABASES:</w:t>
      </w:r>
    </w:p>
    <w:p w:rsidR="005E28C3" w:rsidRPr="00661F57" w:rsidRDefault="005E28C3" w:rsidP="00D5375B">
      <w:pPr>
        <w:spacing w:after="160" w:line="259" w:lineRule="auto"/>
        <w:rPr>
          <w:rFonts w:cs="Times New Roman"/>
          <w:b/>
          <w:sz w:val="24"/>
          <w:szCs w:val="24"/>
        </w:rPr>
      </w:pPr>
      <w:r w:rsidRPr="00661F57">
        <w:rPr>
          <w:rFonts w:cs="Times New Roman"/>
          <w:b/>
          <w:sz w:val="24"/>
          <w:szCs w:val="24"/>
        </w:rPr>
        <w:t>Operations can perform on System db:</w:t>
      </w:r>
    </w:p>
    <w:p w:rsidR="005E28C3" w:rsidRPr="00661F57" w:rsidRDefault="005E28C3" w:rsidP="00D5375B">
      <w:pPr>
        <w:spacing w:after="160" w:line="259" w:lineRule="auto"/>
        <w:rPr>
          <w:rFonts w:cs="Times New Roman"/>
          <w:sz w:val="24"/>
          <w:szCs w:val="24"/>
        </w:rPr>
      </w:pPr>
      <w:r w:rsidRPr="00661F57">
        <w:rPr>
          <w:rFonts w:cs="Times New Roman"/>
          <w:sz w:val="24"/>
          <w:szCs w:val="24"/>
        </w:rPr>
        <w:t>&gt;</w:t>
      </w:r>
      <w:r w:rsidR="00C9245E">
        <w:rPr>
          <w:rFonts w:cs="Times New Roman"/>
          <w:sz w:val="24"/>
          <w:szCs w:val="24"/>
        </w:rPr>
        <w:t xml:space="preserve"> </w:t>
      </w:r>
      <w:r w:rsidRPr="00661F57">
        <w:rPr>
          <w:rFonts w:cs="Times New Roman"/>
          <w:sz w:val="24"/>
          <w:szCs w:val="24"/>
        </w:rPr>
        <w:t>Backups should take for master, model and msdb ...Tempdb, resource database backup statement does not work</w:t>
      </w:r>
    </w:p>
    <w:p w:rsidR="005E28C3" w:rsidRPr="00661F57" w:rsidRDefault="005E28C3" w:rsidP="00D5375B">
      <w:pPr>
        <w:spacing w:after="160" w:line="259" w:lineRule="auto"/>
        <w:rPr>
          <w:rFonts w:cs="Times New Roman"/>
          <w:sz w:val="24"/>
          <w:szCs w:val="24"/>
        </w:rPr>
      </w:pPr>
      <w:r w:rsidRPr="00661F57">
        <w:rPr>
          <w:rFonts w:cs="Times New Roman"/>
          <w:sz w:val="24"/>
          <w:szCs w:val="24"/>
        </w:rPr>
        <w:t>&gt;</w:t>
      </w:r>
      <w:r w:rsidR="00C9245E">
        <w:rPr>
          <w:rFonts w:cs="Times New Roman"/>
          <w:sz w:val="24"/>
          <w:szCs w:val="24"/>
        </w:rPr>
        <w:t xml:space="preserve"> </w:t>
      </w:r>
      <w:r w:rsidRPr="00661F57">
        <w:rPr>
          <w:rFonts w:cs="Times New Roman"/>
          <w:sz w:val="24"/>
          <w:szCs w:val="24"/>
        </w:rPr>
        <w:t xml:space="preserve">Adding a file possible for only msdb and </w:t>
      </w:r>
      <w:r w:rsidR="00C9245E" w:rsidRPr="00661F57">
        <w:rPr>
          <w:rFonts w:cs="Times New Roman"/>
          <w:sz w:val="24"/>
          <w:szCs w:val="24"/>
        </w:rPr>
        <w:t>Tempdb</w:t>
      </w:r>
      <w:r w:rsidRPr="00661F57">
        <w:rPr>
          <w:rFonts w:cs="Times New Roman"/>
          <w:sz w:val="24"/>
          <w:szCs w:val="24"/>
        </w:rPr>
        <w:t>. File groups are only possible for msdb database</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Can move files [mdf and ndf] from one drive to another drive called "FILE MOVEMENT"</w:t>
      </w:r>
    </w:p>
    <w:p w:rsidR="005E28C3" w:rsidRPr="00661F57" w:rsidRDefault="005E28C3" w:rsidP="00D5375B">
      <w:pPr>
        <w:spacing w:after="160" w:line="259" w:lineRule="auto"/>
        <w:rPr>
          <w:rFonts w:cs="Times New Roman"/>
          <w:sz w:val="24"/>
          <w:szCs w:val="24"/>
        </w:rPr>
      </w:pPr>
      <w:r w:rsidRPr="00661F57">
        <w:rPr>
          <w:rFonts w:cs="Times New Roman"/>
          <w:sz w:val="24"/>
          <w:szCs w:val="24"/>
        </w:rPr>
        <w:t xml:space="preserve">&gt; Shrinking is possible in </w:t>
      </w:r>
      <w:r w:rsidR="00C9245E" w:rsidRPr="00661F57">
        <w:rPr>
          <w:rFonts w:cs="Times New Roman"/>
          <w:sz w:val="24"/>
          <w:szCs w:val="24"/>
        </w:rPr>
        <w:t>Tempdb</w:t>
      </w:r>
      <w:r w:rsidRPr="00661F57">
        <w:rPr>
          <w:rFonts w:cs="Times New Roman"/>
          <w:sz w:val="24"/>
          <w:szCs w:val="24"/>
        </w:rPr>
        <w:t xml:space="preserve"> only</w:t>
      </w:r>
    </w:p>
    <w:p w:rsidR="005E28C3" w:rsidRPr="00661F57" w:rsidRDefault="005E28C3"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b/>
          <w:sz w:val="24"/>
          <w:szCs w:val="24"/>
        </w:rPr>
      </w:pPr>
      <w:r w:rsidRPr="00661F57">
        <w:rPr>
          <w:rFonts w:cs="Times New Roman"/>
          <w:b/>
          <w:sz w:val="24"/>
          <w:szCs w:val="24"/>
        </w:rPr>
        <w:t>Don't do on system database:</w:t>
      </w:r>
    </w:p>
    <w:p w:rsidR="005E28C3" w:rsidRPr="00661F57" w:rsidRDefault="005E28C3" w:rsidP="00D5375B">
      <w:pPr>
        <w:spacing w:after="160" w:line="259" w:lineRule="auto"/>
        <w:rPr>
          <w:rFonts w:cs="Times New Roman"/>
          <w:sz w:val="24"/>
          <w:szCs w:val="24"/>
        </w:rPr>
      </w:pPr>
      <w:r w:rsidRPr="00661F57">
        <w:rPr>
          <w:rFonts w:cs="Times New Roman"/>
          <w:sz w:val="24"/>
          <w:szCs w:val="24"/>
        </w:rPr>
        <w:t>&gt; Never create user defined tables</w:t>
      </w:r>
    </w:p>
    <w:p w:rsidR="00C03FA7" w:rsidRPr="00661F57" w:rsidRDefault="005E28C3" w:rsidP="00D5375B">
      <w:pPr>
        <w:spacing w:after="160" w:line="259" w:lineRule="auto"/>
        <w:rPr>
          <w:rFonts w:cs="Times New Roman"/>
          <w:sz w:val="24"/>
          <w:szCs w:val="24"/>
        </w:rPr>
      </w:pPr>
      <w:r w:rsidRPr="00661F57">
        <w:rPr>
          <w:rFonts w:cs="Times New Roman"/>
          <w:sz w:val="24"/>
          <w:szCs w:val="24"/>
        </w:rPr>
        <w:t>&gt; Never add file or file groups to master and model database</w:t>
      </w:r>
    </w:p>
    <w:p w:rsidR="005E28C3" w:rsidRPr="00661F57" w:rsidRDefault="005E28C3" w:rsidP="00D5375B">
      <w:pPr>
        <w:spacing w:after="160" w:line="259" w:lineRule="auto"/>
        <w:rPr>
          <w:rFonts w:cs="Times New Roman"/>
          <w:sz w:val="24"/>
          <w:szCs w:val="24"/>
        </w:rPr>
      </w:pPr>
    </w:p>
    <w:p w:rsidR="00FA7018" w:rsidRPr="00661F57" w:rsidRDefault="00FA7018" w:rsidP="00D5375B">
      <w:pPr>
        <w:spacing w:after="160" w:line="259" w:lineRule="auto"/>
        <w:rPr>
          <w:rFonts w:cs="Times New Roman"/>
          <w:sz w:val="24"/>
          <w:szCs w:val="24"/>
        </w:rPr>
      </w:pPr>
    </w:p>
    <w:p w:rsidR="00FA7018" w:rsidRPr="00661F57" w:rsidRDefault="00FA7018" w:rsidP="00D5375B">
      <w:pPr>
        <w:spacing w:after="160" w:line="259" w:lineRule="auto"/>
        <w:rPr>
          <w:rFonts w:cs="Times New Roman"/>
          <w:sz w:val="24"/>
          <w:szCs w:val="24"/>
        </w:rPr>
      </w:pPr>
    </w:p>
    <w:p w:rsidR="006875A1" w:rsidRDefault="006875A1" w:rsidP="00D5375B">
      <w:pPr>
        <w:spacing w:after="160" w:line="259" w:lineRule="auto"/>
        <w:rPr>
          <w:rFonts w:cs="Times New Roman"/>
          <w:sz w:val="24"/>
          <w:szCs w:val="24"/>
        </w:rPr>
      </w:pPr>
    </w:p>
    <w:p w:rsidR="001606FA" w:rsidRDefault="001606FA" w:rsidP="00D5375B">
      <w:pPr>
        <w:spacing w:after="160" w:line="259" w:lineRule="auto"/>
        <w:rPr>
          <w:rFonts w:cs="Times New Roman"/>
          <w:sz w:val="24"/>
          <w:szCs w:val="24"/>
        </w:rPr>
      </w:pPr>
    </w:p>
    <w:p w:rsidR="001606FA" w:rsidRDefault="001606FA" w:rsidP="00D5375B">
      <w:pPr>
        <w:spacing w:after="160" w:line="259" w:lineRule="auto"/>
        <w:rPr>
          <w:rFonts w:cs="Times New Roman"/>
          <w:sz w:val="24"/>
          <w:szCs w:val="24"/>
        </w:rPr>
      </w:pPr>
    </w:p>
    <w:p w:rsidR="001606FA" w:rsidRDefault="001606FA" w:rsidP="00D5375B">
      <w:pPr>
        <w:spacing w:after="160" w:line="259" w:lineRule="auto"/>
        <w:rPr>
          <w:rFonts w:cs="Times New Roman"/>
          <w:sz w:val="24"/>
          <w:szCs w:val="24"/>
        </w:rPr>
      </w:pPr>
    </w:p>
    <w:p w:rsidR="001606FA" w:rsidRDefault="001606FA" w:rsidP="00D5375B">
      <w:pPr>
        <w:spacing w:after="160" w:line="259" w:lineRule="auto"/>
        <w:rPr>
          <w:rFonts w:cs="Times New Roman"/>
          <w:sz w:val="24"/>
          <w:szCs w:val="24"/>
        </w:rPr>
      </w:pPr>
    </w:p>
    <w:p w:rsidR="00637A2F" w:rsidRPr="001606FA" w:rsidRDefault="00F14A23" w:rsidP="00F14A23">
      <w:pPr>
        <w:spacing w:after="160" w:line="259" w:lineRule="auto"/>
        <w:jc w:val="center"/>
        <w:rPr>
          <w:rFonts w:cs="Times New Roman"/>
          <w:b/>
          <w:color w:val="C00000"/>
          <w:sz w:val="24"/>
          <w:szCs w:val="24"/>
        </w:rPr>
      </w:pPr>
      <w:r w:rsidRPr="001606FA">
        <w:rPr>
          <w:rFonts w:cs="Times New Roman"/>
          <w:b/>
          <w:color w:val="C00000"/>
          <w:sz w:val="24"/>
          <w:szCs w:val="24"/>
        </w:rPr>
        <w:t xml:space="preserve">SUSPECT </w:t>
      </w:r>
      <w:r w:rsidR="008D13E5" w:rsidRPr="001606FA">
        <w:rPr>
          <w:rFonts w:cs="Times New Roman"/>
          <w:b/>
          <w:color w:val="C00000"/>
          <w:sz w:val="24"/>
          <w:szCs w:val="24"/>
        </w:rPr>
        <w:t>DATABASE</w:t>
      </w:r>
    </w:p>
    <w:p w:rsidR="00637A2F" w:rsidRPr="00661F57" w:rsidRDefault="00637A2F" w:rsidP="00D5375B">
      <w:pPr>
        <w:spacing w:after="160" w:line="259" w:lineRule="auto"/>
        <w:rPr>
          <w:rFonts w:cs="Times New Roman"/>
          <w:sz w:val="24"/>
          <w:szCs w:val="24"/>
        </w:rPr>
      </w:pPr>
      <w:r w:rsidRPr="00661F57">
        <w:rPr>
          <w:rFonts w:cs="Times New Roman"/>
          <w:sz w:val="24"/>
          <w:szCs w:val="24"/>
        </w:rPr>
        <w:t>[User db corruption]</w:t>
      </w:r>
    </w:p>
    <w:p w:rsidR="00637A2F" w:rsidRPr="00661F57" w:rsidRDefault="00637A2F" w:rsidP="00D5375B">
      <w:pPr>
        <w:spacing w:after="160" w:line="259" w:lineRule="auto"/>
        <w:rPr>
          <w:rFonts w:cs="Times New Roman"/>
          <w:sz w:val="24"/>
          <w:szCs w:val="24"/>
        </w:rPr>
      </w:pPr>
      <w:r w:rsidRPr="00661F57">
        <w:rPr>
          <w:rFonts w:cs="Times New Roman"/>
          <w:sz w:val="24"/>
          <w:szCs w:val="24"/>
        </w:rPr>
        <w:t>Suspect is a state where database becomes inaccessible due to different reasons</w:t>
      </w:r>
    </w:p>
    <w:p w:rsidR="009B42DF" w:rsidRPr="00661F57" w:rsidRDefault="009B42DF" w:rsidP="00D5375B">
      <w:pPr>
        <w:spacing w:after="160" w:line="259" w:lineRule="auto"/>
        <w:rPr>
          <w:rFonts w:cs="Times New Roman"/>
          <w:sz w:val="24"/>
          <w:szCs w:val="24"/>
        </w:rPr>
      </w:pPr>
      <w:r w:rsidRPr="00661F57">
        <w:rPr>
          <w:rFonts w:cs="Times New Roman"/>
          <w:noProof/>
          <w:sz w:val="24"/>
          <w:szCs w:val="24"/>
        </w:rPr>
        <w:drawing>
          <wp:inline distT="0" distB="0" distL="0" distR="0">
            <wp:extent cx="7732395" cy="3371850"/>
            <wp:effectExtent l="0" t="0" r="1905" b="0"/>
            <wp:docPr id="5" name="Picture 5" descr="E:\SQL Server DBA\Batch 14\Fundamentals\Suspect Data\B14_SUSPECT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L Server DBA\Batch 14\Fundamentals\Suspect Data\B14_SUSPECT MOD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43380" cy="3376640"/>
                    </a:xfrm>
                    <a:prstGeom prst="rect">
                      <a:avLst/>
                    </a:prstGeom>
                    <a:noFill/>
                    <a:ln>
                      <a:noFill/>
                    </a:ln>
                  </pic:spPr>
                </pic:pic>
              </a:graphicData>
            </a:graphic>
          </wp:inline>
        </w:drawing>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Reasons:</w:t>
      </w:r>
    </w:p>
    <w:p w:rsidR="00637A2F" w:rsidRPr="00661F57" w:rsidRDefault="00637A2F" w:rsidP="00D5375B">
      <w:pPr>
        <w:spacing w:after="160" w:line="259" w:lineRule="auto"/>
        <w:rPr>
          <w:rFonts w:cs="Times New Roman"/>
          <w:sz w:val="24"/>
          <w:szCs w:val="24"/>
        </w:rPr>
      </w:pPr>
      <w:r w:rsidRPr="00661F57">
        <w:rPr>
          <w:rFonts w:cs="Times New Roman"/>
          <w:sz w:val="24"/>
          <w:szCs w:val="24"/>
        </w:rPr>
        <w:t>1) Data and Log files missing or corrupt</w:t>
      </w:r>
    </w:p>
    <w:p w:rsidR="00637A2F" w:rsidRPr="00661F57" w:rsidRDefault="00637A2F" w:rsidP="00D5375B">
      <w:pPr>
        <w:spacing w:after="160" w:line="259" w:lineRule="auto"/>
        <w:rPr>
          <w:rFonts w:cs="Times New Roman"/>
          <w:sz w:val="24"/>
          <w:szCs w:val="24"/>
        </w:rPr>
      </w:pPr>
      <w:r w:rsidRPr="00661F57">
        <w:rPr>
          <w:rFonts w:cs="Times New Roman"/>
          <w:sz w:val="24"/>
          <w:szCs w:val="24"/>
        </w:rPr>
        <w:t>2) Corruption of pages in the Data and Log files.</w:t>
      </w:r>
    </w:p>
    <w:p w:rsidR="00637A2F" w:rsidRPr="00661F57" w:rsidRDefault="00637A2F" w:rsidP="00D5375B">
      <w:pPr>
        <w:spacing w:after="160" w:line="259" w:lineRule="auto"/>
        <w:rPr>
          <w:rFonts w:cs="Times New Roman"/>
          <w:sz w:val="24"/>
          <w:szCs w:val="24"/>
        </w:rPr>
      </w:pPr>
      <w:r w:rsidRPr="00661F57">
        <w:rPr>
          <w:rFonts w:cs="Times New Roman"/>
          <w:sz w:val="24"/>
          <w:szCs w:val="24"/>
        </w:rPr>
        <w:t>3) Synchronization issues between data and log files</w:t>
      </w:r>
    </w:p>
    <w:p w:rsidR="00637A2F" w:rsidRPr="00661F57" w:rsidRDefault="00637A2F" w:rsidP="00D5375B">
      <w:pPr>
        <w:spacing w:after="160" w:line="259" w:lineRule="auto"/>
        <w:rPr>
          <w:rFonts w:cs="Times New Roman"/>
          <w:sz w:val="24"/>
          <w:szCs w:val="24"/>
        </w:rPr>
      </w:pPr>
      <w:r w:rsidRPr="00661F57">
        <w:rPr>
          <w:rFonts w:cs="Times New Roman"/>
          <w:sz w:val="24"/>
          <w:szCs w:val="24"/>
        </w:rPr>
        <w:t>4) Issues that are caused during Recovery/Restoring process</w:t>
      </w:r>
    </w:p>
    <w:p w:rsidR="00637A2F" w:rsidRPr="00661F57" w:rsidRDefault="00637A2F" w:rsidP="00D5375B">
      <w:pPr>
        <w:spacing w:after="160" w:line="259" w:lineRule="auto"/>
        <w:rPr>
          <w:rFonts w:cs="Times New Roman"/>
          <w:sz w:val="24"/>
          <w:szCs w:val="24"/>
        </w:rPr>
      </w:pPr>
      <w:r w:rsidRPr="00661F57">
        <w:rPr>
          <w:rFonts w:cs="Times New Roman"/>
          <w:sz w:val="24"/>
          <w:szCs w:val="24"/>
        </w:rPr>
        <w:t>5</w:t>
      </w:r>
      <w:r w:rsidR="009B42DF" w:rsidRPr="00661F57">
        <w:rPr>
          <w:rFonts w:cs="Times New Roman"/>
          <w:sz w:val="24"/>
          <w:szCs w:val="24"/>
        </w:rPr>
        <w:t>)</w:t>
      </w:r>
      <w:r w:rsidRPr="00661F57">
        <w:rPr>
          <w:rFonts w:cs="Times New Roman"/>
          <w:sz w:val="24"/>
          <w:szCs w:val="24"/>
        </w:rPr>
        <w:t xml:space="preserve"> Sudden shutdown happen to your database\instance...</w:t>
      </w:r>
    </w:p>
    <w:p w:rsidR="00637A2F" w:rsidRPr="00661F57" w:rsidRDefault="00637A2F" w:rsidP="00D5375B">
      <w:pPr>
        <w:spacing w:after="160" w:line="259" w:lineRule="auto"/>
        <w:rPr>
          <w:rFonts w:cs="Times New Roman"/>
          <w:sz w:val="24"/>
          <w:szCs w:val="24"/>
        </w:rPr>
      </w:pPr>
      <w:r w:rsidRPr="00661F57">
        <w:rPr>
          <w:rFonts w:cs="Times New Roman"/>
          <w:sz w:val="24"/>
          <w:szCs w:val="24"/>
        </w:rPr>
        <w:t xml:space="preserve">6) Kill spid while </w:t>
      </w:r>
      <w:r w:rsidR="00C9245E" w:rsidRPr="00661F57">
        <w:rPr>
          <w:rFonts w:cs="Times New Roman"/>
          <w:sz w:val="24"/>
          <w:szCs w:val="24"/>
        </w:rPr>
        <w:t>transaction</w:t>
      </w:r>
      <w:r w:rsidRPr="00661F57">
        <w:rPr>
          <w:rFonts w:cs="Times New Roman"/>
          <w:sz w:val="24"/>
          <w:szCs w:val="24"/>
        </w:rPr>
        <w:t xml:space="preserve"> is roll back...</w:t>
      </w:r>
    </w:p>
    <w:p w:rsidR="00637A2F" w:rsidRPr="00661F57" w:rsidRDefault="00637A2F" w:rsidP="00D5375B">
      <w:pPr>
        <w:spacing w:after="160" w:line="259" w:lineRule="auto"/>
        <w:rPr>
          <w:rFonts w:cs="Times New Roman"/>
          <w:sz w:val="24"/>
          <w:szCs w:val="24"/>
        </w:rPr>
      </w:pPr>
      <w:r w:rsidRPr="00661F57">
        <w:rPr>
          <w:rFonts w:cs="Times New Roman"/>
          <w:sz w:val="24"/>
          <w:szCs w:val="24"/>
        </w:rPr>
        <w:t>7) Database Flags in inactive status.</w:t>
      </w:r>
    </w:p>
    <w:p w:rsidR="00637A2F" w:rsidRPr="00661F57" w:rsidRDefault="00637A2F" w:rsidP="00D5375B">
      <w:pPr>
        <w:spacing w:after="160" w:line="259" w:lineRule="auto"/>
        <w:rPr>
          <w:rFonts w:cs="Times New Roman"/>
          <w:sz w:val="24"/>
          <w:szCs w:val="24"/>
        </w:rPr>
      </w:pPr>
    </w:p>
    <w:p w:rsidR="009752F6" w:rsidRPr="00661F57" w:rsidRDefault="009752F6" w:rsidP="00D5375B">
      <w:pPr>
        <w:spacing w:after="160" w:line="259" w:lineRule="auto"/>
        <w:rPr>
          <w:rFonts w:cs="Times New Roman"/>
          <w:sz w:val="24"/>
          <w:szCs w:val="24"/>
        </w:rPr>
      </w:pPr>
    </w:p>
    <w:p w:rsidR="009752F6" w:rsidRPr="00661F57" w:rsidRDefault="009752F6" w:rsidP="00D5375B">
      <w:pPr>
        <w:spacing w:after="160" w:line="259" w:lineRule="auto"/>
        <w:rPr>
          <w:rFonts w:cs="Times New Roman"/>
          <w:sz w:val="24"/>
          <w:szCs w:val="24"/>
        </w:rPr>
      </w:pPr>
    </w:p>
    <w:p w:rsidR="001606FA" w:rsidRDefault="001606FA" w:rsidP="00D5375B">
      <w:pPr>
        <w:spacing w:after="160" w:line="259" w:lineRule="auto"/>
        <w:rPr>
          <w:rFonts w:cs="Times New Roman"/>
          <w:b/>
          <w:sz w:val="24"/>
          <w:szCs w:val="24"/>
        </w:rPr>
      </w:pPr>
    </w:p>
    <w:p w:rsidR="001606FA" w:rsidRDefault="001606FA" w:rsidP="00D5375B">
      <w:pPr>
        <w:spacing w:after="160" w:line="259" w:lineRule="auto"/>
        <w:rPr>
          <w:rFonts w:cs="Times New Roman"/>
          <w:b/>
          <w:sz w:val="24"/>
          <w:szCs w:val="24"/>
        </w:rPr>
      </w:pPr>
    </w:p>
    <w:p w:rsidR="00637A2F" w:rsidRPr="00661F57" w:rsidRDefault="00637A2F" w:rsidP="00D5375B">
      <w:pPr>
        <w:spacing w:after="160" w:line="259" w:lineRule="auto"/>
        <w:rPr>
          <w:rFonts w:cs="Times New Roman"/>
          <w:b/>
          <w:sz w:val="24"/>
          <w:szCs w:val="24"/>
        </w:rPr>
      </w:pPr>
      <w:r w:rsidRPr="00661F57">
        <w:rPr>
          <w:rFonts w:cs="Times New Roman"/>
          <w:b/>
          <w:sz w:val="24"/>
          <w:szCs w:val="24"/>
        </w:rPr>
        <w:t>Case 1: LDF File corruption</w:t>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Steps to Resolve:</w:t>
      </w:r>
    </w:p>
    <w:p w:rsidR="00637A2F" w:rsidRPr="00661F57" w:rsidRDefault="00637A2F" w:rsidP="00D5375B">
      <w:pPr>
        <w:spacing w:after="160" w:line="259" w:lineRule="auto"/>
        <w:rPr>
          <w:rFonts w:cs="Times New Roman"/>
          <w:sz w:val="24"/>
          <w:szCs w:val="24"/>
        </w:rPr>
      </w:pPr>
      <w:r w:rsidRPr="00661F57">
        <w:rPr>
          <w:rFonts w:cs="Times New Roman"/>
          <w:sz w:val="24"/>
          <w:szCs w:val="24"/>
        </w:rPr>
        <w:t>1) Identify if database is really in suspect state or not.</w:t>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Select databasepropertyex ('dbname','status')</w:t>
      </w:r>
    </w:p>
    <w:p w:rsidR="00637A2F" w:rsidRPr="00661F57" w:rsidRDefault="00637A2F" w:rsidP="00D5375B">
      <w:pPr>
        <w:spacing w:after="160" w:line="259" w:lineRule="auto"/>
        <w:rPr>
          <w:rFonts w:cs="Times New Roman"/>
          <w:sz w:val="24"/>
          <w:szCs w:val="24"/>
        </w:rPr>
      </w:pPr>
      <w:r w:rsidRPr="00661F57">
        <w:rPr>
          <w:rFonts w:cs="Times New Roman"/>
          <w:sz w:val="24"/>
          <w:szCs w:val="24"/>
        </w:rPr>
        <w:t>2) Attempt to reset the suspect flag using sp_resetstatus</w:t>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EXEC sp_resetstatus 'test'</w:t>
      </w:r>
    </w:p>
    <w:p w:rsidR="00637A2F" w:rsidRPr="00661F57" w:rsidRDefault="00637A2F" w:rsidP="00D5375B">
      <w:pPr>
        <w:spacing w:after="160" w:line="259" w:lineRule="auto"/>
        <w:rPr>
          <w:rFonts w:cs="Times New Roman"/>
          <w:sz w:val="24"/>
          <w:szCs w:val="24"/>
        </w:rPr>
      </w:pPr>
      <w:r w:rsidRPr="00661F57">
        <w:rPr>
          <w:rFonts w:cs="Times New Roman"/>
          <w:sz w:val="24"/>
          <w:szCs w:val="24"/>
        </w:rPr>
        <w:t>3) Set the EMERGENCY mode on for the database for further troubleshooting. Emergency mode is a READ_ONLY state and gives some base for identifying the cause of the issue.</w:t>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Alter database dbname set emergency</w:t>
      </w:r>
    </w:p>
    <w:p w:rsidR="00637A2F" w:rsidRPr="00661F57" w:rsidRDefault="00637A2F" w:rsidP="00D5375B">
      <w:pPr>
        <w:spacing w:after="160" w:line="259" w:lineRule="auto"/>
        <w:rPr>
          <w:rFonts w:cs="Times New Roman"/>
          <w:b/>
          <w:sz w:val="24"/>
          <w:szCs w:val="24"/>
        </w:rPr>
      </w:pPr>
      <w:r w:rsidRPr="00661F57">
        <w:rPr>
          <w:rFonts w:cs="Times New Roman"/>
          <w:sz w:val="24"/>
          <w:szCs w:val="24"/>
        </w:rPr>
        <w:t>4) Put database in Single User mode, to avoid connection conflicts.</w:t>
      </w:r>
    </w:p>
    <w:p w:rsidR="00637A2F" w:rsidRPr="00661F57" w:rsidRDefault="00637A2F" w:rsidP="00D5375B">
      <w:pPr>
        <w:spacing w:after="160" w:line="259" w:lineRule="auto"/>
        <w:rPr>
          <w:rFonts w:cs="Times New Roman"/>
          <w:sz w:val="24"/>
          <w:szCs w:val="24"/>
        </w:rPr>
      </w:pPr>
      <w:r w:rsidRPr="00661F57">
        <w:rPr>
          <w:rFonts w:cs="Times New Roman"/>
          <w:b/>
          <w:sz w:val="24"/>
          <w:szCs w:val="24"/>
        </w:rPr>
        <w:t>Alter database &lt;Dbname&gt; set Single_user with rollback immediate</w:t>
      </w:r>
    </w:p>
    <w:p w:rsidR="00637A2F" w:rsidRPr="00661F57" w:rsidRDefault="00637A2F" w:rsidP="00D5375B">
      <w:pPr>
        <w:spacing w:after="160" w:line="259" w:lineRule="auto"/>
        <w:rPr>
          <w:rFonts w:cs="Times New Roman"/>
          <w:sz w:val="24"/>
          <w:szCs w:val="24"/>
        </w:rPr>
      </w:pPr>
    </w:p>
    <w:p w:rsidR="00637A2F" w:rsidRPr="00661F57" w:rsidRDefault="00637A2F" w:rsidP="00D5375B">
      <w:pPr>
        <w:spacing w:after="160" w:line="259" w:lineRule="auto"/>
        <w:rPr>
          <w:rFonts w:cs="Times New Roman"/>
          <w:sz w:val="24"/>
          <w:szCs w:val="24"/>
        </w:rPr>
      </w:pPr>
      <w:r w:rsidRPr="00661F57">
        <w:rPr>
          <w:rFonts w:cs="Times New Roman"/>
          <w:sz w:val="24"/>
          <w:szCs w:val="24"/>
        </w:rPr>
        <w:t>5) Run DBCC CHECKDB on the database to identify if the issue is with Data files or Log files.</w:t>
      </w:r>
    </w:p>
    <w:p w:rsidR="00637A2F" w:rsidRPr="00661F57" w:rsidRDefault="00637A2F" w:rsidP="00D5375B">
      <w:pPr>
        <w:spacing w:after="160" w:line="259" w:lineRule="auto"/>
        <w:rPr>
          <w:rFonts w:cs="Times New Roman"/>
          <w:sz w:val="24"/>
          <w:szCs w:val="24"/>
        </w:rPr>
      </w:pPr>
      <w:r w:rsidRPr="00661F57">
        <w:rPr>
          <w:rFonts w:cs="Times New Roman"/>
          <w:sz w:val="24"/>
          <w:szCs w:val="24"/>
        </w:rPr>
        <w:t>Running checkdb finds any consistency and allocation errors and if there are no errors found then Data file is considered to be clean. The issue might exist with Log file.</w:t>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Output should say:</w:t>
      </w:r>
    </w:p>
    <w:p w:rsidR="00637A2F" w:rsidRPr="00661F57" w:rsidRDefault="00637A2F" w:rsidP="00D5375B">
      <w:pPr>
        <w:spacing w:after="160" w:line="259" w:lineRule="auto"/>
        <w:rPr>
          <w:rFonts w:cs="Times New Roman"/>
          <w:sz w:val="24"/>
          <w:szCs w:val="24"/>
        </w:rPr>
      </w:pPr>
      <w:r w:rsidRPr="00661F57">
        <w:rPr>
          <w:rFonts w:cs="Times New Roman"/>
          <w:sz w:val="24"/>
          <w:szCs w:val="24"/>
        </w:rPr>
        <w:t>CHECKDB found 0 allocation errors and 0 consistency errors in database 'test'.</w:t>
      </w:r>
    </w:p>
    <w:p w:rsidR="00637A2F" w:rsidRPr="00661F57" w:rsidRDefault="00637A2F" w:rsidP="00D5375B">
      <w:pPr>
        <w:spacing w:after="160" w:line="259" w:lineRule="auto"/>
        <w:rPr>
          <w:rFonts w:cs="Times New Roman"/>
          <w:sz w:val="24"/>
          <w:szCs w:val="24"/>
        </w:rPr>
      </w:pPr>
      <w:r w:rsidRPr="00661F57">
        <w:rPr>
          <w:rFonts w:cs="Times New Roman"/>
          <w:sz w:val="24"/>
          <w:szCs w:val="24"/>
        </w:rPr>
        <w:t>6) Detach the database and delete log file from the path.</w:t>
      </w:r>
    </w:p>
    <w:p w:rsidR="00637A2F" w:rsidRPr="00661F57" w:rsidRDefault="00637A2F" w:rsidP="00D5375B">
      <w:pPr>
        <w:rPr>
          <w:b/>
          <w:noProof/>
          <w:color w:val="FF0000"/>
          <w:sz w:val="24"/>
          <w:szCs w:val="24"/>
        </w:rPr>
      </w:pPr>
      <w:r w:rsidRPr="00661F57">
        <w:rPr>
          <w:b/>
          <w:noProof/>
        </w:rPr>
        <w:t>s</w:t>
      </w:r>
      <w:r w:rsidRPr="00661F57">
        <w:rPr>
          <w:b/>
          <w:noProof/>
          <w:sz w:val="24"/>
          <w:szCs w:val="24"/>
        </w:rPr>
        <w:t>p_detach_db @dbname</w:t>
      </w:r>
      <w:r w:rsidRPr="00661F57">
        <w:rPr>
          <w:b/>
          <w:noProof/>
          <w:color w:val="808080"/>
          <w:sz w:val="24"/>
          <w:szCs w:val="24"/>
        </w:rPr>
        <w:t>=</w:t>
      </w:r>
      <w:r w:rsidRPr="00661F57">
        <w:rPr>
          <w:b/>
          <w:noProof/>
          <w:color w:val="FF0000"/>
          <w:sz w:val="24"/>
          <w:szCs w:val="24"/>
        </w:rPr>
        <w:t>'dbname'</w:t>
      </w:r>
    </w:p>
    <w:p w:rsidR="00637A2F" w:rsidRPr="00661F57" w:rsidRDefault="00637A2F" w:rsidP="00D5375B">
      <w:pPr>
        <w:spacing w:after="160" w:line="259" w:lineRule="auto"/>
        <w:rPr>
          <w:rFonts w:cs="Times New Roman"/>
          <w:sz w:val="24"/>
          <w:szCs w:val="24"/>
        </w:rPr>
      </w:pPr>
      <w:r w:rsidRPr="00661F57">
        <w:rPr>
          <w:rFonts w:cs="Times New Roman"/>
          <w:sz w:val="24"/>
          <w:szCs w:val="24"/>
        </w:rPr>
        <w:t>7) After attach database by using below cmd:</w:t>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CREATE DATABASE databasename on</w:t>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(FILENAME = N'C:\Program Files\Microsoft SQL Server\MSSQL.2\MSSQL\Data\databasenam</w:t>
      </w:r>
      <w:r w:rsidR="00F14A23">
        <w:rPr>
          <w:rFonts w:cs="Times New Roman"/>
          <w:b/>
          <w:sz w:val="24"/>
          <w:szCs w:val="24"/>
        </w:rPr>
        <w:t xml:space="preserve">e .mdf’) </w:t>
      </w:r>
      <w:r w:rsidR="00441149" w:rsidRPr="00661F57">
        <w:rPr>
          <w:rFonts w:cs="Times New Roman"/>
          <w:b/>
          <w:sz w:val="24"/>
          <w:szCs w:val="24"/>
        </w:rPr>
        <w:t>for attach</w:t>
      </w:r>
    </w:p>
    <w:p w:rsidR="00637A2F" w:rsidRPr="00661F57" w:rsidRDefault="00637A2F" w:rsidP="00D5375B">
      <w:pPr>
        <w:spacing w:after="160" w:line="259" w:lineRule="auto"/>
        <w:rPr>
          <w:rFonts w:cs="Times New Roman"/>
          <w:sz w:val="24"/>
          <w:szCs w:val="24"/>
        </w:rPr>
      </w:pPr>
      <w:r w:rsidRPr="00661F57">
        <w:rPr>
          <w:rFonts w:cs="Times New Roman"/>
          <w:sz w:val="24"/>
          <w:szCs w:val="24"/>
        </w:rPr>
        <w:t>Finally database come online with new ldf file.</w:t>
      </w:r>
    </w:p>
    <w:p w:rsidR="00637A2F" w:rsidRPr="00661F57" w:rsidRDefault="00637A2F" w:rsidP="00D5375B">
      <w:pPr>
        <w:spacing w:after="160" w:line="259" w:lineRule="auto"/>
        <w:rPr>
          <w:rFonts w:cs="Times New Roman"/>
          <w:sz w:val="24"/>
          <w:szCs w:val="24"/>
        </w:rPr>
      </w:pPr>
      <w:r w:rsidRPr="00661F57">
        <w:rPr>
          <w:rFonts w:cs="Times New Roman"/>
          <w:sz w:val="24"/>
          <w:szCs w:val="24"/>
        </w:rPr>
        <w:t>Inform apps team to test the data from their end.</w:t>
      </w:r>
    </w:p>
    <w:p w:rsidR="00637A2F" w:rsidRPr="00661F57" w:rsidRDefault="00637A2F" w:rsidP="00D5375B">
      <w:pPr>
        <w:spacing w:after="160" w:line="259" w:lineRule="auto"/>
        <w:rPr>
          <w:rFonts w:cs="Times New Roman"/>
          <w:sz w:val="24"/>
          <w:szCs w:val="24"/>
        </w:rPr>
      </w:pPr>
    </w:p>
    <w:p w:rsidR="00637A2F" w:rsidRPr="00661F57" w:rsidRDefault="00637A2F"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How to find estimated time for DBCC query?</w:t>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Select * from sys.dm_exec_requests</w:t>
      </w:r>
    </w:p>
    <w:p w:rsidR="00637A2F" w:rsidRPr="00661F57" w:rsidRDefault="00637A2F" w:rsidP="00D5375B">
      <w:pPr>
        <w:spacing w:after="160" w:line="259" w:lineRule="auto"/>
        <w:rPr>
          <w:rFonts w:cs="Times New Roman"/>
          <w:sz w:val="24"/>
          <w:szCs w:val="24"/>
        </w:rPr>
      </w:pPr>
      <w:r w:rsidRPr="001606FA">
        <w:rPr>
          <w:rFonts w:cs="Times New Roman"/>
          <w:b/>
          <w:sz w:val="24"/>
          <w:szCs w:val="24"/>
        </w:rPr>
        <w:t>Column:</w:t>
      </w:r>
      <w:r w:rsidRPr="00661F57">
        <w:rPr>
          <w:rFonts w:cs="Times New Roman"/>
          <w:sz w:val="24"/>
          <w:szCs w:val="24"/>
        </w:rPr>
        <w:t xml:space="preserve"> "Estimated_completion_time"</w:t>
      </w:r>
    </w:p>
    <w:p w:rsidR="00637A2F" w:rsidRPr="00661F57" w:rsidRDefault="00236995" w:rsidP="00D5375B">
      <w:pPr>
        <w:spacing w:after="160" w:line="259" w:lineRule="auto"/>
        <w:rPr>
          <w:rFonts w:cs="Times New Roman"/>
          <w:sz w:val="24"/>
          <w:szCs w:val="24"/>
        </w:rPr>
      </w:pPr>
      <w:r w:rsidRPr="00661F57">
        <w:rPr>
          <w:rFonts w:cs="Times New Roman"/>
          <w:sz w:val="24"/>
          <w:szCs w:val="24"/>
        </w:rPr>
        <w:t>------------------------------------------------------------------------------------------------------------------------------</w:t>
      </w:r>
    </w:p>
    <w:p w:rsidR="00637A2F" w:rsidRPr="00661F57" w:rsidRDefault="00236995" w:rsidP="00D5375B">
      <w:pPr>
        <w:spacing w:after="160" w:line="259" w:lineRule="auto"/>
        <w:rPr>
          <w:rFonts w:cs="Times New Roman"/>
          <w:b/>
          <w:sz w:val="24"/>
          <w:szCs w:val="24"/>
        </w:rPr>
      </w:pPr>
      <w:r w:rsidRPr="00661F57">
        <w:rPr>
          <w:rFonts w:cs="Times New Roman"/>
          <w:b/>
          <w:sz w:val="24"/>
          <w:szCs w:val="24"/>
        </w:rPr>
        <w:t>Case 2</w:t>
      </w:r>
      <w:r w:rsidR="00637A2F" w:rsidRPr="00661F57">
        <w:rPr>
          <w:rFonts w:cs="Times New Roman"/>
          <w:b/>
          <w:sz w:val="24"/>
          <w:szCs w:val="24"/>
        </w:rPr>
        <w:t>: If data file corrupt?</w:t>
      </w:r>
    </w:p>
    <w:p w:rsidR="00637A2F" w:rsidRPr="00661F57" w:rsidRDefault="00637A2F" w:rsidP="00D5375B">
      <w:pPr>
        <w:spacing w:after="160" w:line="259" w:lineRule="auto"/>
        <w:rPr>
          <w:rFonts w:cs="Times New Roman"/>
          <w:sz w:val="24"/>
          <w:szCs w:val="24"/>
        </w:rPr>
      </w:pPr>
      <w:r w:rsidRPr="00661F57">
        <w:rPr>
          <w:rFonts w:cs="Times New Roman"/>
          <w:sz w:val="24"/>
          <w:szCs w:val="24"/>
        </w:rPr>
        <w:t>Restore from recent backup file</w:t>
      </w:r>
    </w:p>
    <w:p w:rsidR="00637A2F" w:rsidRPr="00661F57" w:rsidRDefault="00637A2F" w:rsidP="009752F6">
      <w:pPr>
        <w:tabs>
          <w:tab w:val="left" w:pos="7545"/>
        </w:tabs>
        <w:spacing w:after="160" w:line="259" w:lineRule="auto"/>
        <w:rPr>
          <w:rFonts w:cs="Times New Roman"/>
          <w:sz w:val="24"/>
          <w:szCs w:val="24"/>
        </w:rPr>
      </w:pPr>
      <w:r w:rsidRPr="00661F57">
        <w:rPr>
          <w:rFonts w:cs="Times New Roman"/>
          <w:sz w:val="24"/>
          <w:szCs w:val="24"/>
        </w:rPr>
        <w:t>Note: If .mdf corrupt db will not go to emergency mode...</w:t>
      </w:r>
      <w:r w:rsidR="009752F6" w:rsidRPr="00661F57">
        <w:rPr>
          <w:rFonts w:cs="Times New Roman"/>
          <w:sz w:val="24"/>
          <w:szCs w:val="24"/>
        </w:rPr>
        <w:tab/>
      </w:r>
    </w:p>
    <w:p w:rsidR="00637A2F" w:rsidRPr="00661F57" w:rsidRDefault="00236995" w:rsidP="00D5375B">
      <w:pPr>
        <w:spacing w:after="160" w:line="259" w:lineRule="auto"/>
        <w:rPr>
          <w:rFonts w:cs="Times New Roman"/>
          <w:sz w:val="24"/>
          <w:szCs w:val="24"/>
        </w:rPr>
      </w:pPr>
      <w:r w:rsidRPr="00661F57">
        <w:rPr>
          <w:rFonts w:cs="Times New Roman"/>
          <w:sz w:val="24"/>
          <w:szCs w:val="24"/>
        </w:rPr>
        <w:t>-------------------------------------------------------------------------------------------------------------------------------</w:t>
      </w:r>
    </w:p>
    <w:p w:rsidR="00637A2F" w:rsidRPr="00661F57" w:rsidRDefault="00236995" w:rsidP="00D5375B">
      <w:pPr>
        <w:spacing w:after="160" w:line="259" w:lineRule="auto"/>
        <w:rPr>
          <w:rFonts w:cs="Times New Roman"/>
          <w:b/>
          <w:sz w:val="24"/>
          <w:szCs w:val="24"/>
        </w:rPr>
      </w:pPr>
      <w:r w:rsidRPr="00661F57">
        <w:rPr>
          <w:rFonts w:cs="Times New Roman"/>
          <w:b/>
          <w:sz w:val="24"/>
          <w:szCs w:val="24"/>
        </w:rPr>
        <w:t>Case 3</w:t>
      </w:r>
      <w:r w:rsidR="00637A2F" w:rsidRPr="00661F57">
        <w:rPr>
          <w:rFonts w:cs="Times New Roman"/>
          <w:b/>
          <w:sz w:val="24"/>
          <w:szCs w:val="24"/>
        </w:rPr>
        <w:t>: If page corrupt?</w:t>
      </w:r>
    </w:p>
    <w:p w:rsidR="00637A2F" w:rsidRPr="00661F57" w:rsidRDefault="00637A2F" w:rsidP="00D5375B">
      <w:pPr>
        <w:spacing w:after="160" w:line="259" w:lineRule="auto"/>
        <w:rPr>
          <w:rFonts w:cs="Times New Roman"/>
          <w:sz w:val="24"/>
          <w:szCs w:val="24"/>
        </w:rPr>
      </w:pPr>
      <w:r w:rsidRPr="00661F57">
        <w:rPr>
          <w:rFonts w:cs="Times New Roman"/>
          <w:sz w:val="24"/>
          <w:szCs w:val="24"/>
        </w:rPr>
        <w:t>Restore from recent backup file by using below cmd</w:t>
      </w:r>
    </w:p>
    <w:p w:rsidR="00637A2F" w:rsidRPr="00661F57" w:rsidRDefault="00236995" w:rsidP="00D5375B">
      <w:pPr>
        <w:spacing w:after="160" w:line="259" w:lineRule="auto"/>
        <w:rPr>
          <w:rFonts w:cs="Times New Roman"/>
          <w:b/>
          <w:sz w:val="24"/>
          <w:szCs w:val="24"/>
        </w:rPr>
      </w:pPr>
      <w:r w:rsidRPr="00661F57">
        <w:rPr>
          <w:rFonts w:cs="Times New Roman"/>
          <w:b/>
          <w:sz w:val="24"/>
          <w:szCs w:val="24"/>
        </w:rPr>
        <w:t>Restore</w:t>
      </w:r>
      <w:r w:rsidR="00637A2F" w:rsidRPr="00661F57">
        <w:rPr>
          <w:rFonts w:cs="Times New Roman"/>
          <w:b/>
          <w:sz w:val="24"/>
          <w:szCs w:val="24"/>
        </w:rPr>
        <w:t xml:space="preserve"> database dbname page</w:t>
      </w:r>
      <w:r w:rsidRPr="00661F57">
        <w:rPr>
          <w:rFonts w:cs="Times New Roman"/>
          <w:b/>
          <w:sz w:val="24"/>
          <w:szCs w:val="24"/>
        </w:rPr>
        <w:t>= (</w:t>
      </w:r>
      <w:r w:rsidR="00637A2F" w:rsidRPr="00661F57">
        <w:rPr>
          <w:rFonts w:cs="Times New Roman"/>
          <w:b/>
          <w:sz w:val="24"/>
          <w:szCs w:val="24"/>
        </w:rPr>
        <w:t xml:space="preserve">file </w:t>
      </w:r>
      <w:r w:rsidRPr="00661F57">
        <w:rPr>
          <w:rFonts w:cs="Times New Roman"/>
          <w:b/>
          <w:sz w:val="24"/>
          <w:szCs w:val="24"/>
        </w:rPr>
        <w:t>id: pageid</w:t>
      </w:r>
      <w:r w:rsidR="00637A2F" w:rsidRPr="00661F57">
        <w:rPr>
          <w:rFonts w:cs="Times New Roman"/>
          <w:b/>
          <w:sz w:val="24"/>
          <w:szCs w:val="24"/>
        </w:rPr>
        <w:t>) from disk='backup file path'</w:t>
      </w:r>
    </w:p>
    <w:p w:rsidR="00637A2F" w:rsidRPr="00661F57" w:rsidRDefault="00637A2F" w:rsidP="00D5375B">
      <w:pPr>
        <w:spacing w:after="160" w:line="259" w:lineRule="auto"/>
        <w:rPr>
          <w:rFonts w:cs="Times New Roman"/>
          <w:sz w:val="24"/>
          <w:szCs w:val="24"/>
        </w:rPr>
      </w:pPr>
    </w:p>
    <w:p w:rsidR="00637A2F" w:rsidRPr="00661F57" w:rsidRDefault="00637A2F"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Page level restore is possible from SQL Server 2005 version by using T-SQL and </w:t>
      </w:r>
      <w:r w:rsidR="00236995" w:rsidRPr="00661F57">
        <w:rPr>
          <w:rFonts w:cs="Times New Roman"/>
          <w:sz w:val="24"/>
          <w:szCs w:val="24"/>
        </w:rPr>
        <w:t>whereas</w:t>
      </w:r>
      <w:r w:rsidRPr="00661F57">
        <w:rPr>
          <w:rFonts w:cs="Times New Roman"/>
          <w:sz w:val="24"/>
          <w:szCs w:val="24"/>
        </w:rPr>
        <w:t xml:space="preserve"> from SQL 2012 Page restore included in GUI.</w:t>
      </w:r>
    </w:p>
    <w:p w:rsidR="00637A2F" w:rsidRPr="00661F57" w:rsidRDefault="00637A2F" w:rsidP="00D5375B">
      <w:pPr>
        <w:spacing w:after="160" w:line="259" w:lineRule="auto"/>
        <w:rPr>
          <w:rFonts w:cs="Times New Roman"/>
          <w:sz w:val="24"/>
          <w:szCs w:val="24"/>
        </w:rPr>
      </w:pPr>
    </w:p>
    <w:p w:rsidR="00637A2F" w:rsidRPr="00661F57" w:rsidRDefault="00236995" w:rsidP="00D5375B">
      <w:pPr>
        <w:spacing w:after="160" w:line="259" w:lineRule="auto"/>
        <w:rPr>
          <w:rFonts w:cs="Times New Roman"/>
          <w:sz w:val="24"/>
          <w:szCs w:val="24"/>
        </w:rPr>
      </w:pPr>
      <w:r w:rsidRPr="00661F57">
        <w:rPr>
          <w:rFonts w:cs="Times New Roman"/>
          <w:sz w:val="24"/>
          <w:szCs w:val="24"/>
        </w:rPr>
        <w:t>-------------------------------------------------------------------------------------------------------------------------------</w:t>
      </w:r>
    </w:p>
    <w:p w:rsidR="00637A2F" w:rsidRPr="00661F57" w:rsidRDefault="00637A2F" w:rsidP="00D5375B">
      <w:pPr>
        <w:spacing w:after="160" w:line="259" w:lineRule="auto"/>
        <w:rPr>
          <w:rFonts w:cs="Times New Roman"/>
          <w:b/>
          <w:sz w:val="24"/>
          <w:szCs w:val="24"/>
        </w:rPr>
      </w:pPr>
      <w:r w:rsidRPr="00661F57">
        <w:rPr>
          <w:rFonts w:cs="Times New Roman"/>
          <w:b/>
          <w:sz w:val="24"/>
          <w:szCs w:val="24"/>
        </w:rPr>
        <w:t>Note:</w:t>
      </w:r>
    </w:p>
    <w:p w:rsidR="00637A2F" w:rsidRPr="00661F57" w:rsidRDefault="00637A2F" w:rsidP="00D5375B">
      <w:pPr>
        <w:spacing w:after="160" w:line="259" w:lineRule="auto"/>
        <w:rPr>
          <w:rFonts w:cs="Times New Roman"/>
          <w:sz w:val="24"/>
          <w:szCs w:val="24"/>
        </w:rPr>
      </w:pPr>
      <w:r w:rsidRPr="00661F57">
        <w:rPr>
          <w:rFonts w:cs="Times New Roman"/>
          <w:sz w:val="24"/>
          <w:szCs w:val="24"/>
        </w:rPr>
        <w:t>[Lat</w:t>
      </w:r>
      <w:r w:rsidR="00236995" w:rsidRPr="00661F57">
        <w:rPr>
          <w:rFonts w:cs="Times New Roman"/>
          <w:sz w:val="24"/>
          <w:szCs w:val="24"/>
        </w:rPr>
        <w:t>e</w:t>
      </w:r>
      <w:r w:rsidRPr="00661F57">
        <w:rPr>
          <w:rFonts w:cs="Times New Roman"/>
          <w:sz w:val="24"/>
          <w:szCs w:val="24"/>
        </w:rPr>
        <w:t xml:space="preserve"> recovery </w:t>
      </w:r>
      <w:r w:rsidR="00236995" w:rsidRPr="00661F57">
        <w:rPr>
          <w:rFonts w:cs="Times New Roman"/>
          <w:sz w:val="24"/>
          <w:szCs w:val="24"/>
        </w:rPr>
        <w:t>Option: Client</w:t>
      </w:r>
      <w:r w:rsidRPr="00661F57">
        <w:rPr>
          <w:rFonts w:cs="Times New Roman"/>
          <w:sz w:val="24"/>
          <w:szCs w:val="24"/>
        </w:rPr>
        <w:t xml:space="preserve"> approval is required]</w:t>
      </w:r>
    </w:p>
    <w:p w:rsidR="00637A2F" w:rsidRPr="00661F57" w:rsidRDefault="00637A2F" w:rsidP="00D5375B">
      <w:pPr>
        <w:spacing w:after="160" w:line="259" w:lineRule="auto"/>
        <w:rPr>
          <w:rFonts w:cs="Times New Roman"/>
          <w:sz w:val="24"/>
          <w:szCs w:val="24"/>
        </w:rPr>
      </w:pPr>
      <w:r w:rsidRPr="00661F57">
        <w:rPr>
          <w:rFonts w:cs="Times New Roman"/>
          <w:sz w:val="24"/>
          <w:szCs w:val="24"/>
        </w:rPr>
        <w:t>If backup is not available and issues found with data file/log file use</w:t>
      </w:r>
    </w:p>
    <w:p w:rsidR="00637A2F" w:rsidRPr="00661F57" w:rsidRDefault="00637A2F" w:rsidP="00D5375B">
      <w:pPr>
        <w:spacing w:after="160" w:line="259" w:lineRule="auto"/>
        <w:rPr>
          <w:rFonts w:cs="Times New Roman"/>
          <w:sz w:val="24"/>
          <w:szCs w:val="24"/>
        </w:rPr>
      </w:pPr>
      <w:r w:rsidRPr="00661F57">
        <w:rPr>
          <w:rFonts w:cs="Times New Roman"/>
          <w:b/>
          <w:sz w:val="24"/>
          <w:szCs w:val="24"/>
        </w:rPr>
        <w:t xml:space="preserve">DBCC </w:t>
      </w:r>
      <w:r w:rsidR="00236995" w:rsidRPr="00661F57">
        <w:rPr>
          <w:rFonts w:cs="Times New Roman"/>
          <w:b/>
          <w:sz w:val="24"/>
          <w:szCs w:val="24"/>
        </w:rPr>
        <w:t>Checkdb</w:t>
      </w:r>
      <w:r w:rsidRPr="00661F57">
        <w:rPr>
          <w:rFonts w:cs="Times New Roman"/>
          <w:b/>
          <w:sz w:val="24"/>
          <w:szCs w:val="24"/>
        </w:rPr>
        <w:t xml:space="preserve"> ('dbname', REPAIR_ALLOW_DATA_LOSS)</w:t>
      </w:r>
    </w:p>
    <w:p w:rsidR="00637A2F" w:rsidRPr="00661F57" w:rsidRDefault="00637A2F" w:rsidP="00D5375B">
      <w:pPr>
        <w:spacing w:after="160" w:line="259" w:lineRule="auto"/>
        <w:rPr>
          <w:rFonts w:cs="Times New Roman"/>
          <w:sz w:val="24"/>
          <w:szCs w:val="24"/>
        </w:rPr>
      </w:pPr>
      <w:r w:rsidRPr="00661F57">
        <w:rPr>
          <w:rFonts w:cs="Times New Roman"/>
          <w:sz w:val="24"/>
          <w:szCs w:val="24"/>
        </w:rPr>
        <w:t>This command repairs the database but has the risk of data loss. Take proper approvals before performing this step.</w:t>
      </w:r>
    </w:p>
    <w:p w:rsidR="00637A2F" w:rsidRPr="00661F57" w:rsidRDefault="00637A2F" w:rsidP="00D5375B">
      <w:pPr>
        <w:spacing w:after="160" w:line="259" w:lineRule="auto"/>
        <w:rPr>
          <w:rFonts w:cs="Times New Roman"/>
          <w:sz w:val="24"/>
          <w:szCs w:val="24"/>
        </w:rPr>
      </w:pPr>
    </w:p>
    <w:p w:rsidR="00637A2F" w:rsidRPr="00661F57" w:rsidRDefault="00637A2F"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Your system databases never go to suspect mode.</w:t>
      </w:r>
    </w:p>
    <w:p w:rsidR="00637A2F" w:rsidRPr="00661F57" w:rsidRDefault="00637A2F" w:rsidP="00D5375B">
      <w:pPr>
        <w:spacing w:after="160" w:line="259" w:lineRule="auto"/>
        <w:rPr>
          <w:rFonts w:cs="Times New Roman"/>
          <w:sz w:val="24"/>
          <w:szCs w:val="24"/>
        </w:rPr>
      </w:pPr>
    </w:p>
    <w:p w:rsidR="007C1435" w:rsidRDefault="007C1435" w:rsidP="00D5375B">
      <w:pPr>
        <w:spacing w:after="160" w:line="259" w:lineRule="auto"/>
        <w:rPr>
          <w:rFonts w:cs="Times New Roman"/>
          <w:sz w:val="24"/>
          <w:szCs w:val="24"/>
        </w:rPr>
      </w:pPr>
    </w:p>
    <w:p w:rsidR="00370007" w:rsidRDefault="00370007" w:rsidP="00D5375B">
      <w:pPr>
        <w:spacing w:after="160" w:line="259" w:lineRule="auto"/>
        <w:rPr>
          <w:rFonts w:cs="Times New Roman"/>
          <w:sz w:val="24"/>
          <w:szCs w:val="24"/>
        </w:rPr>
      </w:pPr>
    </w:p>
    <w:p w:rsidR="00370007" w:rsidRDefault="00370007" w:rsidP="00D5375B">
      <w:pPr>
        <w:spacing w:after="160" w:line="259" w:lineRule="auto"/>
        <w:rPr>
          <w:rFonts w:cs="Times New Roman"/>
          <w:sz w:val="24"/>
          <w:szCs w:val="24"/>
        </w:rPr>
      </w:pPr>
    </w:p>
    <w:p w:rsidR="00370007" w:rsidRDefault="00370007" w:rsidP="00D5375B">
      <w:pPr>
        <w:spacing w:after="160" w:line="259" w:lineRule="auto"/>
        <w:rPr>
          <w:rFonts w:cs="Times New Roman"/>
          <w:sz w:val="24"/>
          <w:szCs w:val="24"/>
        </w:rPr>
      </w:pPr>
    </w:p>
    <w:p w:rsidR="00370007" w:rsidRDefault="00370007" w:rsidP="00D5375B">
      <w:pPr>
        <w:spacing w:after="160" w:line="259" w:lineRule="auto"/>
        <w:rPr>
          <w:rFonts w:cs="Times New Roman"/>
          <w:sz w:val="24"/>
          <w:szCs w:val="24"/>
        </w:rPr>
      </w:pPr>
    </w:p>
    <w:p w:rsidR="00637A2F" w:rsidRPr="00661F57" w:rsidRDefault="00637A2F" w:rsidP="00D5375B">
      <w:pPr>
        <w:spacing w:after="160" w:line="259" w:lineRule="auto"/>
        <w:rPr>
          <w:rFonts w:cs="Times New Roman"/>
          <w:b/>
          <w:color w:val="FF0000"/>
          <w:sz w:val="24"/>
          <w:szCs w:val="24"/>
        </w:rPr>
      </w:pPr>
      <w:r w:rsidRPr="00661F57">
        <w:rPr>
          <w:rFonts w:cs="Times New Roman"/>
          <w:b/>
          <w:color w:val="FF0000"/>
          <w:sz w:val="24"/>
          <w:szCs w:val="24"/>
        </w:rPr>
        <w:t>Background about CHECK DB</w:t>
      </w:r>
    </w:p>
    <w:p w:rsidR="00637A2F" w:rsidRPr="00661F57" w:rsidRDefault="00637A2F" w:rsidP="00D5375B">
      <w:pPr>
        <w:spacing w:after="160" w:line="259" w:lineRule="auto"/>
        <w:rPr>
          <w:rFonts w:cs="Times New Roman"/>
          <w:sz w:val="24"/>
          <w:szCs w:val="24"/>
        </w:rPr>
      </w:pPr>
      <w:r w:rsidRPr="00661F57">
        <w:rPr>
          <w:rFonts w:cs="Times New Roman"/>
          <w:sz w:val="24"/>
          <w:szCs w:val="24"/>
        </w:rPr>
        <w:t>If you run checkdb what are the internal queries will execute?</w:t>
      </w:r>
    </w:p>
    <w:p w:rsidR="00637A2F" w:rsidRPr="00661F57" w:rsidRDefault="00637A2F" w:rsidP="00D5375B">
      <w:pPr>
        <w:spacing w:after="160" w:line="259" w:lineRule="auto"/>
        <w:rPr>
          <w:rFonts w:cs="Times New Roman"/>
          <w:sz w:val="24"/>
          <w:szCs w:val="24"/>
        </w:rPr>
      </w:pPr>
      <w:r w:rsidRPr="00661F57">
        <w:rPr>
          <w:rFonts w:cs="Times New Roman"/>
          <w:sz w:val="24"/>
          <w:szCs w:val="24"/>
        </w:rPr>
        <w:t>Checks the logical and physical integrity of all the objects in the specified database by performing the following operations:</w:t>
      </w:r>
    </w:p>
    <w:p w:rsidR="00637A2F" w:rsidRPr="00661F57" w:rsidRDefault="00637A2F" w:rsidP="00D5375B">
      <w:pPr>
        <w:spacing w:after="160" w:line="259" w:lineRule="auto"/>
        <w:rPr>
          <w:rFonts w:cs="Times New Roman"/>
          <w:sz w:val="24"/>
          <w:szCs w:val="24"/>
        </w:rPr>
      </w:pPr>
      <w:r w:rsidRPr="00661F57">
        <w:rPr>
          <w:rFonts w:cs="Times New Roman"/>
          <w:sz w:val="24"/>
          <w:szCs w:val="24"/>
        </w:rPr>
        <w:t>&gt;&gt;</w:t>
      </w:r>
      <w:r w:rsidR="001606FA">
        <w:rPr>
          <w:rFonts w:cs="Times New Roman"/>
          <w:sz w:val="24"/>
          <w:szCs w:val="24"/>
        </w:rPr>
        <w:t xml:space="preserve"> </w:t>
      </w:r>
      <w:r w:rsidRPr="00661F57">
        <w:rPr>
          <w:rFonts w:cs="Times New Roman"/>
          <w:sz w:val="24"/>
          <w:szCs w:val="24"/>
        </w:rPr>
        <w:t xml:space="preserve">Runs </w:t>
      </w:r>
      <w:r w:rsidRPr="00661F57">
        <w:rPr>
          <w:rFonts w:cs="Times New Roman"/>
          <w:b/>
          <w:sz w:val="24"/>
          <w:szCs w:val="24"/>
        </w:rPr>
        <w:t>DBCC CHECKALLOC</w:t>
      </w:r>
      <w:r w:rsidR="00236995" w:rsidRPr="00661F57">
        <w:rPr>
          <w:rFonts w:cs="Times New Roman"/>
          <w:sz w:val="24"/>
          <w:szCs w:val="24"/>
        </w:rPr>
        <w:t xml:space="preserve"> on the </w:t>
      </w:r>
      <w:r w:rsidR="00C17A2D" w:rsidRPr="00661F57">
        <w:rPr>
          <w:rFonts w:cs="Times New Roman"/>
          <w:sz w:val="24"/>
          <w:szCs w:val="24"/>
        </w:rPr>
        <w:t>database</w:t>
      </w:r>
      <w:r w:rsidR="00C17A2D">
        <w:rPr>
          <w:rFonts w:cs="Times New Roman"/>
          <w:sz w:val="24"/>
          <w:szCs w:val="24"/>
        </w:rPr>
        <w:t>:</w:t>
      </w:r>
      <w:r w:rsidRPr="00661F57">
        <w:rPr>
          <w:rFonts w:cs="Times New Roman"/>
          <w:sz w:val="24"/>
          <w:szCs w:val="24"/>
        </w:rPr>
        <w:t>:</w:t>
      </w:r>
      <w:r w:rsidR="00236995" w:rsidRPr="00661F57">
        <w:rPr>
          <w:rFonts w:cs="Times New Roman"/>
          <w:sz w:val="24"/>
          <w:szCs w:val="24"/>
        </w:rPr>
        <w:t xml:space="preserve"> Checks</w:t>
      </w:r>
      <w:r w:rsidRPr="00661F57">
        <w:rPr>
          <w:rFonts w:cs="Times New Roman"/>
          <w:sz w:val="24"/>
          <w:szCs w:val="24"/>
        </w:rPr>
        <w:t xml:space="preserve"> the consistency of disk space allocation structures for a specified database.</w:t>
      </w:r>
    </w:p>
    <w:p w:rsidR="00637A2F" w:rsidRPr="00661F57" w:rsidRDefault="00637A2F" w:rsidP="00D5375B">
      <w:pPr>
        <w:spacing w:after="160" w:line="259" w:lineRule="auto"/>
        <w:rPr>
          <w:rFonts w:cs="Times New Roman"/>
          <w:sz w:val="24"/>
          <w:szCs w:val="24"/>
        </w:rPr>
      </w:pPr>
      <w:r w:rsidRPr="00661F57">
        <w:rPr>
          <w:rFonts w:cs="Times New Roman"/>
          <w:sz w:val="24"/>
          <w:szCs w:val="24"/>
        </w:rPr>
        <w:t>&gt;&gt;</w:t>
      </w:r>
      <w:r w:rsidR="001606FA">
        <w:rPr>
          <w:rFonts w:cs="Times New Roman"/>
          <w:sz w:val="24"/>
          <w:szCs w:val="24"/>
        </w:rPr>
        <w:t xml:space="preserve"> </w:t>
      </w:r>
      <w:r w:rsidRPr="00661F57">
        <w:rPr>
          <w:rFonts w:cs="Times New Roman"/>
          <w:sz w:val="24"/>
          <w:szCs w:val="24"/>
        </w:rPr>
        <w:t xml:space="preserve">Runs </w:t>
      </w:r>
      <w:r w:rsidRPr="00661F57">
        <w:rPr>
          <w:rFonts w:cs="Times New Roman"/>
          <w:b/>
          <w:sz w:val="24"/>
          <w:szCs w:val="24"/>
        </w:rPr>
        <w:t>DBCC CHECKTABLE</w:t>
      </w:r>
      <w:r w:rsidRPr="00661F57">
        <w:rPr>
          <w:rFonts w:cs="Times New Roman"/>
          <w:sz w:val="24"/>
          <w:szCs w:val="24"/>
        </w:rPr>
        <w:t xml:space="preserve"> on every table and view in the database::Checks the integrity of all the pages and structures that make up the table or indexed view.</w:t>
      </w:r>
    </w:p>
    <w:p w:rsidR="00637A2F" w:rsidRPr="00661F57" w:rsidRDefault="00637A2F" w:rsidP="00D5375B">
      <w:pPr>
        <w:spacing w:after="160" w:line="259" w:lineRule="auto"/>
        <w:rPr>
          <w:rFonts w:cs="Times New Roman"/>
          <w:sz w:val="24"/>
          <w:szCs w:val="24"/>
        </w:rPr>
      </w:pPr>
      <w:r w:rsidRPr="00661F57">
        <w:rPr>
          <w:rFonts w:cs="Times New Roman"/>
          <w:sz w:val="24"/>
          <w:szCs w:val="24"/>
        </w:rPr>
        <w:t>&gt;&gt;</w:t>
      </w:r>
      <w:r w:rsidR="001606FA">
        <w:rPr>
          <w:rFonts w:cs="Times New Roman"/>
          <w:sz w:val="24"/>
          <w:szCs w:val="24"/>
        </w:rPr>
        <w:t xml:space="preserve"> </w:t>
      </w:r>
      <w:r w:rsidRPr="00661F57">
        <w:rPr>
          <w:rFonts w:cs="Times New Roman"/>
          <w:sz w:val="24"/>
          <w:szCs w:val="24"/>
        </w:rPr>
        <w:t xml:space="preserve">Runs </w:t>
      </w:r>
      <w:r w:rsidRPr="00661F57">
        <w:rPr>
          <w:rFonts w:cs="Times New Roman"/>
          <w:b/>
          <w:sz w:val="24"/>
          <w:szCs w:val="24"/>
        </w:rPr>
        <w:t>DBCC CHECKCATALOG</w:t>
      </w:r>
      <w:r w:rsidRPr="00661F57">
        <w:rPr>
          <w:rFonts w:cs="Times New Roman"/>
          <w:sz w:val="24"/>
          <w:szCs w:val="24"/>
        </w:rPr>
        <w:t xml:space="preserve"> on the database::Checks for catalog consistency within the specified database. The database must be online.</w:t>
      </w:r>
    </w:p>
    <w:p w:rsidR="00637A2F" w:rsidRPr="00661F57" w:rsidRDefault="00637A2F" w:rsidP="00D5375B">
      <w:pPr>
        <w:spacing w:after="160" w:line="259" w:lineRule="auto"/>
        <w:rPr>
          <w:rFonts w:cs="Times New Roman"/>
          <w:sz w:val="24"/>
          <w:szCs w:val="24"/>
        </w:rPr>
      </w:pPr>
    </w:p>
    <w:p w:rsidR="005E28C3" w:rsidRPr="00661F57" w:rsidRDefault="00236995" w:rsidP="00D5375B">
      <w:pPr>
        <w:spacing w:after="160" w:line="259" w:lineRule="auto"/>
        <w:rPr>
          <w:rFonts w:cs="Times New Roman"/>
          <w:sz w:val="24"/>
          <w:szCs w:val="24"/>
        </w:rPr>
      </w:pPr>
      <w:r w:rsidRPr="00661F57">
        <w:rPr>
          <w:rFonts w:cs="Times New Roman"/>
          <w:b/>
          <w:sz w:val="24"/>
          <w:szCs w:val="24"/>
        </w:rPr>
        <w:t>Note</w:t>
      </w:r>
      <w:r w:rsidR="00637A2F" w:rsidRPr="00661F57">
        <w:rPr>
          <w:rFonts w:cs="Times New Roman"/>
          <w:b/>
          <w:sz w:val="24"/>
          <w:szCs w:val="24"/>
        </w:rPr>
        <w:t>:</w:t>
      </w:r>
      <w:r w:rsidR="00637A2F" w:rsidRPr="00661F57">
        <w:rPr>
          <w:rFonts w:cs="Times New Roman"/>
          <w:sz w:val="24"/>
          <w:szCs w:val="24"/>
        </w:rPr>
        <w:t xml:space="preserve"> IN SUSPECT MODE NOT POSSIBLE TO APPLY TAIL LOG BACKUP.</w:t>
      </w:r>
    </w:p>
    <w:p w:rsidR="005E28C3" w:rsidRPr="00661F57" w:rsidRDefault="005E28C3" w:rsidP="00D5375B">
      <w:pPr>
        <w:spacing w:after="160" w:line="259" w:lineRule="auto"/>
        <w:rPr>
          <w:rFonts w:cs="Times New Roman"/>
          <w:sz w:val="24"/>
          <w:szCs w:val="24"/>
        </w:rPr>
      </w:pPr>
    </w:p>
    <w:p w:rsidR="005E28C3" w:rsidRPr="00661F57" w:rsidRDefault="005E28C3"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6875A1" w:rsidRDefault="006875A1" w:rsidP="00D5375B">
      <w:pPr>
        <w:spacing w:after="160" w:line="259" w:lineRule="auto"/>
        <w:rPr>
          <w:rFonts w:cs="Times New Roman"/>
          <w:sz w:val="24"/>
          <w:szCs w:val="24"/>
        </w:rPr>
      </w:pPr>
    </w:p>
    <w:p w:rsidR="006875A1" w:rsidRDefault="006875A1" w:rsidP="00D5375B">
      <w:pPr>
        <w:spacing w:after="160" w:line="259" w:lineRule="auto"/>
        <w:rPr>
          <w:rFonts w:cs="Times New Roman"/>
          <w:sz w:val="24"/>
          <w:szCs w:val="24"/>
        </w:rPr>
      </w:pPr>
    </w:p>
    <w:p w:rsidR="001606FA" w:rsidRDefault="001606FA" w:rsidP="00D5375B">
      <w:pPr>
        <w:spacing w:after="160" w:line="259" w:lineRule="auto"/>
        <w:rPr>
          <w:rFonts w:cs="Times New Roman"/>
          <w:sz w:val="24"/>
          <w:szCs w:val="24"/>
        </w:rPr>
      </w:pPr>
    </w:p>
    <w:p w:rsidR="001606FA" w:rsidRDefault="001606FA" w:rsidP="00D5375B">
      <w:pPr>
        <w:spacing w:after="160" w:line="259" w:lineRule="auto"/>
        <w:rPr>
          <w:rFonts w:cs="Times New Roman"/>
          <w:sz w:val="24"/>
          <w:szCs w:val="24"/>
        </w:rPr>
      </w:pPr>
    </w:p>
    <w:p w:rsidR="001606FA" w:rsidRDefault="001606FA" w:rsidP="00D5375B">
      <w:pPr>
        <w:spacing w:after="160" w:line="259" w:lineRule="auto"/>
        <w:rPr>
          <w:rFonts w:cs="Times New Roman"/>
          <w:sz w:val="24"/>
          <w:szCs w:val="24"/>
        </w:rPr>
      </w:pPr>
    </w:p>
    <w:p w:rsidR="001606FA" w:rsidRDefault="001606FA" w:rsidP="00D5375B">
      <w:pPr>
        <w:spacing w:after="160" w:line="259" w:lineRule="auto"/>
        <w:rPr>
          <w:rFonts w:cs="Times New Roman"/>
          <w:sz w:val="24"/>
          <w:szCs w:val="24"/>
        </w:rPr>
      </w:pPr>
    </w:p>
    <w:p w:rsidR="005E28C3" w:rsidRPr="001606FA" w:rsidRDefault="004416CB" w:rsidP="006875A1">
      <w:pPr>
        <w:spacing w:after="160" w:line="259" w:lineRule="auto"/>
        <w:jc w:val="center"/>
        <w:rPr>
          <w:b/>
          <w:color w:val="C00000"/>
          <w:sz w:val="24"/>
          <w:szCs w:val="24"/>
        </w:rPr>
      </w:pPr>
      <w:r w:rsidRPr="001606FA">
        <w:rPr>
          <w:b/>
          <w:color w:val="C00000"/>
          <w:sz w:val="24"/>
          <w:szCs w:val="24"/>
        </w:rPr>
        <w:t>SYSTEM DATABASE CORRUPTIONS</w:t>
      </w:r>
    </w:p>
    <w:p w:rsidR="004416CB" w:rsidRPr="00661F57" w:rsidRDefault="004416CB" w:rsidP="00D5375B">
      <w:pPr>
        <w:spacing w:after="160" w:line="259" w:lineRule="auto"/>
        <w:rPr>
          <w:rFonts w:cs="Times New Roman"/>
          <w:sz w:val="24"/>
          <w:szCs w:val="24"/>
        </w:rPr>
      </w:pPr>
    </w:p>
    <w:p w:rsidR="00236995" w:rsidRPr="00661F57" w:rsidRDefault="00296CC5" w:rsidP="00D5375B">
      <w:pPr>
        <w:spacing w:after="160" w:line="259" w:lineRule="auto"/>
        <w:rPr>
          <w:rFonts w:cs="Times New Roman"/>
          <w:b/>
          <w:sz w:val="24"/>
          <w:szCs w:val="24"/>
          <w:u w:val="single"/>
        </w:rPr>
      </w:pPr>
      <w:r w:rsidRPr="00661F57">
        <w:rPr>
          <w:rFonts w:cs="Times New Roman"/>
          <w:b/>
          <w:sz w:val="24"/>
          <w:szCs w:val="24"/>
          <w:u w:val="single"/>
        </w:rPr>
        <w:t>MASTER CORRUPT:</w:t>
      </w:r>
    </w:p>
    <w:p w:rsidR="00394B31" w:rsidRPr="00661F57" w:rsidRDefault="001606FA" w:rsidP="00D5375B">
      <w:pPr>
        <w:spacing w:after="160" w:line="259" w:lineRule="auto"/>
        <w:rPr>
          <w:rFonts w:cs="Times New Roman"/>
          <w:sz w:val="24"/>
          <w:szCs w:val="24"/>
        </w:rPr>
      </w:pPr>
      <w:r>
        <w:rPr>
          <w:rFonts w:cs="Times New Roman"/>
          <w:sz w:val="24"/>
          <w:szCs w:val="24"/>
        </w:rPr>
        <w:t xml:space="preserve">&gt; </w:t>
      </w:r>
      <w:r w:rsidR="00236995" w:rsidRPr="00661F57">
        <w:rPr>
          <w:rFonts w:cs="Times New Roman"/>
          <w:sz w:val="24"/>
          <w:szCs w:val="24"/>
        </w:rPr>
        <w:t>Master is the most crucial database in an instance, if it is corrupt entire instance gets affected.</w:t>
      </w:r>
    </w:p>
    <w:p w:rsidR="00394B31" w:rsidRPr="00661F57" w:rsidRDefault="00394B31" w:rsidP="00D5375B">
      <w:pPr>
        <w:spacing w:after="160" w:line="259" w:lineRule="auto"/>
        <w:rPr>
          <w:rFonts w:cs="Times New Roman"/>
          <w:b/>
          <w:sz w:val="24"/>
          <w:szCs w:val="24"/>
        </w:rPr>
      </w:pPr>
      <w:r w:rsidRPr="00661F57">
        <w:rPr>
          <w:rFonts w:cs="Times New Roman"/>
          <w:b/>
          <w:sz w:val="24"/>
          <w:szCs w:val="24"/>
        </w:rPr>
        <w:t>Master Corrupt</w:t>
      </w:r>
    </w:p>
    <w:p w:rsidR="00394B31" w:rsidRPr="00661F57" w:rsidRDefault="00394B31" w:rsidP="00D5375B">
      <w:pPr>
        <w:spacing w:after="160" w:line="259" w:lineRule="auto"/>
        <w:rPr>
          <w:rFonts w:cs="Times New Roman"/>
          <w:b/>
          <w:sz w:val="24"/>
          <w:szCs w:val="24"/>
        </w:rPr>
      </w:pPr>
      <w:r w:rsidRPr="00661F57">
        <w:rPr>
          <w:rFonts w:cs="Times New Roman"/>
          <w:b/>
          <w:sz w:val="24"/>
          <w:szCs w:val="24"/>
        </w:rPr>
        <w:t>Error number: 3411</w:t>
      </w:r>
    </w:p>
    <w:p w:rsidR="00394B31" w:rsidRPr="00661F57" w:rsidRDefault="00394B31" w:rsidP="00D5375B">
      <w:pPr>
        <w:spacing w:after="160" w:line="259" w:lineRule="auto"/>
        <w:rPr>
          <w:rFonts w:cs="Times New Roman"/>
          <w:b/>
          <w:sz w:val="24"/>
          <w:szCs w:val="24"/>
        </w:rPr>
      </w:pPr>
      <w:r w:rsidRPr="00661F57">
        <w:rPr>
          <w:rFonts w:cs="Times New Roman"/>
          <w:b/>
          <w:sz w:val="24"/>
          <w:szCs w:val="24"/>
        </w:rPr>
        <w:t xml:space="preserve">Error Message: Timely </w:t>
      </w:r>
      <w:r w:rsidR="00EC748D" w:rsidRPr="00661F57">
        <w:rPr>
          <w:rFonts w:cs="Times New Roman"/>
          <w:b/>
          <w:sz w:val="24"/>
          <w:szCs w:val="24"/>
        </w:rPr>
        <w:t>fashion error</w:t>
      </w:r>
    </w:p>
    <w:p w:rsidR="00EC748D" w:rsidRPr="00661F57" w:rsidRDefault="009F3671" w:rsidP="00D5375B">
      <w:pPr>
        <w:spacing w:after="160" w:line="259" w:lineRule="auto"/>
        <w:rPr>
          <w:rFonts w:cs="Times New Roman"/>
          <w:b/>
          <w:sz w:val="24"/>
          <w:szCs w:val="24"/>
        </w:rPr>
      </w:pPr>
      <w:r w:rsidRPr="00661F57">
        <w:rPr>
          <w:rFonts w:cs="Times New Roman"/>
          <w:b/>
          <w:sz w:val="24"/>
          <w:szCs w:val="24"/>
        </w:rPr>
        <w:t>112 error</w:t>
      </w:r>
      <w:r w:rsidR="00EC748D" w:rsidRPr="00661F57">
        <w:rPr>
          <w:rFonts w:cs="Times New Roman"/>
          <w:b/>
          <w:sz w:val="24"/>
          <w:szCs w:val="24"/>
        </w:rPr>
        <w:t xml:space="preserve"> number for disk space</w:t>
      </w:r>
    </w:p>
    <w:p w:rsidR="00EC748D" w:rsidRPr="00661F57" w:rsidRDefault="00EC748D" w:rsidP="00D5375B">
      <w:pPr>
        <w:spacing w:after="160" w:line="259" w:lineRule="auto"/>
        <w:rPr>
          <w:rFonts w:cs="Times New Roman"/>
          <w:b/>
          <w:sz w:val="24"/>
          <w:szCs w:val="24"/>
        </w:rPr>
      </w:pPr>
    </w:p>
    <w:p w:rsidR="00236995" w:rsidRPr="00661F57" w:rsidRDefault="00236995" w:rsidP="00D5375B">
      <w:pPr>
        <w:spacing w:after="160" w:line="259" w:lineRule="auto"/>
        <w:rPr>
          <w:rFonts w:cs="Times New Roman"/>
          <w:b/>
          <w:sz w:val="24"/>
          <w:szCs w:val="24"/>
        </w:rPr>
      </w:pPr>
      <w:r w:rsidRPr="00661F57">
        <w:rPr>
          <w:rFonts w:cs="Times New Roman"/>
          <w:b/>
          <w:sz w:val="24"/>
          <w:szCs w:val="24"/>
        </w:rPr>
        <w:t>Partially corrupt:</w:t>
      </w:r>
    </w:p>
    <w:p w:rsidR="00236995" w:rsidRPr="00661F57" w:rsidRDefault="00236995" w:rsidP="00D5375B">
      <w:pPr>
        <w:spacing w:after="160" w:line="259" w:lineRule="auto"/>
        <w:rPr>
          <w:rFonts w:cs="Times New Roman"/>
          <w:sz w:val="24"/>
          <w:szCs w:val="24"/>
        </w:rPr>
      </w:pPr>
      <w:r w:rsidRPr="00661F57">
        <w:rPr>
          <w:rFonts w:cs="Times New Roman"/>
          <w:sz w:val="24"/>
          <w:szCs w:val="24"/>
        </w:rPr>
        <w:t>1. If master database is corrupt, it is either completely corrupt or partially corrupt. If partially corrupt, instance will start with -m;-t3608 and if it is completely corrupt instance wouldn't start.</w:t>
      </w:r>
    </w:p>
    <w:p w:rsidR="00236995" w:rsidRPr="00661F57" w:rsidRDefault="00236995" w:rsidP="00D5375B">
      <w:pPr>
        <w:spacing w:after="160" w:line="259" w:lineRule="auto"/>
        <w:rPr>
          <w:rFonts w:cs="Times New Roman"/>
          <w:sz w:val="24"/>
          <w:szCs w:val="24"/>
        </w:rPr>
      </w:pPr>
      <w:r w:rsidRPr="00661F57">
        <w:rPr>
          <w:rFonts w:cs="Times New Roman"/>
          <w:sz w:val="24"/>
          <w:szCs w:val="24"/>
        </w:rPr>
        <w:t>2. Put your instance in single user mode.</w:t>
      </w:r>
    </w:p>
    <w:p w:rsidR="00236995" w:rsidRPr="00661F57" w:rsidRDefault="00236995" w:rsidP="00D5375B">
      <w:pPr>
        <w:spacing w:after="160" w:line="259" w:lineRule="auto"/>
        <w:rPr>
          <w:rFonts w:cs="Times New Roman"/>
          <w:sz w:val="24"/>
          <w:szCs w:val="24"/>
        </w:rPr>
      </w:pPr>
      <w:r w:rsidRPr="00661F57">
        <w:rPr>
          <w:rFonts w:cs="Times New Roman"/>
          <w:sz w:val="24"/>
          <w:szCs w:val="24"/>
        </w:rPr>
        <w:t>3. Restore master database WITH REPLACE option</w:t>
      </w:r>
    </w:p>
    <w:p w:rsidR="00236995" w:rsidRPr="00661F57" w:rsidRDefault="00236995" w:rsidP="00D5375B">
      <w:pPr>
        <w:spacing w:after="160" w:line="259" w:lineRule="auto"/>
        <w:rPr>
          <w:rFonts w:cs="Times New Roman"/>
          <w:b/>
          <w:sz w:val="24"/>
          <w:szCs w:val="24"/>
        </w:rPr>
      </w:pPr>
      <w:r w:rsidRPr="00661F57">
        <w:rPr>
          <w:rFonts w:cs="Times New Roman"/>
          <w:b/>
          <w:sz w:val="24"/>
          <w:szCs w:val="24"/>
        </w:rPr>
        <w:t>Restore database master from disk=N'F:\Master.bak' WITH REPLACE</w:t>
      </w:r>
    </w:p>
    <w:p w:rsidR="00236995" w:rsidRPr="00661F57" w:rsidRDefault="00236995" w:rsidP="00D5375B">
      <w:pPr>
        <w:spacing w:after="160" w:line="259" w:lineRule="auto"/>
        <w:rPr>
          <w:rFonts w:cs="Times New Roman"/>
          <w:b/>
          <w:sz w:val="24"/>
          <w:szCs w:val="24"/>
        </w:rPr>
      </w:pPr>
      <w:r w:rsidRPr="00661F57">
        <w:rPr>
          <w:rFonts w:cs="Times New Roman"/>
          <w:b/>
          <w:sz w:val="24"/>
          <w:szCs w:val="24"/>
        </w:rPr>
        <w:t>Completely Corrupt:</w:t>
      </w:r>
    </w:p>
    <w:p w:rsidR="00236995" w:rsidRPr="00661F57" w:rsidRDefault="00236995" w:rsidP="00D5375B">
      <w:pPr>
        <w:spacing w:after="160" w:line="259" w:lineRule="auto"/>
        <w:rPr>
          <w:rFonts w:cs="Times New Roman"/>
          <w:sz w:val="24"/>
          <w:szCs w:val="24"/>
        </w:rPr>
      </w:pPr>
      <w:r w:rsidRPr="00661F57">
        <w:rPr>
          <w:rFonts w:cs="Times New Roman"/>
          <w:sz w:val="24"/>
          <w:szCs w:val="24"/>
        </w:rPr>
        <w:t>1) Master database doesn't start with /m /t3608 and hence we need to rebuild the master database.</w:t>
      </w:r>
    </w:p>
    <w:p w:rsidR="00236995" w:rsidRPr="00661F57" w:rsidRDefault="00236995" w:rsidP="00D5375B">
      <w:pPr>
        <w:spacing w:after="160" w:line="259" w:lineRule="auto"/>
        <w:rPr>
          <w:rFonts w:cs="Times New Roman"/>
          <w:sz w:val="24"/>
          <w:szCs w:val="24"/>
        </w:rPr>
      </w:pPr>
      <w:r w:rsidRPr="00661F57">
        <w:rPr>
          <w:rFonts w:cs="Times New Roman"/>
          <w:sz w:val="24"/>
          <w:szCs w:val="24"/>
        </w:rPr>
        <w:t>Use command prompt and start rebuilding master database by enter into path of setup.exe [Path of SQL Server software]</w:t>
      </w:r>
    </w:p>
    <w:p w:rsidR="00236995" w:rsidRPr="00661F57" w:rsidRDefault="00236995" w:rsidP="00D5375B">
      <w:pPr>
        <w:spacing w:after="160" w:line="259" w:lineRule="auto"/>
        <w:rPr>
          <w:rFonts w:cs="Times New Roman"/>
          <w:sz w:val="24"/>
          <w:szCs w:val="24"/>
        </w:rPr>
      </w:pPr>
      <w:r w:rsidRPr="00661F57">
        <w:rPr>
          <w:rFonts w:cs="Times New Roman"/>
          <w:sz w:val="24"/>
          <w:szCs w:val="24"/>
        </w:rPr>
        <w:t>2) Rebuild master</w:t>
      </w:r>
    </w:p>
    <w:p w:rsidR="00236995" w:rsidRPr="00661F57" w:rsidRDefault="00236995" w:rsidP="00D5375B">
      <w:pPr>
        <w:spacing w:after="160" w:line="259" w:lineRule="auto"/>
        <w:rPr>
          <w:rFonts w:cs="Times New Roman"/>
          <w:sz w:val="24"/>
          <w:szCs w:val="24"/>
        </w:rPr>
      </w:pPr>
      <w:r w:rsidRPr="00661F57">
        <w:rPr>
          <w:rFonts w:cs="Times New Roman"/>
          <w:sz w:val="24"/>
          <w:szCs w:val="24"/>
        </w:rPr>
        <w:t>Start /wait setup.exe /qb INSTANCENAME=sql2005 REINSTALL=SQL_Engine REBUILDDATABASE=1 SAPWD=Admin123</w:t>
      </w:r>
    </w:p>
    <w:p w:rsidR="00236995" w:rsidRPr="00661F57" w:rsidRDefault="00236995" w:rsidP="00D5375B">
      <w:pPr>
        <w:spacing w:after="160" w:line="259" w:lineRule="auto"/>
        <w:rPr>
          <w:rFonts w:cs="Times New Roman"/>
          <w:sz w:val="24"/>
          <w:szCs w:val="24"/>
        </w:rPr>
      </w:pPr>
    </w:p>
    <w:p w:rsidR="00236995" w:rsidRPr="00661F57" w:rsidRDefault="00C17A2D" w:rsidP="00D5375B">
      <w:pPr>
        <w:spacing w:after="160" w:line="259" w:lineRule="auto"/>
        <w:rPr>
          <w:rFonts w:cs="Times New Roman"/>
          <w:sz w:val="24"/>
          <w:szCs w:val="24"/>
        </w:rPr>
      </w:pPr>
      <w:r w:rsidRPr="00661F57">
        <w:rPr>
          <w:rFonts w:cs="Times New Roman"/>
          <w:sz w:val="24"/>
          <w:szCs w:val="24"/>
        </w:rPr>
        <w:t>Net</w:t>
      </w:r>
      <w:r w:rsidR="00236995" w:rsidRPr="00661F57">
        <w:rPr>
          <w:rFonts w:cs="Times New Roman"/>
          <w:sz w:val="24"/>
          <w:szCs w:val="24"/>
        </w:rPr>
        <w:t xml:space="preserve"> stop "SQL Server (instance name)"</w:t>
      </w:r>
    </w:p>
    <w:p w:rsidR="00236995" w:rsidRPr="00661F57" w:rsidRDefault="00C17A2D" w:rsidP="00D5375B">
      <w:pPr>
        <w:spacing w:after="160" w:line="259" w:lineRule="auto"/>
        <w:rPr>
          <w:rFonts w:cs="Times New Roman"/>
          <w:sz w:val="24"/>
          <w:szCs w:val="24"/>
        </w:rPr>
      </w:pPr>
      <w:r w:rsidRPr="00661F57">
        <w:rPr>
          <w:rFonts w:cs="Times New Roman"/>
          <w:sz w:val="24"/>
          <w:szCs w:val="24"/>
        </w:rPr>
        <w:t>Net</w:t>
      </w:r>
      <w:r w:rsidR="00236995" w:rsidRPr="00661F57">
        <w:rPr>
          <w:rFonts w:cs="Times New Roman"/>
          <w:sz w:val="24"/>
          <w:szCs w:val="24"/>
        </w:rPr>
        <w:t xml:space="preserve"> start "SQL Server (instance name)" /m</w:t>
      </w:r>
    </w:p>
    <w:p w:rsidR="00236995" w:rsidRPr="00661F57" w:rsidRDefault="00236995" w:rsidP="00D5375B">
      <w:pPr>
        <w:spacing w:after="160" w:line="259" w:lineRule="auto"/>
        <w:rPr>
          <w:rFonts w:cs="Times New Roman"/>
          <w:sz w:val="24"/>
          <w:szCs w:val="24"/>
        </w:rPr>
      </w:pPr>
      <w:r w:rsidRPr="00661F57">
        <w:rPr>
          <w:rFonts w:cs="Times New Roman"/>
          <w:sz w:val="24"/>
          <w:szCs w:val="24"/>
        </w:rPr>
        <w:t>4) Restore master database WITH REPLACE option</w:t>
      </w:r>
    </w:p>
    <w:p w:rsidR="00F14A23" w:rsidRPr="00661F57" w:rsidRDefault="00236995" w:rsidP="00D5375B">
      <w:pPr>
        <w:spacing w:after="160" w:line="259" w:lineRule="auto"/>
        <w:rPr>
          <w:rFonts w:cs="Times New Roman"/>
          <w:b/>
          <w:sz w:val="24"/>
          <w:szCs w:val="24"/>
        </w:rPr>
      </w:pPr>
      <w:r w:rsidRPr="00661F57">
        <w:rPr>
          <w:rFonts w:cs="Times New Roman"/>
          <w:b/>
          <w:sz w:val="24"/>
          <w:szCs w:val="24"/>
        </w:rPr>
        <w:t>Restore database master from disk=N'F:\Master.bak' WITH REPLACE</w:t>
      </w:r>
    </w:p>
    <w:p w:rsidR="00296CC5" w:rsidRPr="00661F57" w:rsidRDefault="00296CC5" w:rsidP="00D5375B">
      <w:pPr>
        <w:spacing w:after="160" w:line="259" w:lineRule="auto"/>
        <w:rPr>
          <w:rFonts w:cs="Times New Roman"/>
          <w:b/>
          <w:sz w:val="24"/>
          <w:szCs w:val="24"/>
          <w:u w:val="single"/>
        </w:rPr>
      </w:pPr>
      <w:r w:rsidRPr="00661F57">
        <w:rPr>
          <w:rFonts w:cs="Times New Roman"/>
          <w:b/>
          <w:sz w:val="24"/>
          <w:szCs w:val="24"/>
          <w:u w:val="single"/>
        </w:rPr>
        <w:t>MODEL CORRUPTION:</w:t>
      </w:r>
    </w:p>
    <w:p w:rsidR="00296CC5" w:rsidRPr="00661F57" w:rsidRDefault="00296CC5" w:rsidP="00D5375B">
      <w:pPr>
        <w:spacing w:after="160" w:line="259" w:lineRule="auto"/>
        <w:rPr>
          <w:rFonts w:cs="Times New Roman"/>
          <w:b/>
          <w:sz w:val="24"/>
          <w:szCs w:val="24"/>
        </w:rPr>
      </w:pPr>
      <w:r w:rsidRPr="00661F57">
        <w:rPr>
          <w:rFonts w:cs="Times New Roman"/>
          <w:b/>
          <w:sz w:val="24"/>
          <w:szCs w:val="24"/>
        </w:rPr>
        <w:t>Error: 5172, Severity: 16, State: 15.</w:t>
      </w:r>
    </w:p>
    <w:p w:rsidR="00296CC5" w:rsidRPr="00661F57" w:rsidRDefault="00296CC5" w:rsidP="00D5375B">
      <w:pPr>
        <w:spacing w:after="160" w:line="259" w:lineRule="auto"/>
        <w:rPr>
          <w:rFonts w:cs="Times New Roman"/>
          <w:b/>
          <w:sz w:val="24"/>
          <w:szCs w:val="24"/>
        </w:rPr>
      </w:pPr>
      <w:r w:rsidRPr="00661F57">
        <w:rPr>
          <w:rFonts w:cs="Times New Roman"/>
          <w:b/>
          <w:sz w:val="24"/>
          <w:szCs w:val="24"/>
        </w:rPr>
        <w:t>Error message:</w:t>
      </w:r>
    </w:p>
    <w:p w:rsidR="00296CC5" w:rsidRPr="00661F57" w:rsidRDefault="00296CC5" w:rsidP="00D5375B">
      <w:pPr>
        <w:spacing w:after="160" w:line="259" w:lineRule="auto"/>
        <w:rPr>
          <w:rFonts w:cs="Times New Roman"/>
          <w:sz w:val="24"/>
          <w:szCs w:val="24"/>
        </w:rPr>
      </w:pPr>
      <w:r w:rsidRPr="00661F57">
        <w:rPr>
          <w:rFonts w:cs="Times New Roman"/>
          <w:sz w:val="24"/>
          <w:szCs w:val="24"/>
        </w:rPr>
        <w:t>The header for file '\model.mdf' is not a valid database file header.</w:t>
      </w:r>
    </w:p>
    <w:p w:rsidR="00296CC5" w:rsidRPr="00661F57" w:rsidRDefault="00296CC5" w:rsidP="00D5375B">
      <w:pPr>
        <w:spacing w:after="160" w:line="259" w:lineRule="auto"/>
        <w:rPr>
          <w:rFonts w:cs="Times New Roman"/>
          <w:b/>
          <w:sz w:val="24"/>
          <w:szCs w:val="24"/>
        </w:rPr>
      </w:pPr>
      <w:r w:rsidRPr="00661F57">
        <w:rPr>
          <w:rFonts w:cs="Times New Roman"/>
          <w:b/>
          <w:sz w:val="24"/>
          <w:szCs w:val="24"/>
        </w:rPr>
        <w:t>Solution:</w:t>
      </w:r>
    </w:p>
    <w:p w:rsidR="00296CC5" w:rsidRPr="00661F57" w:rsidRDefault="00296CC5" w:rsidP="00D5375B">
      <w:pPr>
        <w:spacing w:after="160" w:line="259" w:lineRule="auto"/>
        <w:rPr>
          <w:rFonts w:cs="Times New Roman"/>
          <w:sz w:val="24"/>
          <w:szCs w:val="24"/>
        </w:rPr>
      </w:pPr>
      <w:r w:rsidRPr="00661F57">
        <w:rPr>
          <w:rFonts w:cs="Times New Roman"/>
          <w:sz w:val="24"/>
          <w:szCs w:val="24"/>
        </w:rPr>
        <w:t>Model database being one of the crucial database for new database creations and also for Tempdb recreation on every restart.</w:t>
      </w:r>
    </w:p>
    <w:p w:rsidR="00296CC5" w:rsidRPr="00661F57" w:rsidRDefault="00296CC5" w:rsidP="00D5375B">
      <w:pPr>
        <w:spacing w:after="160" w:line="259" w:lineRule="auto"/>
        <w:rPr>
          <w:rFonts w:cs="Times New Roman"/>
          <w:sz w:val="24"/>
          <w:szCs w:val="24"/>
        </w:rPr>
      </w:pPr>
      <w:r w:rsidRPr="00661F57">
        <w:rPr>
          <w:rFonts w:cs="Times New Roman"/>
          <w:sz w:val="24"/>
          <w:szCs w:val="24"/>
        </w:rPr>
        <w:t>If model database is corrupt it is going to affect instance functionality.</w:t>
      </w:r>
    </w:p>
    <w:p w:rsidR="00296CC5" w:rsidRPr="00661F57" w:rsidRDefault="00296CC5" w:rsidP="00D5375B">
      <w:pPr>
        <w:spacing w:after="160" w:line="259" w:lineRule="auto"/>
        <w:rPr>
          <w:rFonts w:cs="Times New Roman"/>
          <w:b/>
          <w:sz w:val="24"/>
          <w:szCs w:val="24"/>
        </w:rPr>
      </w:pPr>
      <w:r w:rsidRPr="00661F57">
        <w:rPr>
          <w:rFonts w:cs="Times New Roman"/>
          <w:b/>
          <w:sz w:val="24"/>
          <w:szCs w:val="24"/>
        </w:rPr>
        <w:t>Steps:</w:t>
      </w:r>
    </w:p>
    <w:p w:rsidR="00296CC5" w:rsidRPr="00661F57" w:rsidRDefault="00296CC5" w:rsidP="00D5375B">
      <w:pPr>
        <w:spacing w:after="160" w:line="259" w:lineRule="auto"/>
        <w:rPr>
          <w:rFonts w:cs="Times New Roman"/>
          <w:sz w:val="24"/>
          <w:szCs w:val="24"/>
        </w:rPr>
      </w:pPr>
      <w:r w:rsidRPr="00661F57">
        <w:rPr>
          <w:rFonts w:cs="Times New Roman"/>
          <w:sz w:val="24"/>
          <w:szCs w:val="24"/>
        </w:rPr>
        <w:t xml:space="preserve">1) Verify if Model is corrupt or not in </w:t>
      </w:r>
      <w:r w:rsidR="00C17A2D" w:rsidRPr="00661F57">
        <w:rPr>
          <w:rFonts w:cs="Times New Roman"/>
          <w:sz w:val="24"/>
          <w:szCs w:val="24"/>
        </w:rPr>
        <w:t>Event viewer</w:t>
      </w:r>
      <w:r w:rsidRPr="00661F57">
        <w:rPr>
          <w:rFonts w:cs="Times New Roman"/>
          <w:sz w:val="24"/>
          <w:szCs w:val="24"/>
        </w:rPr>
        <w:t xml:space="preserve"> and SQL Server Error Logs.</w:t>
      </w:r>
    </w:p>
    <w:p w:rsidR="00296CC5" w:rsidRPr="00661F57" w:rsidRDefault="00296CC5" w:rsidP="00D5375B">
      <w:pPr>
        <w:spacing w:after="160" w:line="259" w:lineRule="auto"/>
        <w:rPr>
          <w:rFonts w:cs="Times New Roman"/>
          <w:sz w:val="24"/>
          <w:szCs w:val="24"/>
        </w:rPr>
      </w:pPr>
      <w:r w:rsidRPr="00661F57">
        <w:rPr>
          <w:rFonts w:cs="Times New Roman"/>
          <w:sz w:val="24"/>
          <w:szCs w:val="24"/>
        </w:rPr>
        <w:t xml:space="preserve">2) </w:t>
      </w:r>
      <w:r w:rsidR="00C17A2D" w:rsidRPr="00661F57">
        <w:rPr>
          <w:rFonts w:cs="Times New Roman"/>
          <w:sz w:val="24"/>
          <w:szCs w:val="24"/>
        </w:rPr>
        <w:t>Confirm</w:t>
      </w:r>
      <w:r w:rsidRPr="00661F57">
        <w:rPr>
          <w:rFonts w:cs="Times New Roman"/>
          <w:sz w:val="24"/>
          <w:szCs w:val="24"/>
        </w:rPr>
        <w:t xml:space="preserve"> if a valid database backup exists or not using restore </w:t>
      </w:r>
      <w:r w:rsidR="00C17A2D" w:rsidRPr="00661F57">
        <w:rPr>
          <w:rFonts w:cs="Times New Roman"/>
          <w:sz w:val="24"/>
          <w:szCs w:val="24"/>
        </w:rPr>
        <w:t>verify only</w:t>
      </w:r>
      <w:r w:rsidRPr="00661F57">
        <w:rPr>
          <w:rFonts w:cs="Times New Roman"/>
          <w:sz w:val="24"/>
          <w:szCs w:val="24"/>
        </w:rPr>
        <w:t>/</w:t>
      </w:r>
      <w:r w:rsidR="00C17A2D" w:rsidRPr="00661F57">
        <w:rPr>
          <w:rFonts w:cs="Times New Roman"/>
          <w:sz w:val="24"/>
          <w:szCs w:val="24"/>
        </w:rPr>
        <w:t>header only</w:t>
      </w:r>
      <w:r w:rsidRPr="00661F57">
        <w:rPr>
          <w:rFonts w:cs="Times New Roman"/>
          <w:sz w:val="24"/>
          <w:szCs w:val="24"/>
        </w:rPr>
        <w:t>.</w:t>
      </w:r>
    </w:p>
    <w:p w:rsidR="00296CC5" w:rsidRPr="00661F57" w:rsidRDefault="00296CC5" w:rsidP="00D5375B">
      <w:pPr>
        <w:spacing w:after="160" w:line="259" w:lineRule="auto"/>
        <w:rPr>
          <w:rFonts w:cs="Times New Roman"/>
          <w:sz w:val="24"/>
          <w:szCs w:val="24"/>
        </w:rPr>
      </w:pPr>
      <w:r w:rsidRPr="00661F57">
        <w:rPr>
          <w:rFonts w:cs="Times New Roman"/>
          <w:sz w:val="24"/>
          <w:szCs w:val="24"/>
        </w:rPr>
        <w:t>3) Start instance with Master database only by enabling the trace 3608.</w:t>
      </w:r>
    </w:p>
    <w:p w:rsidR="00296CC5" w:rsidRPr="00661F57" w:rsidRDefault="00C17A2D" w:rsidP="00D5375B">
      <w:pPr>
        <w:spacing w:after="160" w:line="259" w:lineRule="auto"/>
        <w:rPr>
          <w:rFonts w:cs="Times New Roman"/>
          <w:b/>
          <w:sz w:val="24"/>
          <w:szCs w:val="24"/>
        </w:rPr>
      </w:pPr>
      <w:r w:rsidRPr="00661F57">
        <w:rPr>
          <w:rFonts w:cs="Times New Roman"/>
          <w:b/>
          <w:sz w:val="24"/>
          <w:szCs w:val="24"/>
        </w:rPr>
        <w:t>Net</w:t>
      </w:r>
      <w:r w:rsidR="00296CC5" w:rsidRPr="00661F57">
        <w:rPr>
          <w:rFonts w:cs="Times New Roman"/>
          <w:b/>
          <w:sz w:val="24"/>
          <w:szCs w:val="24"/>
        </w:rPr>
        <w:t xml:space="preserve"> start "SQL Server (MSSQLSERVER)" /t3608</w:t>
      </w:r>
    </w:p>
    <w:p w:rsidR="00296CC5" w:rsidRPr="00661F57" w:rsidRDefault="00296CC5" w:rsidP="00D5375B">
      <w:pPr>
        <w:spacing w:after="160" w:line="259" w:lineRule="auto"/>
        <w:rPr>
          <w:rFonts w:cs="Times New Roman"/>
          <w:sz w:val="24"/>
          <w:szCs w:val="24"/>
        </w:rPr>
      </w:pPr>
      <w:r w:rsidRPr="00661F57">
        <w:rPr>
          <w:rFonts w:cs="Times New Roman"/>
          <w:sz w:val="24"/>
          <w:szCs w:val="24"/>
        </w:rPr>
        <w:t>4) Restore the Model database from backup.</w:t>
      </w:r>
    </w:p>
    <w:p w:rsidR="00296CC5" w:rsidRPr="00661F57" w:rsidRDefault="00296CC5" w:rsidP="00D5375B">
      <w:pPr>
        <w:spacing w:after="160" w:line="259" w:lineRule="auto"/>
        <w:rPr>
          <w:rFonts w:cs="Times New Roman"/>
          <w:b/>
          <w:sz w:val="24"/>
          <w:szCs w:val="24"/>
        </w:rPr>
      </w:pPr>
      <w:r w:rsidRPr="00661F57">
        <w:rPr>
          <w:rFonts w:cs="Times New Roman"/>
          <w:b/>
          <w:sz w:val="24"/>
          <w:szCs w:val="24"/>
        </w:rPr>
        <w:t>Restore database model from disk=N'F:\Model.bak' WITH REPLACE</w:t>
      </w:r>
    </w:p>
    <w:p w:rsidR="00296CC5" w:rsidRPr="00661F57" w:rsidRDefault="00296CC5" w:rsidP="00D5375B">
      <w:pPr>
        <w:spacing w:after="160" w:line="259" w:lineRule="auto"/>
        <w:rPr>
          <w:rFonts w:cs="Times New Roman"/>
          <w:sz w:val="24"/>
          <w:szCs w:val="24"/>
        </w:rPr>
      </w:pPr>
      <w:r w:rsidRPr="00661F57">
        <w:rPr>
          <w:rFonts w:cs="Times New Roman"/>
          <w:sz w:val="24"/>
          <w:szCs w:val="24"/>
        </w:rPr>
        <w:t>5) Start instance normally by removing trace 3608</w:t>
      </w:r>
    </w:p>
    <w:p w:rsidR="00296CC5" w:rsidRPr="00661F57" w:rsidRDefault="00C17A2D" w:rsidP="00D5375B">
      <w:pPr>
        <w:spacing w:after="160" w:line="259" w:lineRule="auto"/>
        <w:rPr>
          <w:rFonts w:cs="Times New Roman"/>
          <w:sz w:val="24"/>
          <w:szCs w:val="24"/>
        </w:rPr>
      </w:pPr>
      <w:r w:rsidRPr="00661F57">
        <w:rPr>
          <w:rFonts w:cs="Times New Roman"/>
          <w:sz w:val="24"/>
          <w:szCs w:val="24"/>
        </w:rPr>
        <w:t>Net</w:t>
      </w:r>
      <w:r w:rsidR="00296CC5" w:rsidRPr="00661F57">
        <w:rPr>
          <w:rFonts w:cs="Times New Roman"/>
          <w:sz w:val="24"/>
          <w:szCs w:val="24"/>
        </w:rPr>
        <w:t xml:space="preserve"> stop "SQL Server (MSSQLSERVER)"</w:t>
      </w:r>
    </w:p>
    <w:p w:rsidR="00296CC5" w:rsidRPr="00661F57" w:rsidRDefault="00C17A2D" w:rsidP="00D5375B">
      <w:pPr>
        <w:spacing w:after="160" w:line="259" w:lineRule="auto"/>
        <w:rPr>
          <w:rFonts w:cs="Times New Roman"/>
          <w:sz w:val="24"/>
          <w:szCs w:val="24"/>
        </w:rPr>
      </w:pPr>
      <w:r w:rsidRPr="00661F57">
        <w:rPr>
          <w:rFonts w:cs="Times New Roman"/>
          <w:sz w:val="24"/>
          <w:szCs w:val="24"/>
        </w:rPr>
        <w:t>Net</w:t>
      </w:r>
      <w:r w:rsidR="00296CC5" w:rsidRPr="00661F57">
        <w:rPr>
          <w:rFonts w:cs="Times New Roman"/>
          <w:sz w:val="24"/>
          <w:szCs w:val="24"/>
        </w:rPr>
        <w:t xml:space="preserve"> start "SQL Server (MSSQLSERVER)"</w:t>
      </w:r>
    </w:p>
    <w:p w:rsidR="00296CC5" w:rsidRPr="00661F57" w:rsidRDefault="00296CC5" w:rsidP="00D5375B">
      <w:pPr>
        <w:spacing w:after="160" w:line="259" w:lineRule="auto"/>
        <w:rPr>
          <w:rFonts w:cs="Times New Roman"/>
          <w:sz w:val="24"/>
          <w:szCs w:val="24"/>
        </w:rPr>
      </w:pPr>
    </w:p>
    <w:p w:rsidR="00296CC5" w:rsidRDefault="00296CC5" w:rsidP="00D5375B">
      <w:pPr>
        <w:spacing w:after="160" w:line="259" w:lineRule="auto"/>
        <w:rPr>
          <w:rFonts w:cs="Times New Roman"/>
          <w:sz w:val="24"/>
          <w:szCs w:val="24"/>
        </w:rPr>
      </w:pPr>
      <w:r w:rsidRPr="00661F57">
        <w:rPr>
          <w:rFonts w:cs="Times New Roman"/>
          <w:b/>
          <w:sz w:val="24"/>
          <w:szCs w:val="24"/>
        </w:rPr>
        <w:t>OTHER METHOD:</w:t>
      </w:r>
      <w:r w:rsidRPr="00661F57">
        <w:rPr>
          <w:rFonts w:cs="Times New Roman"/>
          <w:sz w:val="24"/>
          <w:szCs w:val="24"/>
        </w:rPr>
        <w:t xml:space="preserve"> Copy and paste model .mdf, .ndf files from other instance [Required to take instance offline]</w:t>
      </w:r>
    </w:p>
    <w:p w:rsidR="00F14A23" w:rsidRPr="00661F57" w:rsidRDefault="00F14A23" w:rsidP="00D5375B">
      <w:pPr>
        <w:spacing w:after="160" w:line="259" w:lineRule="auto"/>
        <w:rPr>
          <w:rFonts w:cs="Times New Roman"/>
          <w:sz w:val="24"/>
          <w:szCs w:val="24"/>
        </w:rPr>
      </w:pPr>
    </w:p>
    <w:p w:rsidR="00296CC5" w:rsidRPr="00661F57" w:rsidRDefault="001606FA" w:rsidP="00D5375B">
      <w:pPr>
        <w:spacing w:after="160" w:line="259" w:lineRule="auto"/>
        <w:rPr>
          <w:rFonts w:cs="Times New Roman"/>
          <w:b/>
          <w:sz w:val="24"/>
          <w:szCs w:val="24"/>
        </w:rPr>
      </w:pPr>
      <w:r>
        <w:rPr>
          <w:rFonts w:cs="Times New Roman"/>
          <w:b/>
          <w:sz w:val="24"/>
          <w:szCs w:val="24"/>
        </w:rPr>
        <w:t>Note</w:t>
      </w:r>
      <w:r w:rsidR="00296CC5" w:rsidRPr="00661F57">
        <w:rPr>
          <w:rFonts w:cs="Times New Roman"/>
          <w:b/>
          <w:sz w:val="24"/>
          <w:szCs w:val="24"/>
        </w:rPr>
        <w:t>:</w:t>
      </w:r>
    </w:p>
    <w:p w:rsidR="00296CC5" w:rsidRPr="00661F57" w:rsidRDefault="00296CC5" w:rsidP="00D5375B">
      <w:pPr>
        <w:spacing w:after="160" w:line="259" w:lineRule="auto"/>
        <w:rPr>
          <w:rFonts w:cs="Times New Roman"/>
          <w:sz w:val="24"/>
          <w:szCs w:val="24"/>
        </w:rPr>
      </w:pPr>
      <w:r w:rsidRPr="00661F57">
        <w:rPr>
          <w:rFonts w:cs="Times New Roman"/>
          <w:sz w:val="24"/>
          <w:szCs w:val="24"/>
        </w:rPr>
        <w:t>From SQL SERVER 2008 onwards MS introduced TEMPLATE FOLDER WHICH contains fresh "MASTER, MODEL and MSDB" MDF and LDF files.</w:t>
      </w:r>
    </w:p>
    <w:p w:rsidR="00296CC5" w:rsidRPr="00661F57" w:rsidRDefault="00296CC5" w:rsidP="00D5375B">
      <w:pPr>
        <w:spacing w:after="160" w:line="259" w:lineRule="auto"/>
        <w:rPr>
          <w:rFonts w:cs="Times New Roman"/>
          <w:sz w:val="24"/>
          <w:szCs w:val="24"/>
        </w:rPr>
      </w:pPr>
      <w:r w:rsidRPr="00661F57">
        <w:rPr>
          <w:rFonts w:cs="Times New Roman"/>
          <w:sz w:val="24"/>
          <w:szCs w:val="24"/>
        </w:rPr>
        <w:t>If any corruption for system database, then please use this template to bring the instance quickly and do the restore to get updated data.</w:t>
      </w:r>
    </w:p>
    <w:p w:rsidR="00C9245E" w:rsidRDefault="00C9245E" w:rsidP="00D5375B">
      <w:pPr>
        <w:spacing w:after="160" w:line="259" w:lineRule="auto"/>
        <w:rPr>
          <w:rFonts w:cs="Times New Roman"/>
          <w:b/>
          <w:sz w:val="24"/>
          <w:szCs w:val="24"/>
          <w:u w:val="single"/>
        </w:rPr>
      </w:pPr>
    </w:p>
    <w:p w:rsidR="00621DE8" w:rsidRPr="00661F57" w:rsidRDefault="00621DE8" w:rsidP="00D5375B">
      <w:pPr>
        <w:spacing w:after="160" w:line="259" w:lineRule="auto"/>
        <w:rPr>
          <w:rFonts w:cs="Times New Roman"/>
          <w:b/>
          <w:sz w:val="24"/>
          <w:szCs w:val="24"/>
          <w:u w:val="single"/>
        </w:rPr>
      </w:pPr>
      <w:r w:rsidRPr="00661F57">
        <w:rPr>
          <w:rFonts w:cs="Times New Roman"/>
          <w:b/>
          <w:sz w:val="24"/>
          <w:szCs w:val="24"/>
          <w:u w:val="single"/>
        </w:rPr>
        <w:t>MSDB CORRUPT:</w:t>
      </w:r>
    </w:p>
    <w:p w:rsidR="00621DE8" w:rsidRPr="00661F57" w:rsidRDefault="00621DE8" w:rsidP="00D5375B">
      <w:pPr>
        <w:spacing w:after="160" w:line="259" w:lineRule="auto"/>
        <w:rPr>
          <w:rFonts w:cs="Times New Roman"/>
          <w:sz w:val="24"/>
          <w:szCs w:val="24"/>
        </w:rPr>
      </w:pPr>
      <w:r w:rsidRPr="00661F57">
        <w:rPr>
          <w:rFonts w:cs="Times New Roman"/>
          <w:sz w:val="24"/>
          <w:szCs w:val="24"/>
        </w:rPr>
        <w:t>1) Verify the reason of failure in the error logs and troubleshoot accordingly. If database is really corrupt then look out for an available valid backup. If backup is available restore MSDB as a normal user database and it would be restored.</w:t>
      </w:r>
    </w:p>
    <w:p w:rsidR="00621DE8" w:rsidRPr="00661F57" w:rsidRDefault="00621DE8" w:rsidP="00D5375B">
      <w:pPr>
        <w:spacing w:after="160" w:line="259" w:lineRule="auto"/>
        <w:rPr>
          <w:rFonts w:cs="Times New Roman"/>
          <w:sz w:val="24"/>
          <w:szCs w:val="24"/>
        </w:rPr>
      </w:pPr>
    </w:p>
    <w:p w:rsidR="00621DE8" w:rsidRPr="00661F57" w:rsidRDefault="00621DE8" w:rsidP="00D5375B">
      <w:pPr>
        <w:spacing w:after="160" w:line="259" w:lineRule="auto"/>
        <w:rPr>
          <w:rFonts w:cs="Times New Roman"/>
          <w:sz w:val="24"/>
          <w:szCs w:val="24"/>
        </w:rPr>
      </w:pPr>
      <w:r w:rsidRPr="00661F57">
        <w:rPr>
          <w:rFonts w:cs="Times New Roman"/>
          <w:sz w:val="24"/>
          <w:szCs w:val="24"/>
        </w:rPr>
        <w:t>2) If backup is not available, then stop the instance and start the instance in /m and /t3608 startup parameters.</w:t>
      </w:r>
    </w:p>
    <w:p w:rsidR="00621DE8" w:rsidRPr="00661F57" w:rsidRDefault="00621DE8" w:rsidP="00D5375B">
      <w:pPr>
        <w:spacing w:after="160" w:line="259" w:lineRule="auto"/>
        <w:rPr>
          <w:rFonts w:cs="Times New Roman"/>
          <w:sz w:val="24"/>
          <w:szCs w:val="24"/>
        </w:rPr>
      </w:pPr>
    </w:p>
    <w:p w:rsidR="00621DE8" w:rsidRPr="00661F57" w:rsidRDefault="00C17A2D" w:rsidP="00D5375B">
      <w:pPr>
        <w:spacing w:after="160" w:line="259" w:lineRule="auto"/>
        <w:rPr>
          <w:rFonts w:cs="Times New Roman"/>
          <w:sz w:val="24"/>
          <w:szCs w:val="24"/>
        </w:rPr>
      </w:pPr>
      <w:r w:rsidRPr="00661F57">
        <w:rPr>
          <w:rFonts w:cs="Times New Roman"/>
          <w:sz w:val="24"/>
          <w:szCs w:val="24"/>
        </w:rPr>
        <w:t>Net</w:t>
      </w:r>
      <w:r w:rsidR="00621DE8" w:rsidRPr="00661F57">
        <w:rPr>
          <w:rFonts w:cs="Times New Roman"/>
          <w:sz w:val="24"/>
          <w:szCs w:val="24"/>
        </w:rPr>
        <w:t xml:space="preserve"> stop "SQL Server (MSSQLSERVER)"</w:t>
      </w:r>
    </w:p>
    <w:p w:rsidR="00621DE8" w:rsidRPr="00661F57" w:rsidRDefault="00C17A2D" w:rsidP="00D5375B">
      <w:pPr>
        <w:spacing w:after="160" w:line="259" w:lineRule="auto"/>
        <w:rPr>
          <w:rFonts w:cs="Times New Roman"/>
          <w:sz w:val="24"/>
          <w:szCs w:val="24"/>
        </w:rPr>
      </w:pPr>
      <w:r w:rsidRPr="00661F57">
        <w:rPr>
          <w:rFonts w:cs="Times New Roman"/>
          <w:sz w:val="24"/>
          <w:szCs w:val="24"/>
        </w:rPr>
        <w:t>Net</w:t>
      </w:r>
      <w:r w:rsidR="00621DE8" w:rsidRPr="00661F57">
        <w:rPr>
          <w:rFonts w:cs="Times New Roman"/>
          <w:sz w:val="24"/>
          <w:szCs w:val="24"/>
        </w:rPr>
        <w:t xml:space="preserve"> start "SQL Server (instance name)" /t3608 /m</w:t>
      </w:r>
    </w:p>
    <w:p w:rsidR="00621DE8" w:rsidRPr="00661F57" w:rsidRDefault="00621DE8" w:rsidP="00D5375B">
      <w:pPr>
        <w:spacing w:after="160" w:line="259" w:lineRule="auto"/>
        <w:rPr>
          <w:rFonts w:cs="Times New Roman"/>
          <w:sz w:val="24"/>
          <w:szCs w:val="24"/>
        </w:rPr>
      </w:pPr>
      <w:r w:rsidRPr="00661F57">
        <w:rPr>
          <w:rFonts w:cs="Times New Roman"/>
          <w:sz w:val="24"/>
          <w:szCs w:val="24"/>
        </w:rPr>
        <w:t>3) Connect to the Query window and detach MSDB database and delete the OS level files.</w:t>
      </w:r>
    </w:p>
    <w:p w:rsidR="00621DE8" w:rsidRPr="00661F57" w:rsidRDefault="00621DE8" w:rsidP="00D5375B">
      <w:pPr>
        <w:spacing w:after="160" w:line="259" w:lineRule="auto"/>
        <w:rPr>
          <w:rFonts w:cs="Times New Roman"/>
          <w:sz w:val="24"/>
          <w:szCs w:val="24"/>
        </w:rPr>
      </w:pPr>
    </w:p>
    <w:p w:rsidR="00621DE8" w:rsidRPr="00661F57" w:rsidRDefault="00621DE8" w:rsidP="00D5375B">
      <w:pPr>
        <w:spacing w:after="160" w:line="259" w:lineRule="auto"/>
        <w:rPr>
          <w:rFonts w:cs="Times New Roman"/>
          <w:b/>
          <w:sz w:val="24"/>
          <w:szCs w:val="24"/>
        </w:rPr>
      </w:pPr>
      <w:r w:rsidRPr="00661F57">
        <w:rPr>
          <w:rFonts w:cs="Times New Roman"/>
          <w:b/>
          <w:sz w:val="24"/>
          <w:szCs w:val="24"/>
        </w:rPr>
        <w:t>SP_detach_db 'MSDB'</w:t>
      </w:r>
    </w:p>
    <w:p w:rsidR="00621DE8" w:rsidRPr="00661F57" w:rsidRDefault="00621DE8" w:rsidP="00D5375B">
      <w:pPr>
        <w:spacing w:after="160" w:line="259" w:lineRule="auto"/>
        <w:rPr>
          <w:rFonts w:cs="Times New Roman"/>
          <w:sz w:val="24"/>
          <w:szCs w:val="24"/>
        </w:rPr>
      </w:pPr>
    </w:p>
    <w:p w:rsidR="00621DE8" w:rsidRPr="00661F57" w:rsidRDefault="00621DE8"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Remove MSDB data/log files from the path.</w:t>
      </w:r>
    </w:p>
    <w:p w:rsidR="00621DE8" w:rsidRPr="00661F57" w:rsidRDefault="00621DE8" w:rsidP="00D5375B">
      <w:pPr>
        <w:spacing w:after="160" w:line="259" w:lineRule="auto"/>
        <w:rPr>
          <w:rFonts w:cs="Times New Roman"/>
          <w:sz w:val="24"/>
          <w:szCs w:val="24"/>
        </w:rPr>
      </w:pPr>
    </w:p>
    <w:p w:rsidR="00621DE8" w:rsidRPr="00661F57" w:rsidRDefault="00621DE8" w:rsidP="00D5375B">
      <w:pPr>
        <w:spacing w:after="160" w:line="259" w:lineRule="auto"/>
        <w:rPr>
          <w:rFonts w:cs="Times New Roman"/>
          <w:sz w:val="24"/>
          <w:szCs w:val="24"/>
        </w:rPr>
      </w:pPr>
      <w:r w:rsidRPr="00661F57">
        <w:rPr>
          <w:rFonts w:cs="Times New Roman"/>
          <w:sz w:val="24"/>
          <w:szCs w:val="24"/>
        </w:rPr>
        <w:t>4) Execute the script in %Root Directory%\Install\instMSDB.sql file.</w:t>
      </w:r>
    </w:p>
    <w:p w:rsidR="00621DE8" w:rsidRPr="00661F57" w:rsidRDefault="00621DE8" w:rsidP="00D5375B">
      <w:pPr>
        <w:spacing w:after="160" w:line="259" w:lineRule="auto"/>
        <w:rPr>
          <w:rFonts w:cs="Times New Roman"/>
          <w:sz w:val="24"/>
          <w:szCs w:val="24"/>
        </w:rPr>
      </w:pPr>
    </w:p>
    <w:p w:rsidR="00621DE8" w:rsidRPr="00661F57" w:rsidRDefault="00621DE8" w:rsidP="00D5375B">
      <w:pPr>
        <w:spacing w:after="160" w:line="259" w:lineRule="auto"/>
        <w:rPr>
          <w:rFonts w:cs="Times New Roman"/>
          <w:sz w:val="24"/>
          <w:szCs w:val="24"/>
        </w:rPr>
      </w:pPr>
      <w:r w:rsidRPr="00F14A23">
        <w:rPr>
          <w:rFonts w:cs="Times New Roman"/>
          <w:b/>
          <w:sz w:val="24"/>
          <w:szCs w:val="24"/>
        </w:rPr>
        <w:t>ISSUE</w:t>
      </w:r>
      <w:r w:rsidRPr="00661F57">
        <w:rPr>
          <w:rFonts w:cs="Times New Roman"/>
          <w:sz w:val="24"/>
          <w:szCs w:val="24"/>
        </w:rPr>
        <w:t>:::</w:t>
      </w:r>
      <w:r w:rsidR="000D4EA0" w:rsidRPr="00661F57">
        <w:rPr>
          <w:rFonts w:cs="Times New Roman"/>
          <w:sz w:val="24"/>
          <w:szCs w:val="24"/>
        </w:rPr>
        <w:t>: after msdb rebuild then Sql server agent not able to start? How to resolve</w:t>
      </w:r>
    </w:p>
    <w:p w:rsidR="00621DE8" w:rsidRPr="00661F57" w:rsidRDefault="00621DE8" w:rsidP="00D5375B">
      <w:pPr>
        <w:spacing w:after="160" w:line="259" w:lineRule="auto"/>
        <w:rPr>
          <w:rFonts w:cs="Times New Roman"/>
          <w:b/>
          <w:sz w:val="24"/>
          <w:szCs w:val="24"/>
        </w:rPr>
      </w:pPr>
      <w:r w:rsidRPr="00661F57">
        <w:rPr>
          <w:rFonts w:cs="Times New Roman"/>
          <w:b/>
          <w:sz w:val="24"/>
          <w:szCs w:val="24"/>
        </w:rPr>
        <w:t>Solution:</w:t>
      </w:r>
    </w:p>
    <w:p w:rsidR="00621DE8" w:rsidRPr="00661F57" w:rsidRDefault="00621DE8" w:rsidP="00D5375B">
      <w:pPr>
        <w:spacing w:after="160" w:line="259" w:lineRule="auto"/>
        <w:rPr>
          <w:rFonts w:cs="Times New Roman"/>
          <w:sz w:val="24"/>
          <w:szCs w:val="24"/>
        </w:rPr>
      </w:pPr>
      <w:r w:rsidRPr="00661F57">
        <w:rPr>
          <w:rFonts w:cs="Times New Roman"/>
          <w:sz w:val="24"/>
          <w:szCs w:val="24"/>
        </w:rPr>
        <w:t>sp_configure 'show advanced options', 1;</w:t>
      </w:r>
    </w:p>
    <w:p w:rsidR="00621DE8" w:rsidRPr="00661F57" w:rsidRDefault="00621DE8" w:rsidP="00D5375B">
      <w:pPr>
        <w:spacing w:after="160" w:line="259" w:lineRule="auto"/>
        <w:rPr>
          <w:rFonts w:cs="Times New Roman"/>
          <w:sz w:val="24"/>
          <w:szCs w:val="24"/>
        </w:rPr>
      </w:pPr>
      <w:r w:rsidRPr="00661F57">
        <w:rPr>
          <w:rFonts w:cs="Times New Roman"/>
          <w:sz w:val="24"/>
          <w:szCs w:val="24"/>
        </w:rPr>
        <w:t>RECONFIGURE;</w:t>
      </w:r>
    </w:p>
    <w:p w:rsidR="00621DE8" w:rsidRPr="00661F57" w:rsidRDefault="00621DE8" w:rsidP="00D5375B">
      <w:pPr>
        <w:spacing w:after="160" w:line="259" w:lineRule="auto"/>
        <w:rPr>
          <w:rFonts w:cs="Times New Roman"/>
          <w:sz w:val="24"/>
          <w:szCs w:val="24"/>
        </w:rPr>
      </w:pPr>
    </w:p>
    <w:p w:rsidR="00621DE8" w:rsidRPr="00661F57" w:rsidRDefault="00621DE8" w:rsidP="00D5375B">
      <w:pPr>
        <w:spacing w:after="160" w:line="259" w:lineRule="auto"/>
        <w:rPr>
          <w:rFonts w:cs="Times New Roman"/>
          <w:sz w:val="24"/>
          <w:szCs w:val="24"/>
        </w:rPr>
      </w:pPr>
      <w:r w:rsidRPr="00661F57">
        <w:rPr>
          <w:rFonts w:cs="Times New Roman"/>
          <w:sz w:val="24"/>
          <w:szCs w:val="24"/>
        </w:rPr>
        <w:t>sp_configure 'Agent XPs', 0;</w:t>
      </w:r>
    </w:p>
    <w:p w:rsidR="00621DE8" w:rsidRPr="00661F57" w:rsidRDefault="00621DE8" w:rsidP="00D5375B">
      <w:pPr>
        <w:spacing w:after="160" w:line="259" w:lineRule="auto"/>
        <w:rPr>
          <w:rFonts w:cs="Times New Roman"/>
          <w:sz w:val="24"/>
          <w:szCs w:val="24"/>
        </w:rPr>
      </w:pPr>
      <w:r w:rsidRPr="00661F57">
        <w:rPr>
          <w:rFonts w:cs="Times New Roman"/>
          <w:sz w:val="24"/>
          <w:szCs w:val="24"/>
        </w:rPr>
        <w:t>RECONFIGURE;</w:t>
      </w:r>
    </w:p>
    <w:p w:rsidR="00621DE8" w:rsidRPr="00661F57" w:rsidRDefault="00621DE8" w:rsidP="00D5375B">
      <w:pPr>
        <w:spacing w:after="160" w:line="259" w:lineRule="auto"/>
        <w:rPr>
          <w:rFonts w:cs="Times New Roman"/>
          <w:sz w:val="24"/>
          <w:szCs w:val="24"/>
        </w:rPr>
      </w:pPr>
    </w:p>
    <w:p w:rsidR="00621DE8" w:rsidRPr="001606FA" w:rsidRDefault="00621DE8" w:rsidP="00D5375B">
      <w:pPr>
        <w:spacing w:after="160" w:line="259" w:lineRule="auto"/>
        <w:rPr>
          <w:rFonts w:cs="Times New Roman"/>
          <w:sz w:val="24"/>
          <w:szCs w:val="24"/>
          <w:u w:val="single"/>
        </w:rPr>
      </w:pPr>
      <w:r w:rsidRPr="001606FA">
        <w:rPr>
          <w:rFonts w:cs="Times New Roman"/>
          <w:sz w:val="24"/>
          <w:szCs w:val="24"/>
          <w:u w:val="single"/>
        </w:rPr>
        <w:t>http://techydave.blogspot.in/2013/02/sql-server-agent-agent-xps-disabled.html</w:t>
      </w:r>
    </w:p>
    <w:p w:rsidR="002C1098" w:rsidRPr="00661F57" w:rsidRDefault="002C1098" w:rsidP="00D5375B">
      <w:pPr>
        <w:spacing w:after="160" w:line="259" w:lineRule="auto"/>
        <w:rPr>
          <w:rFonts w:cs="Times New Roman"/>
          <w:b/>
          <w:sz w:val="24"/>
          <w:szCs w:val="24"/>
          <w:u w:val="single"/>
        </w:rPr>
      </w:pPr>
    </w:p>
    <w:p w:rsidR="0012655D" w:rsidRPr="00661F57" w:rsidRDefault="0012655D" w:rsidP="00D5375B">
      <w:pPr>
        <w:spacing w:after="160" w:line="259" w:lineRule="auto"/>
        <w:rPr>
          <w:rFonts w:cs="Times New Roman"/>
          <w:b/>
          <w:sz w:val="24"/>
          <w:szCs w:val="24"/>
          <w:u w:val="single"/>
        </w:rPr>
      </w:pPr>
      <w:r w:rsidRPr="00661F57">
        <w:rPr>
          <w:rFonts w:cs="Times New Roman"/>
          <w:b/>
          <w:sz w:val="24"/>
          <w:szCs w:val="24"/>
          <w:u w:val="single"/>
        </w:rPr>
        <w:t>TEMPDB CORRUPTION</w:t>
      </w:r>
      <w:r w:rsidRPr="00661F57">
        <w:rPr>
          <w:rFonts w:cs="Times New Roman"/>
          <w:b/>
          <w:sz w:val="24"/>
          <w:szCs w:val="24"/>
        </w:rPr>
        <w:t>:</w:t>
      </w:r>
    </w:p>
    <w:p w:rsidR="0012655D" w:rsidRPr="00661F57" w:rsidRDefault="0012655D" w:rsidP="00D5375B">
      <w:pPr>
        <w:spacing w:after="160" w:line="259" w:lineRule="auto"/>
        <w:rPr>
          <w:rFonts w:cs="Times New Roman"/>
          <w:sz w:val="24"/>
          <w:szCs w:val="24"/>
        </w:rPr>
      </w:pPr>
      <w:r w:rsidRPr="00661F57">
        <w:rPr>
          <w:rFonts w:cs="Times New Roman"/>
          <w:sz w:val="24"/>
          <w:szCs w:val="24"/>
        </w:rPr>
        <w:t xml:space="preserve">1. If </w:t>
      </w:r>
      <w:r w:rsidR="00C17A2D" w:rsidRPr="00661F57">
        <w:rPr>
          <w:rFonts w:cs="Times New Roman"/>
          <w:sz w:val="24"/>
          <w:szCs w:val="24"/>
        </w:rPr>
        <w:t>Tempdb</w:t>
      </w:r>
      <w:r w:rsidRPr="00661F57">
        <w:rPr>
          <w:rFonts w:cs="Times New Roman"/>
          <w:sz w:val="24"/>
          <w:szCs w:val="24"/>
        </w:rPr>
        <w:t xml:space="preserve"> corrupt </w:t>
      </w:r>
      <w:r w:rsidR="00C17A2D" w:rsidRPr="00661F57">
        <w:rPr>
          <w:rFonts w:cs="Times New Roman"/>
          <w:sz w:val="24"/>
          <w:szCs w:val="24"/>
        </w:rPr>
        <w:t>instance</w:t>
      </w:r>
      <w:r w:rsidRPr="00661F57">
        <w:rPr>
          <w:rFonts w:cs="Times New Roman"/>
          <w:sz w:val="24"/>
          <w:szCs w:val="24"/>
        </w:rPr>
        <w:t xml:space="preserve"> wouldn't respond and it would be in hung state equal to crash.</w:t>
      </w:r>
    </w:p>
    <w:p w:rsidR="0012655D" w:rsidRPr="00661F57" w:rsidRDefault="0012655D" w:rsidP="00D5375B">
      <w:pPr>
        <w:spacing w:after="160" w:line="259" w:lineRule="auto"/>
        <w:rPr>
          <w:rFonts w:cs="Times New Roman"/>
          <w:sz w:val="24"/>
          <w:szCs w:val="24"/>
        </w:rPr>
      </w:pPr>
      <w:r w:rsidRPr="00661F57">
        <w:rPr>
          <w:rFonts w:cs="Times New Roman"/>
          <w:sz w:val="24"/>
          <w:szCs w:val="24"/>
        </w:rPr>
        <w:t xml:space="preserve">2. To </w:t>
      </w:r>
      <w:r w:rsidR="00085E12" w:rsidRPr="00661F57">
        <w:rPr>
          <w:rFonts w:cs="Times New Roman"/>
          <w:sz w:val="24"/>
          <w:szCs w:val="24"/>
        </w:rPr>
        <w:t>resolve, restart</w:t>
      </w:r>
      <w:r w:rsidRPr="00661F57">
        <w:rPr>
          <w:rFonts w:cs="Times New Roman"/>
          <w:sz w:val="24"/>
          <w:szCs w:val="24"/>
        </w:rPr>
        <w:t xml:space="preserve"> </w:t>
      </w:r>
      <w:r w:rsidR="00085E12" w:rsidRPr="00661F57">
        <w:rPr>
          <w:rFonts w:cs="Times New Roman"/>
          <w:sz w:val="24"/>
          <w:szCs w:val="24"/>
        </w:rPr>
        <w:t>Sql</w:t>
      </w:r>
      <w:r w:rsidRPr="00661F57">
        <w:rPr>
          <w:rFonts w:cs="Times New Roman"/>
          <w:sz w:val="24"/>
          <w:szCs w:val="24"/>
        </w:rPr>
        <w:t xml:space="preserve"> server instance so that </w:t>
      </w:r>
      <w:r w:rsidR="00C17A2D" w:rsidRPr="00661F57">
        <w:rPr>
          <w:rFonts w:cs="Times New Roman"/>
          <w:sz w:val="24"/>
          <w:szCs w:val="24"/>
        </w:rPr>
        <w:t>Tempdb</w:t>
      </w:r>
      <w:r w:rsidRPr="00661F57">
        <w:rPr>
          <w:rFonts w:cs="Times New Roman"/>
          <w:sz w:val="24"/>
          <w:szCs w:val="24"/>
        </w:rPr>
        <w:t xml:space="preserve"> files will be recreated.</w:t>
      </w:r>
    </w:p>
    <w:p w:rsidR="0012655D" w:rsidRPr="00661F57" w:rsidRDefault="0012655D" w:rsidP="00D5375B">
      <w:pPr>
        <w:spacing w:after="160" w:line="259" w:lineRule="auto"/>
        <w:rPr>
          <w:rFonts w:cs="Times New Roman"/>
          <w:sz w:val="24"/>
          <w:szCs w:val="24"/>
        </w:rPr>
      </w:pPr>
    </w:p>
    <w:p w:rsidR="0012655D" w:rsidRPr="00661F57" w:rsidRDefault="0012655D" w:rsidP="00D5375B">
      <w:pPr>
        <w:spacing w:after="160" w:line="259" w:lineRule="auto"/>
        <w:rPr>
          <w:rFonts w:cs="Times New Roman"/>
          <w:b/>
          <w:sz w:val="24"/>
          <w:szCs w:val="24"/>
        </w:rPr>
      </w:pPr>
      <w:r w:rsidRPr="00661F57">
        <w:rPr>
          <w:rFonts w:cs="Times New Roman"/>
          <w:b/>
          <w:sz w:val="24"/>
          <w:szCs w:val="24"/>
        </w:rPr>
        <w:t xml:space="preserve">Error </w:t>
      </w:r>
      <w:r w:rsidR="00085E12" w:rsidRPr="00661F57">
        <w:rPr>
          <w:rFonts w:cs="Times New Roman"/>
          <w:b/>
          <w:sz w:val="24"/>
          <w:szCs w:val="24"/>
        </w:rPr>
        <w:t>number:</w:t>
      </w:r>
      <w:r w:rsidRPr="00661F57">
        <w:rPr>
          <w:rFonts w:cs="Times New Roman"/>
          <w:b/>
          <w:sz w:val="24"/>
          <w:szCs w:val="24"/>
        </w:rPr>
        <w:t xml:space="preserve"> 824 state: 19</w:t>
      </w:r>
    </w:p>
    <w:p w:rsidR="0012655D" w:rsidRPr="00661F57" w:rsidRDefault="0012655D" w:rsidP="00D5375B">
      <w:pPr>
        <w:spacing w:after="160" w:line="259" w:lineRule="auto"/>
        <w:rPr>
          <w:rFonts w:cs="Times New Roman"/>
          <w:b/>
          <w:sz w:val="24"/>
          <w:szCs w:val="24"/>
        </w:rPr>
      </w:pPr>
      <w:r w:rsidRPr="00661F57">
        <w:rPr>
          <w:rFonts w:cs="Times New Roman"/>
          <w:b/>
          <w:sz w:val="24"/>
          <w:szCs w:val="24"/>
        </w:rPr>
        <w:t>Note:</w:t>
      </w:r>
    </w:p>
    <w:p w:rsidR="0012655D" w:rsidRPr="00661F57" w:rsidRDefault="00085E12" w:rsidP="00D5375B">
      <w:pPr>
        <w:spacing w:after="160" w:line="259" w:lineRule="auto"/>
        <w:rPr>
          <w:rFonts w:cs="Times New Roman"/>
          <w:sz w:val="24"/>
          <w:szCs w:val="24"/>
        </w:rPr>
      </w:pPr>
      <w:r w:rsidRPr="00661F57">
        <w:rPr>
          <w:rFonts w:cs="Times New Roman"/>
          <w:sz w:val="24"/>
          <w:szCs w:val="24"/>
        </w:rPr>
        <w:t>1. If</w:t>
      </w:r>
      <w:r w:rsidR="0012655D" w:rsidRPr="00661F57">
        <w:rPr>
          <w:rFonts w:cs="Times New Roman"/>
          <w:sz w:val="24"/>
          <w:szCs w:val="24"/>
        </w:rPr>
        <w:t xml:space="preserve"> </w:t>
      </w:r>
      <w:r w:rsidR="00C17A2D" w:rsidRPr="00661F57">
        <w:rPr>
          <w:rFonts w:cs="Times New Roman"/>
          <w:sz w:val="24"/>
          <w:szCs w:val="24"/>
        </w:rPr>
        <w:t>Tempdb</w:t>
      </w:r>
      <w:r w:rsidR="0012655D" w:rsidRPr="00661F57">
        <w:rPr>
          <w:rFonts w:cs="Times New Roman"/>
          <w:sz w:val="24"/>
          <w:szCs w:val="24"/>
        </w:rPr>
        <w:t xml:space="preserve"> log file is full then SQL Server instance did not allow any </w:t>
      </w:r>
      <w:r w:rsidRPr="00661F57">
        <w:rPr>
          <w:rFonts w:cs="Times New Roman"/>
          <w:sz w:val="24"/>
          <w:szCs w:val="24"/>
        </w:rPr>
        <w:t>connections.</w:t>
      </w:r>
    </w:p>
    <w:p w:rsidR="00621DE8" w:rsidRPr="00661F57" w:rsidRDefault="0012655D" w:rsidP="00D5375B">
      <w:pPr>
        <w:spacing w:after="160" w:line="259" w:lineRule="auto"/>
        <w:rPr>
          <w:rFonts w:cs="Times New Roman"/>
          <w:sz w:val="24"/>
          <w:szCs w:val="24"/>
        </w:rPr>
      </w:pPr>
      <w:r w:rsidRPr="00661F57">
        <w:rPr>
          <w:rFonts w:cs="Times New Roman"/>
          <w:sz w:val="24"/>
          <w:szCs w:val="24"/>
        </w:rPr>
        <w:t xml:space="preserve">2. If model database is corrupted at the same time </w:t>
      </w:r>
      <w:r w:rsidR="00C17A2D" w:rsidRPr="00661F57">
        <w:rPr>
          <w:rFonts w:cs="Times New Roman"/>
          <w:sz w:val="24"/>
          <w:szCs w:val="24"/>
        </w:rPr>
        <w:t>Tempdb</w:t>
      </w:r>
      <w:r w:rsidRPr="00661F57">
        <w:rPr>
          <w:rFonts w:cs="Times New Roman"/>
          <w:sz w:val="24"/>
          <w:szCs w:val="24"/>
        </w:rPr>
        <w:t xml:space="preserve"> corrupt, then even </w:t>
      </w:r>
      <w:r w:rsidR="00C17A2D" w:rsidRPr="00661F57">
        <w:rPr>
          <w:rFonts w:cs="Times New Roman"/>
          <w:sz w:val="24"/>
          <w:szCs w:val="24"/>
        </w:rPr>
        <w:t>Tempdb</w:t>
      </w:r>
      <w:r w:rsidRPr="00661F57">
        <w:rPr>
          <w:rFonts w:cs="Times New Roman"/>
          <w:sz w:val="24"/>
          <w:szCs w:val="24"/>
        </w:rPr>
        <w:t xml:space="preserve"> did not create after restart.</w:t>
      </w:r>
    </w:p>
    <w:p w:rsidR="00621DE8" w:rsidRPr="00661F57" w:rsidRDefault="00085E12" w:rsidP="00D5375B">
      <w:pPr>
        <w:spacing w:after="160" w:line="259" w:lineRule="auto"/>
        <w:rPr>
          <w:rFonts w:cs="Times New Roman"/>
          <w:b/>
          <w:color w:val="FF0000"/>
          <w:sz w:val="26"/>
          <w:szCs w:val="26"/>
          <w:u w:val="single"/>
        </w:rPr>
      </w:pPr>
      <w:r w:rsidRPr="00661F57">
        <w:rPr>
          <w:rFonts w:cs="Times New Roman"/>
          <w:b/>
          <w:color w:val="FF0000"/>
          <w:sz w:val="26"/>
          <w:szCs w:val="26"/>
          <w:u w:val="single"/>
        </w:rPr>
        <w:t>Trace Flags:</w:t>
      </w:r>
    </w:p>
    <w:p w:rsidR="00085E12" w:rsidRPr="00661F57" w:rsidRDefault="00085E12" w:rsidP="00D5375B">
      <w:pPr>
        <w:spacing w:after="160" w:line="259" w:lineRule="auto"/>
        <w:rPr>
          <w:rFonts w:cs="Times New Roman"/>
          <w:b/>
          <w:sz w:val="24"/>
          <w:szCs w:val="24"/>
        </w:rPr>
      </w:pPr>
      <w:r w:rsidRPr="00661F57">
        <w:rPr>
          <w:rFonts w:cs="Times New Roman"/>
          <w:b/>
          <w:sz w:val="24"/>
          <w:szCs w:val="24"/>
        </w:rPr>
        <w:t>-t: refereing startup</w:t>
      </w:r>
    </w:p>
    <w:p w:rsidR="00085E12" w:rsidRPr="00661F57" w:rsidRDefault="00085E12" w:rsidP="00D5375B">
      <w:pPr>
        <w:spacing w:after="160" w:line="259" w:lineRule="auto"/>
        <w:rPr>
          <w:rFonts w:cs="Times New Roman"/>
          <w:b/>
          <w:sz w:val="24"/>
          <w:szCs w:val="24"/>
        </w:rPr>
      </w:pPr>
      <w:r w:rsidRPr="00661F57">
        <w:rPr>
          <w:rFonts w:cs="Times New Roman"/>
          <w:b/>
          <w:sz w:val="24"/>
          <w:szCs w:val="24"/>
        </w:rPr>
        <w:t>-</w:t>
      </w:r>
      <w:r w:rsidR="00FF3DC8" w:rsidRPr="00661F57">
        <w:rPr>
          <w:rFonts w:cs="Times New Roman"/>
          <w:b/>
          <w:sz w:val="24"/>
          <w:szCs w:val="24"/>
        </w:rPr>
        <w:t>d:</w:t>
      </w:r>
      <w:r w:rsidRPr="00661F57">
        <w:rPr>
          <w:rFonts w:cs="Times New Roman"/>
          <w:b/>
          <w:sz w:val="24"/>
          <w:szCs w:val="24"/>
        </w:rPr>
        <w:t xml:space="preserve"> fully qualified path of </w:t>
      </w:r>
      <w:r w:rsidR="00FF3DC8" w:rsidRPr="00661F57">
        <w:rPr>
          <w:rFonts w:cs="Times New Roman"/>
          <w:b/>
          <w:sz w:val="24"/>
          <w:szCs w:val="24"/>
        </w:rPr>
        <w:t>data file</w:t>
      </w:r>
    </w:p>
    <w:p w:rsidR="00085E12" w:rsidRPr="00661F57" w:rsidRDefault="00085E12" w:rsidP="00D5375B">
      <w:pPr>
        <w:spacing w:after="160" w:line="259" w:lineRule="auto"/>
        <w:rPr>
          <w:rFonts w:cs="Times New Roman"/>
          <w:b/>
          <w:sz w:val="24"/>
          <w:szCs w:val="24"/>
        </w:rPr>
      </w:pPr>
      <w:r w:rsidRPr="00661F57">
        <w:rPr>
          <w:rFonts w:cs="Times New Roman"/>
          <w:b/>
          <w:sz w:val="24"/>
          <w:szCs w:val="24"/>
        </w:rPr>
        <w:t>-</w:t>
      </w:r>
      <w:r w:rsidR="00FF3DC8" w:rsidRPr="00661F57">
        <w:rPr>
          <w:rFonts w:cs="Times New Roman"/>
          <w:b/>
          <w:sz w:val="24"/>
          <w:szCs w:val="24"/>
        </w:rPr>
        <w:t>e:</w:t>
      </w:r>
      <w:r w:rsidRPr="00661F57">
        <w:rPr>
          <w:rFonts w:cs="Times New Roman"/>
          <w:b/>
          <w:sz w:val="24"/>
          <w:szCs w:val="24"/>
        </w:rPr>
        <w:t xml:space="preserve"> error file</w:t>
      </w:r>
    </w:p>
    <w:p w:rsidR="00085E12" w:rsidRPr="00661F57" w:rsidRDefault="00085E12" w:rsidP="00D5375B">
      <w:pPr>
        <w:spacing w:after="160" w:line="259" w:lineRule="auto"/>
        <w:rPr>
          <w:rFonts w:cs="Times New Roman"/>
          <w:b/>
          <w:sz w:val="24"/>
          <w:szCs w:val="24"/>
        </w:rPr>
      </w:pPr>
      <w:r w:rsidRPr="00661F57">
        <w:rPr>
          <w:rFonts w:cs="Times New Roman"/>
          <w:b/>
          <w:sz w:val="24"/>
          <w:szCs w:val="24"/>
        </w:rPr>
        <w:t>-</w:t>
      </w:r>
      <w:r w:rsidR="00FF3DC8" w:rsidRPr="00661F57">
        <w:rPr>
          <w:rFonts w:cs="Times New Roman"/>
          <w:b/>
          <w:sz w:val="24"/>
          <w:szCs w:val="24"/>
        </w:rPr>
        <w:t>l:</w:t>
      </w:r>
      <w:r w:rsidRPr="00661F57">
        <w:rPr>
          <w:rFonts w:cs="Times New Roman"/>
          <w:b/>
          <w:sz w:val="24"/>
          <w:szCs w:val="24"/>
        </w:rPr>
        <w:t xml:space="preserve"> log file</w:t>
      </w:r>
    </w:p>
    <w:p w:rsidR="00085E12" w:rsidRPr="00661F57" w:rsidRDefault="00085E12" w:rsidP="00D5375B">
      <w:pPr>
        <w:spacing w:after="160" w:line="259" w:lineRule="auto"/>
        <w:rPr>
          <w:rFonts w:cs="Times New Roman"/>
          <w:b/>
          <w:sz w:val="24"/>
          <w:szCs w:val="24"/>
        </w:rPr>
      </w:pPr>
      <w:r w:rsidRPr="00661F57">
        <w:rPr>
          <w:rFonts w:cs="Times New Roman"/>
          <w:b/>
          <w:sz w:val="24"/>
          <w:szCs w:val="24"/>
        </w:rPr>
        <w:t>-c: quick start of instance than regular process</w:t>
      </w:r>
    </w:p>
    <w:p w:rsidR="00085E12" w:rsidRPr="00661F57" w:rsidRDefault="00085E12" w:rsidP="00D5375B">
      <w:pPr>
        <w:spacing w:after="160" w:line="259" w:lineRule="auto"/>
        <w:rPr>
          <w:rFonts w:cs="Times New Roman"/>
          <w:b/>
          <w:sz w:val="24"/>
          <w:szCs w:val="24"/>
        </w:rPr>
      </w:pPr>
      <w:r w:rsidRPr="00661F57">
        <w:rPr>
          <w:rFonts w:cs="Times New Roman"/>
          <w:b/>
          <w:sz w:val="24"/>
          <w:szCs w:val="24"/>
        </w:rPr>
        <w:t>-</w:t>
      </w:r>
      <w:r w:rsidR="00FF3DC8" w:rsidRPr="00661F57">
        <w:rPr>
          <w:rFonts w:cs="Times New Roman"/>
          <w:b/>
          <w:sz w:val="24"/>
          <w:szCs w:val="24"/>
        </w:rPr>
        <w:t>m:</w:t>
      </w:r>
      <w:r w:rsidRPr="00661F57">
        <w:rPr>
          <w:rFonts w:cs="Times New Roman"/>
          <w:b/>
          <w:sz w:val="24"/>
          <w:szCs w:val="24"/>
        </w:rPr>
        <w:t xml:space="preserve"> single user mode</w:t>
      </w:r>
    </w:p>
    <w:p w:rsidR="00085E12" w:rsidRPr="00661F57" w:rsidRDefault="00085E12" w:rsidP="00D5375B">
      <w:pPr>
        <w:spacing w:after="160" w:line="259" w:lineRule="auto"/>
        <w:rPr>
          <w:rFonts w:cs="Times New Roman"/>
          <w:b/>
          <w:sz w:val="24"/>
          <w:szCs w:val="24"/>
        </w:rPr>
      </w:pPr>
      <w:r w:rsidRPr="00661F57">
        <w:rPr>
          <w:rFonts w:cs="Times New Roman"/>
          <w:b/>
          <w:sz w:val="24"/>
          <w:szCs w:val="24"/>
        </w:rPr>
        <w:t>-</w:t>
      </w:r>
      <w:r w:rsidR="00680BC5" w:rsidRPr="00661F57">
        <w:rPr>
          <w:rFonts w:cs="Times New Roman"/>
          <w:b/>
          <w:sz w:val="24"/>
          <w:szCs w:val="24"/>
        </w:rPr>
        <w:t>s:</w:t>
      </w:r>
      <w:r w:rsidRPr="00661F57">
        <w:rPr>
          <w:rFonts w:cs="Times New Roman"/>
          <w:b/>
          <w:sz w:val="24"/>
          <w:szCs w:val="24"/>
        </w:rPr>
        <w:t xml:space="preserve"> sqlserver.exe</w:t>
      </w:r>
    </w:p>
    <w:p w:rsidR="00085E12" w:rsidRPr="00661F57" w:rsidRDefault="00085E12" w:rsidP="00D5375B">
      <w:pPr>
        <w:spacing w:after="160" w:line="259" w:lineRule="auto"/>
        <w:rPr>
          <w:rFonts w:cs="Times New Roman"/>
          <w:b/>
          <w:sz w:val="24"/>
          <w:szCs w:val="24"/>
        </w:rPr>
      </w:pPr>
      <w:r w:rsidRPr="00661F57">
        <w:rPr>
          <w:rFonts w:cs="Times New Roman"/>
          <w:b/>
          <w:sz w:val="24"/>
          <w:szCs w:val="24"/>
        </w:rPr>
        <w:t>-n: start instance name then the information will not trace in event viewer</w:t>
      </w:r>
    </w:p>
    <w:p w:rsidR="00085E12" w:rsidRPr="00661F57" w:rsidRDefault="00085E12" w:rsidP="00D5375B">
      <w:pPr>
        <w:spacing w:after="160" w:line="259" w:lineRule="auto"/>
        <w:rPr>
          <w:rFonts w:cs="Times New Roman"/>
          <w:sz w:val="24"/>
          <w:szCs w:val="24"/>
        </w:rPr>
      </w:pPr>
      <w:r w:rsidRPr="00661F57">
        <w:rPr>
          <w:rFonts w:cs="Times New Roman"/>
          <w:sz w:val="24"/>
          <w:szCs w:val="24"/>
        </w:rPr>
        <w:t>-------------------------------------------------------------------------------------------------------------------------------</w:t>
      </w:r>
    </w:p>
    <w:p w:rsidR="00085E12" w:rsidRPr="00661F57" w:rsidRDefault="00085E12" w:rsidP="00D5375B">
      <w:pPr>
        <w:spacing w:after="160" w:line="259" w:lineRule="auto"/>
        <w:rPr>
          <w:rFonts w:cs="Times New Roman"/>
          <w:b/>
          <w:sz w:val="24"/>
          <w:szCs w:val="24"/>
        </w:rPr>
      </w:pPr>
      <w:r w:rsidRPr="00661F57">
        <w:rPr>
          <w:rFonts w:cs="Times New Roman"/>
          <w:b/>
          <w:sz w:val="24"/>
          <w:szCs w:val="24"/>
        </w:rPr>
        <w:t>Trace Flag 3607:</w:t>
      </w:r>
    </w:p>
    <w:p w:rsidR="00085E12" w:rsidRDefault="00085E12" w:rsidP="00D5375B">
      <w:pPr>
        <w:spacing w:after="160" w:line="259" w:lineRule="auto"/>
        <w:rPr>
          <w:rFonts w:cs="Times New Roman"/>
          <w:sz w:val="24"/>
          <w:szCs w:val="24"/>
        </w:rPr>
      </w:pPr>
      <w:r w:rsidRPr="00661F57">
        <w:rPr>
          <w:rFonts w:cs="Times New Roman"/>
          <w:sz w:val="24"/>
          <w:szCs w:val="24"/>
        </w:rPr>
        <w:t>Starts SQL Server without recovering any databases</w:t>
      </w:r>
    </w:p>
    <w:p w:rsidR="00F14A23" w:rsidRPr="00661F57" w:rsidRDefault="00F14A23" w:rsidP="00D5375B">
      <w:pPr>
        <w:spacing w:after="160" w:line="259" w:lineRule="auto"/>
        <w:rPr>
          <w:rFonts w:cs="Times New Roman"/>
          <w:sz w:val="24"/>
          <w:szCs w:val="24"/>
        </w:rPr>
      </w:pPr>
    </w:p>
    <w:p w:rsidR="00085E12" w:rsidRPr="00661F57" w:rsidRDefault="00085E12" w:rsidP="00D5375B">
      <w:pPr>
        <w:spacing w:after="160" w:line="259" w:lineRule="auto"/>
        <w:rPr>
          <w:rFonts w:cs="Times New Roman"/>
          <w:b/>
          <w:sz w:val="24"/>
          <w:szCs w:val="24"/>
        </w:rPr>
      </w:pPr>
      <w:r w:rsidRPr="00661F57">
        <w:rPr>
          <w:rFonts w:cs="Times New Roman"/>
          <w:b/>
          <w:sz w:val="24"/>
          <w:szCs w:val="24"/>
        </w:rPr>
        <w:t>Trace Flag 3608:</w:t>
      </w:r>
    </w:p>
    <w:p w:rsidR="00085E12" w:rsidRDefault="00085E12" w:rsidP="00D5375B">
      <w:pPr>
        <w:spacing w:after="160" w:line="259" w:lineRule="auto"/>
        <w:rPr>
          <w:rFonts w:cs="Times New Roman"/>
          <w:sz w:val="24"/>
          <w:szCs w:val="24"/>
        </w:rPr>
      </w:pPr>
      <w:r w:rsidRPr="00661F57">
        <w:rPr>
          <w:rFonts w:cs="Times New Roman"/>
          <w:sz w:val="24"/>
          <w:szCs w:val="24"/>
        </w:rPr>
        <w:t>Starts SQL Server, recovering master only</w:t>
      </w:r>
    </w:p>
    <w:p w:rsidR="00F14A23" w:rsidRPr="00661F57" w:rsidRDefault="00F14A23" w:rsidP="00D5375B">
      <w:pPr>
        <w:spacing w:after="160" w:line="259" w:lineRule="auto"/>
        <w:rPr>
          <w:rFonts w:cs="Times New Roman"/>
          <w:sz w:val="24"/>
          <w:szCs w:val="24"/>
        </w:rPr>
      </w:pPr>
    </w:p>
    <w:p w:rsidR="00085E12" w:rsidRPr="00661F57" w:rsidRDefault="00085E12" w:rsidP="00D5375B">
      <w:pPr>
        <w:spacing w:after="160" w:line="259" w:lineRule="auto"/>
        <w:rPr>
          <w:rFonts w:cs="Times New Roman"/>
          <w:b/>
          <w:sz w:val="24"/>
          <w:szCs w:val="24"/>
        </w:rPr>
      </w:pPr>
      <w:r w:rsidRPr="00661F57">
        <w:rPr>
          <w:rFonts w:cs="Times New Roman"/>
          <w:b/>
          <w:sz w:val="24"/>
          <w:szCs w:val="24"/>
        </w:rPr>
        <w:t>User Database Status -32768:</w:t>
      </w:r>
    </w:p>
    <w:p w:rsidR="00A568FC" w:rsidRPr="00661F57" w:rsidRDefault="00085E12" w:rsidP="00D5375B">
      <w:pPr>
        <w:spacing w:after="160" w:line="259" w:lineRule="auto"/>
        <w:rPr>
          <w:rFonts w:cs="Times New Roman"/>
          <w:sz w:val="24"/>
          <w:szCs w:val="24"/>
        </w:rPr>
      </w:pPr>
      <w:r w:rsidRPr="00661F57">
        <w:rPr>
          <w:rFonts w:cs="Times New Roman"/>
          <w:sz w:val="24"/>
          <w:szCs w:val="24"/>
        </w:rPr>
        <w:t>Starts SQL Server without recovering the user database</w:t>
      </w:r>
      <w:r w:rsidR="00433C82">
        <w:rPr>
          <w:rFonts w:cs="Times New Roman"/>
          <w:sz w:val="24"/>
          <w:szCs w:val="24"/>
        </w:rPr>
        <w:t>.</w:t>
      </w:r>
    </w:p>
    <w:p w:rsidR="007C1435" w:rsidRPr="001606FA" w:rsidRDefault="007C1435" w:rsidP="00A568FC">
      <w:pPr>
        <w:spacing w:after="160" w:line="259" w:lineRule="auto"/>
        <w:jc w:val="center"/>
        <w:rPr>
          <w:rFonts w:cs="Times New Roman"/>
          <w:b/>
          <w:color w:val="C00000"/>
          <w:sz w:val="24"/>
          <w:szCs w:val="24"/>
        </w:rPr>
      </w:pPr>
      <w:r w:rsidRPr="001606FA">
        <w:rPr>
          <w:rFonts w:cs="Times New Roman"/>
          <w:b/>
          <w:color w:val="C00000"/>
          <w:sz w:val="24"/>
          <w:szCs w:val="24"/>
        </w:rPr>
        <w:t>FILE MOVEMENTS</w:t>
      </w:r>
    </w:p>
    <w:p w:rsidR="00A568FC" w:rsidRPr="00661F57" w:rsidRDefault="00A568FC" w:rsidP="00A568FC">
      <w:pPr>
        <w:spacing w:after="160" w:line="259" w:lineRule="auto"/>
        <w:rPr>
          <w:rFonts w:cs="Times New Roman"/>
          <w:b/>
          <w:color w:val="FF0000"/>
          <w:sz w:val="28"/>
          <w:szCs w:val="28"/>
        </w:rPr>
      </w:pPr>
    </w:p>
    <w:p w:rsidR="007C1435" w:rsidRPr="00661F57" w:rsidRDefault="007C1435" w:rsidP="00D5375B">
      <w:pPr>
        <w:spacing w:after="160" w:line="259" w:lineRule="auto"/>
        <w:rPr>
          <w:rFonts w:cs="Times New Roman"/>
          <w:b/>
          <w:sz w:val="24"/>
          <w:szCs w:val="24"/>
        </w:rPr>
      </w:pPr>
      <w:r w:rsidRPr="00661F57">
        <w:rPr>
          <w:rFonts w:cs="Times New Roman"/>
          <w:b/>
          <w:sz w:val="24"/>
          <w:szCs w:val="24"/>
        </w:rPr>
        <w:t>File movement activities: [.MDF, .LDF &amp; .NDF]</w:t>
      </w:r>
    </w:p>
    <w:p w:rsidR="007C1435" w:rsidRPr="00661F57" w:rsidRDefault="007C1435" w:rsidP="00D5375B">
      <w:pPr>
        <w:spacing w:after="160" w:line="259" w:lineRule="auto"/>
        <w:rPr>
          <w:rFonts w:cs="Times New Roman"/>
          <w:sz w:val="24"/>
          <w:szCs w:val="24"/>
        </w:rPr>
      </w:pPr>
      <w:r w:rsidRPr="00661F57">
        <w:rPr>
          <w:rFonts w:cs="Times New Roman"/>
          <w:sz w:val="24"/>
          <w:szCs w:val="24"/>
        </w:rPr>
        <w:t>1. File move will applicable for both user and system databases.</w:t>
      </w:r>
    </w:p>
    <w:p w:rsidR="00F14A23" w:rsidRDefault="00F14A23"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b/>
          <w:sz w:val="24"/>
          <w:szCs w:val="24"/>
        </w:rPr>
      </w:pPr>
      <w:r w:rsidRPr="00661F57">
        <w:rPr>
          <w:rFonts w:cs="Times New Roman"/>
          <w:b/>
          <w:sz w:val="24"/>
          <w:szCs w:val="24"/>
        </w:rPr>
        <w:t>USER DATABASE STEPS:</w:t>
      </w:r>
    </w:p>
    <w:p w:rsidR="007C1435" w:rsidRPr="00661F57" w:rsidRDefault="007C1435" w:rsidP="00D5375B">
      <w:pPr>
        <w:spacing w:after="160" w:line="259" w:lineRule="auto"/>
        <w:rPr>
          <w:rFonts w:cs="Times New Roman"/>
          <w:sz w:val="24"/>
          <w:szCs w:val="24"/>
        </w:rPr>
      </w:pPr>
      <w:r w:rsidRPr="00661F57">
        <w:rPr>
          <w:rFonts w:cs="Times New Roman"/>
          <w:b/>
          <w:sz w:val="24"/>
          <w:szCs w:val="24"/>
        </w:rPr>
        <w:t>Pre-Activity:</w:t>
      </w:r>
      <w:r w:rsidRPr="00661F57">
        <w:rPr>
          <w:rFonts w:cs="Times New Roman"/>
          <w:sz w:val="24"/>
          <w:szCs w:val="24"/>
        </w:rPr>
        <w:t xml:space="preserve"> Take full database backup before performing any changes on your SQL Server instance.</w:t>
      </w:r>
    </w:p>
    <w:p w:rsidR="007C1435" w:rsidRPr="00661F57" w:rsidRDefault="007C1435" w:rsidP="00D5375B">
      <w:pPr>
        <w:spacing w:after="160" w:line="259" w:lineRule="auto"/>
        <w:rPr>
          <w:rFonts w:cs="Times New Roman"/>
          <w:sz w:val="24"/>
          <w:szCs w:val="24"/>
        </w:rPr>
      </w:pPr>
      <w:r w:rsidRPr="00661F57">
        <w:rPr>
          <w:rFonts w:cs="Times New Roman"/>
          <w:sz w:val="24"/>
          <w:szCs w:val="24"/>
        </w:rPr>
        <w:t>1. Collect logical file names for your databases [User and system]</w:t>
      </w:r>
    </w:p>
    <w:p w:rsidR="007C1435" w:rsidRPr="00661F57" w:rsidRDefault="007C1435" w:rsidP="00D5375B">
      <w:pPr>
        <w:spacing w:after="160" w:line="259" w:lineRule="auto"/>
        <w:rPr>
          <w:rFonts w:cs="Times New Roman"/>
          <w:b/>
          <w:sz w:val="24"/>
          <w:szCs w:val="24"/>
        </w:rPr>
      </w:pPr>
      <w:r w:rsidRPr="00661F57">
        <w:rPr>
          <w:rFonts w:cs="Times New Roman"/>
          <w:b/>
          <w:sz w:val="24"/>
          <w:szCs w:val="24"/>
        </w:rPr>
        <w:t>sp_helpfile</w:t>
      </w:r>
    </w:p>
    <w:p w:rsidR="007C1435" w:rsidRPr="00661F57" w:rsidRDefault="007C1435" w:rsidP="00D5375B">
      <w:pPr>
        <w:spacing w:after="160" w:line="259" w:lineRule="auto"/>
        <w:rPr>
          <w:rFonts w:cs="Times New Roman"/>
          <w:sz w:val="24"/>
          <w:szCs w:val="24"/>
        </w:rPr>
      </w:pPr>
      <w:r w:rsidRPr="00661F57">
        <w:rPr>
          <w:rFonts w:cs="Times New Roman"/>
          <w:sz w:val="24"/>
          <w:szCs w:val="24"/>
        </w:rPr>
        <w:t>2. Update the logical name for user database by using alter command with new path.</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Alter database dbname modify file (name='logical file name', filename='newpath') -----Data file</w:t>
      </w:r>
    </w:p>
    <w:p w:rsidR="007C1435" w:rsidRPr="00661F57" w:rsidRDefault="007C1435" w:rsidP="00D5375B">
      <w:pPr>
        <w:spacing w:after="160" w:line="259" w:lineRule="auto"/>
        <w:rPr>
          <w:rFonts w:cs="Times New Roman"/>
          <w:sz w:val="24"/>
          <w:szCs w:val="24"/>
        </w:rPr>
      </w:pPr>
      <w:r w:rsidRPr="00661F57">
        <w:rPr>
          <w:rFonts w:cs="Times New Roman"/>
          <w:sz w:val="24"/>
          <w:szCs w:val="24"/>
        </w:rPr>
        <w:t>Alter database dbname modify file (name='logical file name', filename='newpath') -----log file</w:t>
      </w:r>
    </w:p>
    <w:p w:rsidR="007C1435" w:rsidRPr="00661F57" w:rsidRDefault="007C1435"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Verify whether logical name is updated with new path by using sp_helpfile again...</w:t>
      </w:r>
    </w:p>
    <w:p w:rsidR="007C1435" w:rsidRPr="00661F57" w:rsidRDefault="007C1435" w:rsidP="00D5375B">
      <w:pPr>
        <w:spacing w:after="160" w:line="259" w:lineRule="auto"/>
        <w:rPr>
          <w:rFonts w:cs="Times New Roman"/>
          <w:sz w:val="24"/>
          <w:szCs w:val="24"/>
        </w:rPr>
      </w:pPr>
      <w:r w:rsidRPr="00661F57">
        <w:rPr>
          <w:rFonts w:cs="Times New Roman"/>
          <w:sz w:val="24"/>
          <w:szCs w:val="24"/>
        </w:rPr>
        <w:t>3. Take database offline. [Kill the session if any active sessions are running on the database before taking your user database offline]</w:t>
      </w:r>
    </w:p>
    <w:p w:rsidR="007C1435" w:rsidRPr="00661F57" w:rsidRDefault="007C1435" w:rsidP="00D5375B">
      <w:pPr>
        <w:spacing w:after="160" w:line="259" w:lineRule="auto"/>
        <w:rPr>
          <w:rFonts w:cs="Times New Roman"/>
          <w:sz w:val="24"/>
          <w:szCs w:val="24"/>
        </w:rPr>
      </w:pPr>
      <w:r w:rsidRPr="00661F57">
        <w:rPr>
          <w:rFonts w:cs="Times New Roman"/>
          <w:sz w:val="24"/>
          <w:szCs w:val="24"/>
        </w:rPr>
        <w:t>4. Move physical files to new path and bring the user database online.</w:t>
      </w:r>
    </w:p>
    <w:p w:rsidR="007C1435" w:rsidRPr="00661F57" w:rsidRDefault="007C1435"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While moving physical .mdf, .ldf, .ndf files use always copy &amp; paste method but not cut and paste.</w:t>
      </w:r>
    </w:p>
    <w:p w:rsidR="007C1435" w:rsidRPr="00661F57" w:rsidRDefault="007C1435" w:rsidP="00D5375B">
      <w:pPr>
        <w:spacing w:after="160" w:line="259" w:lineRule="auto"/>
        <w:rPr>
          <w:rFonts w:cs="Times New Roman"/>
          <w:sz w:val="24"/>
          <w:szCs w:val="24"/>
        </w:rPr>
      </w:pPr>
    </w:p>
    <w:p w:rsidR="007C1435" w:rsidRPr="00C17A2D" w:rsidRDefault="007C1435" w:rsidP="00D5375B">
      <w:pPr>
        <w:spacing w:after="160" w:line="259" w:lineRule="auto"/>
        <w:rPr>
          <w:rFonts w:cs="Times New Roman"/>
          <w:b/>
          <w:sz w:val="24"/>
          <w:szCs w:val="24"/>
        </w:rPr>
      </w:pPr>
      <w:r w:rsidRPr="00C17A2D">
        <w:rPr>
          <w:rFonts w:cs="Times New Roman"/>
          <w:b/>
          <w:sz w:val="24"/>
          <w:szCs w:val="24"/>
        </w:rPr>
        <w:t>5. Sp_helpfile</w:t>
      </w:r>
    </w:p>
    <w:p w:rsidR="007C1435" w:rsidRPr="00661F57" w:rsidRDefault="007C1435"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When performing user database file movement only required to take database offline but not SQL Server services offline.</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Ask application team to check the connectivity of the database and once received confirmation from application team then only delete the older files from physical location.</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After completing the file movement go and clear the older files from directory by using SHIFT+DELETE but not delete ...since if you use delete next go to recycle bin folder if space is not there in C:\ drive then server becomes hung state. More risk is involve</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To see list of file for all databases:</w:t>
      </w:r>
    </w:p>
    <w:p w:rsidR="007C1435" w:rsidRPr="00661F57" w:rsidRDefault="007C1435" w:rsidP="00D5375B">
      <w:pPr>
        <w:spacing w:after="160" w:line="259" w:lineRule="auto"/>
        <w:rPr>
          <w:rFonts w:cs="Times New Roman"/>
          <w:b/>
          <w:sz w:val="24"/>
          <w:szCs w:val="24"/>
        </w:rPr>
      </w:pPr>
      <w:r w:rsidRPr="00661F57">
        <w:rPr>
          <w:rFonts w:cs="Times New Roman"/>
          <w:b/>
          <w:sz w:val="24"/>
          <w:szCs w:val="24"/>
        </w:rPr>
        <w:t>Select * from sys.sysaltfiles</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p>
    <w:p w:rsidR="007C1435" w:rsidRPr="001606FA" w:rsidRDefault="00433C82" w:rsidP="00433C82">
      <w:pPr>
        <w:spacing w:after="160" w:line="259" w:lineRule="auto"/>
        <w:jc w:val="center"/>
        <w:rPr>
          <w:rFonts w:cs="Times New Roman"/>
          <w:b/>
          <w:color w:val="C00000"/>
          <w:sz w:val="24"/>
          <w:szCs w:val="24"/>
        </w:rPr>
      </w:pPr>
      <w:r w:rsidRPr="001606FA">
        <w:rPr>
          <w:rFonts w:cs="Times New Roman"/>
          <w:b/>
          <w:color w:val="C00000"/>
          <w:sz w:val="24"/>
          <w:szCs w:val="24"/>
        </w:rPr>
        <w:t>SYSTEM DATABASES FILE MOVEMENTS</w:t>
      </w:r>
    </w:p>
    <w:p w:rsidR="00433C82" w:rsidRDefault="00433C82" w:rsidP="00433C82">
      <w:pPr>
        <w:spacing w:after="160" w:line="259" w:lineRule="auto"/>
        <w:jc w:val="center"/>
        <w:rPr>
          <w:rFonts w:cs="Times New Roman"/>
          <w:b/>
          <w:color w:val="FF0000"/>
          <w:sz w:val="26"/>
          <w:szCs w:val="26"/>
        </w:rPr>
      </w:pPr>
    </w:p>
    <w:p w:rsidR="00433C82" w:rsidRPr="00433C82" w:rsidRDefault="00433C82" w:rsidP="00433C82">
      <w:pPr>
        <w:spacing w:after="160" w:line="259" w:lineRule="auto"/>
        <w:rPr>
          <w:rFonts w:cs="Times New Roman"/>
          <w:b/>
          <w:sz w:val="24"/>
          <w:szCs w:val="24"/>
        </w:rPr>
      </w:pPr>
      <w:r w:rsidRPr="00433C82">
        <w:rPr>
          <w:rFonts w:cs="Times New Roman"/>
          <w:b/>
          <w:sz w:val="24"/>
          <w:szCs w:val="24"/>
        </w:rPr>
        <w:t>System Database File Movements</w:t>
      </w:r>
      <w:r>
        <w:rPr>
          <w:rFonts w:cs="Times New Roman"/>
          <w:b/>
          <w:sz w:val="24"/>
          <w:szCs w:val="24"/>
        </w:rPr>
        <w:t>:</w:t>
      </w:r>
    </w:p>
    <w:p w:rsidR="007C1435" w:rsidRPr="00661F57" w:rsidRDefault="007C1435"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for system database you have to take complete Sql server instance restart [instance level downtime is required]</w:t>
      </w:r>
    </w:p>
    <w:p w:rsidR="007C1435" w:rsidRPr="00632895" w:rsidRDefault="007C1435" w:rsidP="00D5375B">
      <w:pPr>
        <w:spacing w:after="160" w:line="259" w:lineRule="auto"/>
        <w:rPr>
          <w:rFonts w:cs="Times New Roman"/>
          <w:b/>
          <w:sz w:val="24"/>
          <w:szCs w:val="24"/>
        </w:rPr>
      </w:pPr>
    </w:p>
    <w:p w:rsidR="007C1435" w:rsidRPr="00632895" w:rsidRDefault="00C17A2D" w:rsidP="00D5375B">
      <w:pPr>
        <w:spacing w:after="160" w:line="259" w:lineRule="auto"/>
        <w:rPr>
          <w:rFonts w:cs="Times New Roman"/>
          <w:b/>
          <w:sz w:val="24"/>
          <w:szCs w:val="24"/>
        </w:rPr>
      </w:pPr>
      <w:r w:rsidRPr="00632895">
        <w:rPr>
          <w:rFonts w:cs="Times New Roman"/>
          <w:b/>
          <w:sz w:val="24"/>
          <w:szCs w:val="24"/>
        </w:rPr>
        <w:t>TEMPDB FILE MOVEMENTS:</w:t>
      </w:r>
    </w:p>
    <w:p w:rsidR="007C1435" w:rsidRPr="00661F57" w:rsidRDefault="007C1435" w:rsidP="00D5375B">
      <w:pPr>
        <w:spacing w:after="160" w:line="259" w:lineRule="auto"/>
        <w:rPr>
          <w:rFonts w:cs="Times New Roman"/>
          <w:sz w:val="24"/>
          <w:szCs w:val="24"/>
        </w:rPr>
      </w:pPr>
      <w:r w:rsidRPr="00661F57">
        <w:rPr>
          <w:rFonts w:cs="Times New Roman"/>
          <w:sz w:val="24"/>
          <w:szCs w:val="24"/>
        </w:rPr>
        <w:t xml:space="preserve">1. Collect logical file names for </w:t>
      </w:r>
      <w:r w:rsidR="00C17A2D" w:rsidRPr="00661F57">
        <w:rPr>
          <w:rFonts w:cs="Times New Roman"/>
          <w:sz w:val="24"/>
          <w:szCs w:val="24"/>
        </w:rPr>
        <w:t>Tempdb</w:t>
      </w:r>
    </w:p>
    <w:p w:rsidR="007C1435" w:rsidRPr="00661F57" w:rsidRDefault="007C1435" w:rsidP="00D5375B">
      <w:pPr>
        <w:spacing w:after="160" w:line="259" w:lineRule="auto"/>
        <w:rPr>
          <w:rFonts w:cs="Times New Roman"/>
          <w:sz w:val="24"/>
          <w:szCs w:val="24"/>
        </w:rPr>
      </w:pPr>
      <w:r w:rsidRPr="00661F57">
        <w:rPr>
          <w:rFonts w:cs="Times New Roman"/>
          <w:sz w:val="24"/>
          <w:szCs w:val="24"/>
        </w:rPr>
        <w:t xml:space="preserve">2. Update logical name for </w:t>
      </w:r>
      <w:r w:rsidR="00C17A2D" w:rsidRPr="00661F57">
        <w:rPr>
          <w:rFonts w:cs="Times New Roman"/>
          <w:sz w:val="24"/>
          <w:szCs w:val="24"/>
        </w:rPr>
        <w:t>Tempdb</w:t>
      </w:r>
      <w:r w:rsidRPr="00661F57">
        <w:rPr>
          <w:rFonts w:cs="Times New Roman"/>
          <w:sz w:val="24"/>
          <w:szCs w:val="24"/>
        </w:rPr>
        <w:t xml:space="preserve"> database by using alter command with new path</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 xml:space="preserve">ALTER DATABASE </w:t>
      </w:r>
      <w:r w:rsidR="00C17A2D" w:rsidRPr="00661F57">
        <w:rPr>
          <w:rFonts w:cs="Times New Roman"/>
          <w:sz w:val="24"/>
          <w:szCs w:val="24"/>
        </w:rPr>
        <w:t>Tempdb</w:t>
      </w:r>
      <w:r w:rsidRPr="00661F57">
        <w:rPr>
          <w:rFonts w:cs="Times New Roman"/>
          <w:sz w:val="24"/>
          <w:szCs w:val="24"/>
        </w:rPr>
        <w:t xml:space="preserve"> modify file (name='tempdev', filename='new physical path\tempdb.mdf')</w:t>
      </w:r>
    </w:p>
    <w:p w:rsidR="007C1435" w:rsidRPr="00661F57" w:rsidRDefault="007C1435" w:rsidP="00D5375B">
      <w:pPr>
        <w:spacing w:after="160" w:line="259" w:lineRule="auto"/>
        <w:rPr>
          <w:rFonts w:cs="Times New Roman"/>
          <w:sz w:val="24"/>
          <w:szCs w:val="24"/>
        </w:rPr>
      </w:pPr>
      <w:r w:rsidRPr="00661F57">
        <w:rPr>
          <w:rFonts w:cs="Times New Roman"/>
          <w:sz w:val="24"/>
          <w:szCs w:val="24"/>
        </w:rPr>
        <w:t xml:space="preserve">ALTER DATABASE </w:t>
      </w:r>
      <w:r w:rsidR="00C17A2D" w:rsidRPr="00661F57">
        <w:rPr>
          <w:rFonts w:cs="Times New Roman"/>
          <w:sz w:val="24"/>
          <w:szCs w:val="24"/>
        </w:rPr>
        <w:t>Tempdb</w:t>
      </w:r>
      <w:r w:rsidRPr="00661F57">
        <w:rPr>
          <w:rFonts w:cs="Times New Roman"/>
          <w:sz w:val="24"/>
          <w:szCs w:val="24"/>
        </w:rPr>
        <w:t xml:space="preserve"> modify file (name='templog', filename='new physical path\templog.ldf')</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3. Take your SQL Server instance offline.</w:t>
      </w:r>
    </w:p>
    <w:p w:rsidR="007C1435" w:rsidRPr="00661F57" w:rsidRDefault="007C1435" w:rsidP="00D5375B">
      <w:pPr>
        <w:spacing w:after="160" w:line="259" w:lineRule="auto"/>
        <w:rPr>
          <w:rFonts w:cs="Times New Roman"/>
          <w:sz w:val="24"/>
          <w:szCs w:val="24"/>
        </w:rPr>
      </w:pPr>
      <w:r w:rsidRPr="00661F57">
        <w:rPr>
          <w:rFonts w:cs="Times New Roman"/>
          <w:sz w:val="24"/>
          <w:szCs w:val="24"/>
        </w:rPr>
        <w:t>4. Start your SQL server instance.\restart Sql instance...</w:t>
      </w:r>
    </w:p>
    <w:p w:rsidR="007C1435" w:rsidRPr="00661F57" w:rsidRDefault="007C1435" w:rsidP="00D5375B">
      <w:pPr>
        <w:spacing w:after="160" w:line="259" w:lineRule="auto"/>
        <w:rPr>
          <w:rFonts w:cs="Times New Roman"/>
          <w:sz w:val="24"/>
          <w:szCs w:val="24"/>
        </w:rPr>
      </w:pPr>
      <w:r w:rsidRPr="00661F57">
        <w:rPr>
          <w:rFonts w:cs="Times New Roman"/>
          <w:sz w:val="24"/>
          <w:szCs w:val="24"/>
        </w:rPr>
        <w:t>Stop\Start instance from CMD:</w:t>
      </w:r>
    </w:p>
    <w:p w:rsidR="007C1435" w:rsidRPr="00661F57" w:rsidRDefault="007C1435" w:rsidP="00D5375B">
      <w:pPr>
        <w:spacing w:after="160" w:line="259" w:lineRule="auto"/>
        <w:rPr>
          <w:rFonts w:cs="Times New Roman"/>
          <w:b/>
          <w:sz w:val="24"/>
          <w:szCs w:val="24"/>
        </w:rPr>
      </w:pPr>
      <w:r w:rsidRPr="00661F57">
        <w:rPr>
          <w:rFonts w:cs="Times New Roman"/>
          <w:b/>
          <w:sz w:val="24"/>
          <w:szCs w:val="24"/>
        </w:rPr>
        <w:t>Default Instance:</w:t>
      </w:r>
    </w:p>
    <w:p w:rsidR="007C1435" w:rsidRPr="00661F57" w:rsidRDefault="007C1435" w:rsidP="00D5375B">
      <w:pPr>
        <w:spacing w:after="160" w:line="259" w:lineRule="auto"/>
        <w:rPr>
          <w:rFonts w:cs="Times New Roman"/>
          <w:sz w:val="24"/>
          <w:szCs w:val="24"/>
        </w:rPr>
      </w:pPr>
      <w:r w:rsidRPr="00661F57">
        <w:rPr>
          <w:rFonts w:cs="Times New Roman"/>
          <w:sz w:val="24"/>
          <w:szCs w:val="24"/>
        </w:rPr>
        <w:t>Net stop "SQL Server (mssqlserver)"</w:t>
      </w:r>
    </w:p>
    <w:p w:rsidR="007C1435" w:rsidRPr="00661F57" w:rsidRDefault="007C1435" w:rsidP="00D5375B">
      <w:pPr>
        <w:spacing w:after="160" w:line="259" w:lineRule="auto"/>
        <w:rPr>
          <w:rFonts w:cs="Times New Roman"/>
          <w:sz w:val="24"/>
          <w:szCs w:val="24"/>
        </w:rPr>
      </w:pPr>
      <w:r w:rsidRPr="00661F57">
        <w:rPr>
          <w:rFonts w:cs="Times New Roman"/>
          <w:sz w:val="24"/>
          <w:szCs w:val="24"/>
        </w:rPr>
        <w:t>Net Start "SQL Server (mssqlserver)"</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b/>
          <w:sz w:val="24"/>
          <w:szCs w:val="24"/>
        </w:rPr>
      </w:pPr>
      <w:r w:rsidRPr="00661F57">
        <w:rPr>
          <w:rFonts w:cs="Times New Roman"/>
          <w:b/>
          <w:sz w:val="24"/>
          <w:szCs w:val="24"/>
        </w:rPr>
        <w:t>Named Instance:</w:t>
      </w:r>
    </w:p>
    <w:p w:rsidR="007C1435" w:rsidRPr="00661F57" w:rsidRDefault="007C1435" w:rsidP="00D5375B">
      <w:pPr>
        <w:spacing w:after="160" w:line="259" w:lineRule="auto"/>
        <w:rPr>
          <w:rFonts w:cs="Times New Roman"/>
          <w:sz w:val="24"/>
          <w:szCs w:val="24"/>
        </w:rPr>
      </w:pPr>
      <w:r w:rsidRPr="00661F57">
        <w:rPr>
          <w:rFonts w:cs="Times New Roman"/>
          <w:sz w:val="24"/>
          <w:szCs w:val="24"/>
        </w:rPr>
        <w:t xml:space="preserve">Net stop "SQL Server (Named </w:t>
      </w:r>
      <w:r w:rsidR="00C17A2D" w:rsidRPr="00661F57">
        <w:rPr>
          <w:rFonts w:cs="Times New Roman"/>
          <w:sz w:val="24"/>
          <w:szCs w:val="24"/>
        </w:rPr>
        <w:t>instance</w:t>
      </w:r>
      <w:r w:rsidRPr="00661F57">
        <w:rPr>
          <w:rFonts w:cs="Times New Roman"/>
          <w:sz w:val="24"/>
          <w:szCs w:val="24"/>
        </w:rPr>
        <w:t xml:space="preserve"> Name)"</w:t>
      </w:r>
    </w:p>
    <w:p w:rsidR="007C1435" w:rsidRPr="00661F57" w:rsidRDefault="007C1435" w:rsidP="00D5375B">
      <w:pPr>
        <w:spacing w:after="160" w:line="259" w:lineRule="auto"/>
        <w:rPr>
          <w:rFonts w:cs="Times New Roman"/>
          <w:sz w:val="24"/>
          <w:szCs w:val="24"/>
        </w:rPr>
      </w:pPr>
      <w:r w:rsidRPr="00661F57">
        <w:rPr>
          <w:rFonts w:cs="Times New Roman"/>
          <w:sz w:val="24"/>
          <w:szCs w:val="24"/>
        </w:rPr>
        <w:t>Net Start "SQL Server (Named instance name)"</w:t>
      </w:r>
    </w:p>
    <w:p w:rsidR="007C1435" w:rsidRPr="00661F57" w:rsidRDefault="007C1435" w:rsidP="00D5375B">
      <w:pPr>
        <w:spacing w:after="160" w:line="259" w:lineRule="auto"/>
        <w:rPr>
          <w:rFonts w:cs="Times New Roman"/>
          <w:sz w:val="24"/>
          <w:szCs w:val="24"/>
        </w:rPr>
      </w:pPr>
      <w:r w:rsidRPr="00661F57">
        <w:rPr>
          <w:rFonts w:cs="Times New Roman"/>
          <w:sz w:val="24"/>
          <w:szCs w:val="24"/>
        </w:rPr>
        <w:t>5. Tempdb new files [.mdf, .ldf] will automatically create in new path.</w:t>
      </w:r>
    </w:p>
    <w:p w:rsidR="007C1435" w:rsidRPr="00661F57" w:rsidRDefault="007C1435" w:rsidP="00D5375B">
      <w:pPr>
        <w:spacing w:after="160" w:line="259" w:lineRule="auto"/>
        <w:rPr>
          <w:rFonts w:cs="Times New Roman"/>
          <w:sz w:val="24"/>
          <w:szCs w:val="24"/>
        </w:rPr>
      </w:pPr>
      <w:r w:rsidRPr="00661F57">
        <w:rPr>
          <w:rFonts w:cs="Times New Roman"/>
          <w:sz w:val="24"/>
          <w:szCs w:val="24"/>
        </w:rPr>
        <w:t xml:space="preserve">6. NOTE: After verification if your instance ok then remove your old </w:t>
      </w:r>
      <w:r w:rsidR="00C17A2D" w:rsidRPr="00661F57">
        <w:rPr>
          <w:rFonts w:cs="Times New Roman"/>
          <w:sz w:val="24"/>
          <w:szCs w:val="24"/>
        </w:rPr>
        <w:t>Tempdb</w:t>
      </w:r>
      <w:r w:rsidRPr="00661F57">
        <w:rPr>
          <w:rFonts w:cs="Times New Roman"/>
          <w:sz w:val="24"/>
          <w:szCs w:val="24"/>
        </w:rPr>
        <w:t xml:space="preserve"> files.</w:t>
      </w:r>
    </w:p>
    <w:p w:rsidR="007C1435" w:rsidRPr="00661F57" w:rsidRDefault="007C1435" w:rsidP="00D5375B">
      <w:pPr>
        <w:spacing w:after="160" w:line="259" w:lineRule="auto"/>
        <w:rPr>
          <w:rFonts w:cs="Times New Roman"/>
          <w:sz w:val="24"/>
          <w:szCs w:val="24"/>
        </w:rPr>
      </w:pPr>
    </w:p>
    <w:p w:rsidR="007C1435" w:rsidRDefault="00C17A2D" w:rsidP="00D5375B">
      <w:pPr>
        <w:spacing w:after="160" w:line="259" w:lineRule="auto"/>
        <w:rPr>
          <w:rFonts w:cs="Times New Roman"/>
          <w:sz w:val="24"/>
          <w:szCs w:val="24"/>
        </w:rPr>
      </w:pPr>
      <w:r w:rsidRPr="00C17A2D">
        <w:rPr>
          <w:rFonts w:cs="Times New Roman"/>
          <w:b/>
          <w:sz w:val="24"/>
          <w:szCs w:val="24"/>
        </w:rPr>
        <w:t>Note</w:t>
      </w:r>
      <w:r w:rsidR="007C1435" w:rsidRPr="00C17A2D">
        <w:rPr>
          <w:rFonts w:cs="Times New Roman"/>
          <w:b/>
          <w:sz w:val="24"/>
          <w:szCs w:val="24"/>
        </w:rPr>
        <w:t>:</w:t>
      </w:r>
      <w:r w:rsidR="007C1435" w:rsidRPr="00661F57">
        <w:rPr>
          <w:rFonts w:cs="Times New Roman"/>
          <w:sz w:val="24"/>
          <w:szCs w:val="24"/>
        </w:rPr>
        <w:t xml:space="preserve"> For system databases you cannot perform offline, attach, detach, drop, delete</w:t>
      </w:r>
    </w:p>
    <w:p w:rsidR="00C17A2D" w:rsidRPr="00661F57" w:rsidRDefault="00C17A2D" w:rsidP="00D5375B">
      <w:pPr>
        <w:spacing w:after="160" w:line="259" w:lineRule="auto"/>
        <w:rPr>
          <w:rFonts w:cs="Times New Roman"/>
          <w:sz w:val="24"/>
          <w:szCs w:val="24"/>
        </w:rPr>
      </w:pPr>
    </w:p>
    <w:p w:rsidR="007C1435" w:rsidRPr="00661F57" w:rsidRDefault="00C17A2D" w:rsidP="00D5375B">
      <w:pPr>
        <w:spacing w:after="160" w:line="259" w:lineRule="auto"/>
        <w:rPr>
          <w:rFonts w:cs="Times New Roman"/>
          <w:b/>
          <w:sz w:val="24"/>
          <w:szCs w:val="24"/>
        </w:rPr>
      </w:pPr>
      <w:r w:rsidRPr="00661F57">
        <w:rPr>
          <w:rFonts w:cs="Times New Roman"/>
          <w:b/>
          <w:sz w:val="24"/>
          <w:szCs w:val="24"/>
        </w:rPr>
        <w:t>MASTER DATABASE FILE MOVEMENTS:</w:t>
      </w:r>
    </w:p>
    <w:p w:rsidR="007C1435" w:rsidRPr="00661F57" w:rsidRDefault="007C1435" w:rsidP="00D5375B">
      <w:pPr>
        <w:spacing w:after="160" w:line="259" w:lineRule="auto"/>
        <w:rPr>
          <w:rFonts w:cs="Times New Roman"/>
          <w:b/>
          <w:sz w:val="24"/>
          <w:szCs w:val="24"/>
        </w:rPr>
      </w:pPr>
      <w:r w:rsidRPr="00661F57">
        <w:rPr>
          <w:rFonts w:cs="Times New Roman"/>
          <w:b/>
          <w:sz w:val="24"/>
          <w:szCs w:val="24"/>
        </w:rPr>
        <w:t>Steps:</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2. Go to configuration manager--&gt;advanced tab--&gt;startup parameters--&gt; specify new path for your .mdf and .ldf files</w:t>
      </w:r>
    </w:p>
    <w:p w:rsidR="007C1435" w:rsidRPr="00661F57" w:rsidRDefault="007C1435" w:rsidP="00D5375B">
      <w:pPr>
        <w:spacing w:after="160" w:line="259" w:lineRule="auto"/>
        <w:rPr>
          <w:rFonts w:cs="Times New Roman"/>
          <w:sz w:val="24"/>
          <w:szCs w:val="24"/>
        </w:rPr>
      </w:pPr>
      <w:r w:rsidRPr="00661F57">
        <w:rPr>
          <w:rFonts w:cs="Times New Roman"/>
          <w:sz w:val="24"/>
          <w:szCs w:val="24"/>
        </w:rPr>
        <w:t>3. Take SQL Server instance stop state.</w:t>
      </w:r>
    </w:p>
    <w:p w:rsidR="007C1435" w:rsidRPr="00661F57" w:rsidRDefault="007C1435" w:rsidP="00D5375B">
      <w:pPr>
        <w:spacing w:after="160" w:line="259" w:lineRule="auto"/>
        <w:rPr>
          <w:rFonts w:cs="Times New Roman"/>
          <w:sz w:val="24"/>
          <w:szCs w:val="24"/>
        </w:rPr>
      </w:pPr>
      <w:r w:rsidRPr="00661F57">
        <w:rPr>
          <w:rFonts w:cs="Times New Roman"/>
          <w:sz w:val="24"/>
          <w:szCs w:val="24"/>
        </w:rPr>
        <w:t>4. Copy physical .mdf and .ldf files to new location or new path.</w:t>
      </w:r>
    </w:p>
    <w:p w:rsidR="007C1435" w:rsidRPr="00661F57" w:rsidRDefault="007C1435" w:rsidP="00D5375B">
      <w:pPr>
        <w:spacing w:after="160" w:line="259" w:lineRule="auto"/>
        <w:rPr>
          <w:rFonts w:cs="Times New Roman"/>
          <w:sz w:val="24"/>
          <w:szCs w:val="24"/>
        </w:rPr>
      </w:pPr>
      <w:r w:rsidRPr="00661F57">
        <w:rPr>
          <w:rFonts w:cs="Times New Roman"/>
          <w:sz w:val="24"/>
          <w:szCs w:val="24"/>
        </w:rPr>
        <w:t>5. Start your SQL Services.</w:t>
      </w:r>
    </w:p>
    <w:p w:rsidR="007C1435" w:rsidRPr="00661F57" w:rsidRDefault="007C1435" w:rsidP="00D5375B">
      <w:pPr>
        <w:spacing w:after="160" w:line="259" w:lineRule="auto"/>
        <w:rPr>
          <w:rFonts w:cs="Times New Roman"/>
          <w:sz w:val="24"/>
          <w:szCs w:val="24"/>
        </w:rPr>
      </w:pPr>
      <w:r w:rsidRPr="00661F57">
        <w:rPr>
          <w:rFonts w:cs="Times New Roman"/>
          <w:sz w:val="24"/>
          <w:szCs w:val="24"/>
        </w:rPr>
        <w:t>Note: Instance level down time is required.</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w:t>
      </w:r>
    </w:p>
    <w:p w:rsidR="00C17A2D" w:rsidRDefault="00C17A2D" w:rsidP="00D5375B">
      <w:pPr>
        <w:spacing w:after="160" w:line="259" w:lineRule="auto"/>
        <w:rPr>
          <w:rFonts w:cs="Times New Roman"/>
          <w:b/>
          <w:sz w:val="24"/>
          <w:szCs w:val="24"/>
        </w:rPr>
      </w:pPr>
    </w:p>
    <w:p w:rsidR="007C1435" w:rsidRPr="00661F57" w:rsidRDefault="00C17A2D" w:rsidP="00D5375B">
      <w:pPr>
        <w:spacing w:after="160" w:line="259" w:lineRule="auto"/>
        <w:rPr>
          <w:rFonts w:cs="Times New Roman"/>
          <w:b/>
          <w:sz w:val="24"/>
          <w:szCs w:val="24"/>
        </w:rPr>
      </w:pPr>
      <w:r w:rsidRPr="00661F57">
        <w:rPr>
          <w:rFonts w:cs="Times New Roman"/>
          <w:b/>
          <w:sz w:val="24"/>
          <w:szCs w:val="24"/>
        </w:rPr>
        <w:t>MODEL DATABASE FILE MOVEMENTS:</w:t>
      </w:r>
    </w:p>
    <w:p w:rsidR="007C1435" w:rsidRPr="00661F57" w:rsidRDefault="007C1435" w:rsidP="00D5375B">
      <w:pPr>
        <w:spacing w:after="160" w:line="259" w:lineRule="auto"/>
        <w:rPr>
          <w:rFonts w:cs="Times New Roman"/>
          <w:sz w:val="24"/>
          <w:szCs w:val="24"/>
        </w:rPr>
      </w:pPr>
      <w:r w:rsidRPr="00661F57">
        <w:rPr>
          <w:rFonts w:cs="Times New Roman"/>
          <w:sz w:val="24"/>
          <w:szCs w:val="24"/>
        </w:rPr>
        <w:t>1. Collect logical files name for your MODEL database.</w:t>
      </w:r>
    </w:p>
    <w:p w:rsidR="007C1435" w:rsidRPr="00661F57" w:rsidRDefault="007C1435" w:rsidP="00D5375B">
      <w:pPr>
        <w:spacing w:after="160" w:line="259" w:lineRule="auto"/>
        <w:rPr>
          <w:rFonts w:cs="Times New Roman"/>
          <w:sz w:val="24"/>
          <w:szCs w:val="24"/>
        </w:rPr>
      </w:pPr>
      <w:r w:rsidRPr="00661F57">
        <w:rPr>
          <w:rFonts w:cs="Times New Roman"/>
          <w:sz w:val="24"/>
          <w:szCs w:val="24"/>
        </w:rPr>
        <w:t>2. Change logical name for Model database by using alter command.</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Alter database model modify file (name='modeldev', filename='D:\DATA\model.mdf')</w:t>
      </w:r>
    </w:p>
    <w:p w:rsidR="007C1435" w:rsidRPr="00661F57" w:rsidRDefault="007C1435" w:rsidP="00D5375B">
      <w:pPr>
        <w:spacing w:after="160" w:line="259" w:lineRule="auto"/>
        <w:rPr>
          <w:rFonts w:cs="Times New Roman"/>
          <w:sz w:val="24"/>
          <w:szCs w:val="24"/>
        </w:rPr>
      </w:pPr>
      <w:r w:rsidRPr="00661F57">
        <w:rPr>
          <w:rFonts w:cs="Times New Roman"/>
          <w:sz w:val="24"/>
          <w:szCs w:val="24"/>
        </w:rPr>
        <w:t>Alter database model modify file (name='modellog', filename='D:\DATA\modellog.ldf')</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3. Stop Sql server instance services</w:t>
      </w:r>
    </w:p>
    <w:p w:rsidR="007C1435" w:rsidRPr="00661F57" w:rsidRDefault="007C1435" w:rsidP="00D5375B">
      <w:pPr>
        <w:spacing w:after="160" w:line="259" w:lineRule="auto"/>
        <w:rPr>
          <w:rFonts w:cs="Times New Roman"/>
          <w:sz w:val="24"/>
          <w:szCs w:val="24"/>
        </w:rPr>
      </w:pPr>
      <w:r w:rsidRPr="00661F57">
        <w:rPr>
          <w:rFonts w:cs="Times New Roman"/>
          <w:sz w:val="24"/>
          <w:szCs w:val="24"/>
        </w:rPr>
        <w:t>4. Move physical mdf and ldf files for model database.</w:t>
      </w:r>
    </w:p>
    <w:p w:rsidR="007C1435" w:rsidRPr="00661F57" w:rsidRDefault="007C1435" w:rsidP="00D5375B">
      <w:pPr>
        <w:spacing w:after="160" w:line="259" w:lineRule="auto"/>
        <w:rPr>
          <w:rFonts w:cs="Times New Roman"/>
          <w:sz w:val="24"/>
          <w:szCs w:val="24"/>
        </w:rPr>
      </w:pPr>
      <w:r w:rsidRPr="00661F57">
        <w:rPr>
          <w:rFonts w:cs="Times New Roman"/>
          <w:sz w:val="24"/>
          <w:szCs w:val="24"/>
        </w:rPr>
        <w:t>5. Execute sp_helpfile for verification...</w:t>
      </w:r>
    </w:p>
    <w:p w:rsidR="00433C82" w:rsidRDefault="007C1435" w:rsidP="00D5375B">
      <w:pPr>
        <w:spacing w:after="160" w:line="259" w:lineRule="auto"/>
        <w:rPr>
          <w:rFonts w:cs="Times New Roman"/>
          <w:sz w:val="24"/>
          <w:szCs w:val="24"/>
        </w:rPr>
      </w:pPr>
      <w:r w:rsidRPr="00661F57">
        <w:rPr>
          <w:rFonts w:cs="Times New Roman"/>
          <w:sz w:val="24"/>
          <w:szCs w:val="24"/>
        </w:rPr>
        <w:t>-------------------------------------------------------------------------------------------------------------------------------</w:t>
      </w:r>
    </w:p>
    <w:p w:rsidR="001606FA" w:rsidRDefault="001606FA" w:rsidP="00D5375B">
      <w:pPr>
        <w:spacing w:after="160" w:line="259" w:lineRule="auto"/>
        <w:rPr>
          <w:rFonts w:cs="Times New Roman"/>
          <w:b/>
          <w:sz w:val="24"/>
          <w:szCs w:val="24"/>
        </w:rPr>
      </w:pPr>
    </w:p>
    <w:p w:rsidR="001606FA" w:rsidRDefault="001606FA" w:rsidP="00D5375B">
      <w:pPr>
        <w:spacing w:after="160" w:line="259" w:lineRule="auto"/>
        <w:rPr>
          <w:rFonts w:cs="Times New Roman"/>
          <w:b/>
          <w:sz w:val="24"/>
          <w:szCs w:val="24"/>
        </w:rPr>
      </w:pPr>
    </w:p>
    <w:p w:rsidR="007C1435" w:rsidRPr="00433C82" w:rsidRDefault="00C17A2D" w:rsidP="00D5375B">
      <w:pPr>
        <w:spacing w:after="160" w:line="259" w:lineRule="auto"/>
        <w:rPr>
          <w:rFonts w:cs="Times New Roman"/>
          <w:sz w:val="24"/>
          <w:szCs w:val="24"/>
        </w:rPr>
      </w:pPr>
      <w:r w:rsidRPr="00661F57">
        <w:rPr>
          <w:rFonts w:cs="Times New Roman"/>
          <w:b/>
          <w:sz w:val="24"/>
          <w:szCs w:val="24"/>
        </w:rPr>
        <w:t>MSDB</w:t>
      </w:r>
      <w:r>
        <w:rPr>
          <w:rFonts w:cs="Times New Roman"/>
          <w:b/>
          <w:sz w:val="24"/>
          <w:szCs w:val="24"/>
        </w:rPr>
        <w:t xml:space="preserve"> </w:t>
      </w:r>
      <w:r w:rsidRPr="00661F57">
        <w:rPr>
          <w:rFonts w:cs="Times New Roman"/>
          <w:b/>
          <w:sz w:val="24"/>
          <w:szCs w:val="24"/>
        </w:rPr>
        <w:t>DATABASE FILE MOVEMENTS:</w:t>
      </w:r>
    </w:p>
    <w:p w:rsidR="007C1435" w:rsidRPr="00661F57" w:rsidRDefault="007C1435" w:rsidP="00D5375B">
      <w:pPr>
        <w:spacing w:after="160" w:line="259" w:lineRule="auto"/>
        <w:rPr>
          <w:rFonts w:cs="Times New Roman"/>
          <w:sz w:val="24"/>
          <w:szCs w:val="24"/>
        </w:rPr>
      </w:pPr>
      <w:r w:rsidRPr="00661F57">
        <w:rPr>
          <w:rFonts w:cs="Times New Roman"/>
          <w:sz w:val="24"/>
          <w:szCs w:val="24"/>
        </w:rPr>
        <w:t>1. Collect logical files name for your MODEL database.</w:t>
      </w:r>
    </w:p>
    <w:p w:rsidR="007C1435" w:rsidRPr="00661F57" w:rsidRDefault="007C1435" w:rsidP="00D5375B">
      <w:pPr>
        <w:spacing w:after="160" w:line="259" w:lineRule="auto"/>
        <w:rPr>
          <w:rFonts w:cs="Times New Roman"/>
          <w:sz w:val="24"/>
          <w:szCs w:val="24"/>
        </w:rPr>
      </w:pPr>
      <w:r w:rsidRPr="00661F57">
        <w:rPr>
          <w:rFonts w:cs="Times New Roman"/>
          <w:sz w:val="24"/>
          <w:szCs w:val="24"/>
        </w:rPr>
        <w:t>2.  Change logical name for Model database by using alter command.</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Alter database msdb modify file (name='MSDBData', filename='D:\DATA\MSDBData.mdf')</w:t>
      </w:r>
    </w:p>
    <w:p w:rsidR="007C1435" w:rsidRPr="00661F57" w:rsidRDefault="007C1435" w:rsidP="00D5375B">
      <w:pPr>
        <w:spacing w:after="160" w:line="259" w:lineRule="auto"/>
        <w:rPr>
          <w:rFonts w:cs="Times New Roman"/>
          <w:sz w:val="24"/>
          <w:szCs w:val="24"/>
        </w:rPr>
      </w:pPr>
      <w:r w:rsidRPr="00661F57">
        <w:rPr>
          <w:rFonts w:cs="Times New Roman"/>
          <w:sz w:val="24"/>
          <w:szCs w:val="24"/>
        </w:rPr>
        <w:t>Alter database msdb modify file (name='MSDBLog', filename='D:\DATA\MSDBLog.ldf')</w:t>
      </w:r>
    </w:p>
    <w:p w:rsidR="007C1435" w:rsidRPr="00661F57" w:rsidRDefault="007C1435" w:rsidP="00D5375B">
      <w:pPr>
        <w:spacing w:after="160" w:line="259" w:lineRule="auto"/>
        <w:rPr>
          <w:rFonts w:cs="Times New Roman"/>
          <w:sz w:val="24"/>
          <w:szCs w:val="24"/>
        </w:rPr>
      </w:pPr>
    </w:p>
    <w:p w:rsidR="007C1435" w:rsidRPr="00661F57" w:rsidRDefault="007C1435" w:rsidP="00D5375B">
      <w:pPr>
        <w:spacing w:after="160" w:line="259" w:lineRule="auto"/>
        <w:rPr>
          <w:rFonts w:cs="Times New Roman"/>
          <w:sz w:val="24"/>
          <w:szCs w:val="24"/>
        </w:rPr>
      </w:pPr>
      <w:r w:rsidRPr="00661F57">
        <w:rPr>
          <w:rFonts w:cs="Times New Roman"/>
          <w:sz w:val="24"/>
          <w:szCs w:val="24"/>
        </w:rPr>
        <w:t>3. Stop Sql server instance services</w:t>
      </w:r>
    </w:p>
    <w:p w:rsidR="007C1435" w:rsidRPr="00661F57" w:rsidRDefault="007C1435" w:rsidP="00D5375B">
      <w:pPr>
        <w:spacing w:after="160" w:line="259" w:lineRule="auto"/>
        <w:rPr>
          <w:rFonts w:cs="Times New Roman"/>
          <w:sz w:val="24"/>
          <w:szCs w:val="24"/>
        </w:rPr>
      </w:pPr>
      <w:r w:rsidRPr="00661F57">
        <w:rPr>
          <w:rFonts w:cs="Times New Roman"/>
          <w:sz w:val="24"/>
          <w:szCs w:val="24"/>
        </w:rPr>
        <w:t>4. Move physical mdf and ldf files for model database.</w:t>
      </w:r>
    </w:p>
    <w:p w:rsidR="007C1435" w:rsidRPr="00661F57" w:rsidRDefault="00972FBC" w:rsidP="00D5375B">
      <w:pPr>
        <w:spacing w:after="160" w:line="259" w:lineRule="auto"/>
        <w:rPr>
          <w:rFonts w:cs="Times New Roman"/>
          <w:sz w:val="24"/>
          <w:szCs w:val="24"/>
        </w:rPr>
      </w:pPr>
      <w:r>
        <w:rPr>
          <w:rFonts w:cs="Times New Roman"/>
          <w:sz w:val="24"/>
          <w:szCs w:val="24"/>
        </w:rPr>
        <w:t>5</w:t>
      </w:r>
      <w:r w:rsidR="007C1435" w:rsidRPr="00661F57">
        <w:rPr>
          <w:rFonts w:cs="Times New Roman"/>
          <w:sz w:val="24"/>
          <w:szCs w:val="24"/>
        </w:rPr>
        <w:t>. Execute sp_helpfile for verification...</w:t>
      </w:r>
    </w:p>
    <w:p w:rsidR="007C1435" w:rsidRPr="00661F57" w:rsidRDefault="007C1435"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Pr="00661F57" w:rsidRDefault="006B7CCB" w:rsidP="00D5375B">
      <w:pPr>
        <w:spacing w:after="160" w:line="259" w:lineRule="auto"/>
        <w:rPr>
          <w:rFonts w:cs="Times New Roman"/>
          <w:sz w:val="24"/>
          <w:szCs w:val="24"/>
        </w:rPr>
      </w:pPr>
    </w:p>
    <w:p w:rsidR="006B7CCB" w:rsidRDefault="006B7CCB" w:rsidP="00D5375B">
      <w:pPr>
        <w:spacing w:after="160" w:line="259" w:lineRule="auto"/>
        <w:rPr>
          <w:rFonts w:cs="Times New Roman"/>
          <w:sz w:val="24"/>
          <w:szCs w:val="24"/>
        </w:rPr>
      </w:pPr>
    </w:p>
    <w:p w:rsidR="00972FBC" w:rsidRPr="00661F57" w:rsidRDefault="00972FBC" w:rsidP="00D5375B">
      <w:pPr>
        <w:spacing w:after="160" w:line="259" w:lineRule="auto"/>
        <w:rPr>
          <w:rFonts w:cs="Times New Roman"/>
          <w:sz w:val="24"/>
          <w:szCs w:val="24"/>
        </w:rPr>
      </w:pPr>
    </w:p>
    <w:p w:rsidR="00632895" w:rsidRDefault="00632895" w:rsidP="00D5375B">
      <w:pPr>
        <w:spacing w:after="160" w:line="259" w:lineRule="auto"/>
        <w:rPr>
          <w:rFonts w:cs="Times New Roman"/>
          <w:sz w:val="24"/>
          <w:szCs w:val="24"/>
        </w:rPr>
      </w:pPr>
    </w:p>
    <w:p w:rsidR="001606FA" w:rsidRPr="00661F57" w:rsidRDefault="001606FA" w:rsidP="00D5375B">
      <w:pPr>
        <w:spacing w:after="160" w:line="259" w:lineRule="auto"/>
        <w:rPr>
          <w:rFonts w:cs="Times New Roman"/>
          <w:sz w:val="24"/>
          <w:szCs w:val="24"/>
        </w:rPr>
      </w:pPr>
    </w:p>
    <w:p w:rsidR="006B7CCB" w:rsidRPr="001606FA" w:rsidRDefault="00632895" w:rsidP="00632895">
      <w:pPr>
        <w:spacing w:after="160" w:line="259" w:lineRule="auto"/>
        <w:jc w:val="center"/>
        <w:rPr>
          <w:rFonts w:cs="Times New Roman"/>
          <w:b/>
          <w:color w:val="C00000"/>
          <w:sz w:val="24"/>
          <w:szCs w:val="24"/>
        </w:rPr>
      </w:pPr>
      <w:r w:rsidRPr="001606FA">
        <w:rPr>
          <w:rFonts w:cs="Times New Roman"/>
          <w:b/>
          <w:color w:val="C00000"/>
          <w:sz w:val="24"/>
          <w:szCs w:val="24"/>
        </w:rPr>
        <w:t>IMPORT &amp; EXPORT</w:t>
      </w:r>
    </w:p>
    <w:p w:rsidR="000A51BF" w:rsidRPr="00661F57" w:rsidRDefault="000A51BF" w:rsidP="00D5375B">
      <w:pPr>
        <w:spacing w:after="160" w:line="259" w:lineRule="auto"/>
        <w:rPr>
          <w:rFonts w:cs="Times New Roman"/>
          <w:b/>
          <w:color w:val="FF0000"/>
          <w:sz w:val="26"/>
          <w:szCs w:val="26"/>
        </w:rPr>
      </w:pPr>
    </w:p>
    <w:p w:rsidR="006B7CCB" w:rsidRPr="00661F57" w:rsidRDefault="006B7CCB" w:rsidP="00D5375B">
      <w:pPr>
        <w:rPr>
          <w:b/>
          <w:sz w:val="24"/>
          <w:szCs w:val="24"/>
        </w:rPr>
      </w:pPr>
      <w:r w:rsidRPr="00661F57">
        <w:rPr>
          <w:sz w:val="24"/>
          <w:szCs w:val="24"/>
        </w:rPr>
        <w:t>By using this we can take table level backup.</w:t>
      </w:r>
    </w:p>
    <w:p w:rsidR="006B7CCB" w:rsidRPr="00661F57" w:rsidRDefault="00972FBC" w:rsidP="00D5375B">
      <w:pPr>
        <w:rPr>
          <w:sz w:val="24"/>
          <w:szCs w:val="24"/>
        </w:rPr>
      </w:pPr>
      <w:r>
        <w:rPr>
          <w:sz w:val="24"/>
          <w:szCs w:val="24"/>
        </w:rPr>
        <w:t xml:space="preserve">&gt; </w:t>
      </w:r>
      <w:r w:rsidR="006B7CCB" w:rsidRPr="00661F57">
        <w:rPr>
          <w:sz w:val="24"/>
          <w:szCs w:val="24"/>
        </w:rPr>
        <w:t>The main purpose is to load your data from SQL Server to any third party files like notepad, e</w:t>
      </w:r>
      <w:r w:rsidR="00C17A2D">
        <w:rPr>
          <w:sz w:val="24"/>
          <w:szCs w:val="24"/>
        </w:rPr>
        <w:t>xcel, any other RDBMS (Oracle. e</w:t>
      </w:r>
      <w:r w:rsidR="00C17A2D" w:rsidRPr="00661F57">
        <w:rPr>
          <w:sz w:val="24"/>
          <w:szCs w:val="24"/>
        </w:rPr>
        <w:t>tc.</w:t>
      </w:r>
      <w:r w:rsidR="006B7CCB" w:rsidRPr="00661F57">
        <w:rPr>
          <w:sz w:val="24"/>
          <w:szCs w:val="24"/>
        </w:rPr>
        <w:t>) by using export technique. (Or)</w:t>
      </w:r>
    </w:p>
    <w:p w:rsidR="006B7CCB" w:rsidRPr="00661F57" w:rsidRDefault="00972FBC" w:rsidP="00D5375B">
      <w:pPr>
        <w:rPr>
          <w:sz w:val="24"/>
          <w:szCs w:val="24"/>
        </w:rPr>
      </w:pPr>
      <w:r>
        <w:rPr>
          <w:sz w:val="24"/>
          <w:szCs w:val="24"/>
        </w:rPr>
        <w:t xml:space="preserve">&gt; </w:t>
      </w:r>
      <w:r w:rsidR="006B7CCB" w:rsidRPr="00661F57">
        <w:rPr>
          <w:sz w:val="24"/>
          <w:szCs w:val="24"/>
        </w:rPr>
        <w:t>If your data is in third party files like notepad, excel, any other RDBMS (Oracle.etc) to SQL Server database by using import technique.</w:t>
      </w:r>
    </w:p>
    <w:p w:rsidR="000A51BF" w:rsidRPr="00661F57" w:rsidRDefault="000A51BF" w:rsidP="00D5375B">
      <w:pPr>
        <w:rPr>
          <w:sz w:val="24"/>
          <w:szCs w:val="24"/>
        </w:rPr>
      </w:pPr>
    </w:p>
    <w:p w:rsidR="000A51BF" w:rsidRPr="001606FA" w:rsidRDefault="000A51BF" w:rsidP="00D5375B">
      <w:pPr>
        <w:rPr>
          <w:b/>
          <w:sz w:val="24"/>
          <w:szCs w:val="24"/>
        </w:rPr>
      </w:pPr>
      <w:r w:rsidRPr="001606FA">
        <w:rPr>
          <w:b/>
          <w:sz w:val="24"/>
          <w:szCs w:val="24"/>
        </w:rPr>
        <w:t>Import &amp; Export Links:</w:t>
      </w:r>
    </w:p>
    <w:p w:rsidR="000A51BF" w:rsidRPr="00661F57" w:rsidRDefault="00CB1F3E" w:rsidP="00D5375B">
      <w:pPr>
        <w:rPr>
          <w:sz w:val="24"/>
          <w:szCs w:val="24"/>
        </w:rPr>
      </w:pPr>
      <w:hyperlink r:id="rId46" w:history="1">
        <w:r w:rsidR="000A51BF" w:rsidRPr="00661F57">
          <w:rPr>
            <w:rStyle w:val="Hyperlink"/>
            <w:sz w:val="24"/>
            <w:szCs w:val="24"/>
          </w:rPr>
          <w:t>http://searchsqlserver.techtarget.com/feature/The-SQL-Server-Import-and-Export-Wizard-how-to-guide</w:t>
        </w:r>
      </w:hyperlink>
    </w:p>
    <w:p w:rsidR="000A51BF" w:rsidRDefault="00CB1F3E" w:rsidP="00D5375B">
      <w:pPr>
        <w:rPr>
          <w:rStyle w:val="Hyperlink"/>
          <w:sz w:val="24"/>
          <w:szCs w:val="24"/>
        </w:rPr>
      </w:pPr>
      <w:hyperlink r:id="rId47" w:history="1">
        <w:r w:rsidR="000A51BF" w:rsidRPr="00661F57">
          <w:rPr>
            <w:rStyle w:val="Hyperlink"/>
            <w:sz w:val="24"/>
            <w:szCs w:val="24"/>
          </w:rPr>
          <w:t>http://sqlage.blogspot.in/2014/03/how-to-use-importexport-wizard-in-sql.html</w:t>
        </w:r>
      </w:hyperlink>
    </w:p>
    <w:p w:rsidR="00693191" w:rsidRDefault="00693191" w:rsidP="00D5375B">
      <w:pPr>
        <w:rPr>
          <w:rStyle w:val="Hyperlink"/>
          <w:sz w:val="24"/>
          <w:szCs w:val="24"/>
        </w:rPr>
      </w:pPr>
    </w:p>
    <w:p w:rsidR="00693191" w:rsidRPr="00693191" w:rsidRDefault="00972FBC" w:rsidP="00D5375B">
      <w:pPr>
        <w:rPr>
          <w:sz w:val="24"/>
          <w:szCs w:val="24"/>
        </w:rPr>
      </w:pPr>
      <w:r>
        <w:rPr>
          <w:sz w:val="24"/>
          <w:szCs w:val="24"/>
        </w:rPr>
        <w:t xml:space="preserve">&gt; </w:t>
      </w:r>
      <w:r w:rsidR="00693191" w:rsidRPr="00693191">
        <w:rPr>
          <w:sz w:val="24"/>
          <w:szCs w:val="24"/>
        </w:rPr>
        <w:t>The SQL Server Import and Export Wizard is based in SQL Server Integration Services (SSIS). You can use SSIS to build extraction, transformation and load (ETL) packages and to quickly create packages for moving data between Microsoft Excel worksheets and SQL Server databases.</w:t>
      </w:r>
    </w:p>
    <w:p w:rsidR="00693191" w:rsidRPr="00693191" w:rsidRDefault="00972FBC" w:rsidP="00693191">
      <w:pPr>
        <w:rPr>
          <w:sz w:val="24"/>
          <w:szCs w:val="24"/>
        </w:rPr>
      </w:pPr>
      <w:r>
        <w:rPr>
          <w:sz w:val="24"/>
          <w:szCs w:val="24"/>
        </w:rPr>
        <w:t xml:space="preserve">&gt; </w:t>
      </w:r>
      <w:r w:rsidR="00693191" w:rsidRPr="00693191">
        <w:rPr>
          <w:sz w:val="24"/>
          <w:szCs w:val="24"/>
        </w:rPr>
        <w:t>Launch SQL Server Import and Export Wizard by one of the following methods:</w:t>
      </w:r>
    </w:p>
    <w:p w:rsidR="00693191" w:rsidRPr="00693191" w:rsidRDefault="00693191" w:rsidP="00693191">
      <w:pPr>
        <w:rPr>
          <w:sz w:val="24"/>
          <w:szCs w:val="24"/>
        </w:rPr>
      </w:pPr>
      <w:r w:rsidRPr="00693191">
        <w:rPr>
          <w:b/>
          <w:sz w:val="24"/>
          <w:szCs w:val="24"/>
        </w:rPr>
        <w:t>Method 1:</w:t>
      </w:r>
      <w:r w:rsidRPr="00693191">
        <w:rPr>
          <w:sz w:val="24"/>
          <w:szCs w:val="24"/>
        </w:rPr>
        <w:t xml:space="preserve"> On the Start menu, roll the cursor over All Programs, scroll down to Microsoft SQL Server and then click Import and Export Data.</w:t>
      </w:r>
    </w:p>
    <w:p w:rsidR="00693191" w:rsidRPr="00693191" w:rsidRDefault="00693191" w:rsidP="00693191">
      <w:pPr>
        <w:rPr>
          <w:sz w:val="24"/>
          <w:szCs w:val="24"/>
        </w:rPr>
      </w:pPr>
      <w:r w:rsidRPr="00693191">
        <w:rPr>
          <w:b/>
          <w:sz w:val="24"/>
          <w:szCs w:val="24"/>
        </w:rPr>
        <w:t>Method 2:</w:t>
      </w:r>
      <w:r w:rsidRPr="00693191">
        <w:rPr>
          <w:sz w:val="24"/>
          <w:szCs w:val="24"/>
        </w:rPr>
        <w:t xml:space="preserve"> In SQL Server Data Tools (SSDT), right-click the SSIS Packages folder and then click SSIS Import and Export Wizard.</w:t>
      </w:r>
    </w:p>
    <w:p w:rsidR="00693191" w:rsidRPr="00693191" w:rsidRDefault="00693191" w:rsidP="00693191">
      <w:pPr>
        <w:rPr>
          <w:sz w:val="24"/>
          <w:szCs w:val="24"/>
        </w:rPr>
      </w:pPr>
      <w:r w:rsidRPr="00693191">
        <w:rPr>
          <w:b/>
          <w:sz w:val="24"/>
          <w:szCs w:val="24"/>
        </w:rPr>
        <w:t>Method 3:</w:t>
      </w:r>
      <w:r w:rsidRPr="00693191">
        <w:rPr>
          <w:sz w:val="24"/>
          <w:szCs w:val="24"/>
        </w:rPr>
        <w:t xml:space="preserve"> In SQL Server Data Tools, go to the Project menu and click SSIS Import and Export Wizard.</w:t>
      </w:r>
    </w:p>
    <w:p w:rsidR="001606FA" w:rsidRDefault="00693191" w:rsidP="001606FA">
      <w:pPr>
        <w:rPr>
          <w:sz w:val="24"/>
          <w:szCs w:val="24"/>
        </w:rPr>
      </w:pPr>
      <w:r w:rsidRPr="00693191">
        <w:rPr>
          <w:b/>
          <w:sz w:val="24"/>
          <w:szCs w:val="24"/>
        </w:rPr>
        <w:t>Method 4:</w:t>
      </w:r>
      <w:r w:rsidRPr="00693191">
        <w:rPr>
          <w:sz w:val="24"/>
          <w:szCs w:val="24"/>
        </w:rPr>
        <w:t xml:space="preserve"> In SQL Server 2014 Management Studio, connect to the Database Engine server type, expand Databases, right-click a database, point to Tasks and then click Import Data or Export data.</w:t>
      </w:r>
    </w:p>
    <w:p w:rsidR="001606FA" w:rsidRPr="001606FA" w:rsidRDefault="001606FA" w:rsidP="001606FA">
      <w:pPr>
        <w:rPr>
          <w:sz w:val="24"/>
          <w:szCs w:val="24"/>
        </w:rPr>
      </w:pPr>
    </w:p>
    <w:p w:rsidR="00972FBC" w:rsidRPr="001606FA" w:rsidRDefault="00972FBC" w:rsidP="00972FBC">
      <w:pPr>
        <w:pStyle w:val="Heading3"/>
        <w:shd w:val="clear" w:color="auto" w:fill="FFFFFF"/>
        <w:spacing w:before="0"/>
        <w:rPr>
          <w:rFonts w:ascii="Calibri( Body)" w:hAnsi="Calibri( Body)" w:cs="Arial"/>
          <w:b/>
          <w:color w:val="0070C0"/>
        </w:rPr>
      </w:pPr>
      <w:r w:rsidRPr="001606FA">
        <w:rPr>
          <w:rFonts w:ascii="Calibri( Body)" w:hAnsi="Calibri( Body)" w:cs="Arial"/>
          <w:b/>
          <w:color w:val="0070C0"/>
        </w:rPr>
        <w:t>How to Use Import/Export Wizard in SQL Server</w:t>
      </w:r>
    </w:p>
    <w:p w:rsidR="00A011F4" w:rsidRDefault="00A011F4" w:rsidP="00972FBC">
      <w:pPr>
        <w:rPr>
          <w:sz w:val="24"/>
          <w:szCs w:val="24"/>
        </w:rPr>
      </w:pPr>
    </w:p>
    <w:p w:rsidR="00972FBC" w:rsidRPr="00972FBC" w:rsidRDefault="00972FBC" w:rsidP="00972FBC">
      <w:pPr>
        <w:rPr>
          <w:sz w:val="24"/>
          <w:szCs w:val="24"/>
        </w:rPr>
      </w:pPr>
      <w:r w:rsidRPr="00972FBC">
        <w:rPr>
          <w:sz w:val="24"/>
          <w:szCs w:val="24"/>
        </w:rPr>
        <w:t>We have received SourceFile.xlsx file and we have to load that to SQL server Table. We can either create SSIS Package in BIDS or we can use Import/Export Wizard to load this file in SQL Server Table. In this post, we will use Import/Export Wizard.</w:t>
      </w:r>
    </w:p>
    <w:p w:rsidR="00972FBC" w:rsidRPr="00972FBC" w:rsidRDefault="00972FBC" w:rsidP="00972FBC">
      <w:pPr>
        <w:rPr>
          <w:sz w:val="24"/>
          <w:szCs w:val="24"/>
        </w:rPr>
      </w:pPr>
      <w:r w:rsidRPr="00972FBC">
        <w:rPr>
          <w:noProof/>
          <w:sz w:val="24"/>
          <w:szCs w:val="24"/>
        </w:rPr>
        <w:drawing>
          <wp:inline distT="0" distB="0" distL="0" distR="0">
            <wp:extent cx="2686050" cy="2771775"/>
            <wp:effectExtent l="0" t="0" r="0" b="9525"/>
            <wp:docPr id="42" name="Picture 42" descr="http://4.bp.blogspot.com/-KwII5DhROaw/UzSUsGE5FtI/AAAAAAAAES0/GpKBARGfiXQ/s1600/Capture.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KwII5DhROaw/UzSUsGE5FtI/AAAAAAAAES0/GpKBARGfiXQ/s1600/Capture.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6050" cy="2771775"/>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1: Excel Source File</w:t>
      </w:r>
    </w:p>
    <w:p w:rsidR="00972FBC" w:rsidRPr="00972FBC" w:rsidRDefault="00972FBC" w:rsidP="00972FBC">
      <w:pPr>
        <w:rPr>
          <w:sz w:val="24"/>
          <w:szCs w:val="24"/>
        </w:rPr>
      </w:pPr>
      <w:r w:rsidRPr="00972FBC">
        <w:rPr>
          <w:sz w:val="24"/>
          <w:szCs w:val="24"/>
        </w:rPr>
        <w:br/>
        <w:t xml:space="preserve">Step 1: </w:t>
      </w:r>
      <w:r w:rsidRPr="00972FBC">
        <w:rPr>
          <w:sz w:val="24"/>
          <w:szCs w:val="24"/>
        </w:rPr>
        <w:br/>
        <w:t>Right Click on Database in which your table exists or you want to create it and load Excel data as shown below</w:t>
      </w:r>
    </w:p>
    <w:p w:rsidR="00972FBC" w:rsidRPr="00972FBC" w:rsidRDefault="00972FBC" w:rsidP="00972FBC">
      <w:pPr>
        <w:rPr>
          <w:sz w:val="24"/>
          <w:szCs w:val="24"/>
        </w:rPr>
      </w:pPr>
      <w:r w:rsidRPr="00972FBC">
        <w:rPr>
          <w:noProof/>
          <w:sz w:val="24"/>
          <w:szCs w:val="24"/>
        </w:rPr>
        <w:drawing>
          <wp:inline distT="0" distB="0" distL="0" distR="0">
            <wp:extent cx="5114925" cy="4838700"/>
            <wp:effectExtent l="0" t="0" r="9525" b="0"/>
            <wp:docPr id="41" name="Picture 41" descr="http://2.bp.blogspot.com/-JVvKm_rQNJE/UzSUn4zYHgI/AAAAAAAAESs/k8zevbEtok8/s1600/Untitled.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JVvKm_rQNJE/UzSUn4zYHgI/AAAAAAAAESs/k8zevbEtok8/s1600/Untitled.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4838700"/>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2: Import Data by using Import/Export Wizard in SQL Server Table.</w:t>
      </w:r>
    </w:p>
    <w:p w:rsidR="00972FBC" w:rsidRPr="00972FBC" w:rsidRDefault="00972FBC" w:rsidP="00972FBC">
      <w:pPr>
        <w:rPr>
          <w:sz w:val="24"/>
          <w:szCs w:val="24"/>
        </w:rPr>
      </w:pPr>
    </w:p>
    <w:p w:rsidR="00972FBC" w:rsidRPr="00340AE8" w:rsidRDefault="00972FBC" w:rsidP="00972FBC">
      <w:pPr>
        <w:rPr>
          <w:sz w:val="24"/>
          <w:szCs w:val="24"/>
        </w:rPr>
      </w:pPr>
      <w:r w:rsidRPr="00340AE8">
        <w:rPr>
          <w:b/>
          <w:sz w:val="24"/>
          <w:szCs w:val="24"/>
        </w:rPr>
        <w:t>Choose the Data Source:</w:t>
      </w:r>
    </w:p>
    <w:p w:rsidR="00972FBC" w:rsidRPr="00972FBC" w:rsidRDefault="00972FBC" w:rsidP="00972FBC">
      <w:pPr>
        <w:rPr>
          <w:sz w:val="24"/>
          <w:szCs w:val="24"/>
        </w:rPr>
      </w:pPr>
      <w:r w:rsidRPr="00972FBC">
        <w:rPr>
          <w:sz w:val="24"/>
          <w:szCs w:val="24"/>
        </w:rPr>
        <w:t xml:space="preserve">Choose the data source which you want to use as source, </w:t>
      </w:r>
      <w:r w:rsidR="00340AE8" w:rsidRPr="00972FBC">
        <w:rPr>
          <w:sz w:val="24"/>
          <w:szCs w:val="24"/>
        </w:rPr>
        <w:t>as</w:t>
      </w:r>
      <w:r w:rsidRPr="00972FBC">
        <w:rPr>
          <w:sz w:val="24"/>
          <w:szCs w:val="24"/>
        </w:rPr>
        <w:t xml:space="preserve"> we are loading data from Excel, Choose Excel file as shown below</w:t>
      </w:r>
    </w:p>
    <w:p w:rsidR="00972FBC" w:rsidRPr="00972FBC" w:rsidRDefault="00972FBC" w:rsidP="00972FBC">
      <w:pPr>
        <w:rPr>
          <w:sz w:val="24"/>
          <w:szCs w:val="24"/>
        </w:rPr>
      </w:pPr>
      <w:r w:rsidRPr="00972FBC">
        <w:rPr>
          <w:noProof/>
          <w:sz w:val="24"/>
          <w:szCs w:val="24"/>
        </w:rPr>
        <w:drawing>
          <wp:inline distT="0" distB="0" distL="0" distR="0">
            <wp:extent cx="5353050" cy="4457700"/>
            <wp:effectExtent l="0" t="0" r="0" b="0"/>
            <wp:docPr id="40" name="Picture 40" descr="http://3.bp.blogspot.com/-MU01KnRS09Y/UzV9LZWQyZI/AAAAAAAAETE/M4vUH7VJAVE/s1600/Captur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MU01KnRS09Y/UzV9LZWQyZI/AAAAAAAAETE/M4vUH7VJAVE/s1600/Capture.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4457700"/>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3: Choose Excel Data Source in Import Export Wizard</w:t>
      </w:r>
    </w:p>
    <w:p w:rsidR="00972FBC" w:rsidRPr="00AB166E" w:rsidRDefault="00972FBC" w:rsidP="00972FBC">
      <w:pPr>
        <w:rPr>
          <w:b/>
          <w:sz w:val="24"/>
          <w:szCs w:val="24"/>
        </w:rPr>
      </w:pPr>
      <w:r w:rsidRPr="00AB166E">
        <w:rPr>
          <w:b/>
          <w:sz w:val="24"/>
          <w:szCs w:val="24"/>
        </w:rPr>
        <w:br/>
        <w:t>Choose a Destination:</w:t>
      </w:r>
    </w:p>
    <w:p w:rsidR="00972FBC" w:rsidRPr="00972FBC" w:rsidRDefault="00972FBC" w:rsidP="00972FBC">
      <w:pPr>
        <w:rPr>
          <w:sz w:val="24"/>
          <w:szCs w:val="24"/>
        </w:rPr>
      </w:pPr>
      <w:r w:rsidRPr="00972FBC">
        <w:rPr>
          <w:sz w:val="24"/>
          <w:szCs w:val="24"/>
        </w:rPr>
        <w:t>Choose the destination where you want to load the data from source. In our case we are loading our data to SQL Server Table. Configure as shown below</w:t>
      </w:r>
    </w:p>
    <w:p w:rsidR="00972FBC" w:rsidRPr="00972FBC" w:rsidRDefault="00972FBC" w:rsidP="00972FBC">
      <w:pPr>
        <w:rPr>
          <w:sz w:val="24"/>
          <w:szCs w:val="24"/>
        </w:rPr>
      </w:pPr>
      <w:r w:rsidRPr="00972FBC">
        <w:rPr>
          <w:noProof/>
          <w:sz w:val="24"/>
          <w:szCs w:val="24"/>
        </w:rPr>
        <w:drawing>
          <wp:inline distT="0" distB="0" distL="0" distR="0">
            <wp:extent cx="5343525" cy="4695825"/>
            <wp:effectExtent l="0" t="0" r="9525" b="9525"/>
            <wp:docPr id="39" name="Picture 39" descr="http://4.bp.blogspot.com/-pF4SdMgbUPo/UzV92XO-WJI/AAAAAAAAETM/3n9ltb85H1s/s1600/Capture1.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pF4SdMgbUPo/UzV92XO-WJI/AAAAAAAAETM/3n9ltb85H1s/s1600/Capture1.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3525" cy="4695825"/>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4: Choose SQL Server as Destination</w:t>
      </w:r>
    </w:p>
    <w:p w:rsidR="00972FBC" w:rsidRPr="00972FBC" w:rsidRDefault="00972FBC" w:rsidP="00972FBC">
      <w:pPr>
        <w:rPr>
          <w:sz w:val="24"/>
          <w:szCs w:val="24"/>
        </w:rPr>
      </w:pPr>
    </w:p>
    <w:p w:rsidR="00972FBC" w:rsidRPr="00972FBC" w:rsidRDefault="00972FBC" w:rsidP="00972FBC">
      <w:pPr>
        <w:rPr>
          <w:sz w:val="24"/>
          <w:szCs w:val="24"/>
        </w:rPr>
      </w:pPr>
      <w:r w:rsidRPr="00972FBC">
        <w:rPr>
          <w:sz w:val="24"/>
          <w:szCs w:val="24"/>
        </w:rPr>
        <w:t>Specify a Table Copy or Query:</w:t>
      </w:r>
    </w:p>
    <w:p w:rsidR="00972FBC" w:rsidRPr="00972FBC" w:rsidRDefault="00972FBC" w:rsidP="00972FBC">
      <w:pPr>
        <w:rPr>
          <w:sz w:val="24"/>
          <w:szCs w:val="24"/>
        </w:rPr>
      </w:pPr>
      <w:r w:rsidRPr="00972FBC">
        <w:rPr>
          <w:sz w:val="24"/>
          <w:szCs w:val="24"/>
        </w:rPr>
        <w:t>You can directly choose the table from where do you want to load the data or you can write query if you are using Database as your source. As we are using Excel as source, we will choose Table (Sheet).</w:t>
      </w:r>
    </w:p>
    <w:p w:rsidR="00972FBC" w:rsidRPr="00972FBC" w:rsidRDefault="00972FBC" w:rsidP="00972FBC">
      <w:pPr>
        <w:rPr>
          <w:sz w:val="24"/>
          <w:szCs w:val="24"/>
        </w:rPr>
      </w:pPr>
      <w:r w:rsidRPr="00972FBC">
        <w:rPr>
          <w:noProof/>
          <w:sz w:val="24"/>
          <w:szCs w:val="24"/>
        </w:rPr>
        <w:drawing>
          <wp:inline distT="0" distB="0" distL="0" distR="0">
            <wp:extent cx="5295900" cy="4333875"/>
            <wp:effectExtent l="0" t="0" r="0" b="9525"/>
            <wp:docPr id="38" name="Picture 38" descr="http://4.bp.blogspot.com/-tuQCaIUHNzw/UzV-f863uPI/AAAAAAAAETU/W3iDUTGxUt8/s1600/Capture2.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tuQCaIUHNzw/UzV-f863uPI/AAAAAAAAETU/W3iDUTGxUt8/s1600/Capture2.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900" cy="4333875"/>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5: Choose Copy data from one or more tables or views </w:t>
      </w:r>
    </w:p>
    <w:p w:rsidR="00972FBC" w:rsidRPr="00972FBC" w:rsidRDefault="00972FBC" w:rsidP="00972FBC">
      <w:pPr>
        <w:rPr>
          <w:sz w:val="24"/>
          <w:szCs w:val="24"/>
        </w:rPr>
      </w:pPr>
    </w:p>
    <w:p w:rsidR="00972FBC" w:rsidRPr="00972FBC" w:rsidRDefault="00972FBC" w:rsidP="00972FBC">
      <w:pPr>
        <w:rPr>
          <w:sz w:val="24"/>
          <w:szCs w:val="24"/>
        </w:rPr>
      </w:pPr>
      <w:r w:rsidRPr="00972FBC">
        <w:rPr>
          <w:sz w:val="24"/>
          <w:szCs w:val="24"/>
        </w:rPr>
        <w:t>Select Source Tables and Views:</w:t>
      </w:r>
    </w:p>
    <w:p w:rsidR="00972FBC" w:rsidRPr="00972FBC" w:rsidRDefault="00972FBC" w:rsidP="00972FBC">
      <w:pPr>
        <w:rPr>
          <w:sz w:val="24"/>
          <w:szCs w:val="24"/>
        </w:rPr>
      </w:pPr>
      <w:r w:rsidRPr="00972FBC">
        <w:rPr>
          <w:sz w:val="24"/>
          <w:szCs w:val="24"/>
        </w:rPr>
        <w:t>In this part of Wizard, we have to select the Tables or Views we want to use from source and load data to destination. As we are loading data from Excel, the Excel Tabs are shown. Choose the Sheet (Tab) which do you want to load. Under Destination, it will show you same name like Source. I have changed that to Customer Data. You can choose any name of your Table you want. You can choose multiple sheets or Tables from Source.</w:t>
      </w:r>
    </w:p>
    <w:p w:rsidR="00972FBC" w:rsidRPr="00972FBC" w:rsidRDefault="00972FBC" w:rsidP="00972FBC">
      <w:pPr>
        <w:rPr>
          <w:sz w:val="24"/>
          <w:szCs w:val="24"/>
        </w:rPr>
      </w:pPr>
      <w:r w:rsidRPr="00972FBC">
        <w:rPr>
          <w:noProof/>
          <w:sz w:val="24"/>
          <w:szCs w:val="24"/>
        </w:rPr>
        <w:drawing>
          <wp:inline distT="0" distB="0" distL="0" distR="0">
            <wp:extent cx="5353050" cy="4705350"/>
            <wp:effectExtent l="0" t="0" r="0" b="0"/>
            <wp:docPr id="37" name="Picture 37" descr="http://2.bp.blogspot.com/-lx79KDrb5W0/UzV-_6nTg8I/AAAAAAAAETc/pR1F1xu1rhY/s1600/Capture3.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lx79KDrb5W0/UzV-_6nTg8I/AAAAAAAAETc/pR1F1xu1rhY/s1600/Capture3.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3050" cy="4705350"/>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6: Select Source Tables/Views in Import Export Wizard</w:t>
      </w:r>
    </w:p>
    <w:p w:rsidR="00972FBC" w:rsidRPr="00972FBC" w:rsidRDefault="00972FBC" w:rsidP="00972FBC">
      <w:pPr>
        <w:rPr>
          <w:sz w:val="24"/>
          <w:szCs w:val="24"/>
        </w:rPr>
      </w:pPr>
    </w:p>
    <w:p w:rsidR="00972FBC" w:rsidRPr="00972FBC" w:rsidRDefault="00972FBC" w:rsidP="00972FBC">
      <w:pPr>
        <w:rPr>
          <w:sz w:val="24"/>
          <w:szCs w:val="24"/>
        </w:rPr>
      </w:pPr>
      <w:r w:rsidRPr="00972FBC">
        <w:rPr>
          <w:sz w:val="24"/>
          <w:szCs w:val="24"/>
        </w:rPr>
        <w:t>Column Mappings:</w:t>
      </w:r>
    </w:p>
    <w:p w:rsidR="00972FBC" w:rsidRPr="00972FBC" w:rsidRDefault="00972FBC" w:rsidP="00972FBC">
      <w:pPr>
        <w:rPr>
          <w:sz w:val="24"/>
          <w:szCs w:val="24"/>
        </w:rPr>
      </w:pPr>
      <w:r w:rsidRPr="00972FBC">
        <w:rPr>
          <w:sz w:val="24"/>
          <w:szCs w:val="24"/>
        </w:rPr>
        <w:t>Click on Edit Mappings and then you can map the source columns to destination columns, also if you need to choose correct Data type, you can change here.</w:t>
      </w:r>
    </w:p>
    <w:p w:rsidR="00972FBC" w:rsidRPr="00972FBC" w:rsidRDefault="00972FBC" w:rsidP="00972FBC">
      <w:pPr>
        <w:rPr>
          <w:sz w:val="24"/>
          <w:szCs w:val="24"/>
        </w:rPr>
      </w:pPr>
      <w:r w:rsidRPr="00972FBC">
        <w:rPr>
          <w:noProof/>
          <w:sz w:val="24"/>
          <w:szCs w:val="24"/>
        </w:rPr>
        <w:drawing>
          <wp:inline distT="0" distB="0" distL="0" distR="0">
            <wp:extent cx="5524500" cy="4257675"/>
            <wp:effectExtent l="0" t="0" r="0" b="9525"/>
            <wp:docPr id="36" name="Picture 36" descr="http://4.bp.blogspot.com/-7JwjKjqQt3k/UzWAC5zBcAI/AAAAAAAAETo/gm24isNXoMU/s1600/Capture4.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7JwjKjqQt3k/UzWAC5zBcAI/AAAAAAAAETo/gm24isNXoMU/s1600/Capture4.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24500" cy="4257675"/>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7: Column Mapping Import Export Wizard</w:t>
      </w:r>
    </w:p>
    <w:p w:rsidR="00972FBC" w:rsidRPr="00972FBC" w:rsidRDefault="00972FBC" w:rsidP="00972FBC">
      <w:pPr>
        <w:rPr>
          <w:sz w:val="24"/>
          <w:szCs w:val="24"/>
        </w:rPr>
      </w:pPr>
      <w:r w:rsidRPr="00972FBC">
        <w:rPr>
          <w:sz w:val="24"/>
          <w:szCs w:val="24"/>
        </w:rPr>
        <w:br/>
        <w:t>Save and Run Package:</w:t>
      </w:r>
    </w:p>
    <w:p w:rsidR="00972FBC" w:rsidRPr="00972FBC" w:rsidRDefault="00972FBC" w:rsidP="00972FBC">
      <w:pPr>
        <w:rPr>
          <w:sz w:val="24"/>
          <w:szCs w:val="24"/>
        </w:rPr>
      </w:pPr>
      <w:r w:rsidRPr="00972FBC">
        <w:rPr>
          <w:sz w:val="24"/>
          <w:szCs w:val="24"/>
        </w:rPr>
        <w:t>By Default, Run immediately is checked. I have changed the option to Save SSIS Package and provided the location where I want to save the SSIS Package. Also there is no sensitive information that I want to save in Package such as Password so I have selected Do not save sensitive data.</w:t>
      </w:r>
    </w:p>
    <w:p w:rsidR="00972FBC" w:rsidRPr="00972FBC" w:rsidRDefault="00972FBC" w:rsidP="00972FBC">
      <w:pPr>
        <w:rPr>
          <w:sz w:val="24"/>
          <w:szCs w:val="24"/>
        </w:rPr>
      </w:pPr>
      <w:r w:rsidRPr="00972FBC">
        <w:rPr>
          <w:noProof/>
          <w:sz w:val="24"/>
          <w:szCs w:val="24"/>
        </w:rPr>
        <w:drawing>
          <wp:inline distT="0" distB="0" distL="0" distR="0">
            <wp:extent cx="5353050" cy="4391025"/>
            <wp:effectExtent l="0" t="0" r="0" b="9525"/>
            <wp:docPr id="35" name="Picture 35" descr="http://2.bp.blogspot.com/-0TxCZ6J4ekw/UzWFjjO470I/AAAAAAAAET4/Zqfw8UC0Ueg/s1600/Capture5.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0TxCZ6J4ekw/UzWFjjO470I/AAAAAAAAET4/Zqfw8UC0Ueg/s1600/Capture5.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3050" cy="4391025"/>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8: Save SSIS Package to File System</w:t>
      </w:r>
    </w:p>
    <w:p w:rsidR="00972FBC" w:rsidRPr="00972FBC" w:rsidRDefault="00972FBC" w:rsidP="00972FBC">
      <w:pPr>
        <w:rPr>
          <w:sz w:val="24"/>
          <w:szCs w:val="24"/>
        </w:rPr>
      </w:pPr>
    </w:p>
    <w:p w:rsidR="00972FBC" w:rsidRPr="00972FBC" w:rsidRDefault="00972FBC" w:rsidP="00972FBC">
      <w:pPr>
        <w:rPr>
          <w:sz w:val="24"/>
          <w:szCs w:val="24"/>
        </w:rPr>
      </w:pPr>
      <w:r w:rsidRPr="00972FBC">
        <w:rPr>
          <w:sz w:val="24"/>
          <w:szCs w:val="24"/>
        </w:rPr>
        <w:t>Save SSIS Package:</w:t>
      </w:r>
    </w:p>
    <w:p w:rsidR="00972FBC" w:rsidRPr="00972FBC" w:rsidRDefault="00972FBC" w:rsidP="00972FBC">
      <w:pPr>
        <w:rPr>
          <w:sz w:val="24"/>
          <w:szCs w:val="24"/>
        </w:rPr>
      </w:pPr>
      <w:r w:rsidRPr="00972FBC">
        <w:rPr>
          <w:sz w:val="24"/>
          <w:szCs w:val="24"/>
        </w:rPr>
        <w:t>Provide the name of SSIS Package and File Location as shown below</w:t>
      </w:r>
    </w:p>
    <w:p w:rsidR="00972FBC" w:rsidRPr="00972FBC" w:rsidRDefault="00972FBC" w:rsidP="00972FBC">
      <w:pPr>
        <w:rPr>
          <w:sz w:val="24"/>
          <w:szCs w:val="24"/>
        </w:rPr>
      </w:pPr>
      <w:r w:rsidRPr="00972FBC">
        <w:rPr>
          <w:noProof/>
          <w:sz w:val="24"/>
          <w:szCs w:val="24"/>
        </w:rPr>
        <w:drawing>
          <wp:inline distT="0" distB="0" distL="0" distR="0">
            <wp:extent cx="5295900" cy="4362450"/>
            <wp:effectExtent l="0" t="0" r="0" b="0"/>
            <wp:docPr id="34" name="Picture 34" descr="http://1.bp.blogspot.com/-Y0xguWnkaSY/UzXfdgKRcXI/AAAAAAAAEUI/F2-wcSmUcVo/s1600/Capture6.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Y0xguWnkaSY/UzXfdgKRcXI/AAAAAAAAEUI/F2-wcSmUcVo/s1600/Capture6.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900" cy="4362450"/>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10: Provide Name for SSIS Package</w:t>
      </w:r>
    </w:p>
    <w:p w:rsidR="00972FBC" w:rsidRPr="00972FBC" w:rsidRDefault="001606FA" w:rsidP="00972FBC">
      <w:pPr>
        <w:rPr>
          <w:sz w:val="24"/>
          <w:szCs w:val="24"/>
        </w:rPr>
      </w:pPr>
      <w:r>
        <w:rPr>
          <w:sz w:val="24"/>
          <w:szCs w:val="24"/>
        </w:rPr>
        <w:br/>
      </w:r>
      <w:r>
        <w:rPr>
          <w:sz w:val="24"/>
          <w:szCs w:val="24"/>
        </w:rPr>
        <w:br/>
      </w:r>
      <w:r w:rsidR="00972FBC" w:rsidRPr="00972FBC">
        <w:rPr>
          <w:sz w:val="24"/>
          <w:szCs w:val="24"/>
        </w:rPr>
        <w:t>Complete the Wizard: </w:t>
      </w:r>
    </w:p>
    <w:p w:rsidR="00972FBC" w:rsidRPr="00972FBC" w:rsidRDefault="00972FBC" w:rsidP="00972FBC">
      <w:pPr>
        <w:rPr>
          <w:sz w:val="24"/>
          <w:szCs w:val="24"/>
        </w:rPr>
      </w:pPr>
      <w:r w:rsidRPr="00972FBC">
        <w:rPr>
          <w:sz w:val="24"/>
          <w:szCs w:val="24"/>
        </w:rPr>
        <w:t>Summary of all the steps will be shown to you in this step. You can see the source and destination etc.</w:t>
      </w:r>
      <w:r w:rsidRPr="00972FBC">
        <w:rPr>
          <w:sz w:val="24"/>
          <w:szCs w:val="24"/>
        </w:rPr>
        <w:br/>
      </w:r>
    </w:p>
    <w:p w:rsidR="00972FBC" w:rsidRPr="00972FBC" w:rsidRDefault="00972FBC" w:rsidP="00972FBC">
      <w:pPr>
        <w:rPr>
          <w:sz w:val="24"/>
          <w:szCs w:val="24"/>
        </w:rPr>
      </w:pPr>
      <w:r w:rsidRPr="00972FBC">
        <w:rPr>
          <w:noProof/>
          <w:sz w:val="24"/>
          <w:szCs w:val="24"/>
        </w:rPr>
        <w:drawing>
          <wp:inline distT="0" distB="0" distL="0" distR="0">
            <wp:extent cx="5343525" cy="4171950"/>
            <wp:effectExtent l="0" t="0" r="9525" b="0"/>
            <wp:docPr id="33" name="Picture 33" descr="http://4.bp.blogspot.com/-y3Gt5zfB4WU/UzXgGzIZYrI/AAAAAAAAEUQ/Hxv1B9wm0eM/s1600/Capture7.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y3Gt5zfB4WU/UzXgGzIZYrI/AAAAAAAAEUQ/Hxv1B9wm0eM/s1600/Capture7.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43525" cy="4171950"/>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11: Summary of Steps</w:t>
      </w:r>
    </w:p>
    <w:p w:rsidR="00972FBC" w:rsidRPr="00972FBC" w:rsidRDefault="00972FBC" w:rsidP="00972FBC">
      <w:pPr>
        <w:rPr>
          <w:sz w:val="24"/>
          <w:szCs w:val="24"/>
        </w:rPr>
      </w:pPr>
    </w:p>
    <w:p w:rsidR="00972FBC" w:rsidRPr="00972FBC" w:rsidRDefault="00972FBC" w:rsidP="00972FBC">
      <w:pPr>
        <w:rPr>
          <w:sz w:val="24"/>
          <w:szCs w:val="24"/>
        </w:rPr>
      </w:pPr>
      <w:r w:rsidRPr="00972FBC">
        <w:rPr>
          <w:sz w:val="24"/>
          <w:szCs w:val="24"/>
        </w:rPr>
        <w:t>Once you hit Finish button, The Wizard will execute all below steps and finally save the SSIS Package.</w:t>
      </w:r>
    </w:p>
    <w:p w:rsidR="00972FBC" w:rsidRPr="00972FBC" w:rsidRDefault="00972FBC" w:rsidP="00972FBC">
      <w:pPr>
        <w:rPr>
          <w:sz w:val="24"/>
          <w:szCs w:val="24"/>
        </w:rPr>
      </w:pPr>
    </w:p>
    <w:p w:rsidR="00972FBC" w:rsidRPr="00972FBC" w:rsidRDefault="00972FBC" w:rsidP="00972FBC">
      <w:pPr>
        <w:rPr>
          <w:sz w:val="24"/>
          <w:szCs w:val="24"/>
        </w:rPr>
      </w:pPr>
      <w:r w:rsidRPr="00972FBC">
        <w:rPr>
          <w:noProof/>
          <w:sz w:val="24"/>
          <w:szCs w:val="24"/>
        </w:rPr>
        <w:drawing>
          <wp:inline distT="0" distB="0" distL="0" distR="0">
            <wp:extent cx="5334000" cy="4924425"/>
            <wp:effectExtent l="0" t="0" r="0" b="9525"/>
            <wp:docPr id="32" name="Picture 32" descr="http://1.bp.blogspot.com/-EHnQ7RFRmmQ/UzXgfxOiV4I/AAAAAAAAEUY/rOG2dl1T1N0/s1600/Capture8.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EHnQ7RFRmmQ/UzXgfxOiV4I/AAAAAAAAEUY/rOG2dl1T1N0/s1600/Capture8.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924425"/>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12: Save the SSIS Package to given location</w:t>
      </w:r>
    </w:p>
    <w:p w:rsidR="00972FBC" w:rsidRPr="00972FBC" w:rsidRDefault="00972FBC" w:rsidP="00972FBC">
      <w:pPr>
        <w:rPr>
          <w:sz w:val="24"/>
          <w:szCs w:val="24"/>
        </w:rPr>
      </w:pPr>
      <w:r w:rsidRPr="00972FBC">
        <w:rPr>
          <w:sz w:val="24"/>
          <w:szCs w:val="24"/>
        </w:rPr>
        <w:br/>
        <w:t>The Package is created on desktop as per my given path.</w:t>
      </w:r>
    </w:p>
    <w:p w:rsidR="00972FBC" w:rsidRPr="00972FBC" w:rsidRDefault="00972FBC" w:rsidP="00972FBC">
      <w:pPr>
        <w:rPr>
          <w:sz w:val="24"/>
          <w:szCs w:val="24"/>
        </w:rPr>
      </w:pPr>
      <w:r w:rsidRPr="00972FBC">
        <w:rPr>
          <w:noProof/>
          <w:sz w:val="24"/>
          <w:szCs w:val="24"/>
        </w:rPr>
        <w:drawing>
          <wp:inline distT="0" distB="0" distL="0" distR="0">
            <wp:extent cx="4076700" cy="2238375"/>
            <wp:effectExtent l="0" t="0" r="0" b="9525"/>
            <wp:docPr id="31" name="Picture 31" descr="http://2.bp.blogspot.com/-ypkJttV-J5g/UzXhdycGTGI/AAAAAAAAEUk/fqW2U07v9Tg/s1600/Untitled.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bp.blogspot.com/-ypkJttV-J5g/UzXhdycGTGI/AAAAAAAAEUk/fqW2U07v9Tg/s1600/Untitled.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76700" cy="2238375"/>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13: SSIS Package created by Import/Export Wizard</w:t>
      </w:r>
    </w:p>
    <w:p w:rsidR="00972FBC" w:rsidRPr="00972FBC" w:rsidRDefault="00972FBC" w:rsidP="00972FBC">
      <w:pPr>
        <w:rPr>
          <w:sz w:val="24"/>
          <w:szCs w:val="24"/>
        </w:rPr>
      </w:pPr>
    </w:p>
    <w:p w:rsidR="00972FBC" w:rsidRPr="00972FBC" w:rsidRDefault="00972FBC" w:rsidP="00972FBC">
      <w:pPr>
        <w:rPr>
          <w:sz w:val="24"/>
          <w:szCs w:val="24"/>
        </w:rPr>
      </w:pPr>
      <w:r w:rsidRPr="00972FBC">
        <w:rPr>
          <w:sz w:val="24"/>
          <w:szCs w:val="24"/>
        </w:rPr>
        <w:t>To execute this package, double click on it and below window will open. If you need to change the name of File or SQL Server, you can go to Connection Managers and change it. In my case, I do not want to make any changes. Press Execute Button</w:t>
      </w:r>
    </w:p>
    <w:p w:rsidR="00972FBC" w:rsidRPr="00972FBC" w:rsidRDefault="00972FBC" w:rsidP="00972FBC">
      <w:pPr>
        <w:rPr>
          <w:sz w:val="24"/>
          <w:szCs w:val="24"/>
        </w:rPr>
      </w:pPr>
    </w:p>
    <w:p w:rsidR="00972FBC" w:rsidRPr="00972FBC" w:rsidRDefault="00972FBC" w:rsidP="00972FBC">
      <w:pPr>
        <w:rPr>
          <w:sz w:val="24"/>
          <w:szCs w:val="24"/>
        </w:rPr>
      </w:pPr>
      <w:r w:rsidRPr="00972FBC">
        <w:rPr>
          <w:noProof/>
          <w:sz w:val="24"/>
          <w:szCs w:val="24"/>
        </w:rPr>
        <w:drawing>
          <wp:inline distT="0" distB="0" distL="0" distR="0">
            <wp:extent cx="6038850" cy="4305300"/>
            <wp:effectExtent l="0" t="0" r="0" b="0"/>
            <wp:docPr id="30" name="Picture 30" descr="http://3.bp.blogspot.com/-ezyhjvPVXJw/UzXiKmJoOtI/AAAAAAAAEU0/SHdgqsySrUI/s1600/Capture9.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ezyhjvPVXJw/UzXiKmJoOtI/AAAAAAAAEU0/SHdgqsySrUI/s1600/Capture9.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38850" cy="4305300"/>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14 Execute Package Utility</w:t>
      </w:r>
    </w:p>
    <w:p w:rsidR="00972FBC" w:rsidRPr="00972FBC" w:rsidRDefault="00972FBC" w:rsidP="00972FBC">
      <w:pPr>
        <w:rPr>
          <w:sz w:val="24"/>
          <w:szCs w:val="24"/>
        </w:rPr>
      </w:pPr>
    </w:p>
    <w:p w:rsidR="00972FBC" w:rsidRPr="00972FBC" w:rsidRDefault="00972FBC" w:rsidP="00972FBC">
      <w:pPr>
        <w:rPr>
          <w:sz w:val="24"/>
          <w:szCs w:val="24"/>
        </w:rPr>
      </w:pPr>
      <w:r w:rsidRPr="00972FBC">
        <w:rPr>
          <w:sz w:val="24"/>
          <w:szCs w:val="24"/>
        </w:rPr>
        <w:t>Once you hit Execute, Package Execute Progress window will appear and you will be able to see the progress of execution of your SSIS Package.</w:t>
      </w:r>
    </w:p>
    <w:p w:rsidR="00972FBC" w:rsidRPr="00972FBC" w:rsidRDefault="00972FBC" w:rsidP="00972FBC">
      <w:pPr>
        <w:rPr>
          <w:sz w:val="24"/>
          <w:szCs w:val="24"/>
        </w:rPr>
      </w:pPr>
      <w:r w:rsidRPr="00972FBC">
        <w:rPr>
          <w:noProof/>
          <w:sz w:val="24"/>
          <w:szCs w:val="24"/>
        </w:rPr>
        <w:drawing>
          <wp:inline distT="0" distB="0" distL="0" distR="0">
            <wp:extent cx="4352925" cy="3429000"/>
            <wp:effectExtent l="0" t="0" r="9525" b="0"/>
            <wp:docPr id="29" name="Picture 29" descr="http://4.bp.blogspot.com/-77c0jxtSCfw/UzXiIhkEqwI/AAAAAAAAEUw/FlURyDC67QY/s1600/Capture10.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4.bp.blogspot.com/-77c0jxtSCfw/UzXiIhkEqwI/AAAAAAAAEUw/FlURyDC67QY/s1600/Capture10.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52925" cy="3429000"/>
                    </a:xfrm>
                    <a:prstGeom prst="rect">
                      <a:avLst/>
                    </a:prstGeom>
                    <a:noFill/>
                    <a:ln>
                      <a:noFill/>
                    </a:ln>
                  </pic:spPr>
                </pic:pic>
              </a:graphicData>
            </a:graphic>
          </wp:inline>
        </w:drawing>
      </w:r>
    </w:p>
    <w:p w:rsidR="00972FBC" w:rsidRPr="00972FBC" w:rsidRDefault="00972FBC" w:rsidP="00972FBC">
      <w:pPr>
        <w:rPr>
          <w:sz w:val="24"/>
          <w:szCs w:val="24"/>
        </w:rPr>
      </w:pPr>
      <w:r w:rsidRPr="00972FBC">
        <w:rPr>
          <w:sz w:val="24"/>
          <w:szCs w:val="24"/>
        </w:rPr>
        <w:t>Fig 15: Package Execution Progress.</w:t>
      </w:r>
    </w:p>
    <w:p w:rsidR="00972FBC" w:rsidRPr="00972FBC" w:rsidRDefault="00972FBC" w:rsidP="00972FBC">
      <w:pPr>
        <w:rPr>
          <w:sz w:val="24"/>
          <w:szCs w:val="24"/>
        </w:rPr>
      </w:pPr>
    </w:p>
    <w:p w:rsidR="00972FBC" w:rsidRPr="00972FBC" w:rsidRDefault="00972FBC" w:rsidP="00972FBC">
      <w:pPr>
        <w:rPr>
          <w:sz w:val="24"/>
          <w:szCs w:val="24"/>
        </w:rPr>
      </w:pPr>
      <w:r w:rsidRPr="00972FBC">
        <w:rPr>
          <w:sz w:val="24"/>
          <w:szCs w:val="24"/>
        </w:rPr>
        <w:t>Import/Export Wizard is a way to quickly load data between different sources and destinations. You can create your SSIS Package quickly by using Import/Export Wizard and then add to SSIS Project and make changes if required.</w:t>
      </w:r>
    </w:p>
    <w:p w:rsidR="00972FBC" w:rsidRPr="00972FBC" w:rsidRDefault="00972FBC" w:rsidP="00972FBC">
      <w:pPr>
        <w:rPr>
          <w:sz w:val="24"/>
          <w:szCs w:val="24"/>
        </w:rPr>
      </w:pPr>
    </w:p>
    <w:p w:rsidR="00972FBC" w:rsidRPr="00972FBC" w:rsidRDefault="00972FBC" w:rsidP="00972FBC">
      <w:pPr>
        <w:rPr>
          <w:sz w:val="24"/>
          <w:szCs w:val="24"/>
        </w:rPr>
      </w:pPr>
      <w:r w:rsidRPr="00972FBC">
        <w:rPr>
          <w:sz w:val="24"/>
          <w:szCs w:val="24"/>
        </w:rPr>
        <w:t>If we need to export data from SQL Server then we need to Right Click on Database--&gt;Tasks--&gt;</w:t>
      </w:r>
      <w:r w:rsidR="009A6CA7">
        <w:rPr>
          <w:sz w:val="24"/>
          <w:szCs w:val="24"/>
        </w:rPr>
        <w:t xml:space="preserve"> </w:t>
      </w:r>
      <w:r w:rsidRPr="00972FBC">
        <w:rPr>
          <w:sz w:val="24"/>
          <w:szCs w:val="24"/>
        </w:rPr>
        <w:t>Export Data and Import/Export Wizard will start</w:t>
      </w:r>
    </w:p>
    <w:p w:rsidR="00972FBC" w:rsidRPr="00972FBC" w:rsidRDefault="00972FBC" w:rsidP="00972FBC">
      <w:pPr>
        <w:rPr>
          <w:sz w:val="24"/>
          <w:szCs w:val="24"/>
        </w:rPr>
      </w:pPr>
    </w:p>
    <w:p w:rsidR="00244748" w:rsidRPr="00661F57" w:rsidRDefault="00244748" w:rsidP="00D5375B">
      <w:pPr>
        <w:spacing w:after="160" w:line="259" w:lineRule="auto"/>
        <w:rPr>
          <w:rFonts w:cs="Times New Roman"/>
          <w:sz w:val="24"/>
          <w:szCs w:val="24"/>
        </w:rPr>
      </w:pPr>
    </w:p>
    <w:p w:rsidR="00244748" w:rsidRPr="00661F57" w:rsidRDefault="00244748" w:rsidP="00D5375B">
      <w:pPr>
        <w:spacing w:after="160" w:line="259" w:lineRule="auto"/>
        <w:rPr>
          <w:rFonts w:cs="Times New Roman"/>
          <w:sz w:val="24"/>
          <w:szCs w:val="24"/>
        </w:rPr>
      </w:pPr>
    </w:p>
    <w:p w:rsidR="00244748" w:rsidRPr="00661F57" w:rsidRDefault="00244748" w:rsidP="00D5375B">
      <w:pPr>
        <w:spacing w:after="160" w:line="259" w:lineRule="auto"/>
        <w:rPr>
          <w:rFonts w:cs="Times New Roman"/>
          <w:sz w:val="24"/>
          <w:szCs w:val="24"/>
        </w:rPr>
      </w:pPr>
    </w:p>
    <w:p w:rsidR="00244748" w:rsidRPr="00661F57" w:rsidRDefault="00244748" w:rsidP="00D5375B">
      <w:pPr>
        <w:spacing w:after="160" w:line="259" w:lineRule="auto"/>
        <w:rPr>
          <w:rFonts w:cs="Times New Roman"/>
          <w:sz w:val="24"/>
          <w:szCs w:val="24"/>
        </w:rPr>
      </w:pPr>
    </w:p>
    <w:p w:rsidR="00244748" w:rsidRPr="00661F57" w:rsidRDefault="00244748" w:rsidP="00D5375B">
      <w:pPr>
        <w:spacing w:after="160" w:line="259" w:lineRule="auto"/>
        <w:rPr>
          <w:rFonts w:cs="Times New Roman"/>
          <w:sz w:val="24"/>
          <w:szCs w:val="24"/>
        </w:rPr>
      </w:pPr>
    </w:p>
    <w:p w:rsidR="00907C75" w:rsidRPr="00661F57" w:rsidRDefault="00907C75" w:rsidP="00D5375B">
      <w:pPr>
        <w:spacing w:after="160" w:line="259" w:lineRule="auto"/>
        <w:rPr>
          <w:rFonts w:cs="Times New Roman"/>
          <w:sz w:val="24"/>
          <w:szCs w:val="24"/>
        </w:rPr>
      </w:pPr>
    </w:p>
    <w:p w:rsidR="00244748" w:rsidRPr="001606FA" w:rsidRDefault="00244748" w:rsidP="00C17A2D">
      <w:pPr>
        <w:shd w:val="clear" w:color="auto" w:fill="FFFFFF"/>
        <w:spacing w:before="300" w:after="165" w:line="240" w:lineRule="auto"/>
        <w:jc w:val="center"/>
        <w:outlineLvl w:val="1"/>
        <w:rPr>
          <w:rFonts w:eastAsia="Times New Roman" w:cs="Segoe UI"/>
          <w:b/>
          <w:color w:val="C00000"/>
          <w:sz w:val="24"/>
          <w:szCs w:val="24"/>
        </w:rPr>
      </w:pPr>
      <w:r w:rsidRPr="001606FA">
        <w:rPr>
          <w:rFonts w:eastAsia="Times New Roman" w:cs="Segoe UI"/>
          <w:b/>
          <w:color w:val="C00000"/>
          <w:sz w:val="24"/>
          <w:szCs w:val="24"/>
        </w:rPr>
        <w:t>DATABASE MAIL CONFIGURATION</w:t>
      </w:r>
    </w:p>
    <w:p w:rsidR="00244748" w:rsidRPr="00661F57" w:rsidRDefault="00E1528E" w:rsidP="00D5375B">
      <w:pPr>
        <w:shd w:val="clear" w:color="auto" w:fill="FFFFFF"/>
        <w:spacing w:before="300" w:after="165" w:line="240" w:lineRule="auto"/>
        <w:outlineLvl w:val="1"/>
        <w:rPr>
          <w:rFonts w:eastAsia="Times New Roman" w:cs="Segoe UI"/>
          <w:b/>
          <w:sz w:val="24"/>
          <w:szCs w:val="24"/>
        </w:rPr>
      </w:pPr>
      <w:r w:rsidRPr="00661F57">
        <w:rPr>
          <w:rFonts w:eastAsia="Times New Roman" w:cs="Segoe UI"/>
          <w:b/>
          <w:sz w:val="24"/>
          <w:szCs w:val="24"/>
        </w:rPr>
        <w:t>INTRODUCTION</w:t>
      </w:r>
    </w:p>
    <w:p w:rsidR="00244748" w:rsidRPr="00661F57" w:rsidRDefault="009F4026" w:rsidP="00D5375B">
      <w:pPr>
        <w:shd w:val="clear" w:color="auto" w:fill="FFFFFF"/>
        <w:spacing w:before="100" w:beforeAutospacing="1" w:after="100" w:afterAutospacing="1" w:line="240" w:lineRule="auto"/>
        <w:rPr>
          <w:rFonts w:eastAsia="Times New Roman" w:cs="Segoe UI"/>
          <w:color w:val="111111"/>
          <w:sz w:val="24"/>
          <w:szCs w:val="24"/>
        </w:rPr>
      </w:pPr>
      <w:r>
        <w:rPr>
          <w:rFonts w:eastAsia="Times New Roman" w:cs="Segoe UI"/>
          <w:color w:val="111111"/>
          <w:sz w:val="24"/>
          <w:szCs w:val="24"/>
        </w:rPr>
        <w:t>&gt; This</w:t>
      </w:r>
      <w:r w:rsidR="00244748" w:rsidRPr="00661F57">
        <w:rPr>
          <w:rFonts w:eastAsia="Times New Roman" w:cs="Segoe UI"/>
          <w:color w:val="111111"/>
          <w:sz w:val="24"/>
          <w:szCs w:val="24"/>
        </w:rPr>
        <w:t> is an enterprise solution for sending mails from the SQL Server database engine to SMTP servers.  SQL Server database applications can communicate with users through an email system. It provides features like scalability, security, and reliability.</w:t>
      </w:r>
    </w:p>
    <w:p w:rsidR="00244748" w:rsidRPr="00661F57" w:rsidRDefault="009F4026" w:rsidP="00D5375B">
      <w:pPr>
        <w:shd w:val="clear" w:color="auto" w:fill="FFFFFF"/>
        <w:spacing w:before="100" w:beforeAutospacing="1" w:after="100" w:afterAutospacing="1" w:line="240" w:lineRule="auto"/>
        <w:rPr>
          <w:rFonts w:eastAsia="Times New Roman" w:cs="Segoe UI"/>
          <w:color w:val="111111"/>
          <w:sz w:val="24"/>
          <w:szCs w:val="24"/>
        </w:rPr>
      </w:pPr>
      <w:r>
        <w:rPr>
          <w:rFonts w:eastAsia="Times New Roman" w:cs="Segoe UI"/>
          <w:color w:val="111111"/>
          <w:sz w:val="24"/>
          <w:szCs w:val="24"/>
        </w:rPr>
        <w:t>&gt; It</w:t>
      </w:r>
      <w:r w:rsidR="00244748" w:rsidRPr="00661F57">
        <w:rPr>
          <w:rFonts w:eastAsia="Times New Roman" w:cs="Segoe UI"/>
          <w:color w:val="111111"/>
          <w:sz w:val="24"/>
          <w:szCs w:val="24"/>
        </w:rPr>
        <w:t xml:space="preserve"> uses an SMTP server to send mail. SQL Server 2000 supports SQL Mail, which supports MAPI profiles to send email instead of an SMTP server. SQL Mail requires a MAPI-compliant mail server (Microsoft Exchange Server) and a MAPI client (Microsoft Outlook).</w:t>
      </w:r>
    </w:p>
    <w:p w:rsidR="00244748" w:rsidRPr="00661F57" w:rsidRDefault="009F4026" w:rsidP="00D5375B">
      <w:pPr>
        <w:shd w:val="clear" w:color="auto" w:fill="FFFFFF"/>
        <w:spacing w:before="100" w:beforeAutospacing="1" w:after="100" w:afterAutospacing="1" w:line="240" w:lineRule="auto"/>
        <w:rPr>
          <w:rFonts w:eastAsia="Times New Roman" w:cs="Segoe UI"/>
          <w:color w:val="111111"/>
          <w:sz w:val="24"/>
          <w:szCs w:val="24"/>
        </w:rPr>
      </w:pPr>
      <w:r>
        <w:rPr>
          <w:rFonts w:eastAsia="Times New Roman" w:cs="Segoe UI"/>
          <w:color w:val="111111"/>
          <w:sz w:val="24"/>
          <w:szCs w:val="24"/>
        </w:rPr>
        <w:t xml:space="preserve">&gt; </w:t>
      </w:r>
      <w:r w:rsidR="00244748" w:rsidRPr="00661F57">
        <w:rPr>
          <w:rFonts w:eastAsia="Times New Roman" w:cs="Segoe UI"/>
          <w:color w:val="111111"/>
          <w:sz w:val="24"/>
          <w:szCs w:val="24"/>
        </w:rPr>
        <w:t>We can send a text message, query result, file as attachment. The database mail can be used to notify users or administrators regarding events raised in SQL Server. For example, if an automation process like replication, database mirroring fails or there are latency related problems then SQL Server can use this feature to notify the administrators or operators.</w:t>
      </w:r>
    </w:p>
    <w:p w:rsidR="00244748" w:rsidRPr="00661F57" w:rsidRDefault="00244748" w:rsidP="00D5375B">
      <w:pPr>
        <w:shd w:val="clear" w:color="auto" w:fill="FFFFFF"/>
        <w:spacing w:before="100" w:beforeAutospacing="1" w:after="100" w:afterAutospacing="1" w:line="240" w:lineRule="auto"/>
        <w:rPr>
          <w:rFonts w:eastAsia="Times New Roman" w:cs="Segoe UI"/>
          <w:color w:val="111111"/>
          <w:sz w:val="24"/>
          <w:szCs w:val="24"/>
        </w:rPr>
      </w:pPr>
      <w:r w:rsidRPr="00661F57">
        <w:rPr>
          <w:rFonts w:eastAsia="Times New Roman" w:cs="Segoe UI"/>
          <w:color w:val="FF9900"/>
          <w:sz w:val="24"/>
          <w:szCs w:val="24"/>
        </w:rPr>
        <w:t>Points to Remember</w:t>
      </w:r>
    </w:p>
    <w:p w:rsidR="00244748" w:rsidRPr="00661F57" w:rsidRDefault="00244748" w:rsidP="00D5375B">
      <w:pPr>
        <w:numPr>
          <w:ilvl w:val="0"/>
          <w:numId w:val="30"/>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Like SQL Mail, database mail doesn’t require a MAPI – a compliant mail server like Outlook Express or extended programming interface.</w:t>
      </w:r>
    </w:p>
    <w:p w:rsidR="00244748" w:rsidRPr="00661F57" w:rsidRDefault="00244748" w:rsidP="00D5375B">
      <w:pPr>
        <w:numPr>
          <w:ilvl w:val="0"/>
          <w:numId w:val="30"/>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Better performance. Impact of sending mails to SMTP servers by SQL Server is reduced as this task is implemented by an external process initiated by the </w:t>
      </w:r>
      <w:r w:rsidRPr="00661F57">
        <w:rPr>
          <w:rFonts w:eastAsia="Times New Roman" w:cs="Segoe UI"/>
          <w:i/>
          <w:iCs/>
          <w:color w:val="111111"/>
          <w:sz w:val="24"/>
          <w:szCs w:val="24"/>
          <w:bdr w:val="none" w:sz="0" w:space="0" w:color="auto" w:frame="1"/>
        </w:rPr>
        <w:t>DatabaseMail.exe</w:t>
      </w:r>
      <w:r w:rsidRPr="00661F57">
        <w:rPr>
          <w:rFonts w:eastAsia="Times New Roman" w:cs="Segoe UI"/>
          <w:color w:val="111111"/>
          <w:sz w:val="24"/>
          <w:szCs w:val="24"/>
        </w:rPr>
        <w:t> file.</w:t>
      </w:r>
    </w:p>
    <w:p w:rsidR="00244748" w:rsidRPr="00661F57" w:rsidRDefault="00244748" w:rsidP="00D5375B">
      <w:pPr>
        <w:numPr>
          <w:ilvl w:val="0"/>
          <w:numId w:val="30"/>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Works fine in a cluster based environment.</w:t>
      </w:r>
    </w:p>
    <w:p w:rsidR="00244748" w:rsidRPr="00661F57" w:rsidRDefault="00244748" w:rsidP="00D5375B">
      <w:pPr>
        <w:numPr>
          <w:ilvl w:val="0"/>
          <w:numId w:val="30"/>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64-bit support.</w:t>
      </w:r>
    </w:p>
    <w:p w:rsidR="00244748" w:rsidRPr="00661F57" w:rsidRDefault="00244748" w:rsidP="00D5375B">
      <w:pPr>
        <w:numPr>
          <w:ilvl w:val="0"/>
          <w:numId w:val="30"/>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Database mail configuration information is maintained in an </w:t>
      </w:r>
      <w:r w:rsidRPr="00661F57">
        <w:rPr>
          <w:rFonts w:eastAsia="Times New Roman" w:cs="Segoe UI"/>
          <w:b/>
          <w:bCs/>
          <w:color w:val="111111"/>
          <w:sz w:val="24"/>
          <w:szCs w:val="24"/>
          <w:bdr w:val="none" w:sz="0" w:space="0" w:color="auto" w:frame="1"/>
        </w:rPr>
        <w:t>MSDB</w:t>
      </w:r>
      <w:r w:rsidRPr="00661F57">
        <w:rPr>
          <w:rFonts w:eastAsia="Times New Roman" w:cs="Segoe UI"/>
          <w:color w:val="111111"/>
          <w:sz w:val="24"/>
          <w:szCs w:val="24"/>
        </w:rPr>
        <w:t> database.</w:t>
      </w:r>
    </w:p>
    <w:p w:rsidR="00244748" w:rsidRPr="00661F57" w:rsidRDefault="00244748" w:rsidP="00D5375B">
      <w:pPr>
        <w:numPr>
          <w:ilvl w:val="0"/>
          <w:numId w:val="30"/>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Only members of </w:t>
      </w:r>
      <w:r w:rsidRPr="00661F57">
        <w:rPr>
          <w:rFonts w:eastAsia="Times New Roman" w:cs="Segoe UI"/>
          <w:b/>
          <w:bCs/>
          <w:color w:val="111111"/>
          <w:sz w:val="24"/>
          <w:szCs w:val="24"/>
          <w:bdr w:val="none" w:sz="0" w:space="0" w:color="auto" w:frame="1"/>
        </w:rPr>
        <w:t>Sysadmin</w:t>
      </w:r>
      <w:r w:rsidRPr="00661F57">
        <w:rPr>
          <w:rFonts w:eastAsia="Times New Roman" w:cs="Segoe UI"/>
          <w:color w:val="111111"/>
          <w:sz w:val="24"/>
          <w:szCs w:val="24"/>
        </w:rPr>
        <w:t> and </w:t>
      </w:r>
      <w:r w:rsidRPr="00661F57">
        <w:rPr>
          <w:rFonts w:eastAsia="Times New Roman" w:cs="Segoe UI"/>
          <w:b/>
          <w:bCs/>
          <w:color w:val="111111"/>
          <w:sz w:val="24"/>
          <w:szCs w:val="24"/>
          <w:bdr w:val="none" w:sz="0" w:space="0" w:color="auto" w:frame="1"/>
        </w:rPr>
        <w:t>DatabaseMailUserRole </w:t>
      </w:r>
      <w:r w:rsidRPr="00661F57">
        <w:rPr>
          <w:rFonts w:eastAsia="Times New Roman" w:cs="Segoe UI"/>
          <w:color w:val="111111"/>
          <w:sz w:val="24"/>
          <w:szCs w:val="24"/>
        </w:rPr>
        <w:t>database role</w:t>
      </w:r>
      <w:r w:rsidRPr="00661F57">
        <w:rPr>
          <w:rFonts w:eastAsia="Times New Roman" w:cs="Segoe UI"/>
          <w:b/>
          <w:bCs/>
          <w:color w:val="111111"/>
          <w:sz w:val="24"/>
          <w:szCs w:val="24"/>
          <w:bdr w:val="none" w:sz="0" w:space="0" w:color="auto" w:frame="1"/>
        </w:rPr>
        <w:t> </w:t>
      </w:r>
      <w:r w:rsidRPr="00661F57">
        <w:rPr>
          <w:rFonts w:eastAsia="Times New Roman" w:cs="Segoe UI"/>
          <w:color w:val="111111"/>
          <w:sz w:val="24"/>
          <w:szCs w:val="24"/>
        </w:rPr>
        <w:t>of MSDB can send mails by default.</w:t>
      </w:r>
    </w:p>
    <w:p w:rsidR="00244748" w:rsidRPr="00661F57" w:rsidRDefault="00244748" w:rsidP="00D5375B">
      <w:pPr>
        <w:numPr>
          <w:ilvl w:val="0"/>
          <w:numId w:val="30"/>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Allows sending messages in different formats like text and HTML.</w:t>
      </w:r>
    </w:p>
    <w:p w:rsidR="00244748" w:rsidRPr="00661F57" w:rsidRDefault="00244748" w:rsidP="00D5375B">
      <w:pPr>
        <w:numPr>
          <w:ilvl w:val="0"/>
          <w:numId w:val="30"/>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Supports logging and auditing features through different system tables of MSDB.</w:t>
      </w:r>
    </w:p>
    <w:p w:rsidR="00244748" w:rsidRPr="00661F57" w:rsidRDefault="00244748" w:rsidP="00D5375B">
      <w:pPr>
        <w:shd w:val="clear" w:color="auto" w:fill="FFFFFF"/>
        <w:spacing w:before="100" w:beforeAutospacing="1" w:after="100" w:afterAutospacing="1" w:line="240" w:lineRule="auto"/>
        <w:rPr>
          <w:rFonts w:eastAsia="Times New Roman" w:cs="Segoe UI"/>
          <w:color w:val="111111"/>
          <w:sz w:val="24"/>
          <w:szCs w:val="24"/>
        </w:rPr>
      </w:pPr>
      <w:r w:rsidRPr="00661F57">
        <w:rPr>
          <w:rFonts w:eastAsia="Times New Roman" w:cs="Segoe UI"/>
          <w:color w:val="111111"/>
          <w:sz w:val="24"/>
          <w:szCs w:val="24"/>
        </w:rPr>
        <w:t>The main components of database mail are:</w:t>
      </w:r>
    </w:p>
    <w:p w:rsidR="00244748" w:rsidRPr="00661F57" w:rsidRDefault="00244748" w:rsidP="00D5375B">
      <w:pPr>
        <w:numPr>
          <w:ilvl w:val="0"/>
          <w:numId w:val="31"/>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Sp_send_dbmail</w:t>
      </w:r>
    </w:p>
    <w:p w:rsidR="00244748" w:rsidRPr="00661F57" w:rsidRDefault="00244748" w:rsidP="00D5375B">
      <w:pPr>
        <w:shd w:val="clear" w:color="auto" w:fill="FFFFFF"/>
        <w:spacing w:before="100" w:beforeAutospacing="1" w:after="100" w:afterAutospacing="1" w:line="240" w:lineRule="auto"/>
        <w:rPr>
          <w:rFonts w:eastAsia="Times New Roman" w:cs="Segoe UI"/>
          <w:color w:val="111111"/>
          <w:sz w:val="24"/>
          <w:szCs w:val="24"/>
        </w:rPr>
      </w:pPr>
      <w:r w:rsidRPr="00661F57">
        <w:rPr>
          <w:rFonts w:eastAsia="Times New Roman" w:cs="Segoe UI"/>
          <w:color w:val="111111"/>
          <w:sz w:val="24"/>
          <w:szCs w:val="24"/>
        </w:rPr>
        <w:t>This is a system defined stored procedure which is used by SQL Server to send email using the database mail feature. This stored procedure is present in the MSDB database.</w:t>
      </w:r>
    </w:p>
    <w:p w:rsidR="00244748" w:rsidRPr="00661F57" w:rsidRDefault="00244748" w:rsidP="00D5375B">
      <w:pPr>
        <w:numPr>
          <w:ilvl w:val="0"/>
          <w:numId w:val="31"/>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MSDB Database</w:t>
      </w:r>
    </w:p>
    <w:p w:rsidR="00244748" w:rsidRPr="00661F57" w:rsidRDefault="00244748" w:rsidP="00D5375B">
      <w:pPr>
        <w:shd w:val="clear" w:color="auto" w:fill="FFFFFF"/>
        <w:spacing w:before="100" w:beforeAutospacing="1" w:after="100" w:afterAutospacing="1" w:line="240" w:lineRule="auto"/>
        <w:rPr>
          <w:rFonts w:eastAsia="Times New Roman" w:cs="Segoe UI"/>
          <w:color w:val="111111"/>
          <w:sz w:val="24"/>
          <w:szCs w:val="24"/>
        </w:rPr>
      </w:pPr>
      <w:r w:rsidRPr="00661F57">
        <w:rPr>
          <w:rFonts w:eastAsia="Times New Roman" w:cs="Segoe UI"/>
          <w:color w:val="111111"/>
          <w:sz w:val="24"/>
          <w:szCs w:val="24"/>
        </w:rPr>
        <w:t>Consists of all stored procedures, system tables, and database roles related to database mail.</w:t>
      </w:r>
    </w:p>
    <w:p w:rsidR="00244748" w:rsidRPr="00661F57" w:rsidRDefault="00244748" w:rsidP="00D5375B">
      <w:pPr>
        <w:numPr>
          <w:ilvl w:val="0"/>
          <w:numId w:val="31"/>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Service Broker</w:t>
      </w:r>
    </w:p>
    <w:p w:rsidR="00244748" w:rsidRPr="00661F57" w:rsidRDefault="00244748" w:rsidP="00D5375B">
      <w:pPr>
        <w:shd w:val="clear" w:color="auto" w:fill="FFFFFF"/>
        <w:spacing w:before="100" w:beforeAutospacing="1" w:after="100" w:afterAutospacing="1" w:line="240" w:lineRule="auto"/>
        <w:rPr>
          <w:rFonts w:eastAsia="Times New Roman" w:cs="Segoe UI"/>
          <w:color w:val="111111"/>
          <w:sz w:val="24"/>
          <w:szCs w:val="24"/>
        </w:rPr>
      </w:pPr>
      <w:r w:rsidRPr="00661F57">
        <w:rPr>
          <w:rFonts w:eastAsia="Times New Roman" w:cs="Segoe UI"/>
          <w:color w:val="111111"/>
          <w:sz w:val="24"/>
          <w:szCs w:val="24"/>
        </w:rPr>
        <w:t>To establish communication between the SQL Server engine and the database mail engine we need a service broker. It submits the messages to the mail engine.</w:t>
      </w:r>
    </w:p>
    <w:p w:rsidR="00244748" w:rsidRPr="00661F57" w:rsidRDefault="00244748" w:rsidP="00D5375B">
      <w:pPr>
        <w:numPr>
          <w:ilvl w:val="0"/>
          <w:numId w:val="31"/>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DatabaseMail.exe</w:t>
      </w:r>
    </w:p>
    <w:p w:rsidR="00244748" w:rsidRPr="00661F57" w:rsidRDefault="00244748" w:rsidP="00D5375B">
      <w:pPr>
        <w:shd w:val="clear" w:color="auto" w:fill="FFFFFF"/>
        <w:spacing w:beforeAutospacing="1" w:after="0" w:afterAutospacing="1" w:line="240" w:lineRule="auto"/>
        <w:rPr>
          <w:rFonts w:eastAsia="Times New Roman" w:cs="Segoe UI"/>
          <w:color w:val="111111"/>
          <w:sz w:val="24"/>
          <w:szCs w:val="24"/>
        </w:rPr>
      </w:pPr>
      <w:r w:rsidRPr="00661F57">
        <w:rPr>
          <w:rFonts w:eastAsia="Times New Roman" w:cs="Segoe UI"/>
          <w:color w:val="111111"/>
          <w:sz w:val="24"/>
          <w:szCs w:val="24"/>
        </w:rPr>
        <w:t>This file is present in the </w:t>
      </w:r>
      <w:r w:rsidRPr="00661F57">
        <w:rPr>
          <w:rFonts w:eastAsia="Times New Roman" w:cs="Segoe UI"/>
          <w:b/>
          <w:bCs/>
          <w:color w:val="111111"/>
          <w:sz w:val="24"/>
          <w:szCs w:val="24"/>
          <w:bdr w:val="none" w:sz="0" w:space="0" w:color="auto" w:frame="1"/>
        </w:rPr>
        <w:t>Binn</w:t>
      </w:r>
      <w:r w:rsidRPr="00661F57">
        <w:rPr>
          <w:rFonts w:eastAsia="Times New Roman" w:cs="Segoe UI"/>
          <w:color w:val="111111"/>
          <w:sz w:val="24"/>
          <w:szCs w:val="24"/>
        </w:rPr>
        <w:t> folder of the respective instance. It is the database mail engine.</w:t>
      </w:r>
    </w:p>
    <w:p w:rsidR="00244748" w:rsidRPr="00661F57" w:rsidRDefault="00244748" w:rsidP="00D5375B">
      <w:pPr>
        <w:shd w:val="clear" w:color="auto" w:fill="FFFFFF"/>
        <w:spacing w:before="100" w:beforeAutospacing="1" w:after="100" w:afterAutospacing="1" w:line="240" w:lineRule="auto"/>
        <w:rPr>
          <w:rFonts w:eastAsia="Times New Roman" w:cs="Segoe UI"/>
          <w:color w:val="111111"/>
          <w:sz w:val="24"/>
          <w:szCs w:val="24"/>
        </w:rPr>
      </w:pPr>
      <w:r w:rsidRPr="00661F57">
        <w:rPr>
          <w:rFonts w:eastAsia="Times New Roman" w:cs="Segoe UI"/>
          <w:noProof/>
          <w:color w:val="111111"/>
          <w:sz w:val="24"/>
          <w:szCs w:val="24"/>
        </w:rPr>
        <w:drawing>
          <wp:inline distT="0" distB="0" distL="0" distR="0" wp14:anchorId="58C6D09A" wp14:editId="5E3D8F04">
            <wp:extent cx="2266950" cy="3467100"/>
            <wp:effectExtent l="0" t="0" r="0" b="0"/>
            <wp:docPr id="6" name="Picture 6" descr="http://3.bp.blogspot.com/-cxlUgtqozvQ/Td3ppkZcm9I/AAAAAAAAAA8/Zn46WnRA1Gs/s1600/dbma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cxlUgtqozvQ/Td3ppkZcm9I/AAAAAAAAAA8/Zn46WnRA1Gs/s1600/dbmail.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66950" cy="3467100"/>
                    </a:xfrm>
                    <a:prstGeom prst="rect">
                      <a:avLst/>
                    </a:prstGeom>
                    <a:noFill/>
                    <a:ln>
                      <a:noFill/>
                    </a:ln>
                  </pic:spPr>
                </pic:pic>
              </a:graphicData>
            </a:graphic>
          </wp:inline>
        </w:drawing>
      </w:r>
    </w:p>
    <w:p w:rsidR="00244748" w:rsidRPr="00661F57" w:rsidRDefault="00244748" w:rsidP="00D5375B">
      <w:pPr>
        <w:shd w:val="clear" w:color="auto" w:fill="FFFFFF"/>
        <w:spacing w:before="100" w:beforeAutospacing="1" w:after="100" w:afterAutospacing="1" w:line="240" w:lineRule="auto"/>
        <w:rPr>
          <w:rFonts w:eastAsia="Times New Roman" w:cs="Segoe UI"/>
          <w:b/>
          <w:bCs/>
          <w:i/>
          <w:iCs/>
          <w:color w:val="111111"/>
          <w:sz w:val="24"/>
          <w:szCs w:val="24"/>
        </w:rPr>
      </w:pPr>
      <w:r w:rsidRPr="00661F57">
        <w:rPr>
          <w:rFonts w:eastAsia="Times New Roman" w:cs="Segoe UI"/>
          <w:b/>
          <w:bCs/>
          <w:i/>
          <w:iCs/>
          <w:color w:val="111111"/>
          <w:sz w:val="24"/>
          <w:szCs w:val="24"/>
        </w:rPr>
        <w:t>Figure – 1 (Source: BOL) Database Mail Architecture</w:t>
      </w:r>
    </w:p>
    <w:p w:rsidR="00244748" w:rsidRPr="00661F57" w:rsidRDefault="00244748" w:rsidP="00D5375B">
      <w:pPr>
        <w:shd w:val="clear" w:color="auto" w:fill="FFFFFF"/>
        <w:spacing w:before="300" w:after="165" w:line="240" w:lineRule="auto"/>
        <w:outlineLvl w:val="1"/>
        <w:rPr>
          <w:rFonts w:eastAsia="Times New Roman" w:cs="Segoe UI"/>
          <w:i/>
          <w:iCs/>
          <w:color w:val="FF9900"/>
          <w:sz w:val="24"/>
          <w:szCs w:val="24"/>
        </w:rPr>
      </w:pPr>
      <w:r w:rsidRPr="00661F57">
        <w:rPr>
          <w:rFonts w:eastAsia="Times New Roman" w:cs="Segoe UI"/>
          <w:i/>
          <w:iCs/>
          <w:color w:val="FF9900"/>
          <w:sz w:val="24"/>
          <w:szCs w:val="24"/>
        </w:rPr>
        <w:t>How it works?</w:t>
      </w:r>
    </w:p>
    <w:p w:rsidR="00244748" w:rsidRPr="00661F57" w:rsidRDefault="00244748" w:rsidP="00D5375B">
      <w:pPr>
        <w:shd w:val="clear" w:color="auto" w:fill="FFFFFF"/>
        <w:spacing w:before="100" w:beforeAutospacing="1" w:after="100" w:afterAutospacing="1" w:line="240" w:lineRule="auto"/>
        <w:rPr>
          <w:rFonts w:eastAsia="Times New Roman" w:cs="Segoe UI"/>
          <w:b/>
          <w:bCs/>
          <w:iCs/>
          <w:color w:val="111111"/>
          <w:sz w:val="24"/>
          <w:szCs w:val="24"/>
        </w:rPr>
      </w:pPr>
      <w:r w:rsidRPr="00661F57">
        <w:rPr>
          <w:rFonts w:eastAsia="Times New Roman" w:cs="Segoe UI"/>
          <w:b/>
          <w:bCs/>
          <w:iCs/>
          <w:color w:val="111111"/>
          <w:sz w:val="24"/>
          <w:szCs w:val="24"/>
        </w:rPr>
        <w:t>When a run time error occurs due to any automated task like backups, replication etc database engine raise the error and same information is submitted to Database Mail engine, then database mail engine will submit the mail to SMTP Server using EmailID and Password mentioned in profile. At the last SMTP Server sends mail to recipients.</w:t>
      </w:r>
    </w:p>
    <w:p w:rsidR="00244748" w:rsidRPr="00661F57" w:rsidRDefault="00244748" w:rsidP="00D5375B">
      <w:pPr>
        <w:shd w:val="clear" w:color="auto" w:fill="FFFFFF"/>
        <w:spacing w:before="100" w:beforeAutospacing="1" w:after="100" w:afterAutospacing="1" w:line="240" w:lineRule="auto"/>
        <w:rPr>
          <w:rFonts w:eastAsia="Times New Roman" w:cs="Segoe UI"/>
          <w:b/>
          <w:bCs/>
          <w:iCs/>
          <w:color w:val="111111"/>
          <w:sz w:val="24"/>
          <w:szCs w:val="24"/>
        </w:rPr>
      </w:pPr>
      <w:r w:rsidRPr="00661F57">
        <w:rPr>
          <w:rFonts w:eastAsia="Times New Roman" w:cs="Segoe UI"/>
          <w:b/>
          <w:bCs/>
          <w:iCs/>
          <w:color w:val="111111"/>
          <w:sz w:val="24"/>
          <w:szCs w:val="24"/>
        </w:rPr>
        <w:t>Error --&gt; DB Engine --&gt; DB Mail Engine --&gt; SMTP Server --&gt; Recipients</w:t>
      </w:r>
    </w:p>
    <w:p w:rsidR="00244748" w:rsidRPr="00661F57" w:rsidRDefault="00244748" w:rsidP="00D5375B">
      <w:pPr>
        <w:shd w:val="clear" w:color="auto" w:fill="FFFFFF"/>
        <w:spacing w:before="100" w:beforeAutospacing="1" w:after="100" w:afterAutospacing="1" w:line="240" w:lineRule="auto"/>
        <w:outlineLvl w:val="3"/>
        <w:rPr>
          <w:rFonts w:eastAsia="Times New Roman" w:cs="Segoe UI"/>
          <w:b/>
          <w:bCs/>
          <w:color w:val="111111"/>
          <w:sz w:val="24"/>
          <w:szCs w:val="24"/>
        </w:rPr>
      </w:pPr>
      <w:r w:rsidRPr="00661F57">
        <w:rPr>
          <w:rFonts w:eastAsia="Times New Roman" w:cs="Segoe UI"/>
          <w:b/>
          <w:bCs/>
          <w:color w:val="111111"/>
          <w:sz w:val="24"/>
          <w:szCs w:val="24"/>
        </w:rPr>
        <w:t>FAQ: How to enable a Service Broker in MSDB?</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USE [master]</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GO</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ALTER DATABASE [MSDB] SET ENABLE_BROKER WITH NO_WAIT</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GO</w:t>
      </w:r>
    </w:p>
    <w:p w:rsidR="00244748" w:rsidRPr="00661F57" w:rsidRDefault="00244748" w:rsidP="00D5375B">
      <w:pPr>
        <w:shd w:val="clear" w:color="auto" w:fill="FFFFFF"/>
        <w:spacing w:before="100" w:beforeAutospacing="1" w:after="100" w:afterAutospacing="1" w:line="240" w:lineRule="auto"/>
        <w:outlineLvl w:val="3"/>
        <w:rPr>
          <w:rFonts w:eastAsia="Times New Roman" w:cs="Segoe UI"/>
          <w:b/>
          <w:bCs/>
          <w:color w:val="111111"/>
          <w:sz w:val="24"/>
          <w:szCs w:val="24"/>
        </w:rPr>
      </w:pPr>
      <w:r w:rsidRPr="00661F57">
        <w:rPr>
          <w:rFonts w:eastAsia="Times New Roman" w:cs="Segoe UI"/>
          <w:b/>
          <w:bCs/>
          <w:color w:val="111111"/>
          <w:sz w:val="24"/>
          <w:szCs w:val="24"/>
        </w:rPr>
        <w:t>MSDB tables related to Database Mail</w:t>
      </w:r>
    </w:p>
    <w:p w:rsidR="00244748" w:rsidRPr="00661F57" w:rsidRDefault="00244748" w:rsidP="00D5375B">
      <w:pPr>
        <w:numPr>
          <w:ilvl w:val="0"/>
          <w:numId w:val="32"/>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sysmail_profile</w:t>
      </w:r>
      <w:r w:rsidRPr="00661F57">
        <w:rPr>
          <w:rFonts w:eastAsia="Times New Roman" w:cs="Segoe UI"/>
          <w:color w:val="111111"/>
          <w:sz w:val="24"/>
          <w:szCs w:val="24"/>
        </w:rPr>
        <w:t>:  Consists of all the profiles information.</w:t>
      </w:r>
    </w:p>
    <w:p w:rsidR="00244748" w:rsidRPr="00661F57" w:rsidRDefault="00244748" w:rsidP="00D5375B">
      <w:pPr>
        <w:numPr>
          <w:ilvl w:val="0"/>
          <w:numId w:val="32"/>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sysmail_accoun</w:t>
      </w:r>
      <w:r w:rsidRPr="00661F57">
        <w:rPr>
          <w:rFonts w:eastAsia="Times New Roman" w:cs="Segoe UI"/>
          <w:color w:val="111111"/>
          <w:sz w:val="24"/>
          <w:szCs w:val="24"/>
        </w:rPr>
        <w:t>t: Consists of SMTP server accounts information.</w:t>
      </w:r>
    </w:p>
    <w:p w:rsidR="00244748" w:rsidRPr="00661F57" w:rsidRDefault="00244748" w:rsidP="00D5375B">
      <w:pPr>
        <w:numPr>
          <w:ilvl w:val="0"/>
          <w:numId w:val="32"/>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Sysmail_server</w:t>
      </w:r>
      <w:r w:rsidRPr="00661F57">
        <w:rPr>
          <w:rFonts w:eastAsia="Times New Roman" w:cs="Segoe UI"/>
          <w:color w:val="111111"/>
          <w:sz w:val="24"/>
          <w:szCs w:val="24"/>
        </w:rPr>
        <w:t>:  Consists of SMTP server details.</w:t>
      </w:r>
    </w:p>
    <w:p w:rsidR="00244748" w:rsidRPr="00661F57" w:rsidRDefault="00244748" w:rsidP="00D5375B">
      <w:pPr>
        <w:numPr>
          <w:ilvl w:val="0"/>
          <w:numId w:val="32"/>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Sysmail_allitems</w:t>
      </w:r>
      <w:r w:rsidRPr="00661F57">
        <w:rPr>
          <w:rFonts w:eastAsia="Times New Roman" w:cs="Segoe UI"/>
          <w:color w:val="111111"/>
          <w:sz w:val="24"/>
          <w:szCs w:val="24"/>
        </w:rPr>
        <w:t>:  Mail sent status. If the sent_status is 1 then success, otherwise failed.</w:t>
      </w:r>
    </w:p>
    <w:p w:rsidR="00244748" w:rsidRPr="00661F57" w:rsidRDefault="00244748" w:rsidP="00D5375B">
      <w:pPr>
        <w:numPr>
          <w:ilvl w:val="0"/>
          <w:numId w:val="32"/>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Sysmail_log</w:t>
      </w:r>
      <w:r w:rsidRPr="00661F57">
        <w:rPr>
          <w:rFonts w:eastAsia="Times New Roman" w:cs="Segoe UI"/>
          <w:color w:val="111111"/>
          <w:sz w:val="24"/>
          <w:szCs w:val="24"/>
        </w:rPr>
        <w:t>:  To check the errors raised by Database Mail feature.</w:t>
      </w:r>
    </w:p>
    <w:p w:rsidR="00244748" w:rsidRPr="00661F57" w:rsidRDefault="00244748" w:rsidP="00D5375B">
      <w:pPr>
        <w:numPr>
          <w:ilvl w:val="0"/>
          <w:numId w:val="32"/>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Sysmail_configuration</w:t>
      </w:r>
      <w:r w:rsidRPr="00661F57">
        <w:rPr>
          <w:rFonts w:eastAsia="Times New Roman" w:cs="Segoe UI"/>
          <w:color w:val="111111"/>
          <w:sz w:val="24"/>
          <w:szCs w:val="24"/>
        </w:rPr>
        <w:t>:  Consists of system parameter details.</w:t>
      </w:r>
    </w:p>
    <w:p w:rsidR="00244748" w:rsidRPr="00661F57" w:rsidRDefault="00244748" w:rsidP="00D5375B">
      <w:pPr>
        <w:shd w:val="clear" w:color="auto" w:fill="FFFFFF"/>
        <w:spacing w:after="0" w:line="240" w:lineRule="auto"/>
        <w:rPr>
          <w:rFonts w:eastAsia="Times New Roman" w:cs="Segoe UI"/>
          <w:color w:val="111111"/>
          <w:sz w:val="24"/>
          <w:szCs w:val="24"/>
        </w:rPr>
      </w:pPr>
    </w:p>
    <w:p w:rsidR="00244748" w:rsidRPr="00661F57" w:rsidRDefault="00244748" w:rsidP="00D5375B">
      <w:pPr>
        <w:shd w:val="clear" w:color="auto" w:fill="FFFFFF"/>
        <w:spacing w:after="0" w:line="240" w:lineRule="auto"/>
        <w:rPr>
          <w:rFonts w:eastAsia="Times New Roman" w:cs="Segoe UI"/>
          <w:color w:val="111111"/>
          <w:sz w:val="24"/>
          <w:szCs w:val="24"/>
        </w:rPr>
      </w:pPr>
    </w:p>
    <w:p w:rsidR="00244748" w:rsidRPr="00661F57" w:rsidRDefault="00244748" w:rsidP="00D5375B">
      <w:pPr>
        <w:shd w:val="clear" w:color="auto" w:fill="FFFFFF"/>
        <w:spacing w:after="0" w:line="240" w:lineRule="auto"/>
        <w:rPr>
          <w:rFonts w:eastAsia="Times New Roman" w:cs="Segoe UI"/>
          <w:color w:val="111111"/>
          <w:sz w:val="24"/>
          <w:szCs w:val="24"/>
        </w:rPr>
      </w:pPr>
    </w:p>
    <w:p w:rsidR="00244748" w:rsidRPr="00661F57" w:rsidRDefault="00244748" w:rsidP="00D5375B">
      <w:pPr>
        <w:shd w:val="clear" w:color="auto" w:fill="FFFFFF"/>
        <w:spacing w:after="0" w:line="240" w:lineRule="auto"/>
        <w:rPr>
          <w:rFonts w:eastAsia="Times New Roman" w:cs="Segoe UI"/>
          <w:color w:val="111111"/>
          <w:sz w:val="24"/>
          <w:szCs w:val="24"/>
        </w:rPr>
      </w:pPr>
    </w:p>
    <w:p w:rsidR="00244748" w:rsidRPr="00661F57" w:rsidRDefault="00244748" w:rsidP="00D5375B">
      <w:pPr>
        <w:shd w:val="clear" w:color="auto" w:fill="FFFFFF"/>
        <w:spacing w:after="0" w:line="240" w:lineRule="auto"/>
        <w:rPr>
          <w:rFonts w:eastAsia="Times New Roman" w:cs="Segoe UI"/>
          <w:b/>
          <w:bCs/>
          <w:color w:val="111111"/>
          <w:sz w:val="24"/>
          <w:szCs w:val="24"/>
        </w:rPr>
      </w:pPr>
      <w:r w:rsidRPr="00661F57">
        <w:rPr>
          <w:rFonts w:eastAsia="Times New Roman" w:cs="Segoe UI"/>
          <w:b/>
          <w:bCs/>
          <w:color w:val="111111"/>
          <w:sz w:val="24"/>
          <w:szCs w:val="24"/>
        </w:rPr>
        <w:t>Steps to configure</w:t>
      </w:r>
    </w:p>
    <w:p w:rsidR="00244748" w:rsidRPr="00661F57" w:rsidRDefault="00244748" w:rsidP="00D5375B">
      <w:pPr>
        <w:shd w:val="clear" w:color="auto" w:fill="FFFFFF"/>
        <w:spacing w:after="0" w:line="240" w:lineRule="auto"/>
        <w:rPr>
          <w:rFonts w:eastAsia="Times New Roman" w:cs="Segoe UI"/>
          <w:color w:val="111111"/>
          <w:sz w:val="24"/>
          <w:szCs w:val="24"/>
        </w:rPr>
      </w:pPr>
    </w:p>
    <w:p w:rsidR="00244748" w:rsidRPr="00661F57" w:rsidRDefault="00244748" w:rsidP="00D5375B">
      <w:pPr>
        <w:numPr>
          <w:ilvl w:val="0"/>
          <w:numId w:val="33"/>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Enable the db mail feature at server level</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sp_configure 'Database Mail XPs', 1</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Reconfigure</w:t>
      </w:r>
    </w:p>
    <w:p w:rsidR="00244748" w:rsidRPr="00661F57" w:rsidRDefault="00244748" w:rsidP="00D5375B">
      <w:pPr>
        <w:numPr>
          <w:ilvl w:val="0"/>
          <w:numId w:val="33"/>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Enable service broker in the MSDB database.</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USE [master]</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GO</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ALTER DATABASE [MSDB] SET ENABLE_BROKER WITH NO_WAIT</w:t>
      </w:r>
    </w:p>
    <w:p w:rsidR="00244748" w:rsidRPr="00661F57" w:rsidRDefault="00244748" w:rsidP="00D5375B">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 w:val="24"/>
          <w:szCs w:val="24"/>
        </w:rPr>
      </w:pPr>
      <w:r w:rsidRPr="00661F57">
        <w:rPr>
          <w:rFonts w:eastAsia="Times New Roman" w:cs="Consolas"/>
          <w:color w:val="000000"/>
          <w:sz w:val="24"/>
          <w:szCs w:val="24"/>
        </w:rPr>
        <w:t>GO</w:t>
      </w:r>
    </w:p>
    <w:p w:rsidR="00244748" w:rsidRPr="00661F57" w:rsidRDefault="00244748" w:rsidP="00D5375B">
      <w:pPr>
        <w:numPr>
          <w:ilvl w:val="0"/>
          <w:numId w:val="33"/>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Configure mail profile (profile is a collection of accounts).</w:t>
      </w:r>
    </w:p>
    <w:p w:rsidR="00244748" w:rsidRPr="00661F57" w:rsidRDefault="00244748" w:rsidP="00D5375B">
      <w:pPr>
        <w:numPr>
          <w:ilvl w:val="0"/>
          <w:numId w:val="33"/>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Add SMTP account(s).</w:t>
      </w:r>
    </w:p>
    <w:p w:rsidR="00244748" w:rsidRPr="00661F57" w:rsidRDefault="00244748" w:rsidP="00D5375B">
      <w:pPr>
        <w:numPr>
          <w:ilvl w:val="0"/>
          <w:numId w:val="33"/>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Make the profile private or public.</w:t>
      </w:r>
    </w:p>
    <w:p w:rsidR="00244748" w:rsidRPr="00661F57" w:rsidRDefault="00244748" w:rsidP="00D5375B">
      <w:pPr>
        <w:shd w:val="clear" w:color="auto" w:fill="FFFFFF"/>
        <w:spacing w:before="100" w:beforeAutospacing="1" w:after="100" w:afterAutospacing="1" w:line="240" w:lineRule="auto"/>
        <w:rPr>
          <w:rFonts w:eastAsia="Times New Roman" w:cs="Segoe UI"/>
          <w:color w:val="111111"/>
          <w:sz w:val="24"/>
          <w:szCs w:val="24"/>
        </w:rPr>
      </w:pPr>
      <w:r w:rsidRPr="00661F57">
        <w:rPr>
          <w:rFonts w:eastAsia="Times New Roman" w:cs="Segoe UI"/>
          <w:color w:val="111111"/>
          <w:sz w:val="24"/>
          <w:szCs w:val="24"/>
        </w:rPr>
        <w:t>Private profile can be used by:</w:t>
      </w:r>
    </w:p>
    <w:p w:rsidR="00244748" w:rsidRPr="00661F57" w:rsidRDefault="00C17A2D" w:rsidP="00D5375B">
      <w:pPr>
        <w:numPr>
          <w:ilvl w:val="1"/>
          <w:numId w:val="33"/>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Sysadmin</w:t>
      </w:r>
      <w:r w:rsidR="00244748" w:rsidRPr="00661F57">
        <w:rPr>
          <w:rFonts w:eastAsia="Times New Roman" w:cs="Segoe UI"/>
          <w:color w:val="111111"/>
          <w:sz w:val="24"/>
          <w:szCs w:val="24"/>
        </w:rPr>
        <w:t> members and</w:t>
      </w:r>
    </w:p>
    <w:p w:rsidR="00244748" w:rsidRPr="00661F57" w:rsidRDefault="00C17A2D" w:rsidP="00D5375B">
      <w:pPr>
        <w:numPr>
          <w:ilvl w:val="1"/>
          <w:numId w:val="33"/>
        </w:numPr>
        <w:shd w:val="clear" w:color="auto" w:fill="FFFFFF"/>
        <w:spacing w:after="0" w:line="240" w:lineRule="auto"/>
        <w:ind w:left="0"/>
        <w:rPr>
          <w:rFonts w:eastAsia="Times New Roman" w:cs="Segoe UI"/>
          <w:color w:val="111111"/>
          <w:sz w:val="24"/>
          <w:szCs w:val="24"/>
        </w:rPr>
      </w:pPr>
      <w:r w:rsidRPr="00661F57">
        <w:rPr>
          <w:rFonts w:eastAsia="Times New Roman" w:cs="Segoe UI"/>
          <w:b/>
          <w:bCs/>
          <w:color w:val="111111"/>
          <w:sz w:val="24"/>
          <w:szCs w:val="24"/>
          <w:bdr w:val="none" w:sz="0" w:space="0" w:color="auto" w:frame="1"/>
        </w:rPr>
        <w:t>DatabaseMailUserRole</w:t>
      </w:r>
      <w:r w:rsidR="00244748" w:rsidRPr="00661F57">
        <w:rPr>
          <w:rFonts w:eastAsia="Times New Roman" w:cs="Segoe UI"/>
          <w:color w:val="111111"/>
          <w:sz w:val="24"/>
          <w:szCs w:val="24"/>
        </w:rPr>
        <w:t> members of MSDB</w:t>
      </w:r>
    </w:p>
    <w:p w:rsidR="00244748" w:rsidRPr="00661F57" w:rsidRDefault="00244748" w:rsidP="00D5375B">
      <w:pPr>
        <w:numPr>
          <w:ilvl w:val="0"/>
          <w:numId w:val="33"/>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Set parameters.</w:t>
      </w:r>
    </w:p>
    <w:p w:rsidR="00244748" w:rsidRPr="00661F57" w:rsidRDefault="00244748" w:rsidP="00D5375B">
      <w:pPr>
        <w:numPr>
          <w:ilvl w:val="0"/>
          <w:numId w:val="33"/>
        </w:numPr>
        <w:shd w:val="clear" w:color="auto" w:fill="FFFFFF"/>
        <w:spacing w:after="0" w:line="240" w:lineRule="auto"/>
        <w:ind w:left="0"/>
        <w:rPr>
          <w:rFonts w:eastAsia="Times New Roman" w:cs="Segoe UI"/>
          <w:color w:val="111111"/>
          <w:sz w:val="24"/>
          <w:szCs w:val="24"/>
        </w:rPr>
      </w:pPr>
      <w:r w:rsidRPr="00661F57">
        <w:rPr>
          <w:rFonts w:eastAsia="Times New Roman" w:cs="Segoe UI"/>
          <w:color w:val="111111"/>
          <w:sz w:val="24"/>
          <w:szCs w:val="24"/>
        </w:rPr>
        <w:t>Send the mail.</w:t>
      </w:r>
    </w:p>
    <w:p w:rsidR="00244748" w:rsidRPr="00661F57" w:rsidRDefault="00244748" w:rsidP="00D5375B">
      <w:pPr>
        <w:rPr>
          <w:sz w:val="24"/>
          <w:szCs w:val="24"/>
        </w:rPr>
      </w:pPr>
    </w:p>
    <w:p w:rsidR="00244748" w:rsidRPr="00661F57" w:rsidRDefault="00244748" w:rsidP="00D5375B">
      <w:pPr>
        <w:spacing w:after="160" w:line="259" w:lineRule="auto"/>
        <w:rPr>
          <w:rFonts w:cs="Times New Roman"/>
          <w:sz w:val="24"/>
          <w:szCs w:val="24"/>
        </w:rPr>
      </w:pPr>
    </w:p>
    <w:p w:rsidR="00E03847" w:rsidRPr="00661F57" w:rsidRDefault="00E03847" w:rsidP="00D5375B">
      <w:pPr>
        <w:spacing w:after="160" w:line="259" w:lineRule="auto"/>
        <w:rPr>
          <w:rFonts w:cs="Times New Roman"/>
          <w:sz w:val="24"/>
          <w:szCs w:val="24"/>
        </w:rPr>
      </w:pPr>
    </w:p>
    <w:p w:rsidR="001606FA" w:rsidRDefault="001606FA" w:rsidP="00D5375B">
      <w:pPr>
        <w:spacing w:after="160" w:line="259" w:lineRule="auto"/>
        <w:rPr>
          <w:rFonts w:cs="Times New Roman"/>
          <w:b/>
          <w:bCs/>
          <w:sz w:val="26"/>
          <w:szCs w:val="26"/>
          <w:lang w:val="en-IN"/>
        </w:rPr>
      </w:pPr>
    </w:p>
    <w:p w:rsidR="001606FA" w:rsidRDefault="001606FA" w:rsidP="00D5375B">
      <w:pPr>
        <w:spacing w:after="160" w:line="259" w:lineRule="auto"/>
        <w:rPr>
          <w:rFonts w:cs="Times New Roman"/>
          <w:b/>
          <w:bCs/>
          <w:sz w:val="26"/>
          <w:szCs w:val="26"/>
          <w:lang w:val="en-IN"/>
        </w:rPr>
      </w:pPr>
    </w:p>
    <w:p w:rsidR="00861049" w:rsidRDefault="00861049" w:rsidP="00D5375B">
      <w:pPr>
        <w:spacing w:after="160" w:line="259" w:lineRule="auto"/>
        <w:rPr>
          <w:rFonts w:cs="Times New Roman"/>
          <w:b/>
          <w:bCs/>
          <w:sz w:val="26"/>
          <w:szCs w:val="26"/>
          <w:lang w:val="en-IN"/>
        </w:rPr>
      </w:pPr>
    </w:p>
    <w:p w:rsidR="00E03847" w:rsidRPr="001606FA" w:rsidRDefault="00E03847" w:rsidP="00D5375B">
      <w:pPr>
        <w:spacing w:after="160" w:line="259" w:lineRule="auto"/>
        <w:rPr>
          <w:rFonts w:cs="Times New Roman"/>
          <w:sz w:val="24"/>
          <w:szCs w:val="24"/>
        </w:rPr>
      </w:pPr>
      <w:r w:rsidRPr="001606FA">
        <w:rPr>
          <w:rFonts w:cs="Times New Roman"/>
          <w:b/>
          <w:bCs/>
          <w:sz w:val="24"/>
          <w:szCs w:val="24"/>
          <w:lang w:val="en-IN"/>
        </w:rPr>
        <w:t>Difference between Database Mail and SQL Mail</w:t>
      </w:r>
      <w:r w:rsidR="001606FA">
        <w:rPr>
          <w:rFonts w:cs="Times New Roman"/>
          <w:b/>
          <w:bCs/>
          <w:sz w:val="24"/>
          <w:szCs w:val="24"/>
          <w:lang w:val="en-IN"/>
        </w:rPr>
        <w:t>:</w:t>
      </w:r>
    </w:p>
    <w:p w:rsidR="00E03847" w:rsidRPr="00661F57" w:rsidRDefault="00E03847" w:rsidP="00D5375B">
      <w:pPr>
        <w:spacing w:after="160" w:line="259" w:lineRule="auto"/>
        <w:rPr>
          <w:rFonts w:cs="Times New Roman"/>
          <w:sz w:val="24"/>
          <w:szCs w:val="24"/>
        </w:rPr>
      </w:pPr>
      <w:r w:rsidRPr="00661F57">
        <w:rPr>
          <w:rFonts w:cs="Times New Roman"/>
          <w:sz w:val="24"/>
          <w:szCs w:val="24"/>
          <w:lang w:val="en-IN"/>
        </w:rPr>
        <w:t>1) Database mail is newly introduced concept in SQL Server 2005 and it is replacement of SQLMail.</w:t>
      </w:r>
    </w:p>
    <w:p w:rsidR="00E03847" w:rsidRPr="00661F57" w:rsidRDefault="00E03847" w:rsidP="00D5375B">
      <w:pPr>
        <w:spacing w:after="160" w:line="259" w:lineRule="auto"/>
        <w:rPr>
          <w:rFonts w:cs="Times New Roman"/>
          <w:sz w:val="24"/>
          <w:szCs w:val="24"/>
        </w:rPr>
      </w:pPr>
      <w:r w:rsidRPr="00661F57">
        <w:rPr>
          <w:rFonts w:cs="Times New Roman"/>
          <w:sz w:val="24"/>
          <w:szCs w:val="24"/>
          <w:lang w:val="en-IN"/>
        </w:rPr>
        <w:t xml:space="preserve">2) Database Mail is based on SMTP (Simple Mail Transfer Protocol) and also very fast and reliable </w:t>
      </w:r>
      <w:r w:rsidR="00C17A2D" w:rsidRPr="00661F57">
        <w:rPr>
          <w:rFonts w:cs="Times New Roman"/>
          <w:sz w:val="24"/>
          <w:szCs w:val="24"/>
          <w:lang w:val="en-IN"/>
        </w:rPr>
        <w:t>whereas</w:t>
      </w:r>
      <w:r w:rsidRPr="00661F57">
        <w:rPr>
          <w:rFonts w:cs="Times New Roman"/>
          <w:sz w:val="24"/>
          <w:szCs w:val="24"/>
          <w:lang w:val="en-IN"/>
        </w:rPr>
        <w:t xml:space="preserve"> SQLMail is based on MAPI (Messaging Application Programming Interface).</w:t>
      </w:r>
    </w:p>
    <w:p w:rsidR="00E03847" w:rsidRPr="00661F57" w:rsidRDefault="00E03847" w:rsidP="00D5375B">
      <w:pPr>
        <w:spacing w:after="160" w:line="259" w:lineRule="auto"/>
        <w:rPr>
          <w:rFonts w:cs="Times New Roman"/>
          <w:sz w:val="24"/>
          <w:szCs w:val="24"/>
        </w:rPr>
      </w:pPr>
      <w:r w:rsidRPr="00661F57">
        <w:rPr>
          <w:rFonts w:cs="Times New Roman"/>
          <w:sz w:val="24"/>
          <w:szCs w:val="24"/>
          <w:lang w:val="en-IN"/>
        </w:rPr>
        <w:t>3) SQL Mail needs an email client (like Outlook/Express) to send and receive emails, whereas Database mail works without any Email client.</w:t>
      </w:r>
    </w:p>
    <w:p w:rsidR="00E03847" w:rsidRPr="00661F57" w:rsidRDefault="00E03847" w:rsidP="00D5375B">
      <w:pPr>
        <w:spacing w:after="160" w:line="259" w:lineRule="auto"/>
        <w:rPr>
          <w:rFonts w:cs="Times New Roman"/>
          <w:sz w:val="24"/>
          <w:szCs w:val="24"/>
        </w:rPr>
      </w:pPr>
      <w:r w:rsidRPr="00661F57">
        <w:rPr>
          <w:rFonts w:cs="Times New Roman"/>
          <w:sz w:val="24"/>
          <w:szCs w:val="24"/>
          <w:lang w:val="en-IN"/>
        </w:rPr>
        <w:t>4) SQL Mail works with only 32-bit version of SQL Server, whereas Database Mail works with both 32-bit and 64-bit.</w:t>
      </w:r>
    </w:p>
    <w:p w:rsidR="00E03847" w:rsidRPr="00661F57" w:rsidRDefault="00E03847" w:rsidP="00D5375B">
      <w:pPr>
        <w:spacing w:after="160" w:line="259" w:lineRule="auto"/>
        <w:rPr>
          <w:rFonts w:cs="Times New Roman"/>
          <w:sz w:val="24"/>
          <w:szCs w:val="24"/>
        </w:rPr>
      </w:pPr>
      <w:r w:rsidRPr="00661F57">
        <w:rPr>
          <w:rFonts w:cs="Times New Roman"/>
          <w:sz w:val="24"/>
          <w:szCs w:val="24"/>
          <w:lang w:val="en-IN"/>
        </w:rPr>
        <w:t xml:space="preserve">1. </w:t>
      </w:r>
      <w:hyperlink r:id="rId77" w:history="1">
        <w:r w:rsidRPr="00661F57">
          <w:rPr>
            <w:rStyle w:val="Hyperlink"/>
            <w:rFonts w:cs="Times New Roman"/>
            <w:sz w:val="24"/>
            <w:szCs w:val="24"/>
            <w:lang w:val="en-IN"/>
          </w:rPr>
          <w:t>blog.sqlauthority.com/2008/08/23/sql-server-2008-configure-database-mail-send-email-from-sql-database</w:t>
        </w:r>
      </w:hyperlink>
      <w:hyperlink r:id="rId78" w:history="1">
        <w:r w:rsidRPr="00661F57">
          <w:rPr>
            <w:rStyle w:val="Hyperlink"/>
            <w:rFonts w:cs="Times New Roman"/>
            <w:sz w:val="24"/>
            <w:szCs w:val="24"/>
            <w:lang w:val="en-IN"/>
          </w:rPr>
          <w:t>/</w:t>
        </w:r>
      </w:hyperlink>
    </w:p>
    <w:p w:rsidR="00E03847" w:rsidRPr="00661F57" w:rsidRDefault="00AC5296" w:rsidP="00D5375B">
      <w:pPr>
        <w:spacing w:after="160" w:line="259" w:lineRule="auto"/>
        <w:rPr>
          <w:rFonts w:cs="Times New Roman"/>
          <w:sz w:val="24"/>
          <w:szCs w:val="24"/>
        </w:rPr>
      </w:pPr>
      <w:r w:rsidRPr="00661F57">
        <w:rPr>
          <w:rFonts w:cs="Times New Roman"/>
          <w:sz w:val="24"/>
          <w:szCs w:val="24"/>
          <w:lang w:val="en-IN"/>
        </w:rPr>
        <w:t xml:space="preserve">2. </w:t>
      </w:r>
      <w:hyperlink r:id="rId79" w:history="1">
        <w:r w:rsidR="00E03847" w:rsidRPr="00661F57">
          <w:rPr>
            <w:rStyle w:val="Hyperlink"/>
            <w:rFonts w:cs="Times New Roman"/>
            <w:sz w:val="24"/>
            <w:szCs w:val="24"/>
            <w:lang w:val="en-IN"/>
          </w:rPr>
          <w:t>www.codeproject.com/Articles/485124/Configuring-Database-Mail-in-SQL-Server</w:t>
        </w:r>
      </w:hyperlink>
    </w:p>
    <w:p w:rsidR="00E03847" w:rsidRPr="00661F57" w:rsidRDefault="00E03847"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621A68" w:rsidRPr="00661F57" w:rsidRDefault="00621A68" w:rsidP="00D5375B">
      <w:pPr>
        <w:spacing w:after="160" w:line="259" w:lineRule="auto"/>
        <w:rPr>
          <w:rFonts w:cs="Times New Roman"/>
          <w:sz w:val="24"/>
          <w:szCs w:val="24"/>
        </w:rPr>
      </w:pPr>
    </w:p>
    <w:p w:rsidR="008E2BE5" w:rsidRDefault="008E2BE5" w:rsidP="00D5375B">
      <w:pPr>
        <w:rPr>
          <w:rFonts w:cs="Times New Roman"/>
          <w:sz w:val="24"/>
          <w:szCs w:val="24"/>
        </w:rPr>
      </w:pPr>
    </w:p>
    <w:p w:rsidR="00CC249D" w:rsidRPr="00661F57" w:rsidRDefault="00CC249D" w:rsidP="00D5375B">
      <w:pPr>
        <w:rPr>
          <w:rFonts w:cs="Times New Roman"/>
          <w:sz w:val="24"/>
          <w:szCs w:val="24"/>
        </w:rPr>
      </w:pPr>
    </w:p>
    <w:p w:rsidR="00621A68" w:rsidRPr="001606FA" w:rsidRDefault="00621A68" w:rsidP="00C17A2D">
      <w:pPr>
        <w:jc w:val="center"/>
        <w:rPr>
          <w:b/>
          <w:color w:val="C00000"/>
          <w:sz w:val="24"/>
          <w:szCs w:val="24"/>
        </w:rPr>
      </w:pPr>
      <w:r w:rsidRPr="001606FA">
        <w:rPr>
          <w:b/>
          <w:color w:val="C00000"/>
          <w:sz w:val="24"/>
          <w:szCs w:val="24"/>
        </w:rPr>
        <w:t>LITE SPEED</w:t>
      </w:r>
    </w:p>
    <w:p w:rsidR="00621A68" w:rsidRPr="0069272A" w:rsidRDefault="00C17A2D" w:rsidP="00D5375B">
      <w:pPr>
        <w:spacing w:after="160" w:line="259" w:lineRule="auto"/>
        <w:rPr>
          <w:b/>
          <w:sz w:val="24"/>
          <w:szCs w:val="24"/>
        </w:rPr>
      </w:pPr>
      <w:r w:rsidRPr="0069272A">
        <w:rPr>
          <w:b/>
          <w:bCs/>
          <w:sz w:val="24"/>
          <w:szCs w:val="24"/>
        </w:rPr>
        <w:t>Lite Speed</w:t>
      </w:r>
      <w:r w:rsidR="0069272A">
        <w:rPr>
          <w:b/>
          <w:bCs/>
          <w:sz w:val="24"/>
          <w:szCs w:val="24"/>
        </w:rPr>
        <w:t xml:space="preserve"> for SQL Server</w:t>
      </w:r>
    </w:p>
    <w:p w:rsidR="00621A68" w:rsidRPr="00661F57" w:rsidRDefault="00C17A2D" w:rsidP="00D5375B">
      <w:pPr>
        <w:numPr>
          <w:ilvl w:val="0"/>
          <w:numId w:val="34"/>
        </w:numPr>
        <w:spacing w:after="160" w:line="259" w:lineRule="auto"/>
        <w:rPr>
          <w:sz w:val="24"/>
          <w:szCs w:val="24"/>
        </w:rPr>
      </w:pPr>
      <w:r w:rsidRPr="00661F57">
        <w:rPr>
          <w:sz w:val="24"/>
          <w:szCs w:val="24"/>
        </w:rPr>
        <w:t>Lite Speed</w:t>
      </w:r>
      <w:r w:rsidR="00621A68" w:rsidRPr="00661F57">
        <w:rPr>
          <w:sz w:val="24"/>
          <w:szCs w:val="24"/>
        </w:rPr>
        <w:t xml:space="preserve"> for SQL Server is a revolutionary, patented development in database backup technology, encompassing the latest encryption and compression algorithms to deliver a complete solution for your archiving needs.</w:t>
      </w:r>
    </w:p>
    <w:p w:rsidR="00621A68" w:rsidRDefault="00C17A2D" w:rsidP="00D5375B">
      <w:pPr>
        <w:numPr>
          <w:ilvl w:val="0"/>
          <w:numId w:val="34"/>
        </w:numPr>
        <w:spacing w:after="160" w:line="259" w:lineRule="auto"/>
        <w:rPr>
          <w:sz w:val="24"/>
          <w:szCs w:val="24"/>
        </w:rPr>
      </w:pPr>
      <w:r w:rsidRPr="00661F57">
        <w:rPr>
          <w:sz w:val="24"/>
          <w:szCs w:val="24"/>
        </w:rPr>
        <w:t>Lite Speed</w:t>
      </w:r>
      <w:r w:rsidR="00621A68" w:rsidRPr="00661F57">
        <w:rPr>
          <w:sz w:val="24"/>
          <w:szCs w:val="24"/>
        </w:rPr>
        <w:t xml:space="preserve"> maximizes disk space and process efficiency while greatly reducing the overhead costs associated with maintaining a state-of-the-art database facility.</w:t>
      </w:r>
    </w:p>
    <w:p w:rsidR="00DF2ACE" w:rsidRPr="00661F57" w:rsidRDefault="00DF2ACE" w:rsidP="00DF2ACE">
      <w:pPr>
        <w:spacing w:after="160" w:line="259" w:lineRule="auto"/>
        <w:ind w:left="720"/>
        <w:rPr>
          <w:sz w:val="24"/>
          <w:szCs w:val="24"/>
        </w:rPr>
      </w:pPr>
    </w:p>
    <w:p w:rsidR="00621A68" w:rsidRPr="00661F57" w:rsidRDefault="00621A68" w:rsidP="00D5375B">
      <w:pPr>
        <w:spacing w:after="160" w:line="259" w:lineRule="auto"/>
        <w:rPr>
          <w:b/>
          <w:sz w:val="26"/>
          <w:szCs w:val="26"/>
        </w:rPr>
      </w:pPr>
      <w:r w:rsidRPr="00DF2ACE">
        <w:rPr>
          <w:b/>
          <w:bCs/>
          <w:sz w:val="26"/>
          <w:szCs w:val="26"/>
        </w:rPr>
        <w:t>Key Benefits</w:t>
      </w:r>
      <w:r w:rsidRPr="00DF2ACE">
        <w:rPr>
          <w:b/>
          <w:sz w:val="26"/>
          <w:szCs w:val="26"/>
        </w:rPr>
        <w:t>:</w:t>
      </w:r>
    </w:p>
    <w:p w:rsidR="00621A68" w:rsidRPr="00661F57" w:rsidRDefault="00621A68" w:rsidP="00D5375B">
      <w:pPr>
        <w:numPr>
          <w:ilvl w:val="0"/>
          <w:numId w:val="35"/>
        </w:numPr>
        <w:spacing w:after="160" w:line="259" w:lineRule="auto"/>
        <w:rPr>
          <w:sz w:val="24"/>
          <w:szCs w:val="24"/>
        </w:rPr>
      </w:pPr>
      <w:r w:rsidRPr="00661F57">
        <w:rPr>
          <w:sz w:val="24"/>
          <w:szCs w:val="24"/>
        </w:rPr>
        <w:t>Reduces storage requirements (up to 95% compression)</w:t>
      </w:r>
    </w:p>
    <w:p w:rsidR="00621A68" w:rsidRPr="00661F57" w:rsidRDefault="00621A68" w:rsidP="00D5375B">
      <w:pPr>
        <w:numPr>
          <w:ilvl w:val="0"/>
          <w:numId w:val="35"/>
        </w:numPr>
        <w:spacing w:after="160" w:line="259" w:lineRule="auto"/>
        <w:rPr>
          <w:sz w:val="24"/>
          <w:szCs w:val="24"/>
        </w:rPr>
      </w:pPr>
      <w:r w:rsidRPr="00661F57">
        <w:rPr>
          <w:sz w:val="24"/>
          <w:szCs w:val="24"/>
        </w:rPr>
        <w:t>Reduces backup times (up to 75% faster than native SQL Server)</w:t>
      </w:r>
    </w:p>
    <w:p w:rsidR="00621A68" w:rsidRPr="00661F57" w:rsidRDefault="00621A68" w:rsidP="00D5375B">
      <w:pPr>
        <w:numPr>
          <w:ilvl w:val="0"/>
          <w:numId w:val="35"/>
        </w:numPr>
        <w:spacing w:after="160" w:line="259" w:lineRule="auto"/>
        <w:rPr>
          <w:sz w:val="24"/>
          <w:szCs w:val="24"/>
        </w:rPr>
      </w:pPr>
      <w:r w:rsidRPr="00661F57">
        <w:rPr>
          <w:sz w:val="24"/>
          <w:szCs w:val="24"/>
        </w:rPr>
        <w:t>Reduces restore times</w:t>
      </w:r>
    </w:p>
    <w:p w:rsidR="00621A68" w:rsidRPr="00661F57" w:rsidRDefault="00621A68" w:rsidP="00D5375B">
      <w:pPr>
        <w:numPr>
          <w:ilvl w:val="0"/>
          <w:numId w:val="35"/>
        </w:numPr>
        <w:spacing w:after="160" w:line="259" w:lineRule="auto"/>
        <w:rPr>
          <w:sz w:val="24"/>
          <w:szCs w:val="24"/>
        </w:rPr>
      </w:pPr>
      <w:r w:rsidRPr="00661F57">
        <w:rPr>
          <w:sz w:val="24"/>
          <w:szCs w:val="24"/>
        </w:rPr>
        <w:t>Reduces network load</w:t>
      </w:r>
    </w:p>
    <w:p w:rsidR="00621A68" w:rsidRPr="00661F57" w:rsidRDefault="00621A68" w:rsidP="00D5375B">
      <w:pPr>
        <w:numPr>
          <w:ilvl w:val="0"/>
          <w:numId w:val="35"/>
        </w:numPr>
        <w:spacing w:after="160" w:line="259" w:lineRule="auto"/>
        <w:rPr>
          <w:sz w:val="24"/>
          <w:szCs w:val="24"/>
        </w:rPr>
      </w:pPr>
      <w:r w:rsidRPr="00661F57">
        <w:rPr>
          <w:sz w:val="24"/>
          <w:szCs w:val="24"/>
        </w:rPr>
        <w:t>Integrates fully into SQL Server</w:t>
      </w:r>
    </w:p>
    <w:p w:rsidR="00621A68" w:rsidRPr="00661F57" w:rsidRDefault="00621A68" w:rsidP="00D5375B">
      <w:pPr>
        <w:numPr>
          <w:ilvl w:val="0"/>
          <w:numId w:val="35"/>
        </w:numPr>
        <w:spacing w:after="160" w:line="259" w:lineRule="auto"/>
        <w:rPr>
          <w:sz w:val="24"/>
          <w:szCs w:val="24"/>
        </w:rPr>
      </w:pPr>
      <w:r w:rsidRPr="00661F57">
        <w:rPr>
          <w:sz w:val="24"/>
          <w:szCs w:val="24"/>
        </w:rPr>
        <w:t>The ability to create your backups with varying types of industry-standard encryption</w:t>
      </w:r>
    </w:p>
    <w:p w:rsidR="00621A68" w:rsidRPr="00661F57" w:rsidRDefault="00621A68" w:rsidP="00D5375B">
      <w:pPr>
        <w:numPr>
          <w:ilvl w:val="0"/>
          <w:numId w:val="35"/>
        </w:numPr>
        <w:spacing w:after="160" w:line="259" w:lineRule="auto"/>
        <w:rPr>
          <w:sz w:val="24"/>
          <w:szCs w:val="24"/>
        </w:rPr>
      </w:pPr>
      <w:r w:rsidRPr="00661F57">
        <w:rPr>
          <w:sz w:val="24"/>
          <w:szCs w:val="24"/>
        </w:rPr>
        <w:t>The ability to do object-level restores (i.e., tables, views, and stored procedures; this feature is available only in the enterprise version)</w:t>
      </w:r>
    </w:p>
    <w:p w:rsidR="00621A68" w:rsidRPr="00661F57" w:rsidRDefault="00621A68" w:rsidP="00D5375B">
      <w:pPr>
        <w:numPr>
          <w:ilvl w:val="0"/>
          <w:numId w:val="35"/>
        </w:numPr>
        <w:spacing w:after="160" w:line="259" w:lineRule="auto"/>
        <w:rPr>
          <w:sz w:val="24"/>
          <w:szCs w:val="24"/>
        </w:rPr>
      </w:pPr>
      <w:r w:rsidRPr="00661F57">
        <w:rPr>
          <w:sz w:val="24"/>
          <w:szCs w:val="24"/>
        </w:rPr>
        <w:t>Mirroring of your backup files to multiple locations</w:t>
      </w:r>
    </w:p>
    <w:p w:rsidR="00621A68" w:rsidRPr="00661F57" w:rsidRDefault="00621A68" w:rsidP="00D5375B">
      <w:pPr>
        <w:numPr>
          <w:ilvl w:val="0"/>
          <w:numId w:val="35"/>
        </w:numPr>
        <w:spacing w:after="160" w:line="259" w:lineRule="auto"/>
        <w:rPr>
          <w:sz w:val="24"/>
          <w:szCs w:val="24"/>
        </w:rPr>
      </w:pPr>
      <w:r w:rsidRPr="00661F57">
        <w:rPr>
          <w:sz w:val="24"/>
          <w:szCs w:val="24"/>
        </w:rPr>
        <w:t>An enterprise console allowing you to control the backup and restores of all your MS SQL Servers in one location</w:t>
      </w:r>
    </w:p>
    <w:p w:rsidR="00621A68" w:rsidRPr="00661F57" w:rsidRDefault="00621A68" w:rsidP="00D5375B">
      <w:pPr>
        <w:numPr>
          <w:ilvl w:val="0"/>
          <w:numId w:val="35"/>
        </w:numPr>
        <w:spacing w:after="160" w:line="259" w:lineRule="auto"/>
        <w:rPr>
          <w:sz w:val="24"/>
          <w:szCs w:val="24"/>
        </w:rPr>
      </w:pPr>
      <w:r w:rsidRPr="00661F57">
        <w:rPr>
          <w:sz w:val="24"/>
          <w:szCs w:val="24"/>
        </w:rPr>
        <w:t>Integrated log shipping</w:t>
      </w:r>
    </w:p>
    <w:p w:rsidR="00621A68" w:rsidRPr="00661F57" w:rsidRDefault="00621A68" w:rsidP="00D5375B">
      <w:pPr>
        <w:rPr>
          <w:sz w:val="24"/>
          <w:szCs w:val="24"/>
        </w:rPr>
      </w:pPr>
    </w:p>
    <w:p w:rsidR="00621A68" w:rsidRPr="00661F57" w:rsidRDefault="00621A68" w:rsidP="00D5375B">
      <w:pPr>
        <w:rPr>
          <w:sz w:val="24"/>
          <w:szCs w:val="24"/>
        </w:rPr>
      </w:pPr>
    </w:p>
    <w:p w:rsidR="00621A68" w:rsidRPr="00661F57" w:rsidRDefault="00621A68" w:rsidP="00D5375B">
      <w:pPr>
        <w:rPr>
          <w:sz w:val="24"/>
          <w:szCs w:val="24"/>
        </w:rPr>
      </w:pPr>
    </w:p>
    <w:p w:rsidR="00621A68" w:rsidRPr="00661F57" w:rsidRDefault="00621A68" w:rsidP="00D5375B">
      <w:pPr>
        <w:rPr>
          <w:sz w:val="24"/>
          <w:szCs w:val="24"/>
        </w:rPr>
      </w:pPr>
    </w:p>
    <w:p w:rsidR="00621A68" w:rsidRPr="00661F57" w:rsidRDefault="00621A68" w:rsidP="00D5375B">
      <w:pPr>
        <w:rPr>
          <w:sz w:val="24"/>
          <w:szCs w:val="24"/>
        </w:rPr>
      </w:pPr>
    </w:p>
    <w:p w:rsidR="00621A68" w:rsidRPr="00661F57" w:rsidRDefault="00621A68" w:rsidP="00D5375B">
      <w:pPr>
        <w:rPr>
          <w:sz w:val="24"/>
          <w:szCs w:val="24"/>
        </w:rPr>
      </w:pPr>
    </w:p>
    <w:p w:rsidR="00621A68" w:rsidRPr="00661F57" w:rsidRDefault="00621A68" w:rsidP="00D5375B">
      <w:pPr>
        <w:rPr>
          <w:sz w:val="24"/>
          <w:szCs w:val="24"/>
        </w:rPr>
      </w:pPr>
    </w:p>
    <w:p w:rsidR="00621A68" w:rsidRPr="00661F57" w:rsidRDefault="00C17A2D" w:rsidP="00D5375B">
      <w:pPr>
        <w:spacing w:after="160" w:line="259" w:lineRule="auto"/>
        <w:rPr>
          <w:sz w:val="26"/>
          <w:szCs w:val="26"/>
        </w:rPr>
      </w:pPr>
      <w:r w:rsidRPr="00661F57">
        <w:rPr>
          <w:b/>
          <w:bCs/>
          <w:sz w:val="26"/>
          <w:szCs w:val="26"/>
          <w:highlight w:val="yellow"/>
        </w:rPr>
        <w:t>Lite Speed</w:t>
      </w:r>
      <w:r w:rsidR="00621A68" w:rsidRPr="00661F57">
        <w:rPr>
          <w:b/>
          <w:bCs/>
          <w:sz w:val="26"/>
          <w:szCs w:val="26"/>
          <w:highlight w:val="yellow"/>
        </w:rPr>
        <w:t xml:space="preserve"> Advantages:</w:t>
      </w:r>
    </w:p>
    <w:p w:rsidR="00621A68" w:rsidRPr="00DF2ACE" w:rsidRDefault="00C17A2D" w:rsidP="00D5375B">
      <w:pPr>
        <w:pStyle w:val="ListParagraph"/>
        <w:numPr>
          <w:ilvl w:val="0"/>
          <w:numId w:val="37"/>
        </w:numPr>
        <w:spacing w:after="160" w:line="259" w:lineRule="auto"/>
        <w:rPr>
          <w:sz w:val="24"/>
          <w:szCs w:val="24"/>
        </w:rPr>
      </w:pPr>
      <w:r w:rsidRPr="00661F57">
        <w:rPr>
          <w:sz w:val="24"/>
          <w:szCs w:val="24"/>
        </w:rPr>
        <w:t>Lite Speed</w:t>
      </w:r>
      <w:r w:rsidR="00621A68" w:rsidRPr="00661F57">
        <w:rPr>
          <w:sz w:val="24"/>
          <w:szCs w:val="24"/>
        </w:rPr>
        <w:t xml:space="preserve"> provides consistent compression and encryption for SQL Server and Oracle, along with efficiency</w:t>
      </w:r>
    </w:p>
    <w:p w:rsidR="00621A68" w:rsidRPr="00661F57" w:rsidRDefault="00621A68" w:rsidP="00D5375B">
      <w:pPr>
        <w:spacing w:after="160" w:line="259" w:lineRule="auto"/>
        <w:rPr>
          <w:sz w:val="26"/>
          <w:szCs w:val="26"/>
        </w:rPr>
      </w:pPr>
      <w:r w:rsidRPr="00661F57">
        <w:rPr>
          <w:b/>
          <w:bCs/>
          <w:sz w:val="26"/>
          <w:szCs w:val="26"/>
          <w:highlight w:val="yellow"/>
        </w:rPr>
        <w:t>Compression:</w:t>
      </w:r>
    </w:p>
    <w:p w:rsidR="00621A68" w:rsidRPr="00DF2ACE" w:rsidRDefault="00C17A2D" w:rsidP="00DF2ACE">
      <w:pPr>
        <w:pStyle w:val="ListParagraph"/>
        <w:numPr>
          <w:ilvl w:val="0"/>
          <w:numId w:val="36"/>
        </w:numPr>
        <w:spacing w:after="160" w:line="259" w:lineRule="auto"/>
        <w:rPr>
          <w:sz w:val="24"/>
          <w:szCs w:val="24"/>
        </w:rPr>
      </w:pPr>
      <w:r w:rsidRPr="00661F57">
        <w:rPr>
          <w:sz w:val="24"/>
          <w:szCs w:val="24"/>
        </w:rPr>
        <w:t>Lite Speed</w:t>
      </w:r>
      <w:r w:rsidR="00621A68" w:rsidRPr="00661F57">
        <w:rPr>
          <w:sz w:val="24"/>
          <w:szCs w:val="24"/>
        </w:rPr>
        <w:t xml:space="preserve"> uses the same compression engine on both the Oracle and SQL Server platform, so the compression ratio for like data is reliably similar on both databases.</w:t>
      </w:r>
      <w:r w:rsidR="00E6489F" w:rsidRPr="00DF2ACE">
        <w:rPr>
          <w:sz w:val="24"/>
          <w:szCs w:val="24"/>
        </w:rPr>
        <w:tab/>
      </w:r>
    </w:p>
    <w:p w:rsidR="00621A68" w:rsidRPr="00661F57" w:rsidRDefault="00621A68" w:rsidP="00D5375B">
      <w:pPr>
        <w:spacing w:after="160" w:line="259" w:lineRule="auto"/>
        <w:rPr>
          <w:sz w:val="26"/>
          <w:szCs w:val="26"/>
        </w:rPr>
      </w:pPr>
      <w:r w:rsidRPr="00661F57">
        <w:rPr>
          <w:b/>
          <w:bCs/>
          <w:sz w:val="26"/>
          <w:szCs w:val="26"/>
          <w:highlight w:val="yellow"/>
        </w:rPr>
        <w:t>Encryption:</w:t>
      </w:r>
    </w:p>
    <w:p w:rsidR="00621A68" w:rsidRPr="00DF2ACE" w:rsidRDefault="00C17A2D" w:rsidP="00D5375B">
      <w:pPr>
        <w:pStyle w:val="ListParagraph"/>
        <w:numPr>
          <w:ilvl w:val="0"/>
          <w:numId w:val="36"/>
        </w:numPr>
        <w:spacing w:after="160" w:line="259" w:lineRule="auto"/>
        <w:rPr>
          <w:sz w:val="24"/>
          <w:szCs w:val="24"/>
        </w:rPr>
      </w:pPr>
      <w:r w:rsidRPr="00661F57">
        <w:rPr>
          <w:sz w:val="24"/>
          <w:szCs w:val="24"/>
        </w:rPr>
        <w:t>Lite Speed</w:t>
      </w:r>
      <w:r w:rsidR="00621A68" w:rsidRPr="00661F57">
        <w:rPr>
          <w:sz w:val="24"/>
          <w:szCs w:val="24"/>
        </w:rPr>
        <w:t xml:space="preserve"> provides encryption for both SQL Server and Oracle.</w:t>
      </w:r>
    </w:p>
    <w:p w:rsidR="00621A68" w:rsidRPr="00661F57" w:rsidRDefault="00621A68" w:rsidP="00D5375B">
      <w:pPr>
        <w:spacing w:after="160" w:line="259" w:lineRule="auto"/>
        <w:rPr>
          <w:sz w:val="26"/>
          <w:szCs w:val="26"/>
        </w:rPr>
      </w:pPr>
      <w:r w:rsidRPr="00661F57">
        <w:rPr>
          <w:b/>
          <w:bCs/>
          <w:sz w:val="26"/>
          <w:szCs w:val="26"/>
          <w:highlight w:val="yellow"/>
        </w:rPr>
        <w:t>Efficiency:</w:t>
      </w:r>
    </w:p>
    <w:p w:rsidR="00621A68" w:rsidRPr="00DF2ACE" w:rsidRDefault="00C17A2D" w:rsidP="00D5375B">
      <w:pPr>
        <w:pStyle w:val="ListParagraph"/>
        <w:numPr>
          <w:ilvl w:val="0"/>
          <w:numId w:val="36"/>
        </w:numPr>
        <w:spacing w:after="160" w:line="259" w:lineRule="auto"/>
        <w:rPr>
          <w:sz w:val="24"/>
          <w:szCs w:val="24"/>
        </w:rPr>
      </w:pPr>
      <w:r w:rsidRPr="00661F57">
        <w:rPr>
          <w:sz w:val="24"/>
          <w:szCs w:val="24"/>
        </w:rPr>
        <w:t>Lite Speed</w:t>
      </w:r>
      <w:r w:rsidR="00621A68" w:rsidRPr="00661F57">
        <w:rPr>
          <w:sz w:val="24"/>
          <w:szCs w:val="24"/>
        </w:rPr>
        <w:t xml:space="preserve"> performs backup compression on the database server, in memory, before the backup is written to disk or shipped across the network to a tape system. All other methods require more storage and/or greater network utilization because the compression occurs after the backup is created.</w:t>
      </w:r>
    </w:p>
    <w:p w:rsidR="00621A68" w:rsidRPr="00DF2ACE" w:rsidRDefault="00CB1F3E" w:rsidP="00D5375B">
      <w:pPr>
        <w:numPr>
          <w:ilvl w:val="0"/>
          <w:numId w:val="38"/>
        </w:numPr>
        <w:spacing w:after="160" w:line="259" w:lineRule="auto"/>
        <w:rPr>
          <w:sz w:val="24"/>
          <w:szCs w:val="24"/>
        </w:rPr>
      </w:pPr>
      <w:hyperlink r:id="rId80" w:history="1">
        <w:r w:rsidR="00621A68" w:rsidRPr="00661F57">
          <w:rPr>
            <w:rStyle w:val="Hyperlink"/>
            <w:sz w:val="24"/>
            <w:szCs w:val="24"/>
          </w:rPr>
          <w:t>http://www.techrepublic.com/blog/howdoi/how-do-i-install-configure-and-use-litespeed-for-database-backups/167</w:t>
        </w:r>
      </w:hyperlink>
    </w:p>
    <w:p w:rsidR="00621A68" w:rsidRPr="00DF2ACE" w:rsidRDefault="00621A68" w:rsidP="00DF2ACE">
      <w:pPr>
        <w:rPr>
          <w:b/>
          <w:bCs/>
          <w:sz w:val="24"/>
          <w:szCs w:val="24"/>
          <w:u w:val="single"/>
        </w:rPr>
      </w:pPr>
      <w:r w:rsidRPr="00661F57">
        <w:rPr>
          <w:b/>
          <w:bCs/>
          <w:sz w:val="24"/>
          <w:szCs w:val="24"/>
          <w:highlight w:val="yellow"/>
          <w:u w:val="single"/>
        </w:rPr>
        <w:t>Convert SQL Lite Speed Backup to Native Backup:</w:t>
      </w:r>
    </w:p>
    <w:p w:rsidR="00621A68" w:rsidRPr="00661F57" w:rsidRDefault="00CB1F3E" w:rsidP="00D5375B">
      <w:pPr>
        <w:numPr>
          <w:ilvl w:val="0"/>
          <w:numId w:val="39"/>
        </w:numPr>
        <w:spacing w:after="160" w:line="259" w:lineRule="auto"/>
        <w:rPr>
          <w:sz w:val="24"/>
          <w:szCs w:val="24"/>
        </w:rPr>
      </w:pPr>
      <w:hyperlink r:id="rId81" w:history="1">
        <w:r w:rsidR="00621A68" w:rsidRPr="00661F57">
          <w:rPr>
            <w:rStyle w:val="Hyperlink"/>
            <w:sz w:val="24"/>
            <w:szCs w:val="24"/>
          </w:rPr>
          <w:t>http://kotako.wordpress.com/2010/03/02/convert-litespeed-backups-to-sql-server-backups-and-restore-them/</w:t>
        </w:r>
      </w:hyperlink>
    </w:p>
    <w:p w:rsidR="00621A68" w:rsidRPr="00661F57" w:rsidRDefault="00CB1F3E" w:rsidP="00D5375B">
      <w:pPr>
        <w:numPr>
          <w:ilvl w:val="0"/>
          <w:numId w:val="39"/>
        </w:numPr>
        <w:spacing w:after="160" w:line="259" w:lineRule="auto"/>
        <w:rPr>
          <w:sz w:val="24"/>
          <w:szCs w:val="24"/>
        </w:rPr>
      </w:pPr>
      <w:hyperlink r:id="rId82" w:history="1">
        <w:r w:rsidR="00621A68" w:rsidRPr="00661F57">
          <w:rPr>
            <w:rStyle w:val="Hyperlink"/>
            <w:sz w:val="24"/>
            <w:szCs w:val="24"/>
          </w:rPr>
          <w:t>http://easymssql.blogspot.co.uk/2010/01/need-to-convert-sql-lite-speed-backup.html</w:t>
        </w:r>
      </w:hyperlink>
    </w:p>
    <w:p w:rsidR="00621A68" w:rsidRPr="00DF2ACE" w:rsidRDefault="00CB1F3E" w:rsidP="00D5375B">
      <w:pPr>
        <w:numPr>
          <w:ilvl w:val="0"/>
          <w:numId w:val="39"/>
        </w:numPr>
        <w:spacing w:after="160" w:line="259" w:lineRule="auto"/>
        <w:rPr>
          <w:sz w:val="24"/>
          <w:szCs w:val="24"/>
        </w:rPr>
      </w:pPr>
      <w:hyperlink r:id="rId83" w:history="1">
        <w:r w:rsidR="00621A68" w:rsidRPr="00661F57">
          <w:rPr>
            <w:rStyle w:val="Hyperlink"/>
            <w:sz w:val="24"/>
            <w:szCs w:val="24"/>
          </w:rPr>
          <w:t>https://support.quest.com/SolutionDetail.aspx?id=SOL22045</w:t>
        </w:r>
      </w:hyperlink>
    </w:p>
    <w:p w:rsidR="00621A68" w:rsidRPr="00661F57" w:rsidRDefault="00621A68" w:rsidP="00D5375B">
      <w:pPr>
        <w:rPr>
          <w:color w:val="FF0000"/>
          <w:sz w:val="26"/>
          <w:szCs w:val="26"/>
        </w:rPr>
      </w:pPr>
      <w:r w:rsidRPr="00661F57">
        <w:rPr>
          <w:color w:val="FF0000"/>
          <w:sz w:val="26"/>
          <w:szCs w:val="26"/>
        </w:rPr>
        <w:t>Lite speed backup file format: .BKP</w:t>
      </w:r>
    </w:p>
    <w:p w:rsidR="00621A68" w:rsidRPr="00661F57" w:rsidRDefault="00621A68" w:rsidP="00D5375B">
      <w:pPr>
        <w:spacing w:after="160" w:line="259" w:lineRule="auto"/>
        <w:rPr>
          <w:b/>
          <w:sz w:val="24"/>
          <w:szCs w:val="24"/>
        </w:rPr>
      </w:pPr>
      <w:r w:rsidRPr="00661F57">
        <w:rPr>
          <w:b/>
          <w:sz w:val="24"/>
          <w:szCs w:val="24"/>
        </w:rPr>
        <w:t>Lite speed backup query:</w:t>
      </w:r>
    </w:p>
    <w:p w:rsidR="00621A68" w:rsidRPr="00661F57" w:rsidRDefault="00621A68" w:rsidP="00D5375B">
      <w:pPr>
        <w:rPr>
          <w:sz w:val="24"/>
          <w:szCs w:val="24"/>
        </w:rPr>
      </w:pPr>
      <w:r w:rsidRPr="00661F57">
        <w:rPr>
          <w:sz w:val="24"/>
          <w:szCs w:val="24"/>
        </w:rPr>
        <w:t>Exec master.dbo.xp_backup_database @dat</w:t>
      </w:r>
      <w:r w:rsidR="00772384">
        <w:rPr>
          <w:sz w:val="24"/>
          <w:szCs w:val="24"/>
        </w:rPr>
        <w:t xml:space="preserve">abase = N’dbname’, @filename = </w:t>
      </w:r>
      <w:r w:rsidRPr="00661F57">
        <w:rPr>
          <w:sz w:val="24"/>
          <w:szCs w:val="24"/>
        </w:rPr>
        <w:t>'D:\test.litespeed.f0.bkp'</w:t>
      </w:r>
    </w:p>
    <w:p w:rsidR="00621A68" w:rsidRPr="00661F57" w:rsidRDefault="00621A68" w:rsidP="00D5375B">
      <w:pPr>
        <w:spacing w:after="160" w:line="259" w:lineRule="auto"/>
        <w:rPr>
          <w:sz w:val="24"/>
          <w:szCs w:val="24"/>
        </w:rPr>
      </w:pPr>
    </w:p>
    <w:p w:rsidR="00621A68" w:rsidRPr="00661F57" w:rsidRDefault="00621A68" w:rsidP="00D5375B">
      <w:pPr>
        <w:spacing w:after="160" w:line="259" w:lineRule="auto"/>
        <w:rPr>
          <w:b/>
          <w:sz w:val="24"/>
          <w:szCs w:val="24"/>
        </w:rPr>
      </w:pPr>
      <w:r w:rsidRPr="00661F57">
        <w:rPr>
          <w:b/>
          <w:sz w:val="24"/>
          <w:szCs w:val="24"/>
        </w:rPr>
        <w:t>Lite speed restore query:</w:t>
      </w:r>
    </w:p>
    <w:p w:rsidR="00772384" w:rsidRDefault="00621A68" w:rsidP="00D5375B">
      <w:pPr>
        <w:spacing w:after="160" w:line="259" w:lineRule="auto"/>
        <w:rPr>
          <w:sz w:val="24"/>
          <w:szCs w:val="24"/>
        </w:rPr>
      </w:pPr>
      <w:r w:rsidRPr="00661F57">
        <w:rPr>
          <w:sz w:val="24"/>
          <w:szCs w:val="24"/>
        </w:rPr>
        <w:t>Exec master.dbo.xp_restore_database @dat</w:t>
      </w:r>
      <w:r w:rsidR="00772384">
        <w:rPr>
          <w:sz w:val="24"/>
          <w:szCs w:val="24"/>
        </w:rPr>
        <w:t xml:space="preserve">abase = N’dbname’, @filename = </w:t>
      </w:r>
      <w:r w:rsidRPr="00661F57">
        <w:rPr>
          <w:sz w:val="24"/>
          <w:szCs w:val="24"/>
        </w:rPr>
        <w:t>'D:\test.litespeed.f0.bkp'</w:t>
      </w:r>
    </w:p>
    <w:p w:rsidR="001606FA" w:rsidRPr="00DF2ACE" w:rsidRDefault="001606FA" w:rsidP="00D5375B">
      <w:pPr>
        <w:spacing w:after="160" w:line="259" w:lineRule="auto"/>
        <w:rPr>
          <w:sz w:val="24"/>
          <w:szCs w:val="24"/>
        </w:rPr>
      </w:pPr>
    </w:p>
    <w:p w:rsidR="000F7FF3" w:rsidRPr="001606FA" w:rsidRDefault="00A53E4C" w:rsidP="00772384">
      <w:pPr>
        <w:spacing w:after="160" w:line="259" w:lineRule="auto"/>
        <w:jc w:val="center"/>
        <w:rPr>
          <w:rFonts w:cs="Times New Roman"/>
          <w:b/>
          <w:color w:val="C00000"/>
          <w:sz w:val="24"/>
          <w:szCs w:val="24"/>
        </w:rPr>
      </w:pPr>
      <w:r w:rsidRPr="001606FA">
        <w:rPr>
          <w:rFonts w:cs="Times New Roman"/>
          <w:b/>
          <w:color w:val="C00000"/>
          <w:sz w:val="24"/>
          <w:szCs w:val="24"/>
        </w:rPr>
        <w:t>SHRINKING</w:t>
      </w:r>
    </w:p>
    <w:p w:rsidR="00772384" w:rsidRPr="00EE6F5F" w:rsidRDefault="00772384" w:rsidP="00772384">
      <w:pPr>
        <w:spacing w:line="20" w:lineRule="atLeast"/>
        <w:rPr>
          <w:sz w:val="24"/>
          <w:szCs w:val="24"/>
        </w:rPr>
      </w:pPr>
      <w:r w:rsidRPr="00EE6F5F">
        <w:rPr>
          <w:sz w:val="24"/>
          <w:szCs w:val="24"/>
        </w:rPr>
        <w:t>&gt; To release the space to disk when any unused space hold by the database</w:t>
      </w:r>
    </w:p>
    <w:p w:rsidR="00772384" w:rsidRPr="00EE6F5F" w:rsidRDefault="00772384" w:rsidP="00772384">
      <w:pPr>
        <w:spacing w:line="20" w:lineRule="atLeast"/>
        <w:rPr>
          <w:sz w:val="24"/>
          <w:szCs w:val="24"/>
        </w:rPr>
      </w:pPr>
      <w:r w:rsidRPr="00EE6F5F">
        <w:rPr>
          <w:sz w:val="24"/>
          <w:szCs w:val="24"/>
        </w:rPr>
        <w:t>&gt; The only way to release the space from database in Sql server is shrink.</w:t>
      </w:r>
    </w:p>
    <w:p w:rsidR="00772384" w:rsidRPr="00EE6F5F" w:rsidRDefault="00772384" w:rsidP="00772384">
      <w:pPr>
        <w:spacing w:line="20" w:lineRule="atLeast"/>
        <w:rPr>
          <w:sz w:val="24"/>
          <w:szCs w:val="24"/>
        </w:rPr>
      </w:pPr>
      <w:r>
        <w:rPr>
          <w:b/>
          <w:sz w:val="24"/>
          <w:szCs w:val="24"/>
        </w:rPr>
        <w:t>Note</w:t>
      </w:r>
      <w:r w:rsidRPr="00EE6F5F">
        <w:rPr>
          <w:b/>
          <w:sz w:val="24"/>
          <w:szCs w:val="24"/>
        </w:rPr>
        <w:t>:</w:t>
      </w:r>
      <w:r w:rsidRPr="00EE6F5F">
        <w:rPr>
          <w:sz w:val="24"/>
          <w:szCs w:val="24"/>
        </w:rPr>
        <w:t xml:space="preserve"> Shrink only when the database \file contains available free space. If no even you try to shrink no space released to disk.</w:t>
      </w:r>
    </w:p>
    <w:p w:rsidR="00772384" w:rsidRPr="00EE6F5F" w:rsidRDefault="00772384" w:rsidP="00772384">
      <w:pPr>
        <w:tabs>
          <w:tab w:val="left" w:pos="6360"/>
        </w:tabs>
        <w:spacing w:line="20" w:lineRule="atLeast"/>
        <w:rPr>
          <w:sz w:val="24"/>
          <w:szCs w:val="24"/>
        </w:rPr>
      </w:pPr>
      <w:r w:rsidRPr="00EE6F5F">
        <w:rPr>
          <w:sz w:val="24"/>
          <w:szCs w:val="24"/>
        </w:rPr>
        <w:t xml:space="preserve">Cases: </w:t>
      </w:r>
      <w:r w:rsidRPr="00EE6F5F">
        <w:rPr>
          <w:sz w:val="24"/>
          <w:szCs w:val="24"/>
        </w:rPr>
        <w:tab/>
      </w:r>
    </w:p>
    <w:p w:rsidR="00772384" w:rsidRPr="00EE6F5F" w:rsidRDefault="00772384" w:rsidP="00772384">
      <w:pPr>
        <w:spacing w:line="20" w:lineRule="atLeast"/>
        <w:rPr>
          <w:sz w:val="24"/>
          <w:szCs w:val="24"/>
        </w:rPr>
      </w:pPr>
      <w:r w:rsidRPr="00EE6F5F">
        <w:rPr>
          <w:sz w:val="24"/>
          <w:szCs w:val="24"/>
        </w:rPr>
        <w:t>1. Log file shrink:</w:t>
      </w:r>
    </w:p>
    <w:p w:rsidR="00772384" w:rsidRPr="00EE6F5F" w:rsidRDefault="00772384" w:rsidP="00772384">
      <w:pPr>
        <w:spacing w:line="20" w:lineRule="atLeast"/>
        <w:rPr>
          <w:sz w:val="24"/>
          <w:szCs w:val="24"/>
        </w:rPr>
      </w:pPr>
      <w:r w:rsidRPr="00EE6F5F">
        <w:rPr>
          <w:sz w:val="24"/>
          <w:szCs w:val="24"/>
        </w:rPr>
        <w:t>&gt; Can shrink log file any time based on the available free space in Sql server.</w:t>
      </w:r>
    </w:p>
    <w:p w:rsidR="00772384" w:rsidRPr="00EE6F5F" w:rsidRDefault="00772384" w:rsidP="00772384">
      <w:pPr>
        <w:spacing w:line="20" w:lineRule="atLeast"/>
        <w:rPr>
          <w:b/>
          <w:sz w:val="24"/>
          <w:szCs w:val="24"/>
        </w:rPr>
      </w:pPr>
      <w:r w:rsidRPr="00EE6F5F">
        <w:rPr>
          <w:b/>
          <w:sz w:val="24"/>
          <w:szCs w:val="24"/>
        </w:rPr>
        <w:t>To shrink log file:</w:t>
      </w:r>
    </w:p>
    <w:p w:rsidR="00772384" w:rsidRPr="00EE6F5F" w:rsidRDefault="00772384" w:rsidP="00772384">
      <w:pPr>
        <w:spacing w:line="20" w:lineRule="atLeast"/>
        <w:rPr>
          <w:sz w:val="24"/>
          <w:szCs w:val="24"/>
        </w:rPr>
      </w:pPr>
      <w:r w:rsidRPr="00EE6F5F">
        <w:rPr>
          <w:sz w:val="24"/>
          <w:szCs w:val="24"/>
        </w:rPr>
        <w:t>DBCC SHRINKFILE ('FILE NAME', SPACE TO KEEP in MB'S)</w:t>
      </w:r>
    </w:p>
    <w:p w:rsidR="00772384" w:rsidRPr="00EE6F5F" w:rsidRDefault="00772384" w:rsidP="00772384">
      <w:pPr>
        <w:spacing w:line="20" w:lineRule="atLeast"/>
        <w:rPr>
          <w:sz w:val="24"/>
          <w:szCs w:val="24"/>
        </w:rPr>
      </w:pPr>
      <w:r w:rsidRPr="00EE6F5F">
        <w:rPr>
          <w:sz w:val="24"/>
          <w:szCs w:val="24"/>
        </w:rPr>
        <w:t>2. Data file shrink [NDF\MDF]:</w:t>
      </w:r>
    </w:p>
    <w:p w:rsidR="00772384" w:rsidRPr="00EE6F5F" w:rsidRDefault="00772384" w:rsidP="00772384">
      <w:pPr>
        <w:spacing w:line="20" w:lineRule="atLeast"/>
        <w:rPr>
          <w:sz w:val="24"/>
          <w:szCs w:val="24"/>
        </w:rPr>
      </w:pPr>
      <w:r w:rsidRPr="00EE6F5F">
        <w:rPr>
          <w:sz w:val="24"/>
          <w:szCs w:val="24"/>
        </w:rPr>
        <w:t>&gt; Check whether any open transactions are running on database before shrink data file. If any then do not perform any sh</w:t>
      </w:r>
      <w:r>
        <w:rPr>
          <w:sz w:val="24"/>
          <w:szCs w:val="24"/>
        </w:rPr>
        <w:t>r</w:t>
      </w:r>
      <w:r w:rsidRPr="00EE6F5F">
        <w:rPr>
          <w:sz w:val="24"/>
          <w:szCs w:val="24"/>
        </w:rPr>
        <w:t>ink operation.</w:t>
      </w:r>
    </w:p>
    <w:p w:rsidR="00772384" w:rsidRPr="00EE6F5F" w:rsidRDefault="00772384" w:rsidP="00772384">
      <w:pPr>
        <w:spacing w:line="20" w:lineRule="atLeast"/>
        <w:rPr>
          <w:b/>
          <w:sz w:val="24"/>
          <w:szCs w:val="24"/>
        </w:rPr>
      </w:pPr>
      <w:r w:rsidRPr="00EE6F5F">
        <w:rPr>
          <w:b/>
          <w:sz w:val="24"/>
          <w:szCs w:val="24"/>
        </w:rPr>
        <w:t>To shrink log file:</w:t>
      </w:r>
    </w:p>
    <w:p w:rsidR="00772384" w:rsidRPr="00EE6F5F" w:rsidRDefault="00772384" w:rsidP="00772384">
      <w:pPr>
        <w:spacing w:line="20" w:lineRule="atLeast"/>
        <w:rPr>
          <w:sz w:val="24"/>
          <w:szCs w:val="24"/>
        </w:rPr>
      </w:pPr>
      <w:r w:rsidRPr="00EE6F5F">
        <w:rPr>
          <w:sz w:val="24"/>
          <w:szCs w:val="24"/>
        </w:rPr>
        <w:t>DBCC SHRINKFILE ('MDF\NDF file name’, SPACE TO KEEP in MB'S)</w:t>
      </w:r>
    </w:p>
    <w:p w:rsidR="00772384" w:rsidRPr="00EE6F5F" w:rsidRDefault="00772384" w:rsidP="00772384">
      <w:pPr>
        <w:spacing w:line="20" w:lineRule="atLeast"/>
        <w:rPr>
          <w:sz w:val="24"/>
          <w:szCs w:val="24"/>
        </w:rPr>
      </w:pPr>
      <w:r w:rsidRPr="00EE6F5F">
        <w:rPr>
          <w:sz w:val="24"/>
          <w:szCs w:val="24"/>
        </w:rPr>
        <w:t xml:space="preserve">Note before you shrink DATA FILE: </w:t>
      </w:r>
    </w:p>
    <w:p w:rsidR="00772384" w:rsidRPr="00EE6F5F" w:rsidRDefault="00772384" w:rsidP="00772384">
      <w:pPr>
        <w:spacing w:line="20" w:lineRule="atLeast"/>
        <w:rPr>
          <w:sz w:val="24"/>
          <w:szCs w:val="24"/>
        </w:rPr>
      </w:pPr>
      <w:r w:rsidRPr="00EE6F5F">
        <w:rPr>
          <w:sz w:val="24"/>
          <w:szCs w:val="24"/>
        </w:rPr>
        <w:t>&gt;</w:t>
      </w:r>
      <w:r>
        <w:rPr>
          <w:sz w:val="24"/>
          <w:szCs w:val="24"/>
        </w:rPr>
        <w:t xml:space="preserve"> </w:t>
      </w:r>
      <w:r w:rsidRPr="00EE6F5F">
        <w:rPr>
          <w:sz w:val="24"/>
          <w:szCs w:val="24"/>
        </w:rPr>
        <w:t>Request for down time for any application that is trying to access SQL Server on the server so that resource utilization on the server is very minimal.</w:t>
      </w:r>
    </w:p>
    <w:p w:rsidR="00772384" w:rsidRPr="00EE6F5F" w:rsidRDefault="00772384" w:rsidP="00772384">
      <w:pPr>
        <w:spacing w:line="20" w:lineRule="atLeast"/>
        <w:rPr>
          <w:sz w:val="24"/>
          <w:szCs w:val="24"/>
        </w:rPr>
      </w:pPr>
      <w:r w:rsidRPr="00EE6F5F">
        <w:rPr>
          <w:sz w:val="24"/>
          <w:szCs w:val="24"/>
        </w:rPr>
        <w:t>&gt; Shrink max 5 or 10 GB from database at a time to release the space but not more than that. Causes performance impact.</w:t>
      </w:r>
    </w:p>
    <w:p w:rsidR="00772384" w:rsidRPr="00EE6F5F" w:rsidRDefault="00772384" w:rsidP="00772384">
      <w:pPr>
        <w:spacing w:line="20" w:lineRule="atLeast"/>
        <w:rPr>
          <w:sz w:val="24"/>
          <w:szCs w:val="24"/>
        </w:rPr>
      </w:pPr>
      <w:r w:rsidRPr="00EE6F5F">
        <w:rPr>
          <w:sz w:val="24"/>
          <w:szCs w:val="24"/>
        </w:rPr>
        <w:t>&gt;</w:t>
      </w:r>
      <w:r>
        <w:rPr>
          <w:sz w:val="24"/>
          <w:szCs w:val="24"/>
        </w:rPr>
        <w:t xml:space="preserve"> </w:t>
      </w:r>
      <w:r w:rsidRPr="00EE6F5F">
        <w:rPr>
          <w:sz w:val="24"/>
          <w:szCs w:val="24"/>
        </w:rPr>
        <w:t xml:space="preserve">Do not shrink the data file to its maximum capacity. Always leave minimum 10-20% free space on the data file. </w:t>
      </w:r>
    </w:p>
    <w:p w:rsidR="00772384" w:rsidRPr="00EE6F5F" w:rsidRDefault="00772384" w:rsidP="00772384">
      <w:pPr>
        <w:spacing w:line="20" w:lineRule="atLeast"/>
        <w:rPr>
          <w:sz w:val="24"/>
          <w:szCs w:val="24"/>
        </w:rPr>
      </w:pPr>
      <w:r>
        <w:rPr>
          <w:b/>
          <w:sz w:val="24"/>
          <w:szCs w:val="24"/>
        </w:rPr>
        <w:t>Note</w:t>
      </w:r>
      <w:r w:rsidRPr="00EE6F5F">
        <w:rPr>
          <w:b/>
          <w:sz w:val="24"/>
          <w:szCs w:val="24"/>
        </w:rPr>
        <w:t>:</w:t>
      </w:r>
      <w:r w:rsidRPr="00EE6F5F">
        <w:rPr>
          <w:sz w:val="24"/>
          <w:szCs w:val="24"/>
        </w:rPr>
        <w:t xml:space="preserve"> IN BUSINESS HOURS NEVER PERFORM SHRINK OPERATION ON MDF\NDF FILE.</w:t>
      </w:r>
    </w:p>
    <w:p w:rsidR="00772384" w:rsidRPr="00EE6F5F" w:rsidRDefault="00772384" w:rsidP="00772384">
      <w:pPr>
        <w:spacing w:line="20" w:lineRule="atLeast"/>
        <w:rPr>
          <w:sz w:val="24"/>
          <w:szCs w:val="24"/>
        </w:rPr>
      </w:pPr>
      <w:r w:rsidRPr="00EE6F5F">
        <w:rPr>
          <w:b/>
          <w:sz w:val="24"/>
          <w:szCs w:val="24"/>
        </w:rPr>
        <w:t>To shrink database:-</w:t>
      </w:r>
      <w:r w:rsidRPr="00EE6F5F">
        <w:rPr>
          <w:sz w:val="24"/>
          <w:szCs w:val="24"/>
        </w:rPr>
        <w:t>DBCC SHRINKDB ('DBNAME', SPACE TO KEEP in MB'S)</w:t>
      </w:r>
    </w:p>
    <w:p w:rsidR="00772384" w:rsidRPr="00EE6F5F" w:rsidRDefault="00772384" w:rsidP="00772384">
      <w:pPr>
        <w:spacing w:line="20" w:lineRule="atLeast"/>
        <w:rPr>
          <w:b/>
          <w:sz w:val="24"/>
          <w:szCs w:val="24"/>
        </w:rPr>
      </w:pPr>
    </w:p>
    <w:p w:rsidR="00D647C1" w:rsidRDefault="00D647C1" w:rsidP="00772384">
      <w:pPr>
        <w:spacing w:line="20" w:lineRule="atLeast"/>
        <w:rPr>
          <w:sz w:val="24"/>
          <w:szCs w:val="24"/>
        </w:rPr>
      </w:pPr>
    </w:p>
    <w:p w:rsidR="00D647C1" w:rsidRDefault="00D647C1" w:rsidP="00772384">
      <w:pPr>
        <w:spacing w:line="20" w:lineRule="atLeast"/>
        <w:rPr>
          <w:sz w:val="24"/>
          <w:szCs w:val="24"/>
        </w:rPr>
      </w:pPr>
    </w:p>
    <w:p w:rsidR="001606FA" w:rsidRDefault="001606FA" w:rsidP="00772384">
      <w:pPr>
        <w:spacing w:line="20" w:lineRule="atLeast"/>
        <w:rPr>
          <w:b/>
          <w:sz w:val="24"/>
          <w:szCs w:val="24"/>
        </w:rPr>
      </w:pPr>
    </w:p>
    <w:p w:rsidR="00772384" w:rsidRPr="00EE6F5F" w:rsidRDefault="00772384" w:rsidP="00772384">
      <w:pPr>
        <w:spacing w:line="20" w:lineRule="atLeast"/>
        <w:rPr>
          <w:b/>
          <w:sz w:val="24"/>
          <w:szCs w:val="24"/>
        </w:rPr>
      </w:pPr>
      <w:r w:rsidRPr="00EE6F5F">
        <w:rPr>
          <w:b/>
          <w:sz w:val="24"/>
          <w:szCs w:val="24"/>
        </w:rPr>
        <w:t>How applications generally connect to database?</w:t>
      </w:r>
    </w:p>
    <w:p w:rsidR="00772384" w:rsidRPr="00EE6F5F" w:rsidRDefault="00772384" w:rsidP="00772384">
      <w:pPr>
        <w:spacing w:line="20" w:lineRule="atLeast"/>
        <w:rPr>
          <w:sz w:val="24"/>
          <w:szCs w:val="24"/>
        </w:rPr>
      </w:pPr>
      <w:r w:rsidRPr="00EE6F5F">
        <w:rPr>
          <w:sz w:val="24"/>
          <w:szCs w:val="24"/>
        </w:rPr>
        <w:t>1. When application try to connect, uses Config file (Configuration file--Resides in application server). Config file (.txt) should contains SQL Server instance name + user name [service account name--DBA team should add the account into SQL Server under security] + Password [Strong]</w:t>
      </w:r>
    </w:p>
    <w:p w:rsidR="00772384" w:rsidRPr="00EE6F5F" w:rsidRDefault="00772384" w:rsidP="00772384">
      <w:pPr>
        <w:spacing w:line="20" w:lineRule="atLeast"/>
        <w:rPr>
          <w:sz w:val="24"/>
          <w:szCs w:val="24"/>
        </w:rPr>
      </w:pPr>
      <w:r w:rsidRPr="00EE6F5F">
        <w:rPr>
          <w:sz w:val="24"/>
          <w:szCs w:val="24"/>
        </w:rPr>
        <w:t>Application use all these details from Config file and point connection to SQL server database</w:t>
      </w:r>
    </w:p>
    <w:p w:rsidR="00772384" w:rsidRPr="00EE6F5F" w:rsidRDefault="00772384" w:rsidP="00772384">
      <w:pPr>
        <w:spacing w:line="20" w:lineRule="atLeast"/>
        <w:rPr>
          <w:b/>
          <w:sz w:val="24"/>
          <w:szCs w:val="24"/>
        </w:rPr>
      </w:pPr>
      <w:r w:rsidRPr="00EE6F5F">
        <w:rPr>
          <w:b/>
          <w:sz w:val="24"/>
          <w:szCs w:val="24"/>
        </w:rPr>
        <w:t>Real time points:</w:t>
      </w:r>
    </w:p>
    <w:p w:rsidR="00772384" w:rsidRPr="00EE6F5F" w:rsidRDefault="00772384" w:rsidP="00772384">
      <w:pPr>
        <w:spacing w:line="20" w:lineRule="atLeast"/>
        <w:rPr>
          <w:sz w:val="24"/>
          <w:szCs w:val="24"/>
        </w:rPr>
      </w:pPr>
      <w:r w:rsidRPr="00EE6F5F">
        <w:rPr>
          <w:sz w:val="24"/>
          <w:szCs w:val="24"/>
        </w:rPr>
        <w:t>&gt; Any business 2 data centers maintains called PRODUCTION and DR data center.</w:t>
      </w:r>
    </w:p>
    <w:p w:rsidR="00772384" w:rsidRPr="00EE6F5F" w:rsidRDefault="00772384" w:rsidP="00772384">
      <w:pPr>
        <w:spacing w:line="20" w:lineRule="atLeast"/>
        <w:rPr>
          <w:sz w:val="24"/>
          <w:szCs w:val="24"/>
        </w:rPr>
      </w:pPr>
      <w:r w:rsidRPr="00EE6F5F">
        <w:rPr>
          <w:sz w:val="24"/>
          <w:szCs w:val="24"/>
        </w:rPr>
        <w:t>&gt; Always distance between data centers should not be more than 50 KM.</w:t>
      </w:r>
    </w:p>
    <w:p w:rsidR="00772384" w:rsidRDefault="00772384" w:rsidP="00772384">
      <w:pPr>
        <w:spacing w:line="20" w:lineRule="atLeast"/>
        <w:rPr>
          <w:sz w:val="24"/>
          <w:szCs w:val="24"/>
        </w:rPr>
      </w:pPr>
      <w:r w:rsidRPr="00EE6F5F">
        <w:rPr>
          <w:sz w:val="24"/>
          <w:szCs w:val="24"/>
        </w:rPr>
        <w:t>&gt; Few people always work inside the data centers.</w:t>
      </w:r>
    </w:p>
    <w:p w:rsidR="00A53E4C" w:rsidRPr="00772384" w:rsidRDefault="00A53E4C" w:rsidP="00A53E4C">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0F7FF3" w:rsidRPr="00661F57" w:rsidRDefault="000F7FF3" w:rsidP="00D5375B">
      <w:pPr>
        <w:spacing w:after="160" w:line="259" w:lineRule="auto"/>
        <w:rPr>
          <w:rFonts w:cs="Times New Roman"/>
          <w:sz w:val="24"/>
          <w:szCs w:val="24"/>
        </w:rPr>
      </w:pPr>
    </w:p>
    <w:p w:rsidR="00AF3036" w:rsidRPr="00661F57" w:rsidRDefault="00AF3036"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Default="00515252" w:rsidP="00D5375B">
      <w:pPr>
        <w:spacing w:after="160" w:line="259" w:lineRule="auto"/>
        <w:rPr>
          <w:rFonts w:cs="Times New Roman"/>
          <w:sz w:val="24"/>
          <w:szCs w:val="24"/>
        </w:rPr>
      </w:pPr>
    </w:p>
    <w:p w:rsidR="001606FA" w:rsidRDefault="001606FA" w:rsidP="001606FA">
      <w:pPr>
        <w:spacing w:after="160" w:line="259" w:lineRule="auto"/>
        <w:rPr>
          <w:rFonts w:cs="Times New Roman"/>
          <w:sz w:val="24"/>
          <w:szCs w:val="24"/>
        </w:rPr>
      </w:pPr>
    </w:p>
    <w:p w:rsidR="00515252" w:rsidRPr="001606FA" w:rsidRDefault="00661B4C" w:rsidP="001606FA">
      <w:pPr>
        <w:spacing w:after="160" w:line="259" w:lineRule="auto"/>
        <w:jc w:val="center"/>
        <w:rPr>
          <w:rFonts w:cs="Times New Roman"/>
          <w:b/>
          <w:color w:val="C00000"/>
          <w:sz w:val="24"/>
          <w:szCs w:val="24"/>
        </w:rPr>
      </w:pPr>
      <w:r w:rsidRPr="001606FA">
        <w:rPr>
          <w:rFonts w:cs="Times New Roman"/>
          <w:b/>
          <w:color w:val="C00000"/>
          <w:sz w:val="24"/>
          <w:szCs w:val="24"/>
        </w:rPr>
        <w:t>UPGRADATION &amp; MIGRATION</w:t>
      </w:r>
    </w:p>
    <w:p w:rsidR="00802E2B" w:rsidRPr="001606FA" w:rsidRDefault="00802E2B" w:rsidP="00661B4C">
      <w:pPr>
        <w:spacing w:after="160" w:line="259" w:lineRule="auto"/>
        <w:jc w:val="center"/>
        <w:rPr>
          <w:rFonts w:cs="Times New Roman"/>
          <w:b/>
          <w:color w:val="C00000"/>
          <w:sz w:val="24"/>
          <w:szCs w:val="24"/>
        </w:rPr>
      </w:pPr>
      <w:r w:rsidRPr="001606FA">
        <w:rPr>
          <w:rFonts w:cs="Times New Roman"/>
          <w:b/>
          <w:color w:val="C00000"/>
          <w:sz w:val="24"/>
          <w:szCs w:val="24"/>
        </w:rPr>
        <w:t>UPGRADATION</w:t>
      </w:r>
    </w:p>
    <w:p w:rsidR="00802E2B" w:rsidRPr="00661B4C" w:rsidRDefault="00802E2B" w:rsidP="00802E2B">
      <w:pPr>
        <w:spacing w:after="160" w:line="259" w:lineRule="auto"/>
        <w:rPr>
          <w:rFonts w:cs="Times New Roman"/>
          <w:b/>
          <w:color w:val="C00000"/>
          <w:sz w:val="24"/>
          <w:szCs w:val="24"/>
        </w:rPr>
      </w:pPr>
    </w:p>
    <w:p w:rsidR="00802E2B" w:rsidRPr="00EE6F5F" w:rsidRDefault="00802E2B" w:rsidP="00802E2B">
      <w:pPr>
        <w:spacing w:line="20" w:lineRule="atLeast"/>
        <w:rPr>
          <w:b/>
          <w:sz w:val="24"/>
          <w:szCs w:val="24"/>
        </w:rPr>
      </w:pPr>
      <w:r w:rsidRPr="00EE6F5F">
        <w:rPr>
          <w:b/>
          <w:sz w:val="24"/>
          <w:szCs w:val="24"/>
        </w:rPr>
        <w:t>Upgradation</w:t>
      </w:r>
      <w:r>
        <w:rPr>
          <w:b/>
          <w:sz w:val="24"/>
          <w:szCs w:val="24"/>
        </w:rPr>
        <w:t xml:space="preserve"> Steps</w:t>
      </w:r>
      <w:r w:rsidRPr="00EE6F5F">
        <w:rPr>
          <w:b/>
          <w:sz w:val="24"/>
          <w:szCs w:val="24"/>
        </w:rPr>
        <w:t>:</w:t>
      </w:r>
    </w:p>
    <w:p w:rsidR="00802E2B" w:rsidRDefault="00547D92" w:rsidP="00802E2B">
      <w:pPr>
        <w:spacing w:line="20" w:lineRule="atLeast"/>
        <w:rPr>
          <w:sz w:val="24"/>
          <w:szCs w:val="24"/>
        </w:rPr>
      </w:pPr>
      <w:r>
        <w:rPr>
          <w:sz w:val="24"/>
          <w:szCs w:val="24"/>
        </w:rPr>
        <w:t xml:space="preserve">&gt; </w:t>
      </w:r>
      <w:r w:rsidR="00802E2B" w:rsidRPr="00EE6F5F">
        <w:rPr>
          <w:sz w:val="24"/>
          <w:szCs w:val="24"/>
        </w:rPr>
        <w:t>Upgradation involves overwriting existing SQL Server instance and upgrading from one version to another version.</w:t>
      </w:r>
    </w:p>
    <w:p w:rsidR="00547D92" w:rsidRPr="00547D92" w:rsidRDefault="00547D92" w:rsidP="00547D92">
      <w:pPr>
        <w:spacing w:line="20" w:lineRule="atLeast"/>
        <w:rPr>
          <w:sz w:val="24"/>
          <w:szCs w:val="24"/>
        </w:rPr>
      </w:pPr>
      <w:r>
        <w:rPr>
          <w:sz w:val="24"/>
          <w:szCs w:val="24"/>
        </w:rPr>
        <w:t xml:space="preserve">&gt; </w:t>
      </w:r>
      <w:r w:rsidRPr="00547D92">
        <w:rPr>
          <w:sz w:val="24"/>
          <w:szCs w:val="24"/>
        </w:rPr>
        <w:t>Applying a Patch, Upgrading to New Version and Upgrading to New Edition.</w:t>
      </w:r>
    </w:p>
    <w:p w:rsidR="00547D92" w:rsidRPr="00547D92" w:rsidRDefault="00547D92" w:rsidP="00547D92">
      <w:pPr>
        <w:spacing w:line="20" w:lineRule="atLeast"/>
        <w:rPr>
          <w:sz w:val="24"/>
          <w:szCs w:val="24"/>
        </w:rPr>
      </w:pPr>
      <w:r w:rsidRPr="00547D92">
        <w:rPr>
          <w:sz w:val="24"/>
          <w:szCs w:val="24"/>
        </w:rPr>
        <w:t>We can call it as In-place Upgradation.</w:t>
      </w:r>
    </w:p>
    <w:p w:rsidR="00547D92" w:rsidRPr="00EE6F5F" w:rsidRDefault="00547D92" w:rsidP="00802E2B">
      <w:pPr>
        <w:spacing w:line="20" w:lineRule="atLeast"/>
        <w:rPr>
          <w:sz w:val="24"/>
          <w:szCs w:val="24"/>
        </w:rPr>
      </w:pPr>
    </w:p>
    <w:p w:rsidR="00802E2B" w:rsidRPr="00EE6F5F" w:rsidRDefault="00802E2B" w:rsidP="00802E2B">
      <w:pPr>
        <w:spacing w:line="20" w:lineRule="atLeast"/>
        <w:rPr>
          <w:b/>
          <w:sz w:val="24"/>
          <w:szCs w:val="24"/>
        </w:rPr>
      </w:pPr>
      <w:r w:rsidRPr="00EE6F5F">
        <w:rPr>
          <w:b/>
          <w:sz w:val="24"/>
          <w:szCs w:val="24"/>
        </w:rPr>
        <w:t>Steps:</w:t>
      </w:r>
    </w:p>
    <w:p w:rsidR="00802E2B" w:rsidRPr="00EE6F5F" w:rsidRDefault="00802E2B" w:rsidP="00802E2B">
      <w:pPr>
        <w:spacing w:line="20" w:lineRule="atLeast"/>
        <w:rPr>
          <w:sz w:val="24"/>
          <w:szCs w:val="24"/>
        </w:rPr>
      </w:pPr>
      <w:r w:rsidRPr="00EE6F5F">
        <w:rPr>
          <w:sz w:val="24"/>
          <w:szCs w:val="24"/>
        </w:rPr>
        <w:t>Pre-upgrade steps</w:t>
      </w:r>
    </w:p>
    <w:p w:rsidR="00802E2B" w:rsidRPr="00EE6F5F" w:rsidRDefault="00802E2B" w:rsidP="00802E2B">
      <w:pPr>
        <w:spacing w:line="20" w:lineRule="atLeast"/>
        <w:rPr>
          <w:sz w:val="24"/>
          <w:szCs w:val="24"/>
        </w:rPr>
      </w:pPr>
      <w:r w:rsidRPr="00EE6F5F">
        <w:rPr>
          <w:sz w:val="24"/>
          <w:szCs w:val="24"/>
        </w:rPr>
        <w:t>Upgrade steps,</w:t>
      </w:r>
    </w:p>
    <w:p w:rsidR="00802E2B" w:rsidRPr="00EE6F5F" w:rsidRDefault="00802E2B" w:rsidP="00802E2B">
      <w:pPr>
        <w:spacing w:line="20" w:lineRule="atLeast"/>
        <w:rPr>
          <w:sz w:val="24"/>
          <w:szCs w:val="24"/>
        </w:rPr>
      </w:pPr>
      <w:r w:rsidRPr="00EE6F5F">
        <w:rPr>
          <w:sz w:val="24"/>
          <w:szCs w:val="24"/>
        </w:rPr>
        <w:t>Post upgrade step</w:t>
      </w:r>
    </w:p>
    <w:p w:rsidR="00802E2B" w:rsidRPr="00EE6F5F" w:rsidRDefault="00802E2B" w:rsidP="00802E2B">
      <w:pPr>
        <w:spacing w:line="20" w:lineRule="atLeast"/>
        <w:rPr>
          <w:b/>
          <w:sz w:val="24"/>
          <w:szCs w:val="24"/>
        </w:rPr>
      </w:pPr>
      <w:r w:rsidRPr="00EE6F5F">
        <w:rPr>
          <w:b/>
          <w:sz w:val="24"/>
          <w:szCs w:val="24"/>
        </w:rPr>
        <w:t>Pre-upgrade steps:</w:t>
      </w:r>
    </w:p>
    <w:p w:rsidR="00802E2B" w:rsidRPr="00EE6F5F" w:rsidRDefault="00802E2B" w:rsidP="00802E2B">
      <w:pPr>
        <w:spacing w:line="20" w:lineRule="atLeast"/>
        <w:rPr>
          <w:sz w:val="24"/>
          <w:szCs w:val="24"/>
        </w:rPr>
      </w:pPr>
      <w:r w:rsidRPr="00EE6F5F">
        <w:rPr>
          <w:sz w:val="24"/>
          <w:szCs w:val="24"/>
        </w:rPr>
        <w:t>Study SQL Server minimum hardware &amp; software requirements</w:t>
      </w:r>
    </w:p>
    <w:p w:rsidR="00802E2B" w:rsidRPr="00EE6F5F" w:rsidRDefault="00802E2B" w:rsidP="00802E2B">
      <w:pPr>
        <w:spacing w:line="20" w:lineRule="atLeast"/>
        <w:rPr>
          <w:sz w:val="24"/>
          <w:szCs w:val="24"/>
        </w:rPr>
      </w:pPr>
      <w:r w:rsidRPr="00EE6F5F">
        <w:rPr>
          <w:sz w:val="24"/>
          <w:szCs w:val="24"/>
        </w:rPr>
        <w:t>Run Upgrade Advisor</w:t>
      </w:r>
    </w:p>
    <w:p w:rsidR="00802E2B" w:rsidRPr="00EE6F5F" w:rsidRDefault="00802E2B" w:rsidP="00802E2B">
      <w:pPr>
        <w:spacing w:line="20" w:lineRule="atLeast"/>
        <w:rPr>
          <w:sz w:val="24"/>
          <w:szCs w:val="24"/>
        </w:rPr>
      </w:pPr>
      <w:r w:rsidRPr="00EE6F5F">
        <w:rPr>
          <w:sz w:val="24"/>
          <w:szCs w:val="24"/>
        </w:rPr>
        <w:t xml:space="preserve">Examine Upgrade Advisor report </w:t>
      </w:r>
    </w:p>
    <w:p w:rsidR="00802E2B" w:rsidRPr="00EE6F5F" w:rsidRDefault="00802E2B" w:rsidP="00802E2B">
      <w:pPr>
        <w:spacing w:line="20" w:lineRule="atLeast"/>
        <w:rPr>
          <w:sz w:val="24"/>
          <w:szCs w:val="24"/>
        </w:rPr>
      </w:pPr>
      <w:r w:rsidRPr="00EE6F5F">
        <w:rPr>
          <w:sz w:val="24"/>
          <w:szCs w:val="24"/>
        </w:rPr>
        <w:t>Fix or work around the backward compatibility issues</w:t>
      </w:r>
    </w:p>
    <w:p w:rsidR="00802E2B" w:rsidRPr="00EE6F5F" w:rsidRDefault="00802E2B" w:rsidP="00802E2B">
      <w:pPr>
        <w:spacing w:line="20" w:lineRule="atLeast"/>
        <w:rPr>
          <w:sz w:val="24"/>
          <w:szCs w:val="24"/>
        </w:rPr>
      </w:pPr>
      <w:r w:rsidRPr="00EE6F5F">
        <w:rPr>
          <w:sz w:val="24"/>
          <w:szCs w:val="24"/>
        </w:rPr>
        <w:t>Take database backup including system and user database completely</w:t>
      </w:r>
    </w:p>
    <w:p w:rsidR="00802E2B" w:rsidRPr="00EE6F5F" w:rsidRDefault="00802E2B" w:rsidP="00802E2B">
      <w:pPr>
        <w:spacing w:line="20" w:lineRule="atLeast"/>
        <w:rPr>
          <w:sz w:val="24"/>
          <w:szCs w:val="24"/>
        </w:rPr>
      </w:pPr>
      <w:r w:rsidRPr="00EE6F5F">
        <w:rPr>
          <w:sz w:val="24"/>
          <w:szCs w:val="24"/>
        </w:rPr>
        <w:t>Use sp_configure to verify same configuration after</w:t>
      </w:r>
      <w:r>
        <w:rPr>
          <w:sz w:val="24"/>
          <w:szCs w:val="24"/>
        </w:rPr>
        <w:t xml:space="preserve"> upgrade </w:t>
      </w:r>
      <w:r w:rsidRPr="00EE6F5F">
        <w:rPr>
          <w:sz w:val="24"/>
          <w:szCs w:val="24"/>
        </w:rPr>
        <w:t xml:space="preserve">Screen </w:t>
      </w:r>
    </w:p>
    <w:p w:rsidR="00802E2B" w:rsidRPr="00EE6F5F" w:rsidRDefault="00802E2B" w:rsidP="00802E2B">
      <w:pPr>
        <w:spacing w:line="20" w:lineRule="atLeast"/>
        <w:rPr>
          <w:b/>
          <w:sz w:val="24"/>
          <w:szCs w:val="24"/>
        </w:rPr>
      </w:pPr>
      <w:r w:rsidRPr="00EE6F5F">
        <w:rPr>
          <w:b/>
          <w:sz w:val="24"/>
          <w:szCs w:val="24"/>
        </w:rPr>
        <w:t>Upgrade steps:</w:t>
      </w:r>
    </w:p>
    <w:p w:rsidR="00802E2B" w:rsidRPr="00EE6F5F" w:rsidRDefault="00802E2B" w:rsidP="00802E2B">
      <w:pPr>
        <w:spacing w:line="20" w:lineRule="atLeast"/>
        <w:rPr>
          <w:sz w:val="24"/>
          <w:szCs w:val="24"/>
        </w:rPr>
      </w:pPr>
      <w:r w:rsidRPr="00EE6F5F">
        <w:rPr>
          <w:sz w:val="24"/>
          <w:szCs w:val="24"/>
        </w:rPr>
        <w:t>Run higher version Sql server setup.exe</w:t>
      </w:r>
    </w:p>
    <w:p w:rsidR="00802E2B" w:rsidRPr="00EE6F5F" w:rsidRDefault="00802E2B" w:rsidP="00802E2B">
      <w:pPr>
        <w:spacing w:line="20" w:lineRule="atLeast"/>
        <w:rPr>
          <w:b/>
          <w:sz w:val="24"/>
          <w:szCs w:val="24"/>
        </w:rPr>
      </w:pPr>
      <w:r w:rsidRPr="00EE6F5F">
        <w:rPr>
          <w:b/>
          <w:sz w:val="24"/>
          <w:szCs w:val="24"/>
        </w:rPr>
        <w:t>Post upgrade steps:</w:t>
      </w:r>
    </w:p>
    <w:p w:rsidR="00802E2B" w:rsidRPr="00EE6F5F" w:rsidRDefault="00802E2B" w:rsidP="00802E2B">
      <w:pPr>
        <w:spacing w:line="20" w:lineRule="atLeast"/>
        <w:rPr>
          <w:sz w:val="24"/>
          <w:szCs w:val="24"/>
        </w:rPr>
      </w:pPr>
      <w:r w:rsidRPr="00EE6F5F">
        <w:rPr>
          <w:sz w:val="24"/>
          <w:szCs w:val="24"/>
        </w:rPr>
        <w:t>1. Check all components are upgraded to higher version</w:t>
      </w:r>
    </w:p>
    <w:p w:rsidR="00802E2B" w:rsidRPr="00EE6F5F" w:rsidRDefault="00802E2B" w:rsidP="00802E2B">
      <w:pPr>
        <w:spacing w:line="20" w:lineRule="atLeast"/>
        <w:rPr>
          <w:sz w:val="24"/>
          <w:szCs w:val="24"/>
        </w:rPr>
      </w:pPr>
      <w:r w:rsidRPr="00EE6F5F">
        <w:rPr>
          <w:sz w:val="24"/>
          <w:szCs w:val="24"/>
        </w:rPr>
        <w:t>2. Check services are running or not.</w:t>
      </w:r>
    </w:p>
    <w:p w:rsidR="00802E2B" w:rsidRPr="00EE6F5F" w:rsidRDefault="00802E2B" w:rsidP="00802E2B">
      <w:pPr>
        <w:spacing w:line="20" w:lineRule="atLeast"/>
        <w:rPr>
          <w:sz w:val="24"/>
          <w:szCs w:val="24"/>
        </w:rPr>
      </w:pPr>
      <w:r w:rsidRPr="00EE6F5F">
        <w:rPr>
          <w:sz w:val="24"/>
          <w:szCs w:val="24"/>
        </w:rPr>
        <w:t>3. Check db, login, jobs and maintaince plans are still remain same in SQL Server after upgrade</w:t>
      </w:r>
    </w:p>
    <w:p w:rsidR="00802E2B" w:rsidRPr="00EE6F5F" w:rsidRDefault="00802E2B" w:rsidP="00802E2B">
      <w:pPr>
        <w:spacing w:line="20" w:lineRule="atLeast"/>
        <w:rPr>
          <w:sz w:val="24"/>
          <w:szCs w:val="24"/>
        </w:rPr>
      </w:pPr>
      <w:r w:rsidRPr="00EE6F5F">
        <w:rPr>
          <w:sz w:val="24"/>
          <w:szCs w:val="24"/>
        </w:rPr>
        <w:t>4. Verify sp_configure to check configuration in SQL Server</w:t>
      </w:r>
    </w:p>
    <w:p w:rsidR="00802E2B" w:rsidRPr="00EE6F5F" w:rsidRDefault="00802E2B" w:rsidP="00802E2B">
      <w:pPr>
        <w:spacing w:line="20" w:lineRule="atLeast"/>
        <w:rPr>
          <w:sz w:val="24"/>
          <w:szCs w:val="24"/>
        </w:rPr>
      </w:pPr>
      <w:r w:rsidRPr="00EE6F5F">
        <w:rPr>
          <w:b/>
          <w:sz w:val="24"/>
          <w:szCs w:val="24"/>
        </w:rPr>
        <w:t>Note</w:t>
      </w:r>
      <w:r w:rsidRPr="00EE6F5F">
        <w:rPr>
          <w:sz w:val="24"/>
          <w:szCs w:val="24"/>
        </w:rPr>
        <w:t>: If any SSIS or DTS or cubes packages are there then BI team will take care...</w:t>
      </w:r>
    </w:p>
    <w:p w:rsidR="00802E2B" w:rsidRPr="00EE6F5F" w:rsidRDefault="00802E2B" w:rsidP="00802E2B">
      <w:pPr>
        <w:spacing w:line="20" w:lineRule="atLeast"/>
        <w:rPr>
          <w:sz w:val="24"/>
          <w:szCs w:val="24"/>
        </w:rPr>
      </w:pPr>
      <w:r>
        <w:rPr>
          <w:b/>
          <w:sz w:val="24"/>
          <w:szCs w:val="24"/>
        </w:rPr>
        <w:t>No</w:t>
      </w:r>
      <w:r w:rsidRPr="00EE6F5F">
        <w:rPr>
          <w:b/>
          <w:sz w:val="24"/>
          <w:szCs w:val="24"/>
        </w:rPr>
        <w:t>te:</w:t>
      </w:r>
      <w:r w:rsidRPr="00EE6F5F">
        <w:rPr>
          <w:sz w:val="24"/>
          <w:szCs w:val="24"/>
        </w:rPr>
        <w:t xml:space="preserve"> If instance is configured with high availability then break the HA and install higher version then try to reconfigure HA one more time.....</w:t>
      </w:r>
    </w:p>
    <w:p w:rsidR="00802E2B" w:rsidRPr="00EE6F5F" w:rsidRDefault="00802E2B" w:rsidP="00802E2B">
      <w:pPr>
        <w:spacing w:line="20" w:lineRule="atLeast"/>
        <w:rPr>
          <w:b/>
          <w:sz w:val="24"/>
          <w:szCs w:val="24"/>
        </w:rPr>
      </w:pPr>
      <w:r w:rsidRPr="00EE6F5F">
        <w:rPr>
          <w:b/>
          <w:sz w:val="24"/>
          <w:szCs w:val="24"/>
        </w:rPr>
        <w:t>Reasons of Upgradation:</w:t>
      </w:r>
    </w:p>
    <w:p w:rsidR="00802E2B" w:rsidRPr="00EE6F5F" w:rsidRDefault="00802E2B" w:rsidP="00802E2B">
      <w:pPr>
        <w:spacing w:line="20" w:lineRule="atLeast"/>
        <w:rPr>
          <w:sz w:val="24"/>
          <w:szCs w:val="24"/>
        </w:rPr>
      </w:pPr>
      <w:r w:rsidRPr="00EE6F5F">
        <w:rPr>
          <w:sz w:val="24"/>
          <w:szCs w:val="24"/>
        </w:rPr>
        <w:t>1) Upgrading between versions.</w:t>
      </w:r>
    </w:p>
    <w:p w:rsidR="00802E2B" w:rsidRPr="00EE6F5F" w:rsidRDefault="00802E2B" w:rsidP="00802E2B">
      <w:pPr>
        <w:spacing w:line="20" w:lineRule="atLeast"/>
        <w:rPr>
          <w:sz w:val="24"/>
          <w:szCs w:val="24"/>
        </w:rPr>
      </w:pPr>
      <w:r w:rsidRPr="00EE6F5F">
        <w:rPr>
          <w:sz w:val="24"/>
          <w:szCs w:val="24"/>
        </w:rPr>
        <w:t>2) Upgrading with a Service Pack</w:t>
      </w:r>
    </w:p>
    <w:p w:rsidR="00802E2B" w:rsidRPr="00EE6F5F" w:rsidRDefault="00802E2B" w:rsidP="00802E2B">
      <w:pPr>
        <w:spacing w:line="20" w:lineRule="atLeast"/>
        <w:rPr>
          <w:sz w:val="24"/>
          <w:szCs w:val="24"/>
        </w:rPr>
      </w:pPr>
      <w:r w:rsidRPr="00EE6F5F">
        <w:rPr>
          <w:sz w:val="24"/>
          <w:szCs w:val="24"/>
        </w:rPr>
        <w:t>3) Upgrading from one edition to another.</w:t>
      </w:r>
    </w:p>
    <w:p w:rsidR="00802E2B" w:rsidRPr="00EE6F5F" w:rsidRDefault="00802E2B" w:rsidP="00802E2B">
      <w:pPr>
        <w:spacing w:line="20" w:lineRule="atLeast"/>
        <w:rPr>
          <w:b/>
          <w:sz w:val="24"/>
          <w:szCs w:val="24"/>
        </w:rPr>
      </w:pPr>
      <w:r w:rsidRPr="00EE6F5F">
        <w:rPr>
          <w:b/>
          <w:sz w:val="24"/>
          <w:szCs w:val="24"/>
        </w:rPr>
        <w:t>Upgrade Advisor Analysis:</w:t>
      </w:r>
    </w:p>
    <w:p w:rsidR="00802E2B" w:rsidRPr="00EE6F5F" w:rsidRDefault="00802E2B" w:rsidP="00802E2B">
      <w:pPr>
        <w:spacing w:line="20" w:lineRule="atLeast"/>
        <w:rPr>
          <w:sz w:val="24"/>
          <w:szCs w:val="24"/>
        </w:rPr>
      </w:pPr>
      <w:r w:rsidRPr="00EE6F5F">
        <w:rPr>
          <w:sz w:val="24"/>
          <w:szCs w:val="24"/>
        </w:rPr>
        <w:t>Upgrade Advisor analyzes the following SQL Server components:</w:t>
      </w:r>
    </w:p>
    <w:p w:rsidR="00802E2B" w:rsidRPr="00EE6F5F" w:rsidRDefault="00802E2B" w:rsidP="00802E2B">
      <w:pPr>
        <w:spacing w:line="20" w:lineRule="atLeast"/>
        <w:rPr>
          <w:sz w:val="24"/>
          <w:szCs w:val="24"/>
        </w:rPr>
      </w:pPr>
      <w:r w:rsidRPr="00EE6F5F">
        <w:rPr>
          <w:sz w:val="24"/>
          <w:szCs w:val="24"/>
        </w:rPr>
        <w:t>Database Engine</w:t>
      </w:r>
    </w:p>
    <w:p w:rsidR="00802E2B" w:rsidRPr="00EE6F5F" w:rsidRDefault="00802E2B" w:rsidP="00802E2B">
      <w:pPr>
        <w:spacing w:line="20" w:lineRule="atLeast"/>
        <w:rPr>
          <w:sz w:val="24"/>
          <w:szCs w:val="24"/>
        </w:rPr>
      </w:pPr>
      <w:r w:rsidRPr="00EE6F5F">
        <w:rPr>
          <w:sz w:val="24"/>
          <w:szCs w:val="24"/>
        </w:rPr>
        <w:t>Analysis Services</w:t>
      </w:r>
    </w:p>
    <w:p w:rsidR="00802E2B" w:rsidRPr="00EE6F5F" w:rsidRDefault="00802E2B" w:rsidP="00802E2B">
      <w:pPr>
        <w:spacing w:line="20" w:lineRule="atLeast"/>
        <w:rPr>
          <w:sz w:val="24"/>
          <w:szCs w:val="24"/>
        </w:rPr>
      </w:pPr>
      <w:r w:rsidRPr="00EE6F5F">
        <w:rPr>
          <w:sz w:val="24"/>
          <w:szCs w:val="24"/>
        </w:rPr>
        <w:t>Reporting Services</w:t>
      </w:r>
    </w:p>
    <w:p w:rsidR="00802E2B" w:rsidRPr="00EE6F5F" w:rsidRDefault="00802E2B" w:rsidP="00802E2B">
      <w:pPr>
        <w:spacing w:line="20" w:lineRule="atLeast"/>
        <w:rPr>
          <w:sz w:val="24"/>
          <w:szCs w:val="24"/>
        </w:rPr>
      </w:pPr>
      <w:r w:rsidRPr="00EE6F5F">
        <w:rPr>
          <w:sz w:val="24"/>
          <w:szCs w:val="24"/>
        </w:rPr>
        <w:t>Integration Services</w:t>
      </w:r>
    </w:p>
    <w:p w:rsidR="00802E2B" w:rsidRPr="00EE6F5F" w:rsidRDefault="00802E2B" w:rsidP="00802E2B">
      <w:pPr>
        <w:spacing w:line="20" w:lineRule="atLeast"/>
        <w:rPr>
          <w:sz w:val="24"/>
          <w:szCs w:val="24"/>
        </w:rPr>
      </w:pPr>
      <w:r w:rsidRPr="00EE6F5F">
        <w:rPr>
          <w:sz w:val="24"/>
          <w:szCs w:val="24"/>
        </w:rPr>
        <w:t>1. Issue can prevent from upgrading from lower version to higher version</w:t>
      </w:r>
    </w:p>
    <w:p w:rsidR="00802E2B" w:rsidRPr="00EE6F5F" w:rsidRDefault="00802E2B" w:rsidP="00802E2B">
      <w:pPr>
        <w:spacing w:line="20" w:lineRule="atLeast"/>
        <w:rPr>
          <w:sz w:val="24"/>
          <w:szCs w:val="24"/>
        </w:rPr>
      </w:pPr>
      <w:r w:rsidRPr="00EE6F5F">
        <w:rPr>
          <w:sz w:val="24"/>
          <w:szCs w:val="24"/>
        </w:rPr>
        <w:t>2. Wizard finds any blockings to be fix before upgrading</w:t>
      </w:r>
    </w:p>
    <w:p w:rsidR="00802E2B" w:rsidRPr="00EE6F5F" w:rsidRDefault="00802E2B" w:rsidP="00802E2B">
      <w:pPr>
        <w:spacing w:line="20" w:lineRule="atLeast"/>
        <w:rPr>
          <w:sz w:val="24"/>
          <w:szCs w:val="24"/>
        </w:rPr>
      </w:pPr>
      <w:r w:rsidRPr="00EE6F5F">
        <w:rPr>
          <w:sz w:val="24"/>
          <w:szCs w:val="24"/>
        </w:rPr>
        <w:t xml:space="preserve">3. Advisor do not modify any data on the server </w:t>
      </w:r>
    </w:p>
    <w:p w:rsidR="00802E2B" w:rsidRPr="00EE6F5F" w:rsidRDefault="00802E2B" w:rsidP="00802E2B">
      <w:pPr>
        <w:spacing w:line="20" w:lineRule="atLeast"/>
        <w:rPr>
          <w:sz w:val="24"/>
          <w:szCs w:val="24"/>
        </w:rPr>
      </w:pPr>
      <w:r w:rsidRPr="00EE6F5F">
        <w:rPr>
          <w:sz w:val="24"/>
          <w:szCs w:val="24"/>
        </w:rPr>
        <w:t>Advisor report:</w:t>
      </w:r>
    </w:p>
    <w:p w:rsidR="00802E2B" w:rsidRPr="00EE6F5F" w:rsidRDefault="00802E2B" w:rsidP="00802E2B">
      <w:pPr>
        <w:spacing w:line="20" w:lineRule="atLeast"/>
        <w:rPr>
          <w:sz w:val="24"/>
          <w:szCs w:val="24"/>
        </w:rPr>
      </w:pPr>
      <w:r w:rsidRPr="00EE6F5F">
        <w:rPr>
          <w:sz w:val="24"/>
          <w:szCs w:val="24"/>
        </w:rPr>
        <w:t>Advisor gives the report which contains issues found during analysis,</w:t>
      </w:r>
      <w:r>
        <w:rPr>
          <w:sz w:val="24"/>
          <w:szCs w:val="24"/>
        </w:rPr>
        <w:t xml:space="preserve"> </w:t>
      </w:r>
      <w:r w:rsidRPr="00EE6F5F">
        <w:rPr>
          <w:sz w:val="24"/>
          <w:szCs w:val="24"/>
        </w:rPr>
        <w:t>to manage tasks associate list.</w:t>
      </w:r>
    </w:p>
    <w:p w:rsidR="00802E2B" w:rsidRPr="00EE6F5F" w:rsidRDefault="00802E2B" w:rsidP="00802E2B">
      <w:pPr>
        <w:spacing w:line="20" w:lineRule="atLeast"/>
        <w:rPr>
          <w:sz w:val="24"/>
          <w:szCs w:val="24"/>
        </w:rPr>
      </w:pPr>
      <w:r w:rsidRPr="00EE6F5F">
        <w:rPr>
          <w:sz w:val="24"/>
          <w:szCs w:val="24"/>
        </w:rPr>
        <w:t>The analysis examines objects that can be accessed, such as scripts, stored procedures, triggers, and trace files.</w:t>
      </w:r>
    </w:p>
    <w:p w:rsidR="00802E2B" w:rsidRPr="00EE6F5F" w:rsidRDefault="00802E2B" w:rsidP="00802E2B">
      <w:pPr>
        <w:spacing w:line="20" w:lineRule="atLeast"/>
        <w:rPr>
          <w:sz w:val="24"/>
          <w:szCs w:val="24"/>
        </w:rPr>
      </w:pPr>
      <w:r w:rsidRPr="00EE6F5F">
        <w:rPr>
          <w:b/>
          <w:sz w:val="24"/>
          <w:szCs w:val="24"/>
        </w:rPr>
        <w:t>Note:</w:t>
      </w:r>
      <w:r w:rsidRPr="00EE6F5F">
        <w:rPr>
          <w:sz w:val="24"/>
          <w:szCs w:val="24"/>
        </w:rPr>
        <w:t xml:space="preserve"> Upgrade Advisor cannot analyze desktop applications or encrypted stored procedures.</w:t>
      </w:r>
    </w:p>
    <w:p w:rsidR="00802E2B" w:rsidRPr="00EE6F5F" w:rsidRDefault="00802E2B" w:rsidP="00802E2B">
      <w:pPr>
        <w:spacing w:line="20" w:lineRule="atLeast"/>
        <w:rPr>
          <w:b/>
          <w:sz w:val="24"/>
          <w:szCs w:val="24"/>
        </w:rPr>
      </w:pPr>
    </w:p>
    <w:p w:rsidR="00802E2B" w:rsidRPr="00EE6F5F" w:rsidRDefault="00802E2B" w:rsidP="00802E2B">
      <w:pPr>
        <w:spacing w:line="20" w:lineRule="atLeast"/>
        <w:rPr>
          <w:b/>
          <w:sz w:val="24"/>
          <w:szCs w:val="24"/>
        </w:rPr>
      </w:pPr>
    </w:p>
    <w:p w:rsidR="00802E2B" w:rsidRPr="00EE6F5F" w:rsidRDefault="00802E2B" w:rsidP="00802E2B">
      <w:pPr>
        <w:spacing w:line="20" w:lineRule="atLeast"/>
        <w:rPr>
          <w:b/>
          <w:sz w:val="24"/>
          <w:szCs w:val="24"/>
        </w:rPr>
      </w:pPr>
    </w:p>
    <w:p w:rsidR="00802E2B" w:rsidRPr="00EE6F5F" w:rsidRDefault="00802E2B" w:rsidP="00802E2B">
      <w:pPr>
        <w:spacing w:line="20" w:lineRule="atLeast"/>
        <w:rPr>
          <w:b/>
          <w:sz w:val="24"/>
          <w:szCs w:val="24"/>
        </w:rPr>
      </w:pPr>
    </w:p>
    <w:p w:rsidR="00802E2B" w:rsidRDefault="00802E2B" w:rsidP="00802E2B">
      <w:pPr>
        <w:spacing w:line="20" w:lineRule="atLeast"/>
        <w:rPr>
          <w:b/>
          <w:sz w:val="24"/>
          <w:szCs w:val="24"/>
        </w:rPr>
      </w:pPr>
    </w:p>
    <w:p w:rsidR="00802E2B" w:rsidRPr="001606FA" w:rsidRDefault="00802E2B" w:rsidP="00802E2B">
      <w:pPr>
        <w:spacing w:line="20" w:lineRule="atLeast"/>
        <w:jc w:val="center"/>
        <w:rPr>
          <w:b/>
          <w:color w:val="C00000"/>
          <w:sz w:val="24"/>
          <w:szCs w:val="24"/>
        </w:rPr>
      </w:pPr>
      <w:r w:rsidRPr="001606FA">
        <w:rPr>
          <w:b/>
          <w:color w:val="C00000"/>
          <w:sz w:val="24"/>
          <w:szCs w:val="24"/>
        </w:rPr>
        <w:t>MIGRATION</w:t>
      </w:r>
    </w:p>
    <w:p w:rsidR="00802E2B" w:rsidRDefault="00802E2B" w:rsidP="00802E2B">
      <w:pPr>
        <w:spacing w:line="20" w:lineRule="atLeast"/>
        <w:rPr>
          <w:b/>
          <w:sz w:val="24"/>
          <w:szCs w:val="24"/>
        </w:rPr>
      </w:pPr>
      <w:r w:rsidRPr="00EE6F5F">
        <w:rPr>
          <w:b/>
          <w:sz w:val="24"/>
          <w:szCs w:val="24"/>
        </w:rPr>
        <w:t>Migration Steps:</w:t>
      </w:r>
    </w:p>
    <w:p w:rsidR="00724DEA" w:rsidRDefault="00724DEA" w:rsidP="00724DEA">
      <w:pPr>
        <w:spacing w:line="20" w:lineRule="atLeast"/>
        <w:rPr>
          <w:sz w:val="24"/>
          <w:szCs w:val="24"/>
        </w:rPr>
      </w:pPr>
      <w:r>
        <w:rPr>
          <w:sz w:val="24"/>
          <w:szCs w:val="24"/>
        </w:rPr>
        <w:t xml:space="preserve">&gt; </w:t>
      </w:r>
      <w:r w:rsidRPr="00724DEA">
        <w:rPr>
          <w:sz w:val="24"/>
          <w:szCs w:val="24"/>
        </w:rPr>
        <w:t>It involves moving data or databases from one Instance to another Instance same in SQL Or other DBMS like oracle, Sybase etc.</w:t>
      </w:r>
    </w:p>
    <w:p w:rsidR="00547D92" w:rsidRPr="00547D92" w:rsidRDefault="00547D92" w:rsidP="00547D92">
      <w:pPr>
        <w:spacing w:line="20" w:lineRule="atLeast"/>
        <w:rPr>
          <w:sz w:val="24"/>
          <w:szCs w:val="24"/>
        </w:rPr>
      </w:pPr>
      <w:r>
        <w:rPr>
          <w:sz w:val="24"/>
          <w:szCs w:val="24"/>
        </w:rPr>
        <w:t xml:space="preserve">&gt; </w:t>
      </w:r>
      <w:r w:rsidRPr="00547D92">
        <w:rPr>
          <w:sz w:val="24"/>
          <w:szCs w:val="24"/>
        </w:rPr>
        <w:t>Like OS Upgradation, Moving data from one drive to another drive, other DBMS etc.,</w:t>
      </w:r>
    </w:p>
    <w:p w:rsidR="00547D92" w:rsidRPr="00547D92" w:rsidRDefault="00547D92" w:rsidP="00547D92">
      <w:pPr>
        <w:spacing w:line="20" w:lineRule="atLeast"/>
        <w:rPr>
          <w:sz w:val="24"/>
          <w:szCs w:val="24"/>
        </w:rPr>
      </w:pPr>
      <w:r>
        <w:rPr>
          <w:sz w:val="24"/>
          <w:szCs w:val="24"/>
        </w:rPr>
        <w:t xml:space="preserve">&gt; </w:t>
      </w:r>
      <w:r w:rsidRPr="00547D92">
        <w:rPr>
          <w:sz w:val="24"/>
          <w:szCs w:val="24"/>
        </w:rPr>
        <w:t>Down time is minimal and once tested new server is released.</w:t>
      </w:r>
    </w:p>
    <w:p w:rsidR="00547D92" w:rsidRPr="00547D92" w:rsidRDefault="00547D92" w:rsidP="00547D92">
      <w:pPr>
        <w:spacing w:line="20" w:lineRule="atLeast"/>
        <w:rPr>
          <w:sz w:val="24"/>
          <w:szCs w:val="24"/>
        </w:rPr>
      </w:pPr>
      <w:r>
        <w:rPr>
          <w:sz w:val="24"/>
          <w:szCs w:val="24"/>
        </w:rPr>
        <w:t xml:space="preserve">&gt; </w:t>
      </w:r>
      <w:r w:rsidRPr="00547D92">
        <w:rPr>
          <w:sz w:val="24"/>
          <w:szCs w:val="24"/>
        </w:rPr>
        <w:t>We can call it as Side by side Upgradation.</w:t>
      </w:r>
    </w:p>
    <w:p w:rsidR="00724DEA" w:rsidRDefault="00724DEA" w:rsidP="00802E2B">
      <w:pPr>
        <w:spacing w:line="20" w:lineRule="atLeast"/>
        <w:rPr>
          <w:b/>
          <w:sz w:val="24"/>
          <w:szCs w:val="24"/>
        </w:rPr>
      </w:pPr>
    </w:p>
    <w:p w:rsidR="00E43860" w:rsidRPr="00E43860" w:rsidRDefault="00E43860" w:rsidP="00802E2B">
      <w:pPr>
        <w:spacing w:line="20" w:lineRule="atLeast"/>
        <w:rPr>
          <w:sz w:val="24"/>
          <w:szCs w:val="24"/>
          <w:u w:val="single"/>
        </w:rPr>
      </w:pPr>
      <w:r w:rsidRPr="00E43860">
        <w:rPr>
          <w:sz w:val="24"/>
          <w:szCs w:val="24"/>
          <w:u w:val="single"/>
        </w:rPr>
        <w:t>https://sqlschoolhouse.wordpress.com/category/sql-server-database-migration/</w:t>
      </w:r>
    </w:p>
    <w:p w:rsidR="00802E2B" w:rsidRPr="00EE6F5F" w:rsidRDefault="00802E2B" w:rsidP="00802E2B">
      <w:pPr>
        <w:spacing w:line="20" w:lineRule="atLeast"/>
        <w:rPr>
          <w:b/>
          <w:sz w:val="24"/>
          <w:szCs w:val="24"/>
        </w:rPr>
      </w:pPr>
      <w:r w:rsidRPr="00EE6F5F">
        <w:rPr>
          <w:b/>
          <w:sz w:val="24"/>
          <w:szCs w:val="24"/>
        </w:rPr>
        <w:t>Pre-Migration steps:</w:t>
      </w:r>
    </w:p>
    <w:p w:rsidR="00802E2B" w:rsidRPr="00EE6F5F" w:rsidRDefault="00802E2B" w:rsidP="00802E2B">
      <w:pPr>
        <w:spacing w:line="20" w:lineRule="atLeast"/>
        <w:rPr>
          <w:sz w:val="24"/>
          <w:szCs w:val="24"/>
        </w:rPr>
      </w:pPr>
      <w:r w:rsidRPr="00EE6F5F">
        <w:rPr>
          <w:sz w:val="24"/>
          <w:szCs w:val="24"/>
        </w:rPr>
        <w:t>1) Run Up</w:t>
      </w:r>
      <w:r>
        <w:rPr>
          <w:sz w:val="24"/>
          <w:szCs w:val="24"/>
        </w:rPr>
        <w:t xml:space="preserve">grade Advisor to find faults before </w:t>
      </w:r>
      <w:r w:rsidRPr="00EE6F5F">
        <w:rPr>
          <w:sz w:val="24"/>
          <w:szCs w:val="24"/>
        </w:rPr>
        <w:t xml:space="preserve">starting the migration/Upgradation.  </w:t>
      </w:r>
    </w:p>
    <w:p w:rsidR="00802E2B" w:rsidRPr="00EE6F5F" w:rsidRDefault="00802E2B" w:rsidP="00802E2B">
      <w:pPr>
        <w:spacing w:line="20" w:lineRule="atLeast"/>
        <w:rPr>
          <w:sz w:val="24"/>
          <w:szCs w:val="24"/>
        </w:rPr>
      </w:pPr>
      <w:r w:rsidRPr="00EE6F5F">
        <w:rPr>
          <w:sz w:val="24"/>
          <w:szCs w:val="24"/>
        </w:rPr>
        <w:t xml:space="preserve">2) Disable all HA options and ensure all jobs are also disabled. </w:t>
      </w:r>
    </w:p>
    <w:p w:rsidR="00802E2B" w:rsidRDefault="00802E2B" w:rsidP="00802E2B">
      <w:pPr>
        <w:spacing w:line="20" w:lineRule="atLeast"/>
        <w:rPr>
          <w:b/>
          <w:sz w:val="24"/>
          <w:szCs w:val="24"/>
        </w:rPr>
      </w:pPr>
    </w:p>
    <w:p w:rsidR="00802E2B" w:rsidRPr="00EE6F5F" w:rsidRDefault="00802E2B" w:rsidP="00802E2B">
      <w:pPr>
        <w:spacing w:line="20" w:lineRule="atLeast"/>
        <w:rPr>
          <w:b/>
          <w:sz w:val="24"/>
          <w:szCs w:val="24"/>
        </w:rPr>
      </w:pPr>
      <w:r>
        <w:rPr>
          <w:b/>
          <w:sz w:val="24"/>
          <w:szCs w:val="24"/>
        </w:rPr>
        <w:t>Migration steps:</w:t>
      </w:r>
    </w:p>
    <w:p w:rsidR="00802E2B" w:rsidRPr="00EE6F5F" w:rsidRDefault="00802E2B" w:rsidP="00802E2B">
      <w:pPr>
        <w:spacing w:line="20" w:lineRule="atLeast"/>
        <w:rPr>
          <w:sz w:val="24"/>
          <w:szCs w:val="24"/>
        </w:rPr>
      </w:pPr>
      <w:r w:rsidRPr="00EE6F5F">
        <w:rPr>
          <w:sz w:val="24"/>
          <w:szCs w:val="24"/>
        </w:rPr>
        <w:t>3) Take backup of Source (2000/2005) and restore at destination (2005/2008) (or) follow Detach/Attach. ONLY user databases should be backed up.</w:t>
      </w:r>
    </w:p>
    <w:p w:rsidR="00E43860" w:rsidRDefault="00E43860" w:rsidP="00802E2B">
      <w:pPr>
        <w:spacing w:line="20" w:lineRule="atLeast"/>
        <w:rPr>
          <w:b/>
          <w:sz w:val="24"/>
          <w:szCs w:val="24"/>
        </w:rPr>
      </w:pPr>
    </w:p>
    <w:p w:rsidR="00802E2B" w:rsidRPr="00EE6F5F" w:rsidRDefault="00E43860" w:rsidP="00802E2B">
      <w:pPr>
        <w:spacing w:line="20" w:lineRule="atLeast"/>
        <w:rPr>
          <w:b/>
          <w:sz w:val="24"/>
          <w:szCs w:val="24"/>
        </w:rPr>
      </w:pPr>
      <w:r>
        <w:rPr>
          <w:b/>
          <w:sz w:val="24"/>
          <w:szCs w:val="24"/>
        </w:rPr>
        <w:t>Post migration steps:</w:t>
      </w:r>
    </w:p>
    <w:p w:rsidR="00802E2B" w:rsidRPr="00EE6F5F" w:rsidRDefault="00802E2B" w:rsidP="00802E2B">
      <w:pPr>
        <w:spacing w:line="20" w:lineRule="atLeast"/>
        <w:rPr>
          <w:sz w:val="24"/>
          <w:szCs w:val="24"/>
        </w:rPr>
      </w:pPr>
      <w:r w:rsidRPr="00EE6F5F">
        <w:rPr>
          <w:sz w:val="24"/>
          <w:szCs w:val="24"/>
        </w:rPr>
        <w:t>4) Change compatibility level from 80 to 90 for all the database(s) that have been migrated</w:t>
      </w:r>
    </w:p>
    <w:p w:rsidR="00802E2B" w:rsidRPr="00EE6F5F" w:rsidRDefault="00802E2B" w:rsidP="00802E2B">
      <w:pPr>
        <w:spacing w:line="20" w:lineRule="atLeast"/>
        <w:rPr>
          <w:sz w:val="24"/>
          <w:szCs w:val="24"/>
        </w:rPr>
      </w:pPr>
      <w:r w:rsidRPr="00EE6F5F">
        <w:rPr>
          <w:sz w:val="24"/>
          <w:szCs w:val="24"/>
        </w:rPr>
        <w:t xml:space="preserve">   sp_dbcmptlevel</w:t>
      </w:r>
    </w:p>
    <w:p w:rsidR="00802E2B" w:rsidRPr="00EE6F5F" w:rsidRDefault="00802E2B" w:rsidP="00802E2B">
      <w:pPr>
        <w:spacing w:line="20" w:lineRule="atLeast"/>
        <w:rPr>
          <w:sz w:val="24"/>
          <w:szCs w:val="24"/>
        </w:rPr>
      </w:pPr>
      <w:r w:rsidRPr="00EE6F5F">
        <w:rPr>
          <w:sz w:val="24"/>
          <w:szCs w:val="24"/>
        </w:rPr>
        <w:t>5) Transfer all the logins from Source to the Destination using</w:t>
      </w:r>
    </w:p>
    <w:p w:rsidR="00802E2B" w:rsidRPr="00EE6F5F" w:rsidRDefault="00802E2B" w:rsidP="00802E2B">
      <w:pPr>
        <w:spacing w:line="20" w:lineRule="atLeast"/>
        <w:rPr>
          <w:sz w:val="24"/>
          <w:szCs w:val="24"/>
        </w:rPr>
      </w:pPr>
      <w:r w:rsidRPr="00EE6F5F">
        <w:rPr>
          <w:sz w:val="24"/>
          <w:szCs w:val="24"/>
        </w:rPr>
        <w:t xml:space="preserve">   sp_help_revlogin</w:t>
      </w:r>
    </w:p>
    <w:p w:rsidR="00802E2B" w:rsidRPr="00EE6F5F" w:rsidRDefault="00802E2B" w:rsidP="00802E2B">
      <w:pPr>
        <w:spacing w:line="20" w:lineRule="atLeast"/>
        <w:rPr>
          <w:sz w:val="24"/>
          <w:szCs w:val="24"/>
        </w:rPr>
      </w:pPr>
      <w:r w:rsidRPr="00EE6F5F">
        <w:rPr>
          <w:sz w:val="24"/>
          <w:szCs w:val="24"/>
        </w:rPr>
        <w:t xml:space="preserve">6) Fix orphan users issue if any. </w:t>
      </w:r>
    </w:p>
    <w:p w:rsidR="00802E2B" w:rsidRPr="00EE6F5F" w:rsidRDefault="00802E2B" w:rsidP="00802E2B">
      <w:pPr>
        <w:spacing w:line="20" w:lineRule="atLeast"/>
        <w:rPr>
          <w:sz w:val="24"/>
          <w:szCs w:val="24"/>
        </w:rPr>
      </w:pPr>
      <w:r w:rsidRPr="00EE6F5F">
        <w:rPr>
          <w:sz w:val="24"/>
          <w:szCs w:val="24"/>
        </w:rPr>
        <w:t xml:space="preserve">   sp_change_users_login</w:t>
      </w:r>
      <w:r w:rsidR="001C5AAB">
        <w:rPr>
          <w:sz w:val="24"/>
          <w:szCs w:val="24"/>
        </w:rPr>
        <w:t xml:space="preserve"> </w:t>
      </w:r>
      <w:r w:rsidR="001C5AAB" w:rsidRPr="008248B7">
        <w:rPr>
          <w:sz w:val="24"/>
          <w:szCs w:val="24"/>
        </w:rPr>
        <w:t>'update_one’,</w:t>
      </w:r>
      <w:r w:rsidR="001C5AAB">
        <w:rPr>
          <w:sz w:val="24"/>
          <w:szCs w:val="24"/>
        </w:rPr>
        <w:t>’user name’,</w:t>
      </w:r>
      <w:r w:rsidR="001C5AAB" w:rsidRPr="008248B7">
        <w:rPr>
          <w:sz w:val="24"/>
          <w:szCs w:val="24"/>
        </w:rPr>
        <w:t xml:space="preserve"> ‘login</w:t>
      </w:r>
      <w:r w:rsidR="001C5AAB">
        <w:rPr>
          <w:sz w:val="24"/>
          <w:szCs w:val="24"/>
        </w:rPr>
        <w:t xml:space="preserve"> name</w:t>
      </w:r>
      <w:r w:rsidR="001C5AAB" w:rsidRPr="008248B7">
        <w:rPr>
          <w:sz w:val="24"/>
          <w:szCs w:val="24"/>
        </w:rPr>
        <w:t>'</w:t>
      </w:r>
    </w:p>
    <w:p w:rsidR="00802E2B" w:rsidRPr="00EE6F5F" w:rsidRDefault="00802E2B" w:rsidP="00802E2B">
      <w:pPr>
        <w:spacing w:line="20" w:lineRule="atLeast"/>
        <w:rPr>
          <w:sz w:val="24"/>
          <w:szCs w:val="24"/>
        </w:rPr>
      </w:pPr>
      <w:r w:rsidRPr="00EE6F5F">
        <w:rPr>
          <w:sz w:val="24"/>
          <w:szCs w:val="24"/>
        </w:rPr>
        <w:t>7) DBCC UPDATEUSAGE</w:t>
      </w:r>
    </w:p>
    <w:p w:rsidR="00802E2B" w:rsidRPr="00EE6F5F" w:rsidRDefault="00E43860" w:rsidP="00802E2B">
      <w:pPr>
        <w:spacing w:line="20" w:lineRule="atLeast"/>
        <w:rPr>
          <w:sz w:val="24"/>
          <w:szCs w:val="24"/>
        </w:rPr>
      </w:pPr>
      <w:r>
        <w:rPr>
          <w:sz w:val="24"/>
          <w:szCs w:val="24"/>
        </w:rPr>
        <w:t xml:space="preserve">&gt; </w:t>
      </w:r>
      <w:r w:rsidR="00802E2B" w:rsidRPr="00EE6F5F">
        <w:rPr>
          <w:sz w:val="24"/>
          <w:szCs w:val="24"/>
        </w:rPr>
        <w:t>The table or index row counts and the page counts for data, leaf, and reserved pages could become out of synch with time in the database system tables. DBCC UPDATEUSAGE command corrects these inaccuracies and ensures the counts are updated.</w:t>
      </w:r>
    </w:p>
    <w:p w:rsidR="00802E2B" w:rsidRPr="00EE6F5F" w:rsidRDefault="00802E2B" w:rsidP="00802E2B">
      <w:pPr>
        <w:spacing w:line="20" w:lineRule="atLeast"/>
        <w:rPr>
          <w:sz w:val="24"/>
          <w:szCs w:val="24"/>
        </w:rPr>
      </w:pPr>
      <w:r w:rsidRPr="00EE6F5F">
        <w:rPr>
          <w:sz w:val="24"/>
          <w:szCs w:val="24"/>
        </w:rPr>
        <w:t>DBCC UPDATEUSAGE ('database_name') WITH COUNT_ROWS</w:t>
      </w:r>
    </w:p>
    <w:p w:rsidR="00802E2B" w:rsidRPr="00EE6F5F" w:rsidRDefault="00802E2B" w:rsidP="00802E2B">
      <w:pPr>
        <w:spacing w:line="20" w:lineRule="atLeast"/>
        <w:rPr>
          <w:sz w:val="24"/>
          <w:szCs w:val="24"/>
        </w:rPr>
      </w:pPr>
      <w:r w:rsidRPr="00EE6F5F">
        <w:rPr>
          <w:sz w:val="24"/>
          <w:szCs w:val="24"/>
        </w:rPr>
        <w:t>8) DBCC CHECKDB</w:t>
      </w:r>
    </w:p>
    <w:p w:rsidR="00802E2B" w:rsidRPr="00EE6F5F" w:rsidRDefault="00E43860" w:rsidP="00802E2B">
      <w:pPr>
        <w:spacing w:line="20" w:lineRule="atLeast"/>
        <w:rPr>
          <w:sz w:val="24"/>
          <w:szCs w:val="24"/>
        </w:rPr>
      </w:pPr>
      <w:r>
        <w:rPr>
          <w:sz w:val="24"/>
          <w:szCs w:val="24"/>
        </w:rPr>
        <w:t xml:space="preserve">&gt; </w:t>
      </w:r>
      <w:r w:rsidR="00802E2B" w:rsidRPr="00EE6F5F">
        <w:rPr>
          <w:sz w:val="24"/>
          <w:szCs w:val="24"/>
        </w:rPr>
        <w:t>DBCC CHECKDB is a commonly used command that can check the allocation, structural and logical integrity of a database and its objects.</w:t>
      </w:r>
    </w:p>
    <w:p w:rsidR="00802E2B" w:rsidRPr="00EE6F5F" w:rsidRDefault="00802E2B" w:rsidP="00802E2B">
      <w:pPr>
        <w:spacing w:line="20" w:lineRule="atLeast"/>
        <w:rPr>
          <w:sz w:val="24"/>
          <w:szCs w:val="24"/>
        </w:rPr>
      </w:pPr>
      <w:r w:rsidRPr="00EE6F5F">
        <w:rPr>
          <w:sz w:val="24"/>
          <w:szCs w:val="24"/>
        </w:rPr>
        <w:t>DBCC CHECKDB ('database_name') WITH ALL_ERRORMSGS</w:t>
      </w:r>
    </w:p>
    <w:p w:rsidR="00E43860" w:rsidRDefault="00802E2B" w:rsidP="00802E2B">
      <w:pPr>
        <w:spacing w:line="20" w:lineRule="atLeast"/>
        <w:rPr>
          <w:sz w:val="24"/>
          <w:szCs w:val="24"/>
        </w:rPr>
      </w:pPr>
      <w:r w:rsidRPr="00EE6F5F">
        <w:rPr>
          <w:sz w:val="24"/>
          <w:szCs w:val="24"/>
        </w:rPr>
        <w:t>CHECKDB found 0 allocation errors and 0 consistency errors in database 'Dbname'.</w:t>
      </w:r>
    </w:p>
    <w:p w:rsidR="00802E2B" w:rsidRPr="00EE6F5F" w:rsidRDefault="00802E2B" w:rsidP="00802E2B">
      <w:pPr>
        <w:spacing w:line="20" w:lineRule="atLeast"/>
        <w:rPr>
          <w:sz w:val="24"/>
          <w:szCs w:val="24"/>
        </w:rPr>
      </w:pPr>
      <w:r w:rsidRPr="00EE6F5F">
        <w:rPr>
          <w:sz w:val="24"/>
          <w:szCs w:val="24"/>
        </w:rPr>
        <w:t>9) Update Statistics</w:t>
      </w:r>
    </w:p>
    <w:p w:rsidR="00802E2B" w:rsidRPr="00EE6F5F" w:rsidRDefault="00E43860" w:rsidP="00802E2B">
      <w:pPr>
        <w:spacing w:line="20" w:lineRule="atLeast"/>
        <w:rPr>
          <w:sz w:val="24"/>
          <w:szCs w:val="24"/>
        </w:rPr>
      </w:pPr>
      <w:r>
        <w:rPr>
          <w:sz w:val="24"/>
          <w:szCs w:val="24"/>
        </w:rPr>
        <w:t xml:space="preserve">&gt; </w:t>
      </w:r>
      <w:r w:rsidR="00802E2B" w:rsidRPr="00EE6F5F">
        <w:rPr>
          <w:sz w:val="24"/>
          <w:szCs w:val="24"/>
        </w:rPr>
        <w:t>Statistics of SQL Server 2005 can be outdated and hence it is very important to update the statistics after moving the database to 2008.</w:t>
      </w:r>
    </w:p>
    <w:p w:rsidR="00802E2B" w:rsidRPr="00EE6F5F" w:rsidRDefault="00E43860" w:rsidP="00802E2B">
      <w:pPr>
        <w:spacing w:line="20" w:lineRule="atLeast"/>
        <w:rPr>
          <w:sz w:val="24"/>
          <w:szCs w:val="24"/>
        </w:rPr>
      </w:pPr>
      <w:r>
        <w:rPr>
          <w:sz w:val="24"/>
          <w:szCs w:val="24"/>
        </w:rPr>
        <w:t xml:space="preserve">&gt; </w:t>
      </w:r>
      <w:r w:rsidR="00802E2B" w:rsidRPr="00EE6F5F">
        <w:rPr>
          <w:sz w:val="24"/>
          <w:szCs w:val="24"/>
        </w:rPr>
        <w:t>Update statistics updates the header information (Page), count information, histograms, and metadata allocations.</w:t>
      </w:r>
    </w:p>
    <w:p w:rsidR="00802E2B" w:rsidRPr="00EE6F5F" w:rsidRDefault="00802E2B" w:rsidP="00802E2B">
      <w:pPr>
        <w:spacing w:line="20" w:lineRule="atLeast"/>
        <w:rPr>
          <w:sz w:val="24"/>
          <w:szCs w:val="24"/>
        </w:rPr>
      </w:pPr>
      <w:r w:rsidRPr="00EE6F5F">
        <w:rPr>
          <w:sz w:val="24"/>
          <w:szCs w:val="24"/>
        </w:rPr>
        <w:t>sp_updatestats</w:t>
      </w:r>
    </w:p>
    <w:p w:rsidR="00802E2B" w:rsidRPr="00EE6F5F" w:rsidRDefault="00802E2B" w:rsidP="00802E2B">
      <w:pPr>
        <w:spacing w:line="20" w:lineRule="atLeast"/>
        <w:rPr>
          <w:sz w:val="24"/>
          <w:szCs w:val="24"/>
        </w:rPr>
      </w:pPr>
      <w:r w:rsidRPr="00EE6F5F">
        <w:rPr>
          <w:sz w:val="24"/>
          <w:szCs w:val="24"/>
        </w:rPr>
        <w:t xml:space="preserve">10) Changing Page Verify Option  </w:t>
      </w:r>
    </w:p>
    <w:p w:rsidR="00802E2B" w:rsidRPr="00EE6F5F" w:rsidRDefault="00802E2B" w:rsidP="00802E2B">
      <w:pPr>
        <w:spacing w:line="20" w:lineRule="atLeast"/>
        <w:rPr>
          <w:sz w:val="24"/>
          <w:szCs w:val="24"/>
        </w:rPr>
      </w:pPr>
      <w:r w:rsidRPr="00802E2B">
        <w:rPr>
          <w:b/>
          <w:sz w:val="24"/>
          <w:szCs w:val="24"/>
        </w:rPr>
        <w:t>Torn Page Detection:</w:t>
      </w:r>
      <w:r w:rsidRPr="00EE6F5F">
        <w:rPr>
          <w:sz w:val="24"/>
          <w:szCs w:val="24"/>
        </w:rPr>
        <w:t xml:space="preserve"> Torn Page detection is a method that calculates Bit values for every 512 byte sector and stores the final values in the page header. While retrieving the page it checks if the page is Corrupted or not.</w:t>
      </w:r>
    </w:p>
    <w:p w:rsidR="00802E2B" w:rsidRPr="00EE6F5F" w:rsidRDefault="00802E2B" w:rsidP="00802E2B">
      <w:pPr>
        <w:spacing w:line="20" w:lineRule="atLeast"/>
        <w:rPr>
          <w:sz w:val="24"/>
          <w:szCs w:val="24"/>
        </w:rPr>
      </w:pPr>
      <w:r w:rsidRPr="00EE6F5F">
        <w:rPr>
          <w:b/>
          <w:sz w:val="24"/>
          <w:szCs w:val="24"/>
        </w:rPr>
        <w:t>Checksum:</w:t>
      </w:r>
      <w:r w:rsidRPr="00EE6F5F">
        <w:rPr>
          <w:sz w:val="24"/>
          <w:szCs w:val="24"/>
        </w:rPr>
        <w:t xml:space="preserve"> Checksum generates a checksum number and stores in the page header and when retrieving the page checks if the checksum is correct or not and hence this is how it validates the page is 'not corrupted'/'corrupted'.</w:t>
      </w:r>
    </w:p>
    <w:p w:rsidR="00802E2B" w:rsidRPr="00EE6F5F" w:rsidRDefault="00802E2B" w:rsidP="00802E2B">
      <w:pPr>
        <w:spacing w:line="20" w:lineRule="atLeast"/>
        <w:rPr>
          <w:sz w:val="24"/>
          <w:szCs w:val="24"/>
        </w:rPr>
      </w:pPr>
      <w:r w:rsidRPr="00106B04">
        <w:rPr>
          <w:b/>
          <w:sz w:val="24"/>
          <w:szCs w:val="24"/>
        </w:rPr>
        <w:t>Note:</w:t>
      </w:r>
      <w:r w:rsidRPr="00EE6F5F">
        <w:rPr>
          <w:sz w:val="24"/>
          <w:szCs w:val="24"/>
        </w:rPr>
        <w:t xml:space="preserve"> This doesn't perform any page verification</w:t>
      </w:r>
    </w:p>
    <w:p w:rsidR="00802E2B" w:rsidRPr="00EE6F5F" w:rsidRDefault="00802E2B" w:rsidP="00802E2B">
      <w:pPr>
        <w:spacing w:line="20" w:lineRule="atLeast"/>
        <w:rPr>
          <w:sz w:val="24"/>
          <w:szCs w:val="24"/>
        </w:rPr>
      </w:pPr>
      <w:r w:rsidRPr="00EE6F5F">
        <w:rPr>
          <w:sz w:val="24"/>
          <w:szCs w:val="24"/>
        </w:rPr>
        <w:t>11) Transfer of Jobs (/Logins) can also be done using DTS Packages by DTS/SSIS team. If there are any DTS Packages in SQL Server 2000 they can be migrated to SSIS Packages in 2005.</w:t>
      </w:r>
    </w:p>
    <w:p w:rsidR="00802E2B" w:rsidRPr="00EE6F5F" w:rsidRDefault="00802E2B" w:rsidP="00802E2B">
      <w:pPr>
        <w:spacing w:line="20" w:lineRule="atLeast"/>
        <w:rPr>
          <w:sz w:val="24"/>
          <w:szCs w:val="24"/>
        </w:rPr>
      </w:pPr>
      <w:r w:rsidRPr="00EE6F5F">
        <w:rPr>
          <w:sz w:val="24"/>
          <w:szCs w:val="24"/>
        </w:rPr>
        <w:t>If Jobs have to be transferred by DBA, then manually he/she has to script all the jobs and execute that commands at the destination.</w:t>
      </w:r>
    </w:p>
    <w:p w:rsidR="00802E2B" w:rsidRPr="00EE6F5F" w:rsidRDefault="00802E2B" w:rsidP="00802E2B">
      <w:pPr>
        <w:spacing w:line="20" w:lineRule="atLeast"/>
        <w:rPr>
          <w:sz w:val="24"/>
          <w:szCs w:val="24"/>
        </w:rPr>
      </w:pPr>
      <w:r w:rsidRPr="00EE6F5F">
        <w:rPr>
          <w:sz w:val="24"/>
          <w:szCs w:val="24"/>
        </w:rPr>
        <w:t>12) Finally after migration is completed ask Application team to perform App checks and validate if SQL Server 2005 is compatible with the respective application or not.</w:t>
      </w:r>
    </w:p>
    <w:p w:rsidR="00802E2B" w:rsidRPr="00EE6F5F" w:rsidRDefault="00E43860" w:rsidP="00802E2B">
      <w:pPr>
        <w:spacing w:line="20" w:lineRule="atLeast"/>
        <w:rPr>
          <w:sz w:val="24"/>
          <w:szCs w:val="24"/>
        </w:rPr>
      </w:pPr>
      <w:r>
        <w:rPr>
          <w:sz w:val="24"/>
          <w:szCs w:val="24"/>
        </w:rPr>
        <w:t xml:space="preserve"> </w:t>
      </w:r>
      <w:r w:rsidR="00802E2B" w:rsidRPr="00EE6F5F">
        <w:rPr>
          <w:sz w:val="24"/>
          <w:szCs w:val="24"/>
        </w:rPr>
        <w:t>Once final Go is given by App team that confirms that migration is a success.</w:t>
      </w:r>
    </w:p>
    <w:p w:rsidR="00515252" w:rsidRDefault="00515252" w:rsidP="00D5375B">
      <w:pPr>
        <w:spacing w:after="160" w:line="259" w:lineRule="auto"/>
        <w:rPr>
          <w:rFonts w:cs="Times New Roman"/>
          <w:sz w:val="24"/>
          <w:szCs w:val="24"/>
        </w:rPr>
      </w:pPr>
    </w:p>
    <w:p w:rsidR="00D762A7" w:rsidRPr="00661F57" w:rsidRDefault="00D762A7"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Pr="003403E3" w:rsidRDefault="003403E3" w:rsidP="00D5375B">
      <w:pPr>
        <w:spacing w:after="160" w:line="259" w:lineRule="auto"/>
        <w:rPr>
          <w:rFonts w:cs="Times New Roman"/>
          <w:b/>
          <w:sz w:val="24"/>
          <w:szCs w:val="24"/>
        </w:rPr>
      </w:pPr>
      <w:r w:rsidRPr="003403E3">
        <w:rPr>
          <w:rFonts w:cs="Times New Roman"/>
          <w:b/>
          <w:sz w:val="24"/>
          <w:szCs w:val="24"/>
        </w:rPr>
        <w:t>Check list for before Migration?</w:t>
      </w:r>
    </w:p>
    <w:p w:rsidR="00D762A7" w:rsidRDefault="00D762A7" w:rsidP="00D762A7">
      <w:pPr>
        <w:rPr>
          <w:rFonts w:cstheme="minorHAnsi"/>
          <w:b/>
          <w:sz w:val="24"/>
          <w:szCs w:val="24"/>
        </w:rPr>
      </w:pPr>
      <w:r w:rsidRPr="00194CB8">
        <w:rPr>
          <w:rFonts w:cstheme="minorHAnsi"/>
          <w:b/>
          <w:sz w:val="24"/>
          <w:szCs w:val="24"/>
        </w:rPr>
        <w:t xml:space="preserve">Migration from SQL Server 2008 to SQL Server 2014 Check list </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Identify databases you would like to migrate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 xml:space="preserve">Backup all user databases </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all the existing login</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all the Server roles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all the Audit and Audit Specifications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backup devices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Server level triggers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Replication along with Configuration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Mirroring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Data Collection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Resource Governor’s objects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Linked Server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Logshipping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SQL Server Agent jobs</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all DB Mail objects such as Profile and its settings</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all Proxy accounts  and credentials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all Operators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Script out all alerts if Applicable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Save SQL Server, Server configuration in a file</w:t>
      </w:r>
    </w:p>
    <w:p w:rsidR="00D762A7" w:rsidRDefault="00D762A7" w:rsidP="00E61408">
      <w:pPr>
        <w:pStyle w:val="ListParagraph"/>
        <w:numPr>
          <w:ilvl w:val="0"/>
          <w:numId w:val="126"/>
        </w:numPr>
        <w:spacing w:after="160" w:line="259" w:lineRule="auto"/>
        <w:rPr>
          <w:rFonts w:cstheme="minorHAnsi"/>
          <w:sz w:val="24"/>
          <w:szCs w:val="24"/>
        </w:rPr>
      </w:pPr>
      <w:r>
        <w:rPr>
          <w:rFonts w:cstheme="minorHAnsi"/>
          <w:sz w:val="24"/>
          <w:szCs w:val="24"/>
        </w:rPr>
        <w:t>Data Encryption keys</w:t>
      </w:r>
    </w:p>
    <w:p w:rsidR="00D762A7" w:rsidRDefault="00D762A7" w:rsidP="00D762A7">
      <w:pPr>
        <w:rPr>
          <w:rFonts w:cstheme="minorHAnsi"/>
          <w:b/>
          <w:sz w:val="24"/>
          <w:szCs w:val="24"/>
        </w:rPr>
      </w:pPr>
    </w:p>
    <w:p w:rsidR="00D762A7" w:rsidRDefault="00D762A7" w:rsidP="00D762A7">
      <w:pPr>
        <w:rPr>
          <w:rFonts w:cstheme="minorHAnsi"/>
          <w:b/>
          <w:sz w:val="24"/>
          <w:szCs w:val="24"/>
        </w:rPr>
      </w:pPr>
      <w:r w:rsidRPr="00AA3469">
        <w:rPr>
          <w:rFonts w:cstheme="minorHAnsi"/>
          <w:b/>
          <w:sz w:val="24"/>
          <w:szCs w:val="24"/>
        </w:rPr>
        <w:t>Destination SQL Server Checklist</w:t>
      </w:r>
    </w:p>
    <w:p w:rsidR="00D762A7" w:rsidRDefault="00D762A7" w:rsidP="00E61408">
      <w:pPr>
        <w:pStyle w:val="ListParagraph"/>
        <w:numPr>
          <w:ilvl w:val="0"/>
          <w:numId w:val="127"/>
        </w:numPr>
        <w:spacing w:after="160" w:line="259" w:lineRule="auto"/>
        <w:rPr>
          <w:rFonts w:cstheme="minorHAnsi"/>
          <w:sz w:val="24"/>
          <w:szCs w:val="24"/>
        </w:rPr>
      </w:pPr>
      <w:r>
        <w:rPr>
          <w:rFonts w:cstheme="minorHAnsi"/>
          <w:sz w:val="24"/>
          <w:szCs w:val="24"/>
        </w:rPr>
        <w:t>Required SQL Server is installed</w:t>
      </w:r>
    </w:p>
    <w:p w:rsidR="00D762A7" w:rsidRDefault="00D762A7" w:rsidP="00E61408">
      <w:pPr>
        <w:pStyle w:val="ListParagraph"/>
        <w:numPr>
          <w:ilvl w:val="0"/>
          <w:numId w:val="127"/>
        </w:numPr>
        <w:spacing w:after="160" w:line="259" w:lineRule="auto"/>
        <w:rPr>
          <w:rFonts w:cstheme="minorHAnsi"/>
          <w:sz w:val="24"/>
          <w:szCs w:val="24"/>
        </w:rPr>
      </w:pPr>
      <w:r>
        <w:rPr>
          <w:rFonts w:cstheme="minorHAnsi"/>
          <w:sz w:val="24"/>
          <w:szCs w:val="24"/>
        </w:rPr>
        <w:t xml:space="preserve">DBA SQL Server Check List is Completed </w:t>
      </w:r>
    </w:p>
    <w:p w:rsidR="00D762A7" w:rsidRDefault="00D762A7" w:rsidP="00E61408">
      <w:pPr>
        <w:pStyle w:val="ListParagraph"/>
        <w:numPr>
          <w:ilvl w:val="0"/>
          <w:numId w:val="127"/>
        </w:numPr>
        <w:spacing w:after="160" w:line="259" w:lineRule="auto"/>
        <w:rPr>
          <w:rFonts w:cstheme="minorHAnsi"/>
          <w:sz w:val="24"/>
          <w:szCs w:val="24"/>
        </w:rPr>
      </w:pPr>
      <w:r>
        <w:rPr>
          <w:rFonts w:cstheme="minorHAnsi"/>
          <w:sz w:val="24"/>
          <w:szCs w:val="24"/>
        </w:rPr>
        <w:t>Enough Space for storing Backup and source scripts</w:t>
      </w:r>
    </w:p>
    <w:p w:rsidR="00D762A7" w:rsidRDefault="00D762A7" w:rsidP="00E61408">
      <w:pPr>
        <w:pStyle w:val="ListParagraph"/>
        <w:numPr>
          <w:ilvl w:val="0"/>
          <w:numId w:val="127"/>
        </w:numPr>
        <w:spacing w:after="160" w:line="259" w:lineRule="auto"/>
        <w:rPr>
          <w:rFonts w:cstheme="minorHAnsi"/>
          <w:sz w:val="24"/>
          <w:szCs w:val="24"/>
        </w:rPr>
      </w:pPr>
      <w:r>
        <w:rPr>
          <w:rFonts w:cstheme="minorHAnsi"/>
          <w:sz w:val="24"/>
          <w:szCs w:val="24"/>
        </w:rPr>
        <w:t>Applications compatibility is signed off</w:t>
      </w: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Default="00515252" w:rsidP="00D5375B">
      <w:pPr>
        <w:spacing w:after="160" w:line="259" w:lineRule="auto"/>
        <w:rPr>
          <w:rFonts w:cs="Times New Roman"/>
          <w:sz w:val="24"/>
          <w:szCs w:val="24"/>
        </w:rPr>
      </w:pPr>
    </w:p>
    <w:p w:rsidR="00C17A2D" w:rsidRDefault="00C17A2D" w:rsidP="00D5375B">
      <w:pPr>
        <w:spacing w:after="160" w:line="259" w:lineRule="auto"/>
        <w:rPr>
          <w:rFonts w:cs="Times New Roman"/>
          <w:sz w:val="24"/>
          <w:szCs w:val="24"/>
        </w:rPr>
      </w:pPr>
    </w:p>
    <w:p w:rsidR="00C17A2D" w:rsidRDefault="00C17A2D" w:rsidP="00D5375B">
      <w:pPr>
        <w:spacing w:after="160" w:line="259" w:lineRule="auto"/>
        <w:rPr>
          <w:rFonts w:cs="Times New Roman"/>
          <w:sz w:val="24"/>
          <w:szCs w:val="24"/>
        </w:rPr>
      </w:pPr>
    </w:p>
    <w:p w:rsidR="00D762A7" w:rsidRDefault="00D762A7" w:rsidP="00D5375B">
      <w:pPr>
        <w:spacing w:after="160" w:line="259" w:lineRule="auto"/>
        <w:rPr>
          <w:rFonts w:cs="Times New Roman"/>
          <w:sz w:val="24"/>
          <w:szCs w:val="24"/>
        </w:rPr>
      </w:pPr>
    </w:p>
    <w:p w:rsidR="00BE329A" w:rsidRPr="00BE329A" w:rsidRDefault="00BE329A" w:rsidP="00BE329A">
      <w:pPr>
        <w:spacing w:after="160" w:line="259" w:lineRule="auto"/>
        <w:jc w:val="center"/>
        <w:rPr>
          <w:rFonts w:cs="Times New Roman"/>
          <w:b/>
          <w:color w:val="C00000"/>
          <w:sz w:val="24"/>
          <w:szCs w:val="24"/>
        </w:rPr>
      </w:pPr>
      <w:r w:rsidRPr="00BE329A">
        <w:rPr>
          <w:rFonts w:cs="Times New Roman"/>
          <w:b/>
          <w:color w:val="C00000"/>
          <w:sz w:val="24"/>
          <w:szCs w:val="24"/>
        </w:rPr>
        <w:t>TEMPDB FULL</w:t>
      </w:r>
    </w:p>
    <w:p w:rsidR="00BE329A" w:rsidRPr="00BE329A" w:rsidRDefault="00BE329A" w:rsidP="00BE329A">
      <w:pPr>
        <w:spacing w:after="160" w:line="259" w:lineRule="auto"/>
        <w:rPr>
          <w:rFonts w:cs="Times New Roman"/>
          <w:b/>
          <w:sz w:val="24"/>
          <w:szCs w:val="24"/>
        </w:rPr>
      </w:pPr>
      <w:r w:rsidRPr="00BE329A">
        <w:rPr>
          <w:rFonts w:cs="Times New Roman"/>
          <w:b/>
          <w:sz w:val="24"/>
          <w:szCs w:val="24"/>
        </w:rPr>
        <w:t>Tempdb Full:</w:t>
      </w:r>
    </w:p>
    <w:p w:rsidR="00BE329A" w:rsidRPr="00BE329A" w:rsidRDefault="00BE329A" w:rsidP="00BE329A">
      <w:pPr>
        <w:spacing w:after="160" w:line="259" w:lineRule="auto"/>
        <w:rPr>
          <w:rFonts w:cs="Times New Roman"/>
          <w:sz w:val="24"/>
          <w:szCs w:val="24"/>
        </w:rPr>
      </w:pPr>
    </w:p>
    <w:p w:rsidR="00BE329A" w:rsidRPr="00BE329A" w:rsidRDefault="00BE329A" w:rsidP="00BE329A">
      <w:pPr>
        <w:spacing w:after="160" w:line="259" w:lineRule="auto"/>
        <w:rPr>
          <w:rFonts w:cs="Times New Roman"/>
          <w:sz w:val="24"/>
          <w:szCs w:val="24"/>
        </w:rPr>
      </w:pPr>
      <w:r w:rsidRPr="00BE329A">
        <w:rPr>
          <w:rFonts w:cs="Times New Roman"/>
          <w:sz w:val="24"/>
          <w:szCs w:val="24"/>
        </w:rPr>
        <w:t xml:space="preserve">1) Increase the File Size (if storage is available). </w:t>
      </w:r>
    </w:p>
    <w:p w:rsidR="00BE329A" w:rsidRPr="00BE329A" w:rsidRDefault="00BE329A" w:rsidP="00BE329A">
      <w:pPr>
        <w:spacing w:after="160" w:line="259" w:lineRule="auto"/>
        <w:rPr>
          <w:rFonts w:cs="Times New Roman"/>
          <w:sz w:val="24"/>
          <w:szCs w:val="24"/>
        </w:rPr>
      </w:pPr>
      <w:r w:rsidRPr="00BE329A">
        <w:rPr>
          <w:rFonts w:cs="Times New Roman"/>
          <w:sz w:val="24"/>
          <w:szCs w:val="24"/>
        </w:rPr>
        <w:t>2</w:t>
      </w:r>
      <w:r>
        <w:rPr>
          <w:rFonts w:cs="Times New Roman"/>
          <w:sz w:val="24"/>
          <w:szCs w:val="24"/>
        </w:rPr>
        <w:t>)</w:t>
      </w:r>
      <w:r w:rsidRPr="00BE329A">
        <w:rPr>
          <w:rFonts w:cs="Times New Roman"/>
          <w:sz w:val="24"/>
          <w:szCs w:val="24"/>
        </w:rPr>
        <w:t>. Add NDF file from another/same drive.</w:t>
      </w:r>
    </w:p>
    <w:p w:rsidR="00BE329A" w:rsidRPr="00BE329A" w:rsidRDefault="00BE329A" w:rsidP="00BE329A">
      <w:pPr>
        <w:spacing w:after="160" w:line="259" w:lineRule="auto"/>
        <w:rPr>
          <w:rFonts w:cs="Times New Roman"/>
          <w:sz w:val="24"/>
          <w:szCs w:val="24"/>
        </w:rPr>
      </w:pPr>
      <w:r w:rsidRPr="00BE329A">
        <w:rPr>
          <w:rFonts w:cs="Times New Roman"/>
          <w:sz w:val="24"/>
          <w:szCs w:val="24"/>
        </w:rPr>
        <w:t>3) Find out the transaction which is occupying more space in Tempdb and troubleshoot or kill that transaction based on approval</w:t>
      </w:r>
    </w:p>
    <w:p w:rsidR="00BE329A" w:rsidRPr="00BE329A" w:rsidRDefault="00BE329A" w:rsidP="00BE329A">
      <w:pPr>
        <w:spacing w:after="160" w:line="259" w:lineRule="auto"/>
        <w:rPr>
          <w:rFonts w:cs="Times New Roman"/>
          <w:sz w:val="24"/>
          <w:szCs w:val="24"/>
        </w:rPr>
      </w:pPr>
      <w:r w:rsidRPr="00BE329A">
        <w:rPr>
          <w:rFonts w:cs="Times New Roman"/>
          <w:sz w:val="24"/>
          <w:szCs w:val="24"/>
        </w:rPr>
        <w:t xml:space="preserve">4) </w:t>
      </w:r>
      <w:r>
        <w:rPr>
          <w:rFonts w:cs="Times New Roman"/>
          <w:sz w:val="24"/>
          <w:szCs w:val="24"/>
        </w:rPr>
        <w:t>S</w:t>
      </w:r>
      <w:r w:rsidRPr="00BE329A">
        <w:rPr>
          <w:rFonts w:cs="Times New Roman"/>
          <w:sz w:val="24"/>
          <w:szCs w:val="24"/>
        </w:rPr>
        <w:t>hrink the Data File of Tempdb (if no OPEN transactions are in progress)</w:t>
      </w:r>
    </w:p>
    <w:p w:rsidR="00BE329A" w:rsidRPr="00BE329A" w:rsidRDefault="00BE329A" w:rsidP="00BE329A">
      <w:pPr>
        <w:spacing w:after="160" w:line="259" w:lineRule="auto"/>
        <w:rPr>
          <w:rFonts w:cs="Times New Roman"/>
          <w:sz w:val="24"/>
          <w:szCs w:val="24"/>
        </w:rPr>
      </w:pPr>
      <w:r w:rsidRPr="00BE329A">
        <w:rPr>
          <w:rFonts w:cs="Times New Roman"/>
          <w:sz w:val="24"/>
          <w:szCs w:val="24"/>
        </w:rPr>
        <w:t>DBCC OPENTRAN \sys.dm_db_session_space_usage</w:t>
      </w:r>
    </w:p>
    <w:p w:rsidR="00BE329A" w:rsidRPr="00BE329A" w:rsidRDefault="00BE329A" w:rsidP="00BE329A">
      <w:pPr>
        <w:spacing w:after="160" w:line="259" w:lineRule="auto"/>
        <w:rPr>
          <w:rFonts w:cs="Times New Roman"/>
          <w:sz w:val="24"/>
          <w:szCs w:val="24"/>
        </w:rPr>
      </w:pPr>
      <w:r w:rsidRPr="00BE329A">
        <w:rPr>
          <w:rFonts w:cs="Times New Roman"/>
          <w:sz w:val="24"/>
          <w:szCs w:val="24"/>
        </w:rPr>
        <w:t xml:space="preserve">5) DBCC FREEPROCCACHE </w:t>
      </w:r>
    </w:p>
    <w:p w:rsidR="00BE329A" w:rsidRPr="00BE329A" w:rsidRDefault="00BE329A" w:rsidP="00BE329A">
      <w:pPr>
        <w:spacing w:after="160" w:line="259" w:lineRule="auto"/>
        <w:rPr>
          <w:rFonts w:cs="Times New Roman"/>
          <w:sz w:val="24"/>
          <w:szCs w:val="24"/>
        </w:rPr>
      </w:pPr>
      <w:r>
        <w:rPr>
          <w:rFonts w:cs="Times New Roman"/>
          <w:sz w:val="24"/>
          <w:szCs w:val="24"/>
        </w:rPr>
        <w:t xml:space="preserve">&gt; </w:t>
      </w:r>
      <w:r w:rsidRPr="00BE329A">
        <w:rPr>
          <w:rFonts w:cs="Times New Roman"/>
          <w:sz w:val="24"/>
          <w:szCs w:val="24"/>
        </w:rPr>
        <w:t>Command will clear the procedure cache in memory.</w:t>
      </w:r>
    </w:p>
    <w:p w:rsidR="00BE329A" w:rsidRPr="00BE329A" w:rsidRDefault="00BE329A" w:rsidP="00BE329A">
      <w:pPr>
        <w:spacing w:after="160" w:line="259" w:lineRule="auto"/>
        <w:rPr>
          <w:rFonts w:cs="Times New Roman"/>
          <w:sz w:val="24"/>
          <w:szCs w:val="24"/>
        </w:rPr>
      </w:pPr>
      <w:r>
        <w:rPr>
          <w:rFonts w:cs="Times New Roman"/>
          <w:sz w:val="24"/>
          <w:szCs w:val="24"/>
        </w:rPr>
        <w:t xml:space="preserve">&gt; </w:t>
      </w:r>
      <w:r w:rsidRPr="00BE329A">
        <w:rPr>
          <w:rFonts w:cs="Times New Roman"/>
          <w:sz w:val="24"/>
          <w:szCs w:val="24"/>
        </w:rPr>
        <w:t>There is a risk involved with this, it can affect next procedur</w:t>
      </w:r>
      <w:r>
        <w:rPr>
          <w:rFonts w:cs="Times New Roman"/>
          <w:sz w:val="24"/>
          <w:szCs w:val="24"/>
        </w:rPr>
        <w:t xml:space="preserve">es to be reparsed and compiled.   </w:t>
      </w:r>
      <w:r w:rsidRPr="00BE329A">
        <w:rPr>
          <w:rFonts w:cs="Times New Roman"/>
          <w:sz w:val="24"/>
          <w:szCs w:val="24"/>
        </w:rPr>
        <w:t xml:space="preserve">Also it might not give accurate results for DMV's.  </w:t>
      </w:r>
    </w:p>
    <w:p w:rsidR="00A324A4" w:rsidRDefault="00BE329A" w:rsidP="00BE329A">
      <w:pPr>
        <w:spacing w:after="160" w:line="259" w:lineRule="auto"/>
        <w:rPr>
          <w:rFonts w:cs="Times New Roman"/>
          <w:sz w:val="24"/>
          <w:szCs w:val="24"/>
        </w:rPr>
      </w:pPr>
      <w:r w:rsidRPr="00BE329A">
        <w:rPr>
          <w:rFonts w:cs="Times New Roman"/>
          <w:sz w:val="24"/>
          <w:szCs w:val="24"/>
        </w:rPr>
        <w:t>6) Restart the instance and it resets the tempdb size to last stated value in sysdatabases.</w:t>
      </w:r>
    </w:p>
    <w:p w:rsidR="00BE329A" w:rsidRDefault="00BE329A" w:rsidP="00BE329A">
      <w:pPr>
        <w:spacing w:after="160" w:line="259" w:lineRule="auto"/>
        <w:rPr>
          <w:rFonts w:cs="Times New Roman"/>
          <w:sz w:val="24"/>
          <w:szCs w:val="24"/>
        </w:rPr>
      </w:pPr>
    </w:p>
    <w:p w:rsidR="00BE329A" w:rsidRDefault="00BE329A" w:rsidP="00BE329A">
      <w:pPr>
        <w:spacing w:after="160" w:line="259" w:lineRule="auto"/>
        <w:rPr>
          <w:rFonts w:cs="Times New Roman"/>
          <w:sz w:val="24"/>
          <w:szCs w:val="24"/>
        </w:rPr>
      </w:pPr>
    </w:p>
    <w:p w:rsidR="00BE329A" w:rsidRDefault="00BE329A" w:rsidP="00BE329A">
      <w:pPr>
        <w:spacing w:after="160" w:line="259" w:lineRule="auto"/>
        <w:rPr>
          <w:rFonts w:cs="Times New Roman"/>
          <w:sz w:val="24"/>
          <w:szCs w:val="24"/>
        </w:rPr>
      </w:pPr>
    </w:p>
    <w:p w:rsidR="00BE329A" w:rsidRDefault="00BE329A" w:rsidP="00BE329A">
      <w:pPr>
        <w:spacing w:after="160" w:line="259" w:lineRule="auto"/>
        <w:rPr>
          <w:rFonts w:cs="Times New Roman"/>
          <w:sz w:val="24"/>
          <w:szCs w:val="24"/>
        </w:rPr>
      </w:pPr>
    </w:p>
    <w:p w:rsidR="00D96C61" w:rsidRDefault="00D96C61" w:rsidP="00D5375B">
      <w:pPr>
        <w:spacing w:after="160" w:line="259" w:lineRule="auto"/>
        <w:rPr>
          <w:rFonts w:cs="Times New Roman"/>
          <w:sz w:val="24"/>
          <w:szCs w:val="24"/>
        </w:rPr>
      </w:pPr>
    </w:p>
    <w:p w:rsidR="00A324A4" w:rsidRPr="001606FA" w:rsidRDefault="00BE329A" w:rsidP="00BE329A">
      <w:pPr>
        <w:spacing w:after="160" w:line="259" w:lineRule="auto"/>
        <w:jc w:val="center"/>
        <w:rPr>
          <w:rFonts w:cs="Times New Roman"/>
          <w:b/>
          <w:color w:val="C00000"/>
          <w:sz w:val="24"/>
          <w:szCs w:val="24"/>
        </w:rPr>
      </w:pPr>
      <w:r w:rsidRPr="001606FA">
        <w:rPr>
          <w:rFonts w:cs="Times New Roman"/>
          <w:b/>
          <w:color w:val="C00000"/>
          <w:sz w:val="24"/>
          <w:szCs w:val="24"/>
        </w:rPr>
        <w:t>LOGFILE FULL</w:t>
      </w:r>
    </w:p>
    <w:p w:rsidR="00BE329A" w:rsidRPr="001606FA" w:rsidRDefault="00145B83" w:rsidP="00BE329A">
      <w:pPr>
        <w:spacing w:after="160" w:line="259" w:lineRule="auto"/>
        <w:rPr>
          <w:rFonts w:cs="Times New Roman"/>
          <w:b/>
          <w:sz w:val="24"/>
          <w:szCs w:val="24"/>
        </w:rPr>
      </w:pPr>
      <w:r w:rsidRPr="001606FA">
        <w:rPr>
          <w:rFonts w:cs="Times New Roman"/>
          <w:b/>
          <w:sz w:val="24"/>
          <w:szCs w:val="24"/>
        </w:rPr>
        <w:t>Log file full:</w:t>
      </w:r>
    </w:p>
    <w:p w:rsidR="00BE329A" w:rsidRPr="00BE329A" w:rsidRDefault="00BE329A" w:rsidP="00BE329A">
      <w:pPr>
        <w:spacing w:after="160" w:line="259" w:lineRule="auto"/>
        <w:rPr>
          <w:rFonts w:cs="Times New Roman"/>
          <w:b/>
          <w:sz w:val="24"/>
          <w:szCs w:val="24"/>
        </w:rPr>
      </w:pPr>
      <w:r w:rsidRPr="00BE329A">
        <w:rPr>
          <w:rFonts w:cs="Times New Roman"/>
          <w:b/>
          <w:sz w:val="24"/>
          <w:szCs w:val="24"/>
        </w:rPr>
        <w:t>Error: 9002</w:t>
      </w:r>
    </w:p>
    <w:p w:rsidR="00BE329A" w:rsidRPr="00BE329A" w:rsidRDefault="00BE329A" w:rsidP="00BE329A">
      <w:pPr>
        <w:spacing w:after="160" w:line="259" w:lineRule="auto"/>
        <w:rPr>
          <w:rFonts w:cs="Times New Roman"/>
          <w:b/>
          <w:sz w:val="24"/>
          <w:szCs w:val="24"/>
        </w:rPr>
      </w:pPr>
      <w:r w:rsidRPr="00BE329A">
        <w:rPr>
          <w:rFonts w:cs="Times New Roman"/>
          <w:b/>
          <w:sz w:val="24"/>
          <w:szCs w:val="24"/>
        </w:rPr>
        <w:t>Steps:</w:t>
      </w:r>
    </w:p>
    <w:p w:rsidR="00BE329A" w:rsidRPr="00BE329A" w:rsidRDefault="00BE329A" w:rsidP="00BE329A">
      <w:pPr>
        <w:spacing w:after="160" w:line="259" w:lineRule="auto"/>
        <w:rPr>
          <w:rFonts w:cs="Times New Roman"/>
          <w:sz w:val="24"/>
          <w:szCs w:val="24"/>
        </w:rPr>
      </w:pPr>
      <w:r w:rsidRPr="00BE329A">
        <w:rPr>
          <w:rFonts w:cs="Times New Roman"/>
          <w:sz w:val="24"/>
          <w:szCs w:val="24"/>
        </w:rPr>
        <w:t>1. By using select * from sys.databases and verify the column "log_reuse_wait_desc" to find any active transactions are there?</w:t>
      </w:r>
    </w:p>
    <w:p w:rsidR="00BE329A" w:rsidRPr="00BE329A" w:rsidRDefault="00BE329A" w:rsidP="00BE329A">
      <w:pPr>
        <w:spacing w:after="160" w:line="259" w:lineRule="auto"/>
        <w:rPr>
          <w:rFonts w:cs="Times New Roman"/>
          <w:sz w:val="24"/>
          <w:szCs w:val="24"/>
        </w:rPr>
      </w:pPr>
      <w:r w:rsidRPr="00BE329A">
        <w:rPr>
          <w:rFonts w:cs="Times New Roman"/>
          <w:sz w:val="24"/>
          <w:szCs w:val="24"/>
        </w:rPr>
        <w:t>DBCC SQLPERF (Logspace)</w:t>
      </w:r>
    </w:p>
    <w:p w:rsidR="00BE329A" w:rsidRPr="00BE329A" w:rsidRDefault="00BE329A" w:rsidP="00BE329A">
      <w:pPr>
        <w:spacing w:after="160" w:line="259" w:lineRule="auto"/>
        <w:rPr>
          <w:rFonts w:cs="Times New Roman"/>
          <w:sz w:val="24"/>
          <w:szCs w:val="24"/>
        </w:rPr>
      </w:pPr>
      <w:r w:rsidRPr="00BE329A">
        <w:rPr>
          <w:rFonts w:cs="Times New Roman"/>
          <w:sz w:val="24"/>
          <w:szCs w:val="24"/>
        </w:rPr>
        <w:t>2. Check whether log file growth is set to restricted or unrestricted?</w:t>
      </w:r>
    </w:p>
    <w:p w:rsidR="00BE329A" w:rsidRPr="00BE329A" w:rsidRDefault="00BE329A" w:rsidP="00BE329A">
      <w:pPr>
        <w:spacing w:after="160" w:line="259" w:lineRule="auto"/>
        <w:rPr>
          <w:rFonts w:cs="Times New Roman"/>
          <w:sz w:val="24"/>
          <w:szCs w:val="24"/>
        </w:rPr>
      </w:pPr>
      <w:r w:rsidRPr="00BE329A">
        <w:rPr>
          <w:rFonts w:cs="Times New Roman"/>
          <w:sz w:val="24"/>
          <w:szCs w:val="24"/>
        </w:rPr>
        <w:t>If set restricted then increase the size for log file growth.</w:t>
      </w:r>
    </w:p>
    <w:p w:rsidR="00BE329A" w:rsidRPr="00BE329A" w:rsidRDefault="00BE329A" w:rsidP="00BE329A">
      <w:pPr>
        <w:spacing w:after="160" w:line="259" w:lineRule="auto"/>
        <w:rPr>
          <w:rFonts w:cs="Times New Roman"/>
          <w:sz w:val="24"/>
          <w:szCs w:val="24"/>
        </w:rPr>
      </w:pPr>
      <w:r w:rsidRPr="00BE329A">
        <w:rPr>
          <w:rFonts w:cs="Times New Roman"/>
          <w:sz w:val="24"/>
          <w:szCs w:val="24"/>
        </w:rPr>
        <w:t>3. Verify whether log backups are running or not if not manually run one T-log backup.</w:t>
      </w:r>
    </w:p>
    <w:p w:rsidR="00BE329A" w:rsidRPr="00BE329A" w:rsidRDefault="00BE329A" w:rsidP="00BE329A">
      <w:pPr>
        <w:spacing w:after="160" w:line="259" w:lineRule="auto"/>
        <w:rPr>
          <w:rFonts w:cs="Times New Roman"/>
          <w:sz w:val="24"/>
          <w:szCs w:val="24"/>
        </w:rPr>
      </w:pPr>
      <w:r>
        <w:rPr>
          <w:rFonts w:cs="Times New Roman"/>
          <w:sz w:val="24"/>
          <w:szCs w:val="24"/>
        </w:rPr>
        <w:t>4</w:t>
      </w:r>
      <w:r w:rsidRPr="00BE329A">
        <w:rPr>
          <w:rFonts w:cs="Times New Roman"/>
          <w:sz w:val="24"/>
          <w:szCs w:val="24"/>
        </w:rPr>
        <w:t>. Try to perform SHRINK operation which can release the space.</w:t>
      </w:r>
    </w:p>
    <w:p w:rsidR="00BE329A" w:rsidRPr="00BE329A" w:rsidRDefault="00BE329A" w:rsidP="00BE329A">
      <w:pPr>
        <w:spacing w:after="160" w:line="259" w:lineRule="auto"/>
        <w:rPr>
          <w:rFonts w:cs="Times New Roman"/>
          <w:sz w:val="24"/>
          <w:szCs w:val="24"/>
        </w:rPr>
      </w:pPr>
      <w:r>
        <w:rPr>
          <w:rFonts w:cs="Times New Roman"/>
          <w:sz w:val="24"/>
          <w:szCs w:val="24"/>
        </w:rPr>
        <w:t>5</w:t>
      </w:r>
      <w:r w:rsidRPr="00BE329A">
        <w:rPr>
          <w:rFonts w:cs="Times New Roman"/>
          <w:sz w:val="24"/>
          <w:szCs w:val="24"/>
        </w:rPr>
        <w:t xml:space="preserve">. Check the disk space availability where you kept log file </w:t>
      </w:r>
    </w:p>
    <w:p w:rsidR="00BE329A" w:rsidRPr="00BE329A" w:rsidRDefault="00BE329A" w:rsidP="00BE329A">
      <w:pPr>
        <w:spacing w:after="160" w:line="259" w:lineRule="auto"/>
        <w:rPr>
          <w:rFonts w:cs="Times New Roman"/>
          <w:sz w:val="24"/>
          <w:szCs w:val="24"/>
        </w:rPr>
      </w:pPr>
      <w:r>
        <w:rPr>
          <w:rFonts w:cs="Times New Roman"/>
          <w:sz w:val="24"/>
          <w:szCs w:val="24"/>
        </w:rPr>
        <w:t>6</w:t>
      </w:r>
      <w:r w:rsidRPr="00BE329A">
        <w:rPr>
          <w:rFonts w:cs="Times New Roman"/>
          <w:sz w:val="24"/>
          <w:szCs w:val="24"/>
        </w:rPr>
        <w:t>. If disk space is not available then add the over_flow file into the disk where space is available.</w:t>
      </w:r>
    </w:p>
    <w:p w:rsidR="00BE329A" w:rsidRPr="00BE329A" w:rsidRDefault="00BE329A" w:rsidP="00BE329A">
      <w:pPr>
        <w:spacing w:after="160" w:line="259" w:lineRule="auto"/>
        <w:rPr>
          <w:rFonts w:cs="Times New Roman"/>
          <w:sz w:val="24"/>
          <w:szCs w:val="24"/>
        </w:rPr>
      </w:pPr>
      <w:r>
        <w:rPr>
          <w:rFonts w:cs="Times New Roman"/>
          <w:sz w:val="24"/>
          <w:szCs w:val="24"/>
        </w:rPr>
        <w:t>7</w:t>
      </w:r>
      <w:r w:rsidRPr="00BE329A">
        <w:rPr>
          <w:rFonts w:cs="Times New Roman"/>
          <w:sz w:val="24"/>
          <w:szCs w:val="24"/>
        </w:rPr>
        <w:t>. Perform file movement after approval to the disk where it have enough free space.</w:t>
      </w:r>
    </w:p>
    <w:p w:rsidR="00BE329A" w:rsidRPr="00BE329A" w:rsidRDefault="00BE329A" w:rsidP="00BE329A">
      <w:pPr>
        <w:spacing w:after="160" w:line="259" w:lineRule="auto"/>
        <w:rPr>
          <w:rFonts w:cs="Times New Roman"/>
          <w:sz w:val="24"/>
          <w:szCs w:val="24"/>
        </w:rPr>
      </w:pPr>
      <w:r>
        <w:rPr>
          <w:rFonts w:cs="Times New Roman"/>
          <w:sz w:val="24"/>
          <w:szCs w:val="24"/>
        </w:rPr>
        <w:t>8</w:t>
      </w:r>
      <w:r w:rsidRPr="00BE329A">
        <w:rPr>
          <w:rFonts w:cs="Times New Roman"/>
          <w:sz w:val="24"/>
          <w:szCs w:val="24"/>
        </w:rPr>
        <w:t>. Verify whether log backups are running or not if not manually run one T-log backup.</w:t>
      </w:r>
    </w:p>
    <w:p w:rsidR="00BE329A" w:rsidRPr="00BE329A" w:rsidRDefault="00BE329A" w:rsidP="00BE329A">
      <w:pPr>
        <w:spacing w:after="160" w:line="259" w:lineRule="auto"/>
        <w:rPr>
          <w:rFonts w:cs="Times New Roman"/>
          <w:sz w:val="24"/>
          <w:szCs w:val="24"/>
        </w:rPr>
      </w:pPr>
    </w:p>
    <w:p w:rsidR="00BE329A" w:rsidRPr="00BE329A" w:rsidRDefault="00BE329A" w:rsidP="00BE329A">
      <w:pPr>
        <w:spacing w:after="160" w:line="259" w:lineRule="auto"/>
        <w:rPr>
          <w:rFonts w:cs="Times New Roman"/>
          <w:b/>
          <w:sz w:val="24"/>
          <w:szCs w:val="24"/>
        </w:rPr>
      </w:pPr>
      <w:r w:rsidRPr="00BE329A">
        <w:rPr>
          <w:rFonts w:cs="Times New Roman"/>
          <w:b/>
          <w:sz w:val="24"/>
          <w:szCs w:val="24"/>
        </w:rPr>
        <w:t>Last option:</w:t>
      </w:r>
    </w:p>
    <w:p w:rsidR="00BE329A" w:rsidRPr="00BE329A" w:rsidRDefault="00BE329A" w:rsidP="00BE329A">
      <w:pPr>
        <w:spacing w:after="160" w:line="259" w:lineRule="auto"/>
        <w:rPr>
          <w:rFonts w:cs="Times New Roman"/>
          <w:sz w:val="24"/>
          <w:szCs w:val="24"/>
        </w:rPr>
      </w:pPr>
      <w:r w:rsidRPr="00BE329A">
        <w:rPr>
          <w:rFonts w:cs="Times New Roman"/>
          <w:sz w:val="24"/>
          <w:szCs w:val="24"/>
        </w:rPr>
        <w:t>TRUNCATE ONLY ;;;( Not recommended in production server)</w:t>
      </w:r>
    </w:p>
    <w:p w:rsidR="00BE329A" w:rsidRPr="00BE329A" w:rsidRDefault="00BE329A" w:rsidP="00BE329A">
      <w:pPr>
        <w:spacing w:after="160" w:line="259" w:lineRule="auto"/>
        <w:rPr>
          <w:rFonts w:cs="Times New Roman"/>
          <w:sz w:val="24"/>
          <w:szCs w:val="24"/>
        </w:rPr>
      </w:pPr>
      <w:r w:rsidRPr="00BE329A">
        <w:rPr>
          <w:rFonts w:cs="Times New Roman"/>
          <w:sz w:val="24"/>
          <w:szCs w:val="24"/>
        </w:rPr>
        <w:t>Backup log dbname with truncate_only</w:t>
      </w:r>
    </w:p>
    <w:p w:rsidR="00BE329A" w:rsidRPr="00BE329A" w:rsidRDefault="00BE329A" w:rsidP="00BE329A">
      <w:pPr>
        <w:spacing w:after="160" w:line="259" w:lineRule="auto"/>
        <w:rPr>
          <w:rFonts w:cs="Times New Roman"/>
          <w:sz w:val="24"/>
          <w:szCs w:val="24"/>
        </w:rPr>
      </w:pPr>
      <w:r w:rsidRPr="00BE329A">
        <w:rPr>
          <w:rFonts w:cs="Times New Roman"/>
          <w:b/>
          <w:sz w:val="24"/>
          <w:szCs w:val="24"/>
        </w:rPr>
        <w:t>Note:</w:t>
      </w:r>
      <w:r w:rsidR="00AA3DEA">
        <w:rPr>
          <w:rFonts w:cs="Times New Roman"/>
          <w:sz w:val="24"/>
          <w:szCs w:val="24"/>
        </w:rPr>
        <w:t xml:space="preserve"> VLF'S</w:t>
      </w:r>
      <w:r w:rsidRPr="00BE329A">
        <w:rPr>
          <w:rFonts w:cs="Times New Roman"/>
          <w:sz w:val="24"/>
          <w:szCs w:val="24"/>
        </w:rPr>
        <w:t xml:space="preserve"> deleted from log file and due to truncate operation. You may get the free space in log file but chances of data loss.</w:t>
      </w:r>
    </w:p>
    <w:p w:rsidR="00BE329A" w:rsidRPr="00BE329A" w:rsidRDefault="00BE329A" w:rsidP="00BE329A">
      <w:pPr>
        <w:spacing w:after="160" w:line="259" w:lineRule="auto"/>
        <w:rPr>
          <w:rFonts w:cs="Times New Roman"/>
          <w:sz w:val="24"/>
          <w:szCs w:val="24"/>
        </w:rPr>
      </w:pPr>
    </w:p>
    <w:p w:rsidR="00BE329A" w:rsidRPr="00BE329A" w:rsidRDefault="00BE329A" w:rsidP="00BE329A">
      <w:pPr>
        <w:spacing w:after="160" w:line="259" w:lineRule="auto"/>
        <w:rPr>
          <w:rFonts w:cs="Times New Roman"/>
          <w:sz w:val="24"/>
          <w:szCs w:val="24"/>
        </w:rPr>
      </w:pPr>
    </w:p>
    <w:p w:rsidR="00BE329A" w:rsidRPr="00BE329A" w:rsidRDefault="00BE329A" w:rsidP="00BE329A">
      <w:pPr>
        <w:spacing w:after="160" w:line="259" w:lineRule="auto"/>
        <w:rPr>
          <w:rFonts w:cs="Times New Roman"/>
          <w:sz w:val="24"/>
          <w:szCs w:val="24"/>
        </w:rPr>
      </w:pPr>
    </w:p>
    <w:p w:rsidR="00BE329A" w:rsidRPr="00BE329A" w:rsidRDefault="00BE329A" w:rsidP="00BE329A">
      <w:pPr>
        <w:spacing w:after="160" w:line="259" w:lineRule="auto"/>
        <w:rPr>
          <w:rFonts w:cs="Times New Roman"/>
          <w:sz w:val="24"/>
          <w:szCs w:val="24"/>
        </w:rPr>
      </w:pPr>
    </w:p>
    <w:p w:rsidR="00BE329A" w:rsidRPr="00BE329A" w:rsidRDefault="00BE329A" w:rsidP="00BE329A">
      <w:pPr>
        <w:spacing w:after="160" w:line="259" w:lineRule="auto"/>
        <w:rPr>
          <w:rFonts w:cs="Times New Roman"/>
          <w:sz w:val="24"/>
          <w:szCs w:val="24"/>
        </w:rPr>
      </w:pPr>
    </w:p>
    <w:p w:rsidR="00BE329A" w:rsidRPr="00BE329A" w:rsidRDefault="00BE329A" w:rsidP="00BE329A">
      <w:pPr>
        <w:spacing w:after="160" w:line="259" w:lineRule="auto"/>
        <w:rPr>
          <w:rFonts w:cs="Times New Roman"/>
          <w:sz w:val="24"/>
          <w:szCs w:val="24"/>
        </w:rPr>
      </w:pPr>
    </w:p>
    <w:p w:rsidR="00A324A4" w:rsidRDefault="00A324A4" w:rsidP="00D5375B">
      <w:pPr>
        <w:spacing w:after="160" w:line="259" w:lineRule="auto"/>
        <w:rPr>
          <w:rFonts w:cs="Times New Roman"/>
          <w:sz w:val="24"/>
          <w:szCs w:val="24"/>
        </w:rPr>
      </w:pPr>
    </w:p>
    <w:p w:rsidR="00145B83" w:rsidRDefault="00C753A8" w:rsidP="00145B83">
      <w:pPr>
        <w:spacing w:after="160" w:line="259" w:lineRule="auto"/>
        <w:jc w:val="center"/>
        <w:rPr>
          <w:rFonts w:cs="Times New Roman"/>
          <w:b/>
          <w:color w:val="C00000"/>
          <w:sz w:val="24"/>
          <w:szCs w:val="24"/>
        </w:rPr>
      </w:pPr>
      <w:r w:rsidRPr="00145B83">
        <w:rPr>
          <w:rFonts w:cs="Times New Roman"/>
          <w:b/>
          <w:color w:val="C00000"/>
          <w:sz w:val="24"/>
          <w:szCs w:val="24"/>
        </w:rPr>
        <w:t>RESOURCE GOVERNOR (NEW FEATURE OF SQL SERVER 2008)</w:t>
      </w:r>
    </w:p>
    <w:p w:rsidR="00145B83" w:rsidRDefault="007A27B0" w:rsidP="00145B83">
      <w:pPr>
        <w:spacing w:after="160" w:line="259" w:lineRule="auto"/>
        <w:rPr>
          <w:rFonts w:cs="Times New Roman"/>
          <w:sz w:val="24"/>
          <w:szCs w:val="24"/>
        </w:rPr>
      </w:pPr>
      <w:r>
        <w:rPr>
          <w:rFonts w:cs="Times New Roman"/>
          <w:sz w:val="24"/>
          <w:szCs w:val="24"/>
        </w:rPr>
        <w:t xml:space="preserve">&gt; </w:t>
      </w:r>
      <w:r w:rsidR="00145B83">
        <w:rPr>
          <w:rFonts w:cs="Times New Roman"/>
          <w:sz w:val="24"/>
          <w:szCs w:val="24"/>
        </w:rPr>
        <w:t>Resource Governor is a new technology in SQL Server 2008 that enables you to manage SQL Server workload and resources by specifying limits on resource consumption</w:t>
      </w:r>
      <w:r>
        <w:rPr>
          <w:rFonts w:cs="Times New Roman"/>
          <w:sz w:val="24"/>
          <w:szCs w:val="24"/>
        </w:rPr>
        <w:t xml:space="preserve"> by incoming requests.</w:t>
      </w:r>
    </w:p>
    <w:p w:rsidR="007A27B0" w:rsidRDefault="007A27B0" w:rsidP="00145B83">
      <w:pPr>
        <w:spacing w:after="160" w:line="259" w:lineRule="auto"/>
        <w:rPr>
          <w:rFonts w:cs="Times New Roman"/>
          <w:sz w:val="24"/>
          <w:szCs w:val="24"/>
        </w:rPr>
      </w:pPr>
      <w:r>
        <w:rPr>
          <w:rFonts w:cs="Times New Roman"/>
          <w:sz w:val="24"/>
          <w:szCs w:val="24"/>
        </w:rPr>
        <w:t>&gt; The following three concepts are fundamental to understanding and using Resource Governor.</w:t>
      </w:r>
    </w:p>
    <w:p w:rsidR="007A27B0" w:rsidRDefault="007A27B0" w:rsidP="00145B83">
      <w:pPr>
        <w:spacing w:after="160" w:line="259" w:lineRule="auto"/>
        <w:rPr>
          <w:rFonts w:cs="Times New Roman"/>
          <w:sz w:val="24"/>
          <w:szCs w:val="24"/>
        </w:rPr>
      </w:pPr>
      <w:r w:rsidRPr="007A27B0">
        <w:rPr>
          <w:rFonts w:cs="Times New Roman"/>
          <w:b/>
          <w:sz w:val="24"/>
          <w:szCs w:val="24"/>
        </w:rPr>
        <w:t>Resource pools:</w:t>
      </w:r>
      <w:r>
        <w:rPr>
          <w:rFonts w:cs="Times New Roman"/>
          <w:b/>
          <w:sz w:val="24"/>
          <w:szCs w:val="24"/>
        </w:rPr>
        <w:t xml:space="preserve"> </w:t>
      </w:r>
      <w:r>
        <w:rPr>
          <w:rFonts w:cs="Times New Roman"/>
          <w:sz w:val="24"/>
          <w:szCs w:val="24"/>
        </w:rPr>
        <w:t>Two resource pools (internal and default) are created when SQL Server 2008 is installed. Resource Governor also supports user-defined resource pools.</w:t>
      </w:r>
    </w:p>
    <w:p w:rsidR="007A27B0" w:rsidRDefault="007A27B0" w:rsidP="00145B83">
      <w:pPr>
        <w:spacing w:after="160" w:line="259" w:lineRule="auto"/>
        <w:rPr>
          <w:rFonts w:cs="Times New Roman"/>
          <w:sz w:val="24"/>
          <w:szCs w:val="24"/>
        </w:rPr>
      </w:pPr>
      <w:r w:rsidRPr="007A27B0">
        <w:rPr>
          <w:rFonts w:cs="Times New Roman"/>
          <w:b/>
          <w:sz w:val="24"/>
          <w:szCs w:val="24"/>
        </w:rPr>
        <w:t>Workload Groups:</w:t>
      </w:r>
      <w:r>
        <w:rPr>
          <w:rFonts w:cs="Times New Roman"/>
          <w:b/>
          <w:sz w:val="24"/>
          <w:szCs w:val="24"/>
        </w:rPr>
        <w:t xml:space="preserve"> </w:t>
      </w:r>
      <w:r>
        <w:rPr>
          <w:rFonts w:cs="Times New Roman"/>
          <w:sz w:val="24"/>
          <w:szCs w:val="24"/>
        </w:rPr>
        <w:t>Two workload groups (internal and default) are created and mapped to their corresponding resource pools when SQL Server 2008 is installed. Resource user-defined workload groups.</w:t>
      </w:r>
    </w:p>
    <w:p w:rsidR="007A27B0" w:rsidRPr="007A27B0" w:rsidRDefault="007A27B0" w:rsidP="00145B83">
      <w:pPr>
        <w:spacing w:after="160" w:line="259" w:lineRule="auto"/>
        <w:rPr>
          <w:rFonts w:cs="Times New Roman"/>
          <w:sz w:val="24"/>
          <w:szCs w:val="24"/>
        </w:rPr>
      </w:pPr>
      <w:r w:rsidRPr="007A27B0">
        <w:rPr>
          <w:rFonts w:cs="Times New Roman"/>
          <w:b/>
          <w:sz w:val="24"/>
          <w:szCs w:val="24"/>
        </w:rPr>
        <w:t>Classification:</w:t>
      </w:r>
      <w:r>
        <w:rPr>
          <w:rFonts w:cs="Times New Roman"/>
          <w:b/>
          <w:sz w:val="24"/>
          <w:szCs w:val="24"/>
        </w:rPr>
        <w:t xml:space="preserve"> </w:t>
      </w:r>
      <w:r>
        <w:rPr>
          <w:rFonts w:cs="Times New Roman"/>
          <w:sz w:val="24"/>
          <w:szCs w:val="24"/>
        </w:rPr>
        <w:t>There are internal rules that classify incoming requests and route them to a workload group. Resource Governor also supports a classifier user-defined function for implementing classification rules.</w:t>
      </w:r>
    </w:p>
    <w:p w:rsidR="007A27B0" w:rsidRPr="00145B83" w:rsidRDefault="007A27B0" w:rsidP="00145B83">
      <w:pPr>
        <w:spacing w:after="160" w:line="259" w:lineRule="auto"/>
        <w:rPr>
          <w:rFonts w:cs="Times New Roman"/>
          <w:sz w:val="24"/>
          <w:szCs w:val="24"/>
        </w:rPr>
      </w:pPr>
    </w:p>
    <w:p w:rsidR="00A324A4" w:rsidRDefault="00A324A4"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A324A4" w:rsidRDefault="00A324A4" w:rsidP="00D5375B">
      <w:pPr>
        <w:spacing w:after="160" w:line="259" w:lineRule="auto"/>
        <w:rPr>
          <w:rFonts w:cs="Times New Roman"/>
          <w:sz w:val="24"/>
          <w:szCs w:val="24"/>
        </w:rPr>
      </w:pPr>
    </w:p>
    <w:p w:rsidR="007A27B0" w:rsidRDefault="007A27B0" w:rsidP="00D5375B">
      <w:pPr>
        <w:spacing w:after="160" w:line="259" w:lineRule="auto"/>
        <w:rPr>
          <w:rFonts w:cs="Times New Roman"/>
          <w:sz w:val="24"/>
          <w:szCs w:val="24"/>
        </w:rPr>
      </w:pPr>
    </w:p>
    <w:p w:rsidR="00F45162" w:rsidRDefault="00F45162" w:rsidP="00F45162">
      <w:pPr>
        <w:rPr>
          <w:rFonts w:cstheme="minorHAnsi"/>
          <w:b/>
          <w:color w:val="252525"/>
          <w:sz w:val="28"/>
          <w:szCs w:val="28"/>
          <w:shd w:val="clear" w:color="auto" w:fill="FFFFFF"/>
        </w:rPr>
      </w:pPr>
    </w:p>
    <w:p w:rsidR="00F45162" w:rsidRPr="00F45162" w:rsidRDefault="00F45162" w:rsidP="00F45162">
      <w:pPr>
        <w:jc w:val="center"/>
        <w:rPr>
          <w:rFonts w:cs="Times New Roman"/>
          <w:b/>
          <w:color w:val="C00000"/>
          <w:sz w:val="24"/>
          <w:szCs w:val="24"/>
        </w:rPr>
      </w:pPr>
      <w:r w:rsidRPr="00F45162">
        <w:rPr>
          <w:rFonts w:cs="Times New Roman"/>
          <w:b/>
          <w:color w:val="C00000"/>
          <w:sz w:val="24"/>
          <w:szCs w:val="24"/>
        </w:rPr>
        <w:t>SQL SERVER SECURITY AND POLICY BASED MANAGEMENT</w:t>
      </w:r>
    </w:p>
    <w:p w:rsidR="00F45162" w:rsidRPr="00F45162" w:rsidRDefault="00F45162" w:rsidP="00F45162">
      <w:pPr>
        <w:jc w:val="center"/>
        <w:rPr>
          <w:rFonts w:cs="Times New Roman"/>
          <w:sz w:val="24"/>
          <w:szCs w:val="24"/>
        </w:rPr>
      </w:pPr>
    </w:p>
    <w:p w:rsidR="00F45162" w:rsidRPr="00F45162" w:rsidRDefault="00F45162" w:rsidP="00E61408">
      <w:pPr>
        <w:pStyle w:val="ListParagraph"/>
        <w:numPr>
          <w:ilvl w:val="0"/>
          <w:numId w:val="124"/>
        </w:numPr>
        <w:spacing w:after="160" w:line="259" w:lineRule="auto"/>
        <w:rPr>
          <w:rFonts w:cs="Times New Roman"/>
          <w:sz w:val="24"/>
          <w:szCs w:val="24"/>
        </w:rPr>
      </w:pPr>
      <w:r w:rsidRPr="00F45162">
        <w:rPr>
          <w:rFonts w:cs="Times New Roman"/>
          <w:sz w:val="24"/>
          <w:szCs w:val="24"/>
        </w:rPr>
        <w:t>The Policy Based Management feature was introduced in SQL Server 2008. The purpose of the feature is to assists SQL Server administrators in creating and enforcing policies tied to SQL Server instances and their objects. The policies can be configured on one SQL Server and re-used on other SQL Server instances to provide a SQL Server security model for instance.</w:t>
      </w:r>
    </w:p>
    <w:p w:rsidR="00F45162" w:rsidRPr="00F45162" w:rsidRDefault="00F45162" w:rsidP="00F45162">
      <w:pPr>
        <w:pStyle w:val="ListParagraph"/>
        <w:rPr>
          <w:rFonts w:cs="Times New Roman"/>
          <w:sz w:val="24"/>
          <w:szCs w:val="24"/>
        </w:rPr>
      </w:pPr>
    </w:p>
    <w:p w:rsidR="00F45162" w:rsidRPr="00F45162" w:rsidRDefault="00F45162" w:rsidP="00E61408">
      <w:pPr>
        <w:pStyle w:val="ListParagraph"/>
        <w:numPr>
          <w:ilvl w:val="0"/>
          <w:numId w:val="124"/>
        </w:numPr>
        <w:spacing w:after="160" w:line="259" w:lineRule="auto"/>
        <w:rPr>
          <w:rFonts w:cs="Times New Roman"/>
          <w:sz w:val="24"/>
          <w:szCs w:val="24"/>
        </w:rPr>
      </w:pPr>
      <w:r w:rsidRPr="00F45162">
        <w:rPr>
          <w:rFonts w:cs="Times New Roman"/>
          <w:sz w:val="24"/>
          <w:szCs w:val="24"/>
        </w:rPr>
        <w:t>Policy Based Management allows DBAs to define the preferred state of the SQL Server system components (e.g. instances and objects) and compare the compliance status with the preferred state. Properly declared policies ensure enforcing company rules in the SQL Server environment, and are commonly a part of the SQL Server security model.</w:t>
      </w:r>
    </w:p>
    <w:p w:rsidR="00F45162" w:rsidRPr="00F45162" w:rsidRDefault="00F45162" w:rsidP="00F45162">
      <w:pPr>
        <w:pStyle w:val="ListParagraph"/>
        <w:rPr>
          <w:rFonts w:cs="Times New Roman"/>
          <w:sz w:val="24"/>
          <w:szCs w:val="24"/>
        </w:rPr>
      </w:pPr>
    </w:p>
    <w:p w:rsidR="00F45162" w:rsidRPr="00F45162" w:rsidRDefault="00F45162" w:rsidP="00E61408">
      <w:pPr>
        <w:pStyle w:val="ListParagraph"/>
        <w:numPr>
          <w:ilvl w:val="0"/>
          <w:numId w:val="124"/>
        </w:numPr>
        <w:spacing w:after="160" w:line="259" w:lineRule="auto"/>
        <w:rPr>
          <w:rFonts w:cs="Times New Roman"/>
          <w:sz w:val="24"/>
          <w:szCs w:val="24"/>
        </w:rPr>
      </w:pPr>
      <w:r w:rsidRPr="00F45162">
        <w:rPr>
          <w:rFonts w:cs="Times New Roman"/>
          <w:sz w:val="24"/>
          <w:szCs w:val="24"/>
        </w:rPr>
        <w:t>The Policy Based Management feature is built on top of the SQL Server Management Objects collection (objects that are designed for programming all aspects of managing Microsoft SQL Server) which supports SQL Server 2000 and later versions. Therefore Policy Based Management can be utilized on versions prior to SQL Server 2008, for instance via the PowerShell subsystem and SQL Server Agent.</w:t>
      </w:r>
    </w:p>
    <w:p w:rsidR="00F45162" w:rsidRPr="00F45162" w:rsidRDefault="00F45162" w:rsidP="00F45162">
      <w:pPr>
        <w:pStyle w:val="ListParagraph"/>
        <w:rPr>
          <w:rFonts w:cs="Times New Roman"/>
          <w:sz w:val="24"/>
          <w:szCs w:val="24"/>
        </w:rPr>
      </w:pPr>
    </w:p>
    <w:p w:rsidR="00F45162" w:rsidRPr="00F45162" w:rsidRDefault="00F45162" w:rsidP="00E61408">
      <w:pPr>
        <w:pStyle w:val="ListParagraph"/>
        <w:numPr>
          <w:ilvl w:val="0"/>
          <w:numId w:val="124"/>
        </w:numPr>
        <w:spacing w:after="160" w:line="259" w:lineRule="auto"/>
        <w:rPr>
          <w:rFonts w:cs="Times New Roman"/>
          <w:sz w:val="24"/>
          <w:szCs w:val="24"/>
        </w:rPr>
      </w:pPr>
      <w:r w:rsidRPr="00F45162">
        <w:rPr>
          <w:rFonts w:cs="Times New Roman"/>
          <w:sz w:val="24"/>
          <w:szCs w:val="24"/>
        </w:rPr>
        <w:t>Policy Management allows creating policies for various facets with a specified condition.</w:t>
      </w:r>
    </w:p>
    <w:p w:rsidR="00F45162" w:rsidRPr="00F45162" w:rsidRDefault="00F45162" w:rsidP="00F45162">
      <w:pPr>
        <w:pStyle w:val="ListParagraph"/>
        <w:rPr>
          <w:rFonts w:cs="Times New Roman"/>
          <w:sz w:val="24"/>
          <w:szCs w:val="24"/>
        </w:rPr>
      </w:pPr>
    </w:p>
    <w:p w:rsidR="00F45162" w:rsidRPr="00F45162" w:rsidRDefault="00F45162" w:rsidP="00F45162">
      <w:pPr>
        <w:rPr>
          <w:rFonts w:cs="Times New Roman"/>
          <w:sz w:val="24"/>
          <w:szCs w:val="24"/>
        </w:rPr>
      </w:pP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5C9EB7CD" wp14:editId="4FFE151B">
            <wp:extent cx="1390650" cy="800100"/>
            <wp:effectExtent l="0" t="0" r="0" b="0"/>
            <wp:docPr id="16" name="Picture 16" descr="http://www.codeproject.com/KB/database/PolicyManSQL2008/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deproject.com/KB/database/PolicyManSQL2008/image00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90650" cy="800100"/>
                    </a:xfrm>
                    <a:prstGeom prst="rect">
                      <a:avLst/>
                    </a:prstGeom>
                    <a:noFill/>
                    <a:ln>
                      <a:noFill/>
                    </a:ln>
                  </pic:spPr>
                </pic:pic>
              </a:graphicData>
            </a:graphic>
          </wp:inline>
        </w:drawing>
      </w:r>
    </w:p>
    <w:p w:rsidR="00F45162" w:rsidRPr="00F45162" w:rsidRDefault="00F45162" w:rsidP="00E61408">
      <w:pPr>
        <w:numPr>
          <w:ilvl w:val="0"/>
          <w:numId w:val="125"/>
        </w:numPr>
        <w:shd w:val="clear" w:color="auto" w:fill="FFFFFF"/>
        <w:spacing w:after="0" w:line="240" w:lineRule="auto"/>
        <w:ind w:left="0"/>
        <w:rPr>
          <w:rFonts w:cs="Times New Roman"/>
          <w:sz w:val="24"/>
          <w:szCs w:val="24"/>
        </w:rPr>
      </w:pPr>
      <w:r w:rsidRPr="00F45162">
        <w:rPr>
          <w:rFonts w:cs="Times New Roman"/>
          <w:sz w:val="24"/>
          <w:szCs w:val="24"/>
        </w:rPr>
        <w:t>Facets: Facets is the property of SQL Server which the policy will consider managing. There are several facets on which policies could be implemented. For example, we will use the “Database Option” facet to implement a policy which will ensure that the AutoShrink option should be TRUE for all hosted databases on the server. Similarly, we will be creating policies on the Stored Procedure facet.</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617C7A48" wp14:editId="7F6C1550">
            <wp:extent cx="1476375" cy="2181225"/>
            <wp:effectExtent l="0" t="0" r="9525" b="9525"/>
            <wp:docPr id="17" name="Picture 17" descr="http://www.codeproject.com/KB/database/PolicyManSQL2008/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database/PolicyManSQL2008/image00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76375" cy="2181225"/>
                    </a:xfrm>
                    <a:prstGeom prst="rect">
                      <a:avLst/>
                    </a:prstGeom>
                    <a:noFill/>
                    <a:ln>
                      <a:noFill/>
                    </a:ln>
                  </pic:spPr>
                </pic:pic>
              </a:graphicData>
            </a:graphic>
          </wp:inline>
        </w:drawing>
      </w:r>
    </w:p>
    <w:p w:rsidR="00F45162" w:rsidRPr="00F45162" w:rsidRDefault="00F45162" w:rsidP="00E61408">
      <w:pPr>
        <w:numPr>
          <w:ilvl w:val="0"/>
          <w:numId w:val="125"/>
        </w:numPr>
        <w:shd w:val="clear" w:color="auto" w:fill="FFFFFF"/>
        <w:spacing w:after="0" w:line="240" w:lineRule="auto"/>
        <w:ind w:left="0"/>
        <w:rPr>
          <w:rFonts w:cs="Times New Roman"/>
          <w:sz w:val="24"/>
          <w:szCs w:val="24"/>
        </w:rPr>
      </w:pPr>
      <w:r w:rsidRPr="00F45162">
        <w:rPr>
          <w:rFonts w:cs="Times New Roman"/>
          <w:sz w:val="24"/>
          <w:szCs w:val="24"/>
        </w:rPr>
        <w:t>Conditions: It is the criteria upon which the facet is evaluated. While designing a policy for the server, the first step is to create a condition which is to be evaluated by the policy for the facet.</w:t>
      </w:r>
    </w:p>
    <w:p w:rsidR="00F45162" w:rsidRPr="00F45162" w:rsidRDefault="00F45162" w:rsidP="00E61408">
      <w:pPr>
        <w:numPr>
          <w:ilvl w:val="0"/>
          <w:numId w:val="125"/>
        </w:numPr>
        <w:shd w:val="clear" w:color="auto" w:fill="FFFFFF"/>
        <w:spacing w:after="0" w:line="240" w:lineRule="auto"/>
        <w:ind w:left="0"/>
        <w:rPr>
          <w:rFonts w:cs="Times New Roman"/>
          <w:sz w:val="24"/>
          <w:szCs w:val="24"/>
        </w:rPr>
      </w:pPr>
      <w:r w:rsidRPr="00F45162">
        <w:rPr>
          <w:rFonts w:cs="Times New Roman"/>
          <w:sz w:val="24"/>
          <w:szCs w:val="24"/>
        </w:rPr>
        <w:t>Policies: As the dictionary says, I reform, a SQL Server policy is a set of basic principles and associated guidelines, formulated and enforced by the Policy Manager of a server, for the desired server facets to conform with, which in the long run shall maintain the server consistent and help the DBA achieve organizational level IT norms.</w:t>
      </w:r>
    </w:p>
    <w:p w:rsidR="00F45162" w:rsidRPr="00F45162" w:rsidRDefault="00F45162" w:rsidP="00F45162">
      <w:pPr>
        <w:shd w:val="clear" w:color="auto" w:fill="FFFFFF"/>
        <w:spacing w:before="300" w:after="165" w:line="240" w:lineRule="auto"/>
        <w:outlineLvl w:val="1"/>
        <w:rPr>
          <w:rFonts w:cs="Times New Roman"/>
          <w:sz w:val="24"/>
          <w:szCs w:val="24"/>
        </w:rPr>
      </w:pPr>
      <w:r w:rsidRPr="00F45162">
        <w:rPr>
          <w:rFonts w:cs="Times New Roman"/>
          <w:sz w:val="24"/>
          <w:szCs w:val="24"/>
        </w:rPr>
        <w:t>Example 1</w:t>
      </w:r>
    </w:p>
    <w:p w:rsidR="00F45162" w:rsidRPr="00F45162" w:rsidRDefault="00F45162" w:rsidP="00F45162">
      <w:pPr>
        <w:shd w:val="clear" w:color="auto" w:fill="FFFFFF"/>
        <w:spacing w:beforeAutospacing="1" w:after="0" w:afterAutospacing="1" w:line="240" w:lineRule="auto"/>
        <w:rPr>
          <w:rFonts w:cs="Times New Roman"/>
          <w:sz w:val="24"/>
          <w:szCs w:val="24"/>
        </w:rPr>
      </w:pPr>
      <w:r w:rsidRPr="00F45162">
        <w:rPr>
          <w:rFonts w:cs="Times New Roman"/>
          <w:sz w:val="24"/>
          <w:szCs w:val="24"/>
        </w:rPr>
        <w:t>Scenario: We will create an on demand policy to ensure that all the databases have the Auto Shrink option set to True. By default, a database that is created has Auto Shrink set to False, as shown in the figure below.</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707A933F" wp14:editId="296FDB63">
            <wp:extent cx="4429125" cy="2962275"/>
            <wp:effectExtent l="0" t="0" r="9525" b="9525"/>
            <wp:docPr id="18" name="Picture 18" descr="http://www.codeproject.com/KB/database/PolicyManSQL2008/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deproject.com/KB/database/PolicyManSQL2008/image00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29125" cy="2962275"/>
                    </a:xfrm>
                    <a:prstGeom prst="rect">
                      <a:avLst/>
                    </a:prstGeom>
                    <a:noFill/>
                    <a:ln>
                      <a:noFill/>
                    </a:ln>
                  </pic:spPr>
                </pic:pic>
              </a:graphicData>
            </a:graphic>
          </wp:inline>
        </w:drawing>
      </w:r>
    </w:p>
    <w:p w:rsidR="00F45162" w:rsidRPr="00F45162" w:rsidRDefault="00F45162" w:rsidP="00F45162">
      <w:pPr>
        <w:shd w:val="clear" w:color="auto" w:fill="FFFFFF"/>
        <w:spacing w:before="100" w:beforeAutospacing="1" w:after="100" w:afterAutospacing="1" w:line="240" w:lineRule="auto"/>
        <w:outlineLvl w:val="2"/>
        <w:rPr>
          <w:rFonts w:cs="Times New Roman"/>
          <w:sz w:val="24"/>
          <w:szCs w:val="24"/>
        </w:rPr>
      </w:pPr>
      <w:r w:rsidRPr="00F45162">
        <w:rPr>
          <w:rFonts w:cs="Times New Roman"/>
          <w:sz w:val="24"/>
          <w:szCs w:val="24"/>
        </w:rPr>
        <w:t>Step 1: Creating a Condition</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Right click on Conditions and select New Condition…</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43403669" wp14:editId="117444FF">
            <wp:extent cx="2752725" cy="1724025"/>
            <wp:effectExtent l="0" t="0" r="9525" b="9525"/>
            <wp:docPr id="19" name="Picture 19" descr="http://www.codeproject.com/KB/database/PolicyManSQL2008/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deproject.com/KB/database/PolicyManSQL2008/image00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52725" cy="1724025"/>
                    </a:xfrm>
                    <a:prstGeom prst="rect">
                      <a:avLst/>
                    </a:prstGeom>
                    <a:noFill/>
                    <a:ln>
                      <a:noFill/>
                    </a:ln>
                  </pic:spPr>
                </pic:pic>
              </a:graphicData>
            </a:graphic>
          </wp:inline>
        </w:drawing>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Next, provide a name to the Condition: “Check Auto Shrink”, and select the facet from the Facets drop down as “database option”. In the Expression Editor, choose the field from the drop down “@AutoShrink”, select operator as “=”, and value as “True”.</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The condition will check all databases for their auto shrink properties to be true.</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Click OK.</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34879EDD" wp14:editId="51E64EEA">
            <wp:extent cx="4200525" cy="2943225"/>
            <wp:effectExtent l="0" t="0" r="9525" b="9525"/>
            <wp:docPr id="20" name="Picture 20" descr="http://www.codeproject.com/KB/database/PolicyManSQL2008/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database/PolicyManSQL2008/image005.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00525" cy="2943225"/>
                    </a:xfrm>
                    <a:prstGeom prst="rect">
                      <a:avLst/>
                    </a:prstGeom>
                    <a:noFill/>
                    <a:ln>
                      <a:noFill/>
                    </a:ln>
                  </pic:spPr>
                </pic:pic>
              </a:graphicData>
            </a:graphic>
          </wp:inline>
        </w:drawing>
      </w:r>
    </w:p>
    <w:p w:rsidR="00F45162" w:rsidRPr="00F45162" w:rsidRDefault="00F45162" w:rsidP="00F45162">
      <w:pPr>
        <w:shd w:val="clear" w:color="auto" w:fill="FFFFFF"/>
        <w:spacing w:before="100" w:beforeAutospacing="1" w:after="100" w:afterAutospacing="1" w:line="240" w:lineRule="auto"/>
        <w:outlineLvl w:val="2"/>
        <w:rPr>
          <w:rFonts w:cs="Times New Roman"/>
          <w:sz w:val="24"/>
          <w:szCs w:val="24"/>
        </w:rPr>
      </w:pPr>
      <w:r w:rsidRPr="00F45162">
        <w:rPr>
          <w:rFonts w:cs="Times New Roman"/>
          <w:sz w:val="24"/>
          <w:szCs w:val="24"/>
        </w:rPr>
        <w:t>Step 2: Create a Policy</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Right click on Policies and select New Policy…</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0B6E3D8E" wp14:editId="1F3C1C32">
            <wp:extent cx="2524125" cy="1990725"/>
            <wp:effectExtent l="0" t="0" r="9525" b="9525"/>
            <wp:docPr id="22" name="Picture 22" descr="http://www.codeproject.com/KB/database/PolicyManSQL2008/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database/PolicyManSQL2008/image00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24125" cy="1990725"/>
                    </a:xfrm>
                    <a:prstGeom prst="rect">
                      <a:avLst/>
                    </a:prstGeom>
                    <a:noFill/>
                    <a:ln>
                      <a:noFill/>
                    </a:ln>
                  </pic:spPr>
                </pic:pic>
              </a:graphicData>
            </a:graphic>
          </wp:inline>
        </w:drawing>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Provide a name as “AutoShrinkPolicy”; from the Check condition drop down, select the Condition we just created. And from Targets, check every database as we want every database to conform to this policy.</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Next is the evaluation mode. Let’s keep it “On demand” for this example. On demand means we will evaluate the policy at our will instead of at a predefined schedule.</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60127910" wp14:editId="3FBB3EEB">
            <wp:extent cx="4010025" cy="3438525"/>
            <wp:effectExtent l="0" t="0" r="9525" b="9525"/>
            <wp:docPr id="7186" name="Picture 7186" descr="http://www.codeproject.com/KB/database/PolicyManSQL2008/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project.com/KB/database/PolicyManSQL2008/image007.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10025" cy="3438525"/>
                    </a:xfrm>
                    <a:prstGeom prst="rect">
                      <a:avLst/>
                    </a:prstGeom>
                    <a:noFill/>
                    <a:ln>
                      <a:noFill/>
                    </a:ln>
                  </pic:spPr>
                </pic:pic>
              </a:graphicData>
            </a:graphic>
          </wp:inline>
        </w:drawing>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Click OK.</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We are all set, the policy is in place.</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0D698AA0" wp14:editId="24F7DA05">
            <wp:extent cx="1762125" cy="1381125"/>
            <wp:effectExtent l="0" t="0" r="9525" b="9525"/>
            <wp:docPr id="7187" name="Picture 7187" descr="http://www.codeproject.com/KB/database/PolicyManSQL2008/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deproject.com/KB/database/PolicyManSQL2008/image00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62125" cy="1381125"/>
                    </a:xfrm>
                    <a:prstGeom prst="rect">
                      <a:avLst/>
                    </a:prstGeom>
                    <a:noFill/>
                    <a:ln>
                      <a:noFill/>
                    </a:ln>
                  </pic:spPr>
                </pic:pic>
              </a:graphicData>
            </a:graphic>
          </wp:inline>
        </w:drawing>
      </w:r>
    </w:p>
    <w:p w:rsidR="00F45162" w:rsidRPr="00F45162" w:rsidRDefault="00F45162" w:rsidP="00F45162">
      <w:pPr>
        <w:shd w:val="clear" w:color="auto" w:fill="FFFFFF"/>
        <w:spacing w:before="100" w:beforeAutospacing="1" w:after="100" w:afterAutospacing="1" w:line="240" w:lineRule="auto"/>
        <w:outlineLvl w:val="2"/>
        <w:rPr>
          <w:rFonts w:cs="Times New Roman"/>
          <w:sz w:val="24"/>
          <w:szCs w:val="24"/>
        </w:rPr>
      </w:pPr>
      <w:r w:rsidRPr="00F45162">
        <w:rPr>
          <w:rFonts w:cs="Times New Roman"/>
          <w:sz w:val="24"/>
          <w:szCs w:val="24"/>
        </w:rPr>
        <w:t>Step 3: Evaluation</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We have been able to create the policy; now we will let the Policy Manager evaluate the policy. To evaluate, right click the Policy “AutoShrinkPolicy” and click Evaluate. SQL Server evaluates and lists the result as shown in the screenshot below. Since for none of my databases Auto Shrink is True, there are non-conformations for each one of the hosted databases on my server.</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5373A6A4" wp14:editId="16CCBD98">
            <wp:extent cx="4648200" cy="4314825"/>
            <wp:effectExtent l="0" t="0" r="0" b="9525"/>
            <wp:docPr id="7188" name="Picture 7188" descr="http://www.codeproject.com/KB/database/PolicyManSQL2008/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deproject.com/KB/database/PolicyManSQL2008/image009.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48200" cy="4314825"/>
                    </a:xfrm>
                    <a:prstGeom prst="rect">
                      <a:avLst/>
                    </a:prstGeom>
                    <a:noFill/>
                    <a:ln>
                      <a:noFill/>
                    </a:ln>
                  </pic:spPr>
                </pic:pic>
              </a:graphicData>
            </a:graphic>
          </wp:inline>
        </w:drawing>
      </w:r>
    </w:p>
    <w:p w:rsidR="00F45162" w:rsidRPr="00F45162" w:rsidRDefault="00F45162" w:rsidP="00F45162">
      <w:pPr>
        <w:shd w:val="clear" w:color="auto" w:fill="FFFFFF"/>
        <w:spacing w:beforeAutospacing="1" w:after="0" w:afterAutospacing="1" w:line="240" w:lineRule="auto"/>
        <w:rPr>
          <w:rFonts w:cs="Times New Roman"/>
          <w:sz w:val="24"/>
          <w:szCs w:val="24"/>
        </w:rPr>
      </w:pPr>
      <w:r w:rsidRPr="00F45162">
        <w:rPr>
          <w:rFonts w:cs="Times New Roman"/>
          <w:sz w:val="24"/>
          <w:szCs w:val="24"/>
        </w:rPr>
        <w:t>For conforming the results as per the Policy, check against the database and click on the Apply button.</w:t>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noProof/>
          <w:sz w:val="24"/>
          <w:szCs w:val="24"/>
        </w:rPr>
        <w:drawing>
          <wp:inline distT="0" distB="0" distL="0" distR="0" wp14:anchorId="479225CB" wp14:editId="4CC0B1B7">
            <wp:extent cx="4314825" cy="3619500"/>
            <wp:effectExtent l="0" t="0" r="9525" b="0"/>
            <wp:docPr id="7189" name="Picture 7189" descr="http://www.codeproject.com/KB/database/PolicyManSQL2008/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deproject.com/KB/database/PolicyManSQL2008/image010.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14825" cy="3619500"/>
                    </a:xfrm>
                    <a:prstGeom prst="rect">
                      <a:avLst/>
                    </a:prstGeom>
                    <a:noFill/>
                    <a:ln>
                      <a:noFill/>
                    </a:ln>
                  </pic:spPr>
                </pic:pic>
              </a:graphicData>
            </a:graphic>
          </wp:inline>
        </w:drawing>
      </w:r>
    </w:p>
    <w:p w:rsidR="00F45162" w:rsidRPr="00F45162" w:rsidRDefault="00F45162" w:rsidP="00F45162">
      <w:pPr>
        <w:shd w:val="clear" w:color="auto" w:fill="FFFFFF"/>
        <w:spacing w:before="100" w:beforeAutospacing="1" w:after="100" w:afterAutospacing="1" w:line="240" w:lineRule="auto"/>
        <w:rPr>
          <w:rFonts w:cs="Times New Roman"/>
          <w:sz w:val="24"/>
          <w:szCs w:val="24"/>
        </w:rPr>
      </w:pPr>
      <w:r w:rsidRPr="00F45162">
        <w:rPr>
          <w:rFonts w:cs="Times New Roman"/>
          <w:sz w:val="24"/>
          <w:szCs w:val="24"/>
        </w:rPr>
        <w:t>This will set the Auto Shrink property for TestDB to True and a green sign will denote its conformance.</w:t>
      </w: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Pr="00661F57" w:rsidRDefault="00501B36" w:rsidP="00D5375B">
      <w:pPr>
        <w:spacing w:after="160" w:line="259" w:lineRule="auto"/>
        <w:rPr>
          <w:rFonts w:cs="Times New Roman"/>
          <w:sz w:val="24"/>
          <w:szCs w:val="24"/>
        </w:rPr>
      </w:pPr>
    </w:p>
    <w:p w:rsidR="00515252" w:rsidRPr="00A037CD" w:rsidRDefault="003E4CF1" w:rsidP="009159C0">
      <w:pPr>
        <w:spacing w:after="160" w:line="259" w:lineRule="auto"/>
        <w:jc w:val="center"/>
        <w:rPr>
          <w:rFonts w:ascii="Britannic Bold" w:hAnsi="Britannic Bold" w:cs="Times New Roman"/>
          <w:b/>
          <w:sz w:val="38"/>
          <w:szCs w:val="38"/>
        </w:rPr>
      </w:pPr>
      <w:r w:rsidRPr="00A037CD">
        <w:rPr>
          <w:rFonts w:ascii="Britannic Bold" w:hAnsi="Britannic Bold" w:cs="Times New Roman"/>
          <w:b/>
          <w:sz w:val="38"/>
          <w:szCs w:val="38"/>
        </w:rPr>
        <w:t>HIGH AVAILABILITY</w:t>
      </w: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Default="00515252" w:rsidP="00D5375B">
      <w:pPr>
        <w:spacing w:after="160" w:line="259" w:lineRule="auto"/>
        <w:rPr>
          <w:rFonts w:cs="Times New Roman"/>
          <w:sz w:val="24"/>
          <w:szCs w:val="24"/>
        </w:rPr>
      </w:pPr>
    </w:p>
    <w:p w:rsidR="00E43860" w:rsidRPr="00661F57" w:rsidRDefault="00E43860"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515252" w:rsidRPr="00661F57" w:rsidRDefault="00515252" w:rsidP="00D5375B">
      <w:pPr>
        <w:spacing w:after="160" w:line="259" w:lineRule="auto"/>
        <w:rPr>
          <w:rFonts w:cs="Times New Roman"/>
          <w:sz w:val="24"/>
          <w:szCs w:val="24"/>
        </w:rPr>
      </w:pPr>
    </w:p>
    <w:p w:rsidR="007A27B0" w:rsidRDefault="007A27B0" w:rsidP="00D5375B">
      <w:pPr>
        <w:spacing w:after="160" w:line="259" w:lineRule="auto"/>
        <w:rPr>
          <w:rFonts w:cs="Times New Roman"/>
          <w:sz w:val="24"/>
          <w:szCs w:val="24"/>
        </w:rPr>
      </w:pPr>
    </w:p>
    <w:p w:rsidR="00BE329A" w:rsidRDefault="00BE329A" w:rsidP="00D5375B">
      <w:pPr>
        <w:spacing w:after="160" w:line="259" w:lineRule="auto"/>
        <w:rPr>
          <w:rFonts w:cs="Times New Roman"/>
          <w:sz w:val="24"/>
          <w:szCs w:val="24"/>
        </w:rPr>
      </w:pPr>
    </w:p>
    <w:p w:rsidR="001606FA" w:rsidRDefault="001606FA"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501B36" w:rsidRDefault="00501B36" w:rsidP="00D5375B">
      <w:pPr>
        <w:spacing w:after="160" w:line="259" w:lineRule="auto"/>
        <w:rPr>
          <w:rFonts w:cs="Times New Roman"/>
          <w:sz w:val="24"/>
          <w:szCs w:val="24"/>
        </w:rPr>
      </w:pPr>
    </w:p>
    <w:p w:rsidR="000F7FF3" w:rsidRPr="005C5E19" w:rsidRDefault="00AF3036" w:rsidP="00D5375B">
      <w:pPr>
        <w:spacing w:after="160" w:line="259" w:lineRule="auto"/>
        <w:rPr>
          <w:rFonts w:cs="Times New Roman"/>
          <w:b/>
          <w:color w:val="C00000"/>
          <w:sz w:val="24"/>
          <w:szCs w:val="24"/>
        </w:rPr>
      </w:pPr>
      <w:r w:rsidRPr="005C5E19">
        <w:rPr>
          <w:rFonts w:cs="Times New Roman"/>
          <w:color w:val="C00000"/>
          <w:sz w:val="24"/>
          <w:szCs w:val="24"/>
        </w:rPr>
        <w:t xml:space="preserve">                                                           </w:t>
      </w:r>
      <w:r w:rsidR="000F7FF3" w:rsidRPr="005C5E19">
        <w:rPr>
          <w:rFonts w:cs="Times New Roman"/>
          <w:b/>
          <w:color w:val="C00000"/>
          <w:sz w:val="24"/>
          <w:szCs w:val="24"/>
        </w:rPr>
        <w:t>HIGH AVIALABILITY</w:t>
      </w:r>
    </w:p>
    <w:p w:rsidR="00AF3036" w:rsidRPr="00661F57" w:rsidRDefault="00AF3036" w:rsidP="00D5375B">
      <w:pPr>
        <w:spacing w:after="160" w:line="259" w:lineRule="auto"/>
        <w:rPr>
          <w:rFonts w:cs="Times New Roman"/>
          <w:sz w:val="24"/>
          <w:szCs w:val="24"/>
        </w:rPr>
      </w:pPr>
    </w:p>
    <w:p w:rsidR="000F7FF3" w:rsidRPr="00661F57" w:rsidRDefault="00A324A4" w:rsidP="00D5375B">
      <w:pPr>
        <w:spacing w:after="160" w:line="259" w:lineRule="auto"/>
        <w:rPr>
          <w:rFonts w:cs="Times New Roman"/>
          <w:b/>
          <w:sz w:val="24"/>
          <w:szCs w:val="24"/>
        </w:rPr>
      </w:pPr>
      <w:r>
        <w:rPr>
          <w:rFonts w:cs="Times New Roman"/>
          <w:b/>
          <w:sz w:val="24"/>
          <w:szCs w:val="24"/>
        </w:rPr>
        <w:t>High Availability</w:t>
      </w:r>
    </w:p>
    <w:p w:rsidR="00155B05" w:rsidRPr="00661F57" w:rsidRDefault="00155B05" w:rsidP="00BC352F">
      <w:pPr>
        <w:pStyle w:val="ListParagraph"/>
        <w:numPr>
          <w:ilvl w:val="0"/>
          <w:numId w:val="40"/>
        </w:numPr>
        <w:rPr>
          <w:sz w:val="24"/>
          <w:szCs w:val="24"/>
        </w:rPr>
      </w:pPr>
      <w:r w:rsidRPr="00661F57">
        <w:rPr>
          <w:b/>
          <w:bCs/>
        </w:rPr>
        <w:t xml:space="preserve">High Availability: </w:t>
      </w:r>
      <w:r w:rsidRPr="00661F57">
        <w:rPr>
          <w:sz w:val="24"/>
          <w:szCs w:val="24"/>
          <w:lang w:val="en-IN"/>
        </w:rPr>
        <w:t>SQL Server provides several options for creating high availability for a server or database.</w:t>
      </w:r>
    </w:p>
    <w:p w:rsidR="00155B05" w:rsidRPr="00661F57" w:rsidRDefault="00155B05" w:rsidP="00BC352F">
      <w:pPr>
        <w:pStyle w:val="ListParagraph"/>
        <w:numPr>
          <w:ilvl w:val="0"/>
          <w:numId w:val="40"/>
        </w:numPr>
        <w:rPr>
          <w:sz w:val="24"/>
          <w:szCs w:val="24"/>
        </w:rPr>
      </w:pPr>
      <w:r w:rsidRPr="00661F57">
        <w:rPr>
          <w:sz w:val="24"/>
          <w:szCs w:val="24"/>
        </w:rPr>
        <w:t xml:space="preserve">HA is to continue operations when a component fails. This is usually a </w:t>
      </w:r>
      <w:r w:rsidR="00167F92">
        <w:rPr>
          <w:sz w:val="24"/>
          <w:szCs w:val="24"/>
        </w:rPr>
        <w:t>hardware component like a CPU, P</w:t>
      </w:r>
      <w:r w:rsidRPr="00661F57">
        <w:rPr>
          <w:sz w:val="24"/>
          <w:szCs w:val="24"/>
        </w:rPr>
        <w:t>ower supply, Disk failure, Memory failure or the complete server.</w:t>
      </w:r>
    </w:p>
    <w:p w:rsidR="00155B05" w:rsidRPr="00661F57" w:rsidRDefault="00155B05" w:rsidP="00BC352F">
      <w:pPr>
        <w:pStyle w:val="ListParagraph"/>
        <w:numPr>
          <w:ilvl w:val="0"/>
          <w:numId w:val="40"/>
        </w:numPr>
        <w:rPr>
          <w:sz w:val="24"/>
          <w:szCs w:val="24"/>
        </w:rPr>
      </w:pPr>
      <w:r w:rsidRPr="00661F57">
        <w:rPr>
          <w:sz w:val="24"/>
          <w:szCs w:val="24"/>
        </w:rPr>
        <w:t>With HA there is usually no loss of service when a component fails.</w:t>
      </w:r>
    </w:p>
    <w:p w:rsidR="00477636" w:rsidRPr="00661F57" w:rsidRDefault="00477636" w:rsidP="00D5375B">
      <w:pPr>
        <w:spacing w:after="160" w:line="259" w:lineRule="auto"/>
        <w:rPr>
          <w:rFonts w:cs="Times New Roman"/>
          <w:sz w:val="24"/>
          <w:szCs w:val="24"/>
        </w:rPr>
      </w:pPr>
      <w:r w:rsidRPr="00661F57">
        <w:rPr>
          <w:rFonts w:cs="Times New Roman"/>
          <w:sz w:val="24"/>
          <w:szCs w:val="24"/>
          <w:lang w:val="en-IN"/>
        </w:rPr>
        <w:t>The high-availability options include the following:</w:t>
      </w:r>
    </w:p>
    <w:p w:rsidR="00155B05" w:rsidRPr="00661F57" w:rsidRDefault="00155B05" w:rsidP="00BC352F">
      <w:pPr>
        <w:pStyle w:val="ListParagraph"/>
        <w:numPr>
          <w:ilvl w:val="0"/>
          <w:numId w:val="41"/>
        </w:numPr>
        <w:rPr>
          <w:b/>
          <w:color w:val="FF0000"/>
          <w:sz w:val="24"/>
          <w:szCs w:val="24"/>
        </w:rPr>
      </w:pPr>
      <w:r w:rsidRPr="00661F57">
        <w:rPr>
          <w:b/>
          <w:sz w:val="24"/>
          <w:szCs w:val="24"/>
          <w:highlight w:val="yellow"/>
        </w:rPr>
        <w:t xml:space="preserve">LOG </w:t>
      </w:r>
      <w:r w:rsidR="00477636" w:rsidRPr="00661F57">
        <w:rPr>
          <w:b/>
          <w:sz w:val="24"/>
          <w:szCs w:val="24"/>
          <w:highlight w:val="yellow"/>
        </w:rPr>
        <w:t>SHIPPING</w:t>
      </w:r>
      <w:r w:rsidR="00477636" w:rsidRPr="00661F57">
        <w:rPr>
          <w:b/>
          <w:sz w:val="24"/>
          <w:szCs w:val="24"/>
        </w:rPr>
        <w:t xml:space="preserve">   </w:t>
      </w:r>
      <w:r w:rsidR="00521620" w:rsidRPr="00661F57">
        <w:rPr>
          <w:b/>
          <w:sz w:val="24"/>
          <w:szCs w:val="24"/>
        </w:rPr>
        <w:t xml:space="preserve"> </w:t>
      </w:r>
      <w:r w:rsidR="00477636" w:rsidRPr="00661F57">
        <w:rPr>
          <w:b/>
          <w:color w:val="FF0000"/>
          <w:sz w:val="24"/>
          <w:szCs w:val="24"/>
        </w:rPr>
        <w:t xml:space="preserve">---- </w:t>
      </w:r>
      <w:r w:rsidRPr="00661F57">
        <w:rPr>
          <w:b/>
          <w:color w:val="FF0000"/>
          <w:sz w:val="24"/>
          <w:szCs w:val="24"/>
        </w:rPr>
        <w:t>Database Level</w:t>
      </w:r>
    </w:p>
    <w:p w:rsidR="00155B05" w:rsidRPr="00661F57" w:rsidRDefault="00155B05" w:rsidP="00BC352F">
      <w:pPr>
        <w:pStyle w:val="ListParagraph"/>
        <w:numPr>
          <w:ilvl w:val="0"/>
          <w:numId w:val="41"/>
        </w:numPr>
        <w:rPr>
          <w:b/>
          <w:color w:val="FF0000"/>
          <w:sz w:val="24"/>
          <w:szCs w:val="24"/>
        </w:rPr>
      </w:pPr>
      <w:r w:rsidRPr="00661F57">
        <w:rPr>
          <w:b/>
          <w:sz w:val="24"/>
          <w:szCs w:val="24"/>
          <w:highlight w:val="yellow"/>
        </w:rPr>
        <w:t>DB MIRRORING</w:t>
      </w:r>
      <w:r w:rsidR="00521620" w:rsidRPr="00661F57">
        <w:rPr>
          <w:b/>
          <w:sz w:val="24"/>
          <w:szCs w:val="24"/>
        </w:rPr>
        <w:t xml:space="preserve"> </w:t>
      </w:r>
      <w:r w:rsidRPr="00661F57">
        <w:rPr>
          <w:b/>
          <w:color w:val="FF0000"/>
          <w:sz w:val="24"/>
          <w:szCs w:val="24"/>
        </w:rPr>
        <w:t xml:space="preserve"> ----</w:t>
      </w:r>
      <w:r w:rsidR="00477636" w:rsidRPr="00661F57">
        <w:rPr>
          <w:b/>
          <w:color w:val="FF0000"/>
          <w:sz w:val="24"/>
          <w:szCs w:val="24"/>
        </w:rPr>
        <w:t xml:space="preserve"> </w:t>
      </w:r>
      <w:r w:rsidRPr="00661F57">
        <w:rPr>
          <w:b/>
          <w:color w:val="FF0000"/>
          <w:sz w:val="24"/>
          <w:szCs w:val="24"/>
        </w:rPr>
        <w:t>Database Level</w:t>
      </w:r>
    </w:p>
    <w:p w:rsidR="00155B05" w:rsidRPr="00661F57" w:rsidRDefault="00155B05" w:rsidP="00BC352F">
      <w:pPr>
        <w:pStyle w:val="ListParagraph"/>
        <w:numPr>
          <w:ilvl w:val="0"/>
          <w:numId w:val="41"/>
        </w:numPr>
        <w:rPr>
          <w:b/>
          <w:color w:val="FF0000"/>
          <w:sz w:val="24"/>
          <w:szCs w:val="24"/>
        </w:rPr>
      </w:pPr>
      <w:r w:rsidRPr="00661F57">
        <w:rPr>
          <w:b/>
          <w:sz w:val="24"/>
          <w:szCs w:val="24"/>
          <w:highlight w:val="yellow"/>
        </w:rPr>
        <w:t>REPLICATION</w:t>
      </w:r>
      <w:r w:rsidR="00477636" w:rsidRPr="00661F57">
        <w:rPr>
          <w:b/>
          <w:sz w:val="24"/>
          <w:szCs w:val="24"/>
        </w:rPr>
        <w:t xml:space="preserve"> </w:t>
      </w:r>
      <w:r w:rsidR="00477636" w:rsidRPr="00661F57">
        <w:rPr>
          <w:b/>
          <w:color w:val="FF0000"/>
          <w:sz w:val="24"/>
          <w:szCs w:val="24"/>
        </w:rPr>
        <w:t xml:space="preserve">    </w:t>
      </w:r>
      <w:r w:rsidRPr="00661F57">
        <w:rPr>
          <w:b/>
          <w:color w:val="FF0000"/>
          <w:sz w:val="24"/>
          <w:szCs w:val="24"/>
        </w:rPr>
        <w:t xml:space="preserve"> ----</w:t>
      </w:r>
      <w:r w:rsidR="00477636" w:rsidRPr="00661F57">
        <w:rPr>
          <w:b/>
          <w:color w:val="FF0000"/>
          <w:sz w:val="24"/>
          <w:szCs w:val="24"/>
        </w:rPr>
        <w:t xml:space="preserve"> </w:t>
      </w:r>
      <w:r w:rsidRPr="00661F57">
        <w:rPr>
          <w:b/>
          <w:color w:val="FF0000"/>
          <w:sz w:val="24"/>
          <w:szCs w:val="24"/>
        </w:rPr>
        <w:t>Table Level</w:t>
      </w:r>
    </w:p>
    <w:p w:rsidR="00155B05" w:rsidRPr="00661F57" w:rsidRDefault="00155B05" w:rsidP="00BC352F">
      <w:pPr>
        <w:pStyle w:val="ListParagraph"/>
        <w:numPr>
          <w:ilvl w:val="0"/>
          <w:numId w:val="41"/>
        </w:numPr>
        <w:rPr>
          <w:b/>
          <w:color w:val="FF0000"/>
          <w:sz w:val="24"/>
          <w:szCs w:val="24"/>
        </w:rPr>
      </w:pPr>
      <w:r w:rsidRPr="00661F57">
        <w:rPr>
          <w:b/>
          <w:sz w:val="24"/>
          <w:szCs w:val="24"/>
          <w:highlight w:val="yellow"/>
        </w:rPr>
        <w:t>CLUSTERING</w:t>
      </w:r>
      <w:r w:rsidR="00477636" w:rsidRPr="00661F57">
        <w:rPr>
          <w:b/>
          <w:sz w:val="24"/>
          <w:szCs w:val="24"/>
        </w:rPr>
        <w:t xml:space="preserve">       </w:t>
      </w:r>
      <w:r w:rsidRPr="00661F57">
        <w:rPr>
          <w:b/>
          <w:color w:val="FF0000"/>
          <w:sz w:val="24"/>
          <w:szCs w:val="24"/>
        </w:rPr>
        <w:t>---</w:t>
      </w:r>
      <w:r w:rsidR="00477636" w:rsidRPr="00661F57">
        <w:rPr>
          <w:b/>
          <w:color w:val="FF0000"/>
          <w:sz w:val="24"/>
          <w:szCs w:val="24"/>
        </w:rPr>
        <w:t xml:space="preserve">-  </w:t>
      </w:r>
      <w:r w:rsidRPr="00661F57">
        <w:rPr>
          <w:b/>
          <w:color w:val="FF0000"/>
          <w:sz w:val="24"/>
          <w:szCs w:val="24"/>
        </w:rPr>
        <w:t>Instance level</w:t>
      </w:r>
    </w:p>
    <w:p w:rsidR="00CE7D27" w:rsidRPr="00661F57" w:rsidRDefault="00CE7D27" w:rsidP="00D5375B">
      <w:pPr>
        <w:pStyle w:val="ListParagraph"/>
        <w:rPr>
          <w:b/>
          <w:sz w:val="24"/>
          <w:szCs w:val="24"/>
        </w:rPr>
      </w:pPr>
    </w:p>
    <w:p w:rsidR="00CE7D27" w:rsidRPr="00661F57" w:rsidRDefault="00CE7D27" w:rsidP="00D5375B">
      <w:pPr>
        <w:pStyle w:val="ListParagraph"/>
        <w:rPr>
          <w:b/>
          <w:sz w:val="24"/>
          <w:szCs w:val="24"/>
        </w:rPr>
      </w:pPr>
    </w:p>
    <w:p w:rsidR="00CE7D27" w:rsidRPr="00661F57" w:rsidRDefault="00E445FA" w:rsidP="00E445FA">
      <w:pPr>
        <w:pStyle w:val="ListParagraph"/>
        <w:tabs>
          <w:tab w:val="left" w:pos="6015"/>
        </w:tabs>
        <w:rPr>
          <w:b/>
          <w:sz w:val="24"/>
          <w:szCs w:val="24"/>
        </w:rPr>
      </w:pPr>
      <w:r w:rsidRPr="00661F57">
        <w:rPr>
          <w:b/>
          <w:sz w:val="24"/>
          <w:szCs w:val="24"/>
        </w:rPr>
        <w:tab/>
      </w: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C37ACA" w:rsidRPr="00661F57" w:rsidRDefault="00C37ACA" w:rsidP="00E445FA">
      <w:pPr>
        <w:pStyle w:val="ListParagraph"/>
        <w:tabs>
          <w:tab w:val="left" w:pos="6015"/>
        </w:tabs>
        <w:rPr>
          <w:b/>
          <w:sz w:val="24"/>
          <w:szCs w:val="24"/>
        </w:rPr>
      </w:pPr>
    </w:p>
    <w:p w:rsidR="00561B98" w:rsidRPr="00B82AD8" w:rsidRDefault="00561B98" w:rsidP="00B82AD8">
      <w:pPr>
        <w:tabs>
          <w:tab w:val="left" w:pos="6015"/>
        </w:tabs>
        <w:rPr>
          <w:b/>
          <w:sz w:val="24"/>
          <w:szCs w:val="24"/>
        </w:rPr>
      </w:pPr>
    </w:p>
    <w:p w:rsidR="00DE5A8D" w:rsidRPr="009A7BEB" w:rsidRDefault="00DE5A8D" w:rsidP="009A7BEB">
      <w:pPr>
        <w:jc w:val="center"/>
        <w:rPr>
          <w:b/>
          <w:color w:val="C00000"/>
          <w:sz w:val="24"/>
          <w:szCs w:val="24"/>
        </w:rPr>
      </w:pPr>
      <w:r w:rsidRPr="001606FA">
        <w:rPr>
          <w:b/>
          <w:color w:val="C00000"/>
          <w:sz w:val="24"/>
          <w:szCs w:val="24"/>
        </w:rPr>
        <w:t>LOG SHIPPING</w:t>
      </w:r>
    </w:p>
    <w:p w:rsidR="00CE7D27" w:rsidRPr="00661F57" w:rsidRDefault="00CE7D27" w:rsidP="00D5375B">
      <w:pPr>
        <w:rPr>
          <w:rFonts w:cs="Times New Roman"/>
          <w:b/>
          <w:bCs/>
          <w:sz w:val="24"/>
          <w:szCs w:val="24"/>
          <w:lang w:val="en-IN"/>
        </w:rPr>
      </w:pPr>
      <w:r w:rsidRPr="00661F57">
        <w:rPr>
          <w:rFonts w:cs="Times New Roman"/>
          <w:b/>
          <w:bCs/>
          <w:sz w:val="24"/>
          <w:szCs w:val="24"/>
          <w:highlight w:val="yellow"/>
          <w:lang w:val="en-IN"/>
        </w:rPr>
        <w:t>What is Log Shipping?</w:t>
      </w:r>
    </w:p>
    <w:p w:rsidR="00CE7D27" w:rsidRDefault="00CE7D27" w:rsidP="00D5375B">
      <w:pPr>
        <w:rPr>
          <w:rFonts w:cs="Times New Roman"/>
          <w:b/>
          <w:bCs/>
          <w:sz w:val="24"/>
          <w:szCs w:val="24"/>
          <w:lang w:val="en-IN"/>
        </w:rPr>
      </w:pPr>
      <w:r w:rsidRPr="00661F57">
        <w:rPr>
          <w:rFonts w:cs="Times New Roman"/>
          <w:b/>
          <w:bCs/>
          <w:sz w:val="24"/>
          <w:szCs w:val="24"/>
          <w:highlight w:val="yellow"/>
          <w:lang w:val="en-IN"/>
        </w:rPr>
        <w:t>Log Shipping Definition:</w:t>
      </w:r>
    </w:p>
    <w:p w:rsidR="00526FF9" w:rsidRPr="003521E8" w:rsidRDefault="007A634C" w:rsidP="00E61408">
      <w:pPr>
        <w:numPr>
          <w:ilvl w:val="0"/>
          <w:numId w:val="117"/>
        </w:numPr>
        <w:rPr>
          <w:rFonts w:cs="Times New Roman"/>
          <w:bCs/>
          <w:sz w:val="24"/>
          <w:szCs w:val="24"/>
        </w:rPr>
      </w:pPr>
      <w:r w:rsidRPr="003521E8">
        <w:rPr>
          <w:rFonts w:cs="Times New Roman"/>
          <w:bCs/>
          <w:sz w:val="24"/>
          <w:szCs w:val="24"/>
          <w:lang w:val="en-IN"/>
        </w:rPr>
        <w:t>Log Shipping is used to synchronize the Distributed Databases. Synchronize the database by copying Transaction logs, Backing up, Restoring data. SQL Server used SQL Server Job Agents for making those processes automatic.</w:t>
      </w:r>
    </w:p>
    <w:p w:rsidR="003521E8" w:rsidRPr="003521E8" w:rsidRDefault="003521E8" w:rsidP="00D5375B">
      <w:pPr>
        <w:rPr>
          <w:rFonts w:cs="Times New Roman"/>
          <w:bCs/>
          <w:sz w:val="24"/>
          <w:szCs w:val="24"/>
          <w:lang w:val="en-IN"/>
        </w:rPr>
      </w:pPr>
      <w:r>
        <w:rPr>
          <w:rFonts w:cs="Times New Roman"/>
          <w:b/>
          <w:bCs/>
          <w:sz w:val="24"/>
          <w:szCs w:val="24"/>
          <w:lang w:val="en-IN"/>
        </w:rPr>
        <w:t xml:space="preserve">                                                                     </w:t>
      </w:r>
      <w:r w:rsidRPr="003521E8">
        <w:rPr>
          <w:rFonts w:cs="Times New Roman"/>
          <w:bCs/>
          <w:sz w:val="24"/>
          <w:szCs w:val="24"/>
          <w:lang w:val="en-IN"/>
        </w:rPr>
        <w:t xml:space="preserve"> Or</w:t>
      </w:r>
    </w:p>
    <w:p w:rsidR="00CE7D27" w:rsidRPr="003521E8" w:rsidRDefault="00CE7D27" w:rsidP="00E61408">
      <w:pPr>
        <w:pStyle w:val="ListParagraph"/>
        <w:numPr>
          <w:ilvl w:val="0"/>
          <w:numId w:val="59"/>
        </w:numPr>
        <w:rPr>
          <w:rFonts w:eastAsia="Times New Roman" w:cs="Times New Roman"/>
          <w:sz w:val="24"/>
          <w:szCs w:val="24"/>
        </w:rPr>
      </w:pPr>
      <w:r w:rsidRPr="003521E8">
        <w:rPr>
          <w:rFonts w:eastAsia="Times New Roman" w:cs="Times New Roman"/>
          <w:sz w:val="24"/>
          <w:szCs w:val="24"/>
        </w:rPr>
        <w:t>It automatically sends transaction log backups from one database (Known as the primary database) to a database (Known as the Secondary database) on another server. An optional third server, known as the monitor server, records the history and status of backup and restore operations. The monitor server can raise alerts if these operations fail to occur as scheduled.</w:t>
      </w:r>
    </w:p>
    <w:p w:rsidR="00CE7D27" w:rsidRPr="00661F57" w:rsidRDefault="003521E8" w:rsidP="00D5375B">
      <w:pPr>
        <w:rPr>
          <w:rFonts w:eastAsia="Times New Roman" w:cs="Times New Roman"/>
          <w:sz w:val="24"/>
          <w:szCs w:val="24"/>
        </w:rPr>
      </w:pPr>
      <w:r>
        <w:rPr>
          <w:rFonts w:eastAsia="Times New Roman" w:cs="Times New Roman"/>
          <w:sz w:val="24"/>
          <w:szCs w:val="24"/>
        </w:rPr>
        <w:t xml:space="preserve">                                                                    </w:t>
      </w:r>
      <w:r w:rsidR="00CE7D27" w:rsidRPr="00661F57">
        <w:rPr>
          <w:rFonts w:eastAsia="Times New Roman" w:cs="Times New Roman"/>
          <w:sz w:val="24"/>
          <w:szCs w:val="24"/>
        </w:rPr>
        <w:t>Or</w:t>
      </w:r>
    </w:p>
    <w:p w:rsidR="00EE4163" w:rsidRPr="003521E8" w:rsidRDefault="00CE7D27" w:rsidP="00E61408">
      <w:pPr>
        <w:pStyle w:val="ListParagraph"/>
        <w:numPr>
          <w:ilvl w:val="0"/>
          <w:numId w:val="59"/>
        </w:numPr>
        <w:rPr>
          <w:rFonts w:cstheme="minorHAnsi"/>
          <w:sz w:val="24"/>
          <w:szCs w:val="24"/>
        </w:rPr>
      </w:pPr>
      <w:r w:rsidRPr="003521E8">
        <w:rPr>
          <w:rFonts w:cstheme="minorHAnsi"/>
          <w:sz w:val="24"/>
          <w:szCs w:val="24"/>
        </w:rPr>
        <w:t>Shipping the transaction log backups from one server to another server called "Logshipping"</w:t>
      </w:r>
    </w:p>
    <w:p w:rsidR="00CE7D27" w:rsidRPr="00661F57" w:rsidRDefault="00CE7D27" w:rsidP="00D5375B">
      <w:pPr>
        <w:rPr>
          <w:rFonts w:cs="Times New Roman"/>
          <w:b/>
          <w:sz w:val="24"/>
          <w:szCs w:val="24"/>
        </w:rPr>
      </w:pPr>
      <w:r w:rsidRPr="00661F57">
        <w:rPr>
          <w:rFonts w:cs="Times New Roman"/>
          <w:b/>
          <w:sz w:val="24"/>
          <w:szCs w:val="24"/>
          <w:highlight w:val="yellow"/>
          <w:lang w:val="en-IN"/>
        </w:rPr>
        <w:t>The main functions of Log Shipping are as follows:</w:t>
      </w:r>
    </w:p>
    <w:p w:rsidR="00CE7D27" w:rsidRPr="00661F57" w:rsidRDefault="00CE7D27" w:rsidP="00BC352F">
      <w:pPr>
        <w:numPr>
          <w:ilvl w:val="0"/>
          <w:numId w:val="42"/>
        </w:numPr>
        <w:rPr>
          <w:rFonts w:cs="Times New Roman"/>
          <w:sz w:val="24"/>
          <w:szCs w:val="24"/>
        </w:rPr>
      </w:pPr>
      <w:r w:rsidRPr="00661F57">
        <w:rPr>
          <w:rFonts w:cs="Times New Roman"/>
          <w:sz w:val="24"/>
          <w:szCs w:val="24"/>
          <w:lang w:val="en-IN"/>
        </w:rPr>
        <w:t>Backing up the transaction log of the primary database</w:t>
      </w:r>
    </w:p>
    <w:p w:rsidR="00CE7D27" w:rsidRPr="00661F57" w:rsidRDefault="00CE7D27" w:rsidP="00BC352F">
      <w:pPr>
        <w:numPr>
          <w:ilvl w:val="0"/>
          <w:numId w:val="42"/>
        </w:numPr>
        <w:rPr>
          <w:rFonts w:cs="Times New Roman"/>
          <w:sz w:val="24"/>
          <w:szCs w:val="24"/>
        </w:rPr>
      </w:pPr>
      <w:r w:rsidRPr="00661F57">
        <w:rPr>
          <w:rFonts w:cs="Times New Roman"/>
          <w:sz w:val="24"/>
          <w:szCs w:val="24"/>
          <w:lang w:val="en-IN"/>
        </w:rPr>
        <w:t>Copying the transaction log backup to each secondary server</w:t>
      </w:r>
    </w:p>
    <w:p w:rsidR="00CE7D27" w:rsidRPr="00661F57" w:rsidRDefault="00CE7D27" w:rsidP="00BC352F">
      <w:pPr>
        <w:numPr>
          <w:ilvl w:val="0"/>
          <w:numId w:val="42"/>
        </w:numPr>
        <w:rPr>
          <w:rFonts w:cs="Times New Roman"/>
          <w:sz w:val="24"/>
          <w:szCs w:val="24"/>
        </w:rPr>
      </w:pPr>
      <w:r w:rsidRPr="00661F57">
        <w:rPr>
          <w:rFonts w:cs="Times New Roman"/>
          <w:sz w:val="24"/>
          <w:szCs w:val="24"/>
          <w:lang w:val="en-IN"/>
        </w:rPr>
        <w:t>Restoring the transaction log backup on the secondary database</w:t>
      </w:r>
    </w:p>
    <w:p w:rsidR="000376CE" w:rsidRDefault="000376CE" w:rsidP="00D5375B">
      <w:pPr>
        <w:rPr>
          <w:rFonts w:cstheme="minorHAnsi"/>
          <w:b/>
          <w:sz w:val="26"/>
          <w:szCs w:val="26"/>
          <w:highlight w:val="yellow"/>
        </w:rPr>
      </w:pPr>
    </w:p>
    <w:p w:rsidR="00CE7D27" w:rsidRPr="00DD0A5D" w:rsidRDefault="00CE7D27" w:rsidP="00D5375B">
      <w:pPr>
        <w:rPr>
          <w:rFonts w:cstheme="minorHAnsi"/>
          <w:b/>
          <w:sz w:val="24"/>
          <w:szCs w:val="24"/>
        </w:rPr>
      </w:pPr>
      <w:r w:rsidRPr="00DD0A5D">
        <w:rPr>
          <w:rFonts w:cstheme="minorHAnsi"/>
          <w:b/>
          <w:sz w:val="24"/>
          <w:szCs w:val="24"/>
          <w:highlight w:val="yellow"/>
        </w:rPr>
        <w:t>Log shipping pre-requisites:</w:t>
      </w:r>
    </w:p>
    <w:p w:rsidR="00CE7D27" w:rsidRPr="00661F57" w:rsidRDefault="00CE7D27" w:rsidP="00D5375B">
      <w:pPr>
        <w:rPr>
          <w:rFonts w:cstheme="minorHAnsi"/>
          <w:color w:val="FF0000"/>
          <w:sz w:val="24"/>
          <w:szCs w:val="24"/>
        </w:rPr>
      </w:pPr>
    </w:p>
    <w:p w:rsidR="00CE7D27" w:rsidRPr="00661F57" w:rsidRDefault="00CE7D27" w:rsidP="00D5375B">
      <w:pPr>
        <w:rPr>
          <w:sz w:val="24"/>
          <w:szCs w:val="24"/>
        </w:rPr>
      </w:pPr>
      <w:r w:rsidRPr="00661F57">
        <w:rPr>
          <w:sz w:val="24"/>
          <w:szCs w:val="24"/>
        </w:rPr>
        <w:t>1. Minimum 2 Sql server instances and 3 if we include monitor as well</w:t>
      </w:r>
    </w:p>
    <w:p w:rsidR="00CE7D27" w:rsidRPr="00661F57" w:rsidRDefault="00CE7D27" w:rsidP="00D5375B">
      <w:pPr>
        <w:rPr>
          <w:sz w:val="24"/>
          <w:szCs w:val="24"/>
        </w:rPr>
      </w:pPr>
      <w:r w:rsidRPr="00661F57">
        <w:rPr>
          <w:sz w:val="24"/>
          <w:szCs w:val="24"/>
        </w:rPr>
        <w:t>2. Create database in primary server</w:t>
      </w:r>
    </w:p>
    <w:p w:rsidR="00CE7D27" w:rsidRPr="00661F57" w:rsidRDefault="00CE7D27" w:rsidP="00D5375B">
      <w:pPr>
        <w:rPr>
          <w:sz w:val="24"/>
          <w:szCs w:val="24"/>
        </w:rPr>
      </w:pPr>
      <w:r w:rsidRPr="00661F57">
        <w:rPr>
          <w:sz w:val="24"/>
          <w:szCs w:val="24"/>
        </w:rPr>
        <w:t>3. Recovery model should be "FULL \BULK LOGGED"</w:t>
      </w:r>
    </w:p>
    <w:p w:rsidR="00CE7D27" w:rsidRPr="00661F57" w:rsidRDefault="00CE7D27" w:rsidP="00D5375B">
      <w:pPr>
        <w:rPr>
          <w:sz w:val="24"/>
          <w:szCs w:val="24"/>
        </w:rPr>
      </w:pPr>
      <w:r w:rsidRPr="00661F57">
        <w:rPr>
          <w:sz w:val="24"/>
          <w:szCs w:val="24"/>
        </w:rPr>
        <w:t>4. SQL Server version should same and edition also same.</w:t>
      </w:r>
    </w:p>
    <w:p w:rsidR="00CE7D27" w:rsidRPr="00661F57" w:rsidRDefault="00CE7D27" w:rsidP="00D5375B">
      <w:pPr>
        <w:rPr>
          <w:sz w:val="24"/>
          <w:szCs w:val="24"/>
        </w:rPr>
      </w:pPr>
      <w:r w:rsidRPr="00661F57">
        <w:rPr>
          <w:sz w:val="24"/>
          <w:szCs w:val="24"/>
        </w:rPr>
        <w:t>5. Create backup share in primary and provide read\write permissions</w:t>
      </w:r>
    </w:p>
    <w:p w:rsidR="00CE7D27" w:rsidRPr="00661F57" w:rsidRDefault="00CE7D27" w:rsidP="00D5375B">
      <w:pPr>
        <w:rPr>
          <w:sz w:val="24"/>
          <w:szCs w:val="24"/>
        </w:rPr>
      </w:pPr>
      <w:r w:rsidRPr="00661F57">
        <w:rPr>
          <w:sz w:val="24"/>
          <w:szCs w:val="24"/>
        </w:rPr>
        <w:t>6. Create a copy share in secondary server and provide minimum read permissions.</w:t>
      </w:r>
    </w:p>
    <w:p w:rsidR="00CE7D27" w:rsidRPr="00661F57" w:rsidRDefault="00CE7D27" w:rsidP="00D5375B">
      <w:pPr>
        <w:rPr>
          <w:sz w:val="24"/>
          <w:szCs w:val="24"/>
        </w:rPr>
      </w:pPr>
      <w:r w:rsidRPr="00661F57">
        <w:rPr>
          <w:sz w:val="24"/>
          <w:szCs w:val="24"/>
        </w:rPr>
        <w:t>7. SQL Service account should have the permissions on backup and copy share.</w:t>
      </w:r>
    </w:p>
    <w:p w:rsidR="00CE7D27" w:rsidRPr="00661F57" w:rsidRDefault="00CE7D27" w:rsidP="00D5375B">
      <w:pPr>
        <w:rPr>
          <w:sz w:val="24"/>
          <w:szCs w:val="24"/>
        </w:rPr>
      </w:pPr>
      <w:r w:rsidRPr="00661F57">
        <w:rPr>
          <w:sz w:val="24"/>
          <w:szCs w:val="24"/>
        </w:rPr>
        <w:t>8. SQL Server services should run on domain level accounts.</w:t>
      </w:r>
    </w:p>
    <w:p w:rsidR="00CE7D27" w:rsidRPr="00661F57" w:rsidRDefault="00CE7D27" w:rsidP="00D5375B">
      <w:pPr>
        <w:rPr>
          <w:sz w:val="24"/>
          <w:szCs w:val="24"/>
        </w:rPr>
      </w:pPr>
      <w:r w:rsidRPr="00661F57">
        <w:rPr>
          <w:sz w:val="24"/>
          <w:szCs w:val="24"/>
        </w:rPr>
        <w:t>9. Should be any edition for log shipping except express edition [No agent service]</w:t>
      </w:r>
    </w:p>
    <w:p w:rsidR="00CE7D27" w:rsidRPr="00661F57" w:rsidRDefault="00CE7D27" w:rsidP="00D5375B">
      <w:pPr>
        <w:rPr>
          <w:sz w:val="24"/>
          <w:szCs w:val="24"/>
        </w:rPr>
      </w:pPr>
      <w:r w:rsidRPr="00661F57">
        <w:rPr>
          <w:sz w:val="24"/>
          <w:szCs w:val="24"/>
        </w:rPr>
        <w:t>10. SQL Server agent should be up and running fine.</w:t>
      </w:r>
    </w:p>
    <w:p w:rsidR="00827062" w:rsidRDefault="00CE7D27" w:rsidP="00D5375B">
      <w:pPr>
        <w:rPr>
          <w:sz w:val="24"/>
          <w:szCs w:val="24"/>
        </w:rPr>
      </w:pPr>
      <w:r w:rsidRPr="00661F57">
        <w:rPr>
          <w:sz w:val="24"/>
          <w:szCs w:val="24"/>
        </w:rPr>
        <w:t>11. Collation settings should be same.</w:t>
      </w:r>
    </w:p>
    <w:p w:rsidR="00827062" w:rsidRDefault="00827062" w:rsidP="00D5375B">
      <w:pPr>
        <w:rPr>
          <w:sz w:val="24"/>
          <w:szCs w:val="24"/>
        </w:rPr>
      </w:pPr>
    </w:p>
    <w:p w:rsidR="00852C25" w:rsidRPr="00827062" w:rsidRDefault="00852C25" w:rsidP="00D5375B">
      <w:pPr>
        <w:rPr>
          <w:sz w:val="24"/>
          <w:szCs w:val="24"/>
        </w:rPr>
      </w:pPr>
      <w:r w:rsidRPr="00661F57">
        <w:rPr>
          <w:b/>
          <w:sz w:val="26"/>
          <w:szCs w:val="26"/>
          <w:highlight w:val="yellow"/>
        </w:rPr>
        <w:t xml:space="preserve">Log shipping terminologies </w:t>
      </w:r>
      <w:r w:rsidR="00337E75" w:rsidRPr="00661F57">
        <w:rPr>
          <w:b/>
          <w:sz w:val="26"/>
          <w:szCs w:val="26"/>
          <w:highlight w:val="yellow"/>
        </w:rPr>
        <w:t>(</w:t>
      </w:r>
      <w:r w:rsidRPr="00661F57">
        <w:rPr>
          <w:b/>
          <w:sz w:val="26"/>
          <w:szCs w:val="26"/>
          <w:highlight w:val="yellow"/>
        </w:rPr>
        <w:t>or</w:t>
      </w:r>
      <w:r w:rsidR="00337E75" w:rsidRPr="00661F57">
        <w:rPr>
          <w:b/>
          <w:sz w:val="26"/>
          <w:szCs w:val="26"/>
          <w:highlight w:val="yellow"/>
        </w:rPr>
        <w:t>)</w:t>
      </w:r>
      <w:r w:rsidRPr="00661F57">
        <w:rPr>
          <w:b/>
          <w:sz w:val="26"/>
          <w:szCs w:val="26"/>
          <w:highlight w:val="yellow"/>
        </w:rPr>
        <w:t xml:space="preserve"> Components:</w:t>
      </w:r>
    </w:p>
    <w:p w:rsidR="00852C25" w:rsidRPr="00661F57" w:rsidRDefault="00852C25" w:rsidP="00D5375B">
      <w:pPr>
        <w:rPr>
          <w:b/>
          <w:sz w:val="26"/>
          <w:szCs w:val="26"/>
        </w:rPr>
      </w:pPr>
    </w:p>
    <w:p w:rsidR="00852C25" w:rsidRPr="00661F57" w:rsidRDefault="00852C25" w:rsidP="00D5375B">
      <w:pPr>
        <w:rPr>
          <w:b/>
          <w:sz w:val="26"/>
          <w:szCs w:val="26"/>
        </w:rPr>
      </w:pPr>
    </w:p>
    <w:p w:rsidR="00852C25" w:rsidRPr="00661F57" w:rsidRDefault="00852C25" w:rsidP="00D5375B">
      <w:pPr>
        <w:rPr>
          <w:b/>
          <w:sz w:val="26"/>
          <w:szCs w:val="26"/>
        </w:rPr>
      </w:pPr>
      <w:r w:rsidRPr="00661F57">
        <w:rPr>
          <w:b/>
          <w:noProof/>
          <w:sz w:val="26"/>
          <w:szCs w:val="26"/>
        </w:rPr>
        <w:drawing>
          <wp:inline distT="0" distB="0" distL="0" distR="0" wp14:anchorId="35D2A359" wp14:editId="35595839">
            <wp:extent cx="5610225" cy="262890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4" cstate="print"/>
                    <a:srcRect/>
                    <a:stretch>
                      <a:fillRect/>
                    </a:stretch>
                  </pic:blipFill>
                  <pic:spPr bwMode="auto">
                    <a:xfrm>
                      <a:off x="0" y="0"/>
                      <a:ext cx="5610225" cy="2628900"/>
                    </a:xfrm>
                    <a:prstGeom prst="rect">
                      <a:avLst/>
                    </a:prstGeom>
                    <a:noFill/>
                    <a:ln w="9525">
                      <a:noFill/>
                      <a:miter lim="800000"/>
                      <a:headEnd/>
                      <a:tailEnd/>
                    </a:ln>
                  </pic:spPr>
                </pic:pic>
              </a:graphicData>
            </a:graphic>
          </wp:inline>
        </w:drawing>
      </w:r>
    </w:p>
    <w:p w:rsidR="00852C25" w:rsidRPr="009C41E2" w:rsidRDefault="00852C25" w:rsidP="009C41E2">
      <w:pPr>
        <w:pStyle w:val="ListParagraph"/>
        <w:numPr>
          <w:ilvl w:val="0"/>
          <w:numId w:val="36"/>
        </w:numPr>
        <w:rPr>
          <w:rFonts w:cs="Times New Roman"/>
          <w:sz w:val="24"/>
          <w:szCs w:val="24"/>
        </w:rPr>
      </w:pPr>
      <w:r w:rsidRPr="009C41E2">
        <w:rPr>
          <w:rFonts w:cs="Times New Roman"/>
          <w:sz w:val="24"/>
          <w:szCs w:val="24"/>
          <w:lang w:val="en-IN"/>
        </w:rPr>
        <w:t>For implementing Log Shipping, we need the following components - Primary Database Server, Secondary Database Server, and Monitor Server.</w:t>
      </w:r>
    </w:p>
    <w:p w:rsidR="00852C25" w:rsidRPr="00661F57" w:rsidRDefault="00852C25" w:rsidP="00BC352F">
      <w:pPr>
        <w:numPr>
          <w:ilvl w:val="0"/>
          <w:numId w:val="43"/>
        </w:numPr>
        <w:rPr>
          <w:rFonts w:cs="Times New Roman"/>
          <w:sz w:val="24"/>
          <w:szCs w:val="24"/>
        </w:rPr>
      </w:pPr>
      <w:r w:rsidRPr="00661F57">
        <w:rPr>
          <w:rFonts w:cs="Times New Roman"/>
          <w:b/>
          <w:bCs/>
          <w:sz w:val="24"/>
          <w:szCs w:val="24"/>
          <w:lang w:val="en-IN"/>
        </w:rPr>
        <w:t>Primary Database Server</w:t>
      </w:r>
      <w:r w:rsidRPr="00661F57">
        <w:rPr>
          <w:rFonts w:cs="Times New Roman"/>
          <w:sz w:val="24"/>
          <w:szCs w:val="24"/>
          <w:lang w:val="en-IN"/>
        </w:rPr>
        <w:t>: Primary Sever is the Main Database Server or SQL Server Database Engine, which is being accessed by the application. Primary Server contains the </w:t>
      </w:r>
      <w:r w:rsidRPr="00661F57">
        <w:rPr>
          <w:rFonts w:cs="Times New Roman"/>
          <w:b/>
          <w:bCs/>
          <w:sz w:val="24"/>
          <w:szCs w:val="24"/>
          <w:lang w:val="en-IN"/>
        </w:rPr>
        <w:t>Primary Database</w:t>
      </w:r>
    </w:p>
    <w:p w:rsidR="00852C25" w:rsidRPr="00661F57" w:rsidRDefault="00852C25" w:rsidP="00BC352F">
      <w:pPr>
        <w:numPr>
          <w:ilvl w:val="0"/>
          <w:numId w:val="43"/>
        </w:numPr>
        <w:rPr>
          <w:rFonts w:cs="Times New Roman"/>
          <w:sz w:val="24"/>
          <w:szCs w:val="24"/>
        </w:rPr>
      </w:pPr>
      <w:r w:rsidRPr="00661F57">
        <w:rPr>
          <w:rFonts w:cs="Times New Roman"/>
          <w:b/>
          <w:bCs/>
          <w:sz w:val="24"/>
          <w:szCs w:val="24"/>
          <w:lang w:val="en-IN"/>
        </w:rPr>
        <w:t>Secondary Database Server</w:t>
      </w:r>
      <w:r w:rsidRPr="00661F57">
        <w:rPr>
          <w:rFonts w:cs="Times New Roman"/>
          <w:sz w:val="24"/>
          <w:szCs w:val="24"/>
          <w:lang w:val="en-IN"/>
        </w:rPr>
        <w:t>: Secondary Database Server is a SQL Server Database Engine or a different Server that contains the </w:t>
      </w:r>
      <w:r w:rsidRPr="00661F57">
        <w:rPr>
          <w:rFonts w:cs="Times New Roman"/>
          <w:b/>
          <w:bCs/>
          <w:sz w:val="24"/>
          <w:szCs w:val="24"/>
          <w:lang w:val="en-IN"/>
        </w:rPr>
        <w:t>backup of primary database</w:t>
      </w:r>
      <w:r w:rsidRPr="00661F57">
        <w:rPr>
          <w:rFonts w:cs="Times New Roman"/>
          <w:sz w:val="24"/>
          <w:szCs w:val="24"/>
          <w:lang w:val="en-IN"/>
        </w:rPr>
        <w:t>. We can have multiple secondary severs based on business requirements.</w:t>
      </w:r>
    </w:p>
    <w:p w:rsidR="00852C25" w:rsidRPr="00661F57" w:rsidRDefault="00852C25" w:rsidP="00D5375B">
      <w:pPr>
        <w:ind w:left="720"/>
        <w:rPr>
          <w:rFonts w:cs="Times New Roman"/>
          <w:sz w:val="24"/>
          <w:szCs w:val="24"/>
        </w:rPr>
      </w:pPr>
      <w:r w:rsidRPr="00661F57">
        <w:rPr>
          <w:rFonts w:cs="Times New Roman"/>
          <w:sz w:val="24"/>
          <w:szCs w:val="24"/>
        </w:rPr>
        <w:t>It is a copy of primary database and it is restoring\stand_by (read_only) mode.</w:t>
      </w:r>
    </w:p>
    <w:p w:rsidR="00852C25" w:rsidRPr="00661F57" w:rsidRDefault="00852C25" w:rsidP="00D5375B">
      <w:pPr>
        <w:ind w:left="720"/>
        <w:rPr>
          <w:rFonts w:cs="Times New Roman"/>
          <w:sz w:val="24"/>
          <w:szCs w:val="24"/>
        </w:rPr>
      </w:pPr>
      <w:r w:rsidRPr="00661F57">
        <w:rPr>
          <w:rFonts w:cs="Times New Roman"/>
          <w:sz w:val="24"/>
          <w:szCs w:val="24"/>
        </w:rPr>
        <w:t>Maximum we can add 25 Secondary Servers.</w:t>
      </w:r>
    </w:p>
    <w:p w:rsidR="00852C25" w:rsidRPr="00661F57" w:rsidRDefault="00852C25" w:rsidP="00BC352F">
      <w:pPr>
        <w:numPr>
          <w:ilvl w:val="0"/>
          <w:numId w:val="43"/>
        </w:numPr>
        <w:rPr>
          <w:rFonts w:cs="Times New Roman"/>
          <w:sz w:val="24"/>
          <w:szCs w:val="24"/>
        </w:rPr>
      </w:pPr>
      <w:r w:rsidRPr="00661F57">
        <w:rPr>
          <w:rFonts w:cs="Times New Roman"/>
          <w:b/>
          <w:bCs/>
          <w:sz w:val="24"/>
          <w:szCs w:val="24"/>
          <w:lang w:val="en-IN"/>
        </w:rPr>
        <w:t>Monitor Server</w:t>
      </w:r>
      <w:r w:rsidRPr="00661F57">
        <w:rPr>
          <w:rFonts w:cs="Times New Roman"/>
          <w:sz w:val="24"/>
          <w:szCs w:val="24"/>
          <w:lang w:val="en-IN"/>
        </w:rPr>
        <w:t>: Monitor Server is a SQL Server Database Engine which </w:t>
      </w:r>
      <w:r w:rsidRPr="00661F57">
        <w:rPr>
          <w:rFonts w:cs="Times New Roman"/>
          <w:b/>
          <w:bCs/>
          <w:sz w:val="24"/>
          <w:szCs w:val="24"/>
          <w:lang w:val="en-IN"/>
        </w:rPr>
        <w:t>Track the Log Shipping process</w:t>
      </w:r>
      <w:r w:rsidRPr="00661F57">
        <w:rPr>
          <w:rFonts w:cs="Times New Roman"/>
          <w:sz w:val="24"/>
          <w:szCs w:val="24"/>
          <w:lang w:val="en-IN"/>
        </w:rPr>
        <w:t>.</w:t>
      </w:r>
    </w:p>
    <w:p w:rsidR="00175827" w:rsidRPr="00661F57" w:rsidRDefault="00175827" w:rsidP="00D5375B">
      <w:pPr>
        <w:ind w:left="720"/>
        <w:rPr>
          <w:rFonts w:cs="Times New Roman"/>
          <w:sz w:val="24"/>
          <w:szCs w:val="24"/>
        </w:rPr>
      </w:pPr>
      <w:r w:rsidRPr="00661F57">
        <w:rPr>
          <w:rFonts w:cs="Times New Roman"/>
          <w:b/>
          <w:sz w:val="24"/>
          <w:szCs w:val="24"/>
        </w:rPr>
        <w:t>Note:</w:t>
      </w:r>
      <w:r w:rsidRPr="00661F57">
        <w:rPr>
          <w:rFonts w:cs="Times New Roman"/>
          <w:sz w:val="24"/>
          <w:szCs w:val="24"/>
        </w:rPr>
        <w:t xml:space="preserve"> If monitor server is included in LS configuration then alert job gets created in monitor server itself if monitor server is not included then alert job created in both primary and secondary server.</w:t>
      </w:r>
    </w:p>
    <w:p w:rsidR="00F50B21" w:rsidRPr="00661F57" w:rsidRDefault="00F50B21" w:rsidP="00D5375B">
      <w:pPr>
        <w:rPr>
          <w:rFonts w:cs="Times New Roman"/>
          <w:b/>
          <w:bCs/>
          <w:sz w:val="24"/>
          <w:szCs w:val="24"/>
          <w:lang w:val="en-IN"/>
        </w:rPr>
      </w:pPr>
    </w:p>
    <w:p w:rsidR="00155B05" w:rsidRPr="00661F57" w:rsidRDefault="00C17A2D" w:rsidP="00D5375B">
      <w:pPr>
        <w:rPr>
          <w:rFonts w:cs="Times New Roman"/>
          <w:b/>
          <w:bCs/>
          <w:sz w:val="26"/>
          <w:szCs w:val="26"/>
          <w:lang w:val="en-IN"/>
        </w:rPr>
      </w:pPr>
      <w:r w:rsidRPr="00661F57">
        <w:rPr>
          <w:rFonts w:cs="Times New Roman"/>
          <w:b/>
          <w:bCs/>
          <w:sz w:val="26"/>
          <w:szCs w:val="26"/>
          <w:highlight w:val="yellow"/>
          <w:lang w:val="en-IN"/>
        </w:rPr>
        <w:t>Log shipping</w:t>
      </w:r>
      <w:r w:rsidR="00155B05" w:rsidRPr="00661F57">
        <w:rPr>
          <w:rFonts w:cs="Times New Roman"/>
          <w:b/>
          <w:bCs/>
          <w:sz w:val="26"/>
          <w:szCs w:val="26"/>
          <w:highlight w:val="yellow"/>
          <w:lang w:val="en-IN"/>
        </w:rPr>
        <w:t xml:space="preserve"> Architecture:</w:t>
      </w:r>
    </w:p>
    <w:p w:rsidR="00155B05" w:rsidRPr="00661F57" w:rsidRDefault="00155B05" w:rsidP="00D5375B">
      <w:pPr>
        <w:ind w:left="720"/>
        <w:rPr>
          <w:rFonts w:cs="Times New Roman"/>
          <w:b/>
          <w:bCs/>
          <w:sz w:val="24"/>
          <w:szCs w:val="24"/>
          <w:lang w:val="en-IN"/>
        </w:rPr>
      </w:pPr>
      <w:r w:rsidRPr="00661F57">
        <w:rPr>
          <w:rFonts w:cs="Times New Roman"/>
          <w:b/>
          <w:bCs/>
          <w:noProof/>
          <w:sz w:val="24"/>
          <w:szCs w:val="24"/>
        </w:rPr>
        <w:drawing>
          <wp:inline distT="0" distB="0" distL="0" distR="0" wp14:anchorId="0729A2AA" wp14:editId="5B31AE62">
            <wp:extent cx="5943600" cy="3219450"/>
            <wp:effectExtent l="0" t="0" r="0" b="0"/>
            <wp:docPr id="8" name="Picture 2" descr="C:\Users\Srinu\Downloads\b14\Log Shipping Overview Diagram.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rinu\Downloads\b14\Log Shipping Overview Diagram.jpg"/>
                    <pic:cNvPicPr>
                      <a:picLocks noGrp="1" noChangeAspect="1" noChangeArrowheads="1"/>
                    </pic:cNvPicPr>
                  </pic:nvPicPr>
                  <pic:blipFill>
                    <a:blip r:embed="rId95" cstate="print"/>
                    <a:srcRect/>
                    <a:stretch>
                      <a:fillRect/>
                    </a:stretch>
                  </pic:blipFill>
                  <pic:spPr bwMode="auto">
                    <a:xfrm>
                      <a:off x="0" y="0"/>
                      <a:ext cx="5943600" cy="3219450"/>
                    </a:xfrm>
                    <a:prstGeom prst="rect">
                      <a:avLst/>
                    </a:prstGeom>
                    <a:noFill/>
                  </pic:spPr>
                </pic:pic>
              </a:graphicData>
            </a:graphic>
          </wp:inline>
        </w:drawing>
      </w:r>
    </w:p>
    <w:p w:rsidR="00155B05" w:rsidRPr="00661F57" w:rsidRDefault="00155B05" w:rsidP="00D5375B">
      <w:pPr>
        <w:ind w:left="720"/>
        <w:rPr>
          <w:rFonts w:cs="Times New Roman"/>
          <w:b/>
          <w:bCs/>
          <w:sz w:val="24"/>
          <w:szCs w:val="24"/>
          <w:lang w:val="en-IN"/>
        </w:rPr>
      </w:pPr>
    </w:p>
    <w:p w:rsidR="00155B05" w:rsidRPr="00661F57" w:rsidRDefault="00155B05" w:rsidP="00D5375B">
      <w:pPr>
        <w:ind w:left="720"/>
        <w:rPr>
          <w:rFonts w:cs="Times New Roman"/>
          <w:b/>
          <w:color w:val="C00000"/>
          <w:sz w:val="24"/>
          <w:szCs w:val="24"/>
        </w:rPr>
      </w:pPr>
      <w:r w:rsidRPr="00661F57">
        <w:rPr>
          <w:rFonts w:cs="Times New Roman"/>
          <w:b/>
          <w:color w:val="C00000"/>
          <w:sz w:val="24"/>
          <w:szCs w:val="24"/>
          <w:lang w:val="en-IN"/>
        </w:rPr>
        <w:t>Backup job:</w:t>
      </w:r>
    </w:p>
    <w:p w:rsidR="00155B05" w:rsidRPr="00661F57" w:rsidRDefault="00155B05" w:rsidP="00BC352F">
      <w:pPr>
        <w:numPr>
          <w:ilvl w:val="0"/>
          <w:numId w:val="44"/>
        </w:numPr>
        <w:rPr>
          <w:rFonts w:cs="Times New Roman"/>
          <w:sz w:val="24"/>
          <w:szCs w:val="24"/>
        </w:rPr>
      </w:pPr>
      <w:r w:rsidRPr="00661F57">
        <w:rPr>
          <w:rFonts w:cs="Times New Roman"/>
          <w:sz w:val="24"/>
          <w:szCs w:val="24"/>
          <w:lang w:val="en-IN"/>
        </w:rPr>
        <w:t>A SQL Server Agent job that performs the backup operation.</w:t>
      </w:r>
    </w:p>
    <w:p w:rsidR="00155B05" w:rsidRPr="00661F57" w:rsidRDefault="00155B05" w:rsidP="00D5375B">
      <w:pPr>
        <w:ind w:left="720"/>
        <w:rPr>
          <w:rFonts w:cs="Times New Roman"/>
          <w:b/>
          <w:color w:val="C00000"/>
          <w:sz w:val="24"/>
          <w:szCs w:val="24"/>
        </w:rPr>
      </w:pPr>
      <w:r w:rsidRPr="00661F57">
        <w:rPr>
          <w:rFonts w:cs="Times New Roman"/>
          <w:b/>
          <w:color w:val="C00000"/>
          <w:sz w:val="24"/>
          <w:szCs w:val="24"/>
          <w:lang w:val="en-IN"/>
        </w:rPr>
        <w:t>Copy job:</w:t>
      </w:r>
    </w:p>
    <w:p w:rsidR="00155B05" w:rsidRPr="00661F57" w:rsidRDefault="00155B05" w:rsidP="00BC352F">
      <w:pPr>
        <w:numPr>
          <w:ilvl w:val="0"/>
          <w:numId w:val="45"/>
        </w:numPr>
        <w:rPr>
          <w:rFonts w:cs="Times New Roman"/>
          <w:sz w:val="24"/>
          <w:szCs w:val="24"/>
        </w:rPr>
      </w:pPr>
      <w:r w:rsidRPr="00661F57">
        <w:rPr>
          <w:rFonts w:cs="Times New Roman"/>
          <w:sz w:val="24"/>
          <w:szCs w:val="24"/>
          <w:lang w:val="en-IN"/>
        </w:rPr>
        <w:t>A SQL Server Agent job that copies the backup files from the primary server to the secondary server</w:t>
      </w:r>
    </w:p>
    <w:p w:rsidR="00155B05" w:rsidRPr="00661F57" w:rsidRDefault="00515252" w:rsidP="00D5375B">
      <w:pPr>
        <w:rPr>
          <w:rFonts w:cs="Times New Roman"/>
          <w:b/>
          <w:color w:val="C00000"/>
          <w:sz w:val="24"/>
          <w:szCs w:val="24"/>
        </w:rPr>
      </w:pPr>
      <w:r w:rsidRPr="00661F57">
        <w:rPr>
          <w:rFonts w:cs="Times New Roman"/>
          <w:b/>
          <w:color w:val="C00000"/>
          <w:sz w:val="24"/>
          <w:szCs w:val="24"/>
          <w:lang w:val="en-IN"/>
        </w:rPr>
        <w:t xml:space="preserve">             </w:t>
      </w:r>
      <w:r w:rsidR="00155B05" w:rsidRPr="00661F57">
        <w:rPr>
          <w:rFonts w:cs="Times New Roman"/>
          <w:b/>
          <w:color w:val="C00000"/>
          <w:sz w:val="24"/>
          <w:szCs w:val="24"/>
          <w:lang w:val="en-IN"/>
        </w:rPr>
        <w:t>Restore job:</w:t>
      </w:r>
    </w:p>
    <w:p w:rsidR="00155B05" w:rsidRPr="00661F57" w:rsidRDefault="00155B05" w:rsidP="00BC352F">
      <w:pPr>
        <w:numPr>
          <w:ilvl w:val="0"/>
          <w:numId w:val="46"/>
        </w:numPr>
        <w:rPr>
          <w:rFonts w:cs="Times New Roman"/>
          <w:sz w:val="24"/>
          <w:szCs w:val="24"/>
        </w:rPr>
      </w:pPr>
      <w:r w:rsidRPr="00661F57">
        <w:rPr>
          <w:rFonts w:cs="Times New Roman"/>
          <w:sz w:val="24"/>
          <w:szCs w:val="24"/>
          <w:lang w:val="en-IN"/>
        </w:rPr>
        <w:t>A SQL Server Agent job that restores the copied backup files to the secondary database</w:t>
      </w:r>
    </w:p>
    <w:p w:rsidR="00155B05" w:rsidRPr="00661F57" w:rsidRDefault="00155B05" w:rsidP="00D5375B">
      <w:pPr>
        <w:ind w:left="720"/>
        <w:rPr>
          <w:rFonts w:cs="Times New Roman"/>
          <w:b/>
          <w:color w:val="C00000"/>
          <w:sz w:val="24"/>
          <w:szCs w:val="24"/>
        </w:rPr>
      </w:pPr>
      <w:r w:rsidRPr="00661F57">
        <w:rPr>
          <w:rFonts w:cs="Times New Roman"/>
          <w:b/>
          <w:color w:val="C00000"/>
          <w:sz w:val="24"/>
          <w:szCs w:val="24"/>
          <w:lang w:val="en-IN"/>
        </w:rPr>
        <w:t>Alert job:</w:t>
      </w:r>
    </w:p>
    <w:p w:rsidR="00155B05" w:rsidRPr="00661F57" w:rsidRDefault="00155B05" w:rsidP="00BC352F">
      <w:pPr>
        <w:numPr>
          <w:ilvl w:val="0"/>
          <w:numId w:val="47"/>
        </w:numPr>
        <w:rPr>
          <w:rFonts w:cs="Times New Roman"/>
          <w:sz w:val="24"/>
          <w:szCs w:val="24"/>
        </w:rPr>
      </w:pPr>
      <w:r w:rsidRPr="00661F57">
        <w:rPr>
          <w:rFonts w:cs="Times New Roman"/>
          <w:sz w:val="24"/>
          <w:szCs w:val="24"/>
          <w:lang w:val="en-IN"/>
        </w:rPr>
        <w:t>A SQL Server Agent job that raises alerts for primary and secondary databases when a backup or restore operation does not complete successfully within a specified threshold.</w:t>
      </w:r>
    </w:p>
    <w:p w:rsidR="00155B05" w:rsidRPr="00661F57" w:rsidRDefault="00155B05" w:rsidP="00D5375B">
      <w:pPr>
        <w:ind w:left="720"/>
        <w:rPr>
          <w:rFonts w:cs="Times New Roman"/>
          <w:sz w:val="24"/>
          <w:szCs w:val="24"/>
        </w:rPr>
      </w:pPr>
    </w:p>
    <w:p w:rsidR="00175827" w:rsidRPr="00661F57" w:rsidRDefault="00175827" w:rsidP="00D5375B">
      <w:pPr>
        <w:rPr>
          <w:b/>
          <w:sz w:val="26"/>
          <w:szCs w:val="26"/>
          <w:lang w:val="en-IN"/>
        </w:rPr>
      </w:pPr>
      <w:r w:rsidRPr="00661F57">
        <w:rPr>
          <w:b/>
          <w:sz w:val="26"/>
          <w:szCs w:val="26"/>
          <w:highlight w:val="yellow"/>
          <w:lang w:val="en-IN"/>
        </w:rPr>
        <w:t>Architecture Points:</w:t>
      </w:r>
    </w:p>
    <w:p w:rsidR="00337E75" w:rsidRPr="00661F57" w:rsidRDefault="00337E75" w:rsidP="00D5375B">
      <w:pPr>
        <w:rPr>
          <w:b/>
          <w:sz w:val="24"/>
          <w:szCs w:val="24"/>
          <w:lang w:val="en-IN"/>
        </w:rPr>
      </w:pPr>
    </w:p>
    <w:p w:rsidR="00337E75" w:rsidRPr="00661F57" w:rsidRDefault="00337E75" w:rsidP="00D5375B">
      <w:pPr>
        <w:rPr>
          <w:b/>
          <w:sz w:val="24"/>
          <w:szCs w:val="24"/>
          <w:lang w:val="en-IN"/>
        </w:rPr>
      </w:pPr>
      <w:r w:rsidRPr="00661F57">
        <w:rPr>
          <w:b/>
          <w:noProof/>
          <w:sz w:val="24"/>
          <w:szCs w:val="24"/>
        </w:rPr>
        <w:drawing>
          <wp:inline distT="0" distB="0" distL="0" distR="0" wp14:anchorId="1D491410" wp14:editId="18F1F177">
            <wp:extent cx="5943600" cy="3581400"/>
            <wp:effectExtent l="0" t="0" r="0" b="0"/>
            <wp:docPr id="2560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Grp="1" noChangeAspect="1" noChangeArrowheads="1"/>
                    </pic:cNvPicPr>
                  </pic:nvPicPr>
                  <pic:blipFill>
                    <a:blip r:embed="rId96" cstate="print"/>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175827" w:rsidRPr="00661F57" w:rsidRDefault="00175827" w:rsidP="00D5375B">
      <w:pPr>
        <w:rPr>
          <w:sz w:val="24"/>
          <w:szCs w:val="24"/>
          <w:lang w:val="en-IN"/>
        </w:rPr>
      </w:pPr>
      <w:r w:rsidRPr="00661F57">
        <w:rPr>
          <w:sz w:val="24"/>
          <w:szCs w:val="24"/>
          <w:lang w:val="en-IN"/>
        </w:rPr>
        <w:t>1. This is one of the database level HA option in SQL Server.</w:t>
      </w:r>
    </w:p>
    <w:p w:rsidR="00175827" w:rsidRPr="00661F57" w:rsidRDefault="00175827" w:rsidP="00D5375B">
      <w:pPr>
        <w:rPr>
          <w:sz w:val="24"/>
          <w:szCs w:val="24"/>
          <w:lang w:val="en-IN"/>
        </w:rPr>
      </w:pPr>
      <w:r w:rsidRPr="00661F57">
        <w:rPr>
          <w:sz w:val="24"/>
          <w:szCs w:val="24"/>
          <w:lang w:val="en-IN"/>
        </w:rPr>
        <w:t>2. Initial full backup of primary database directly restore to secondary server.</w:t>
      </w:r>
    </w:p>
    <w:p w:rsidR="00175827" w:rsidRPr="00661F57" w:rsidRDefault="00175827" w:rsidP="00D5375B">
      <w:pPr>
        <w:rPr>
          <w:sz w:val="24"/>
          <w:szCs w:val="24"/>
          <w:lang w:val="en-IN"/>
        </w:rPr>
      </w:pPr>
      <w:r w:rsidRPr="00661F57">
        <w:rPr>
          <w:sz w:val="24"/>
          <w:szCs w:val="24"/>
          <w:lang w:val="en-IN"/>
        </w:rPr>
        <w:t>3. Backup job take the transactional log backup of primary database into backup share.</w:t>
      </w:r>
    </w:p>
    <w:p w:rsidR="00175827" w:rsidRPr="00661F57" w:rsidRDefault="00175827" w:rsidP="00D5375B">
      <w:pPr>
        <w:rPr>
          <w:sz w:val="24"/>
          <w:szCs w:val="24"/>
          <w:lang w:val="en-IN"/>
        </w:rPr>
      </w:pPr>
      <w:r w:rsidRPr="00661F57">
        <w:rPr>
          <w:sz w:val="24"/>
          <w:szCs w:val="24"/>
          <w:lang w:val="en-IN"/>
        </w:rPr>
        <w:t>4. From backup share copy job picks the t</w:t>
      </w:r>
      <w:r w:rsidR="00827062">
        <w:rPr>
          <w:sz w:val="24"/>
          <w:szCs w:val="24"/>
          <w:lang w:val="en-IN"/>
        </w:rPr>
        <w:t>-</w:t>
      </w:r>
      <w:r w:rsidRPr="00661F57">
        <w:rPr>
          <w:sz w:val="24"/>
          <w:szCs w:val="24"/>
          <w:lang w:val="en-IN"/>
        </w:rPr>
        <w:t>log backups and copy to secondary server &gt; copy folder.</w:t>
      </w:r>
    </w:p>
    <w:p w:rsidR="00175827" w:rsidRPr="00661F57" w:rsidRDefault="00175827" w:rsidP="00D5375B">
      <w:pPr>
        <w:rPr>
          <w:sz w:val="24"/>
          <w:szCs w:val="24"/>
          <w:lang w:val="en-IN"/>
        </w:rPr>
      </w:pPr>
      <w:r w:rsidRPr="00661F57">
        <w:rPr>
          <w:sz w:val="24"/>
          <w:szCs w:val="24"/>
          <w:lang w:val="en-IN"/>
        </w:rPr>
        <w:t>5. From copy folder restore job picks the backup file and restore in secondary database</w:t>
      </w:r>
    </w:p>
    <w:p w:rsidR="00CE7D27" w:rsidRPr="00661F57" w:rsidRDefault="00175827" w:rsidP="00D5375B">
      <w:pPr>
        <w:rPr>
          <w:sz w:val="24"/>
          <w:szCs w:val="24"/>
          <w:lang w:val="en-IN"/>
        </w:rPr>
      </w:pPr>
      <w:r w:rsidRPr="00661F57">
        <w:rPr>
          <w:sz w:val="24"/>
          <w:szCs w:val="24"/>
          <w:lang w:val="en-IN"/>
        </w:rPr>
        <w:t>This is the continues process where Log shipping works.</w:t>
      </w:r>
    </w:p>
    <w:p w:rsidR="00CE7D27" w:rsidRPr="00661F57" w:rsidRDefault="00CE7D27" w:rsidP="00D5375B">
      <w:pPr>
        <w:rPr>
          <w:rFonts w:cs="Times New Roman"/>
          <w:sz w:val="24"/>
          <w:szCs w:val="24"/>
        </w:rPr>
      </w:pPr>
    </w:p>
    <w:p w:rsidR="00337E75" w:rsidRPr="00661F57" w:rsidRDefault="00337E75" w:rsidP="00D5375B">
      <w:pPr>
        <w:spacing w:after="160" w:line="259" w:lineRule="auto"/>
        <w:rPr>
          <w:rFonts w:cs="Times New Roman"/>
          <w:b/>
          <w:sz w:val="26"/>
          <w:szCs w:val="26"/>
        </w:rPr>
      </w:pPr>
      <w:r w:rsidRPr="00661F57">
        <w:rPr>
          <w:rFonts w:cs="Times New Roman"/>
          <w:b/>
          <w:sz w:val="26"/>
          <w:szCs w:val="26"/>
          <w:highlight w:val="yellow"/>
        </w:rPr>
        <w:t>Log shipping configuration steps:</w:t>
      </w:r>
    </w:p>
    <w:p w:rsidR="00337E75" w:rsidRPr="00661F57" w:rsidRDefault="00337E75" w:rsidP="00D5375B">
      <w:pPr>
        <w:spacing w:after="160" w:line="259" w:lineRule="auto"/>
        <w:rPr>
          <w:rFonts w:cs="Times New Roman"/>
          <w:sz w:val="24"/>
          <w:szCs w:val="24"/>
        </w:rPr>
      </w:pPr>
    </w:p>
    <w:p w:rsidR="00337E75" w:rsidRPr="00661F57" w:rsidRDefault="00337E75" w:rsidP="00D5375B">
      <w:pPr>
        <w:spacing w:after="160" w:line="259" w:lineRule="auto"/>
        <w:rPr>
          <w:rFonts w:cs="Times New Roman"/>
          <w:sz w:val="24"/>
          <w:szCs w:val="24"/>
        </w:rPr>
      </w:pPr>
      <w:r w:rsidRPr="00661F57">
        <w:rPr>
          <w:rFonts w:cs="Times New Roman"/>
          <w:sz w:val="24"/>
          <w:szCs w:val="24"/>
        </w:rPr>
        <w:t>1. Create backup, copy share   and provide read_write permissions</w:t>
      </w:r>
    </w:p>
    <w:p w:rsidR="00337E75" w:rsidRPr="00661F57" w:rsidRDefault="00337E75" w:rsidP="00D5375B">
      <w:pPr>
        <w:spacing w:after="160" w:line="259" w:lineRule="auto"/>
        <w:rPr>
          <w:rFonts w:cs="Times New Roman"/>
          <w:sz w:val="24"/>
          <w:szCs w:val="24"/>
        </w:rPr>
      </w:pPr>
      <w:r w:rsidRPr="00661F57">
        <w:rPr>
          <w:rFonts w:cs="Times New Roman"/>
          <w:sz w:val="24"/>
          <w:szCs w:val="24"/>
        </w:rPr>
        <w:t>2. Go to primary configure backup Job by providing local and network path.</w:t>
      </w:r>
    </w:p>
    <w:p w:rsidR="00337E75" w:rsidRPr="00661F57" w:rsidRDefault="00337E75" w:rsidP="00D5375B">
      <w:pPr>
        <w:spacing w:after="160" w:line="259" w:lineRule="auto"/>
        <w:rPr>
          <w:rFonts w:cs="Times New Roman"/>
          <w:sz w:val="24"/>
          <w:szCs w:val="24"/>
        </w:rPr>
      </w:pPr>
      <w:r w:rsidRPr="00661F57">
        <w:rPr>
          <w:rFonts w:cs="Times New Roman"/>
          <w:sz w:val="24"/>
          <w:szCs w:val="24"/>
        </w:rPr>
        <w:t>In real time always use network path to place the backup files.</w:t>
      </w:r>
    </w:p>
    <w:p w:rsidR="00337E75" w:rsidRPr="00661F57" w:rsidRDefault="00337E75"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Taking backup into local server is very fast compare to network path.</w:t>
      </w:r>
    </w:p>
    <w:p w:rsidR="00337E75" w:rsidRPr="00661F57" w:rsidRDefault="00337E75" w:rsidP="00D5375B">
      <w:pPr>
        <w:spacing w:after="160" w:line="259" w:lineRule="auto"/>
        <w:rPr>
          <w:rFonts w:cs="Times New Roman"/>
          <w:sz w:val="24"/>
          <w:szCs w:val="24"/>
        </w:rPr>
      </w:pPr>
      <w:r w:rsidRPr="00661F57">
        <w:rPr>
          <w:rFonts w:cs="Times New Roman"/>
          <w:sz w:val="24"/>
          <w:szCs w:val="24"/>
        </w:rPr>
        <w:t>3. Connect to secondary instance &gt; then provide copy share path and restore database mode.</w:t>
      </w:r>
    </w:p>
    <w:p w:rsidR="00337E75" w:rsidRPr="00661F57" w:rsidRDefault="00337E75" w:rsidP="00D5375B">
      <w:pPr>
        <w:spacing w:after="160" w:line="259" w:lineRule="auto"/>
        <w:rPr>
          <w:rFonts w:cs="Times New Roman"/>
          <w:sz w:val="24"/>
          <w:szCs w:val="24"/>
        </w:rPr>
      </w:pPr>
      <w:r w:rsidRPr="00661F57">
        <w:rPr>
          <w:rFonts w:cs="Times New Roman"/>
          <w:b/>
          <w:sz w:val="24"/>
          <w:szCs w:val="24"/>
        </w:rPr>
        <w:t>1. No recovery:</w:t>
      </w:r>
      <w:r w:rsidRPr="00661F57">
        <w:rPr>
          <w:rFonts w:cs="Times New Roman"/>
          <w:sz w:val="24"/>
          <w:szCs w:val="24"/>
        </w:rPr>
        <w:t xml:space="preserve"> No users can able to access database</w:t>
      </w:r>
    </w:p>
    <w:p w:rsidR="00337E75" w:rsidRPr="00661F57" w:rsidRDefault="00337E75" w:rsidP="00D5375B">
      <w:pPr>
        <w:spacing w:after="160" w:line="259" w:lineRule="auto"/>
        <w:rPr>
          <w:rFonts w:cs="Times New Roman"/>
          <w:sz w:val="24"/>
          <w:szCs w:val="24"/>
        </w:rPr>
      </w:pPr>
      <w:r w:rsidRPr="00661F57">
        <w:rPr>
          <w:rFonts w:cs="Times New Roman"/>
          <w:b/>
          <w:sz w:val="24"/>
          <w:szCs w:val="24"/>
        </w:rPr>
        <w:t>2. Standby:</w:t>
      </w:r>
      <w:r w:rsidRPr="00661F57">
        <w:rPr>
          <w:rFonts w:cs="Times New Roman"/>
          <w:sz w:val="24"/>
          <w:szCs w:val="24"/>
        </w:rPr>
        <w:t xml:space="preserve"> Database in read only mode and users can able to read the data.</w:t>
      </w:r>
    </w:p>
    <w:p w:rsidR="00337E75" w:rsidRPr="00661F57" w:rsidRDefault="00337E75" w:rsidP="00D5375B">
      <w:pPr>
        <w:spacing w:after="160" w:line="259" w:lineRule="auto"/>
        <w:rPr>
          <w:rFonts w:cs="Times New Roman"/>
          <w:sz w:val="24"/>
          <w:szCs w:val="24"/>
        </w:rPr>
      </w:pPr>
      <w:r w:rsidRPr="00661F57">
        <w:rPr>
          <w:rFonts w:cs="Times New Roman"/>
          <w:b/>
          <w:sz w:val="24"/>
          <w:szCs w:val="24"/>
        </w:rPr>
        <w:t>Note:</w:t>
      </w:r>
      <w:r w:rsidRPr="00661F57">
        <w:rPr>
          <w:rFonts w:cs="Times New Roman"/>
          <w:sz w:val="24"/>
          <w:szCs w:val="24"/>
        </w:rPr>
        <w:t xml:space="preserve"> In log shipping secondary server database can be used for "reporting purpose".</w:t>
      </w:r>
    </w:p>
    <w:p w:rsidR="00337E75" w:rsidRPr="00661F57" w:rsidRDefault="00337E75" w:rsidP="00D5375B">
      <w:pPr>
        <w:spacing w:after="160" w:line="259" w:lineRule="auto"/>
        <w:rPr>
          <w:rFonts w:cs="Times New Roman"/>
          <w:sz w:val="24"/>
          <w:szCs w:val="24"/>
        </w:rPr>
      </w:pPr>
      <w:r w:rsidRPr="00661F57">
        <w:rPr>
          <w:rFonts w:cs="Times New Roman"/>
          <w:sz w:val="24"/>
          <w:szCs w:val="24"/>
        </w:rPr>
        <w:t>4. Add monitor server if need and click OK</w:t>
      </w:r>
    </w:p>
    <w:p w:rsidR="00477636" w:rsidRPr="00661F57" w:rsidRDefault="00337E75" w:rsidP="00D5375B">
      <w:pPr>
        <w:spacing w:after="160" w:line="259" w:lineRule="auto"/>
        <w:rPr>
          <w:rFonts w:cs="Times New Roman"/>
          <w:sz w:val="24"/>
          <w:szCs w:val="24"/>
        </w:rPr>
      </w:pPr>
      <w:r w:rsidRPr="00661F57">
        <w:rPr>
          <w:rFonts w:cs="Times New Roman"/>
          <w:sz w:val="24"/>
          <w:szCs w:val="24"/>
        </w:rPr>
        <w:t>5. Verify log shipping status.</w:t>
      </w:r>
    </w:p>
    <w:p w:rsidR="00337E75" w:rsidRPr="00661F57" w:rsidRDefault="00337E75" w:rsidP="00D5375B">
      <w:pPr>
        <w:spacing w:after="160" w:line="259" w:lineRule="auto"/>
        <w:rPr>
          <w:rFonts w:cs="Times New Roman"/>
          <w:sz w:val="24"/>
          <w:szCs w:val="24"/>
        </w:rPr>
      </w:pPr>
    </w:p>
    <w:p w:rsidR="00337E75" w:rsidRPr="00661F57" w:rsidRDefault="00337E75" w:rsidP="00D5375B">
      <w:pPr>
        <w:spacing w:after="160" w:line="259" w:lineRule="auto"/>
        <w:rPr>
          <w:rFonts w:cs="Times New Roman"/>
          <w:sz w:val="24"/>
          <w:szCs w:val="24"/>
        </w:rPr>
      </w:pPr>
    </w:p>
    <w:p w:rsidR="00337E75" w:rsidRPr="00661F57" w:rsidRDefault="00337E75" w:rsidP="00D5375B">
      <w:pPr>
        <w:spacing w:after="160" w:line="259" w:lineRule="auto"/>
        <w:rPr>
          <w:rFonts w:cs="Times New Roman"/>
          <w:sz w:val="24"/>
          <w:szCs w:val="24"/>
        </w:rPr>
      </w:pPr>
    </w:p>
    <w:p w:rsidR="00337E75" w:rsidRPr="00661F57" w:rsidRDefault="00337E75" w:rsidP="00D5375B">
      <w:pPr>
        <w:spacing w:after="160" w:line="259" w:lineRule="auto"/>
        <w:rPr>
          <w:rFonts w:cs="Times New Roman"/>
          <w:sz w:val="24"/>
          <w:szCs w:val="24"/>
        </w:rPr>
      </w:pPr>
      <w:r w:rsidRPr="00661F57">
        <w:rPr>
          <w:rFonts w:cs="Times New Roman"/>
          <w:noProof/>
          <w:sz w:val="24"/>
          <w:szCs w:val="24"/>
        </w:rPr>
        <w:drawing>
          <wp:inline distT="0" distB="0" distL="0" distR="0" wp14:anchorId="797BA95A" wp14:editId="4155A340">
            <wp:extent cx="5943600" cy="2473960"/>
            <wp:effectExtent l="0" t="0" r="0" b="254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7" cstate="print"/>
                    <a:srcRect/>
                    <a:stretch>
                      <a:fillRect/>
                    </a:stretch>
                  </pic:blipFill>
                  <pic:spPr bwMode="auto">
                    <a:xfrm>
                      <a:off x="0" y="0"/>
                      <a:ext cx="5943600" cy="2473960"/>
                    </a:xfrm>
                    <a:prstGeom prst="rect">
                      <a:avLst/>
                    </a:prstGeom>
                    <a:noFill/>
                    <a:ln w="9525">
                      <a:noFill/>
                      <a:miter lim="800000"/>
                      <a:headEnd/>
                      <a:tailEnd/>
                    </a:ln>
                  </pic:spPr>
                </pic:pic>
              </a:graphicData>
            </a:graphic>
          </wp:inline>
        </w:drawing>
      </w:r>
    </w:p>
    <w:p w:rsidR="009A7BEB" w:rsidRDefault="009A7BEB" w:rsidP="00D5375B">
      <w:pPr>
        <w:spacing w:after="160" w:line="259" w:lineRule="auto"/>
        <w:rPr>
          <w:rFonts w:cs="Times New Roman"/>
          <w:sz w:val="24"/>
          <w:szCs w:val="24"/>
        </w:rPr>
      </w:pPr>
    </w:p>
    <w:p w:rsidR="00337E75" w:rsidRPr="00661F57" w:rsidRDefault="00337E75" w:rsidP="00D5375B">
      <w:pPr>
        <w:spacing w:after="160" w:line="259" w:lineRule="auto"/>
        <w:rPr>
          <w:rFonts w:cs="Times New Roman"/>
          <w:b/>
          <w:color w:val="FF0000"/>
          <w:sz w:val="26"/>
          <w:szCs w:val="26"/>
        </w:rPr>
      </w:pPr>
      <w:r w:rsidRPr="00661F57">
        <w:rPr>
          <w:rFonts w:cs="Times New Roman"/>
          <w:b/>
          <w:color w:val="FF0000"/>
          <w:sz w:val="26"/>
          <w:szCs w:val="26"/>
        </w:rPr>
        <w:t>Advantages:</w:t>
      </w:r>
    </w:p>
    <w:p w:rsidR="00AF3036" w:rsidRPr="00661F57" w:rsidRDefault="00F16BEE" w:rsidP="00BC352F">
      <w:pPr>
        <w:numPr>
          <w:ilvl w:val="0"/>
          <w:numId w:val="48"/>
        </w:numPr>
        <w:spacing w:after="160" w:line="259" w:lineRule="auto"/>
        <w:rPr>
          <w:rFonts w:cs="Times New Roman"/>
          <w:sz w:val="24"/>
          <w:szCs w:val="24"/>
        </w:rPr>
      </w:pPr>
      <w:r>
        <w:rPr>
          <w:rFonts w:cs="Times New Roman"/>
          <w:sz w:val="24"/>
          <w:szCs w:val="24"/>
        </w:rPr>
        <w:t xml:space="preserve">Data Transfer: </w:t>
      </w:r>
      <w:r w:rsidR="00AF3036" w:rsidRPr="00661F57">
        <w:rPr>
          <w:rFonts w:cs="Times New Roman"/>
          <w:sz w:val="24"/>
          <w:szCs w:val="24"/>
        </w:rPr>
        <w:t>T-Logs are backed up and transferred to secondary server</w:t>
      </w:r>
    </w:p>
    <w:p w:rsidR="00AF3036" w:rsidRPr="00661F57" w:rsidRDefault="00AF3036" w:rsidP="00BC352F">
      <w:pPr>
        <w:numPr>
          <w:ilvl w:val="0"/>
          <w:numId w:val="48"/>
        </w:numPr>
        <w:spacing w:after="160" w:line="259" w:lineRule="auto"/>
        <w:rPr>
          <w:rFonts w:cs="Times New Roman"/>
          <w:sz w:val="24"/>
          <w:szCs w:val="24"/>
        </w:rPr>
      </w:pPr>
      <w:r w:rsidRPr="00661F57">
        <w:rPr>
          <w:rFonts w:cs="Times New Roman"/>
          <w:sz w:val="24"/>
          <w:szCs w:val="24"/>
        </w:rPr>
        <w:t>Transactional Consistency:  All committed and un-committed are transferred</w:t>
      </w:r>
    </w:p>
    <w:p w:rsidR="00AF3036" w:rsidRPr="00661F57" w:rsidRDefault="00AF3036" w:rsidP="00BC352F">
      <w:pPr>
        <w:numPr>
          <w:ilvl w:val="0"/>
          <w:numId w:val="48"/>
        </w:numPr>
        <w:spacing w:after="160" w:line="259" w:lineRule="auto"/>
        <w:rPr>
          <w:rFonts w:cs="Times New Roman"/>
          <w:sz w:val="24"/>
          <w:szCs w:val="24"/>
        </w:rPr>
      </w:pPr>
      <w:r w:rsidRPr="00661F57">
        <w:rPr>
          <w:rFonts w:cs="Times New Roman"/>
          <w:sz w:val="24"/>
          <w:szCs w:val="24"/>
        </w:rPr>
        <w:t>Server Limitation: Can be applied to multiple stand-by servers</w:t>
      </w:r>
    </w:p>
    <w:p w:rsidR="00AF3036" w:rsidRPr="00661F57" w:rsidRDefault="00AF3036" w:rsidP="00BC352F">
      <w:pPr>
        <w:numPr>
          <w:ilvl w:val="0"/>
          <w:numId w:val="48"/>
        </w:numPr>
        <w:spacing w:after="160" w:line="259" w:lineRule="auto"/>
        <w:rPr>
          <w:rFonts w:cs="Times New Roman"/>
          <w:sz w:val="24"/>
          <w:szCs w:val="24"/>
        </w:rPr>
      </w:pPr>
      <w:r w:rsidRPr="00661F57">
        <w:rPr>
          <w:rFonts w:cs="Times New Roman"/>
          <w:sz w:val="24"/>
          <w:szCs w:val="24"/>
        </w:rPr>
        <w:t>Secondary database mode</w:t>
      </w:r>
      <w:r w:rsidR="00337E75" w:rsidRPr="00661F57">
        <w:rPr>
          <w:rFonts w:cs="Times New Roman"/>
          <w:sz w:val="24"/>
          <w:szCs w:val="24"/>
        </w:rPr>
        <w:t>: Stand</w:t>
      </w:r>
      <w:r w:rsidRPr="00661F57">
        <w:rPr>
          <w:rFonts w:cs="Times New Roman"/>
          <w:sz w:val="24"/>
          <w:szCs w:val="24"/>
        </w:rPr>
        <w:t xml:space="preserve">-by </w:t>
      </w:r>
      <w:r w:rsidR="00337E75" w:rsidRPr="00661F57">
        <w:rPr>
          <w:rFonts w:cs="Times New Roman"/>
          <w:sz w:val="24"/>
          <w:szCs w:val="24"/>
        </w:rPr>
        <w:t>mode [</w:t>
      </w:r>
      <w:r w:rsidRPr="00661F57">
        <w:rPr>
          <w:rFonts w:cs="Times New Roman"/>
          <w:sz w:val="24"/>
          <w:szCs w:val="24"/>
        </w:rPr>
        <w:t>Read_only</w:t>
      </w:r>
      <w:r w:rsidR="00337E75" w:rsidRPr="00661F57">
        <w:rPr>
          <w:rFonts w:cs="Times New Roman"/>
          <w:sz w:val="24"/>
          <w:szCs w:val="24"/>
        </w:rPr>
        <w:t>]...</w:t>
      </w:r>
      <w:r w:rsidRPr="00661F57">
        <w:rPr>
          <w:rFonts w:cs="Times New Roman"/>
          <w:sz w:val="24"/>
          <w:szCs w:val="24"/>
        </w:rPr>
        <w:t>Useful for reporting purpose</w:t>
      </w:r>
    </w:p>
    <w:p w:rsidR="00AF3036" w:rsidRPr="00661F57" w:rsidRDefault="00AF3036" w:rsidP="00BC352F">
      <w:pPr>
        <w:numPr>
          <w:ilvl w:val="0"/>
          <w:numId w:val="48"/>
        </w:numPr>
        <w:spacing w:after="160" w:line="259" w:lineRule="auto"/>
        <w:rPr>
          <w:rFonts w:cs="Times New Roman"/>
          <w:sz w:val="24"/>
          <w:szCs w:val="24"/>
        </w:rPr>
      </w:pPr>
      <w:r w:rsidRPr="00661F57">
        <w:rPr>
          <w:rFonts w:cs="Times New Roman"/>
          <w:sz w:val="24"/>
          <w:szCs w:val="24"/>
        </w:rPr>
        <w:t>Recovery model supports Full and bulk-logged…</w:t>
      </w:r>
      <w:r w:rsidRPr="00661F57">
        <w:rPr>
          <w:rFonts w:cs="Times New Roman"/>
          <w:b/>
          <w:bCs/>
          <w:sz w:val="24"/>
          <w:szCs w:val="24"/>
        </w:rPr>
        <w:t>database to simple recovery will cause log shipping to stop functioning</w:t>
      </w:r>
    </w:p>
    <w:p w:rsidR="00AF3036" w:rsidRPr="00661F57" w:rsidRDefault="00AF3036" w:rsidP="00BC352F">
      <w:pPr>
        <w:numPr>
          <w:ilvl w:val="0"/>
          <w:numId w:val="48"/>
        </w:numPr>
        <w:spacing w:after="160" w:line="259" w:lineRule="auto"/>
        <w:rPr>
          <w:rFonts w:cs="Times New Roman"/>
          <w:sz w:val="24"/>
          <w:szCs w:val="24"/>
        </w:rPr>
      </w:pPr>
      <w:r w:rsidRPr="00661F57">
        <w:rPr>
          <w:rFonts w:cs="Times New Roman"/>
          <w:sz w:val="24"/>
          <w:szCs w:val="24"/>
        </w:rPr>
        <w:t>Edition is not necessary to be same for both primary and secondary servers.</w:t>
      </w:r>
    </w:p>
    <w:p w:rsidR="00337E75" w:rsidRPr="00661F57" w:rsidRDefault="00337E75" w:rsidP="00D5375B">
      <w:pPr>
        <w:spacing w:after="160" w:line="259" w:lineRule="auto"/>
        <w:rPr>
          <w:rFonts w:cs="Times New Roman"/>
          <w:b/>
          <w:color w:val="FF0000"/>
          <w:sz w:val="26"/>
          <w:szCs w:val="26"/>
        </w:rPr>
      </w:pPr>
      <w:r w:rsidRPr="00661F57">
        <w:rPr>
          <w:rFonts w:cs="Times New Roman"/>
          <w:b/>
          <w:color w:val="FF0000"/>
          <w:sz w:val="26"/>
          <w:szCs w:val="26"/>
        </w:rPr>
        <w:t>Disadvantages:</w:t>
      </w:r>
    </w:p>
    <w:p w:rsidR="00AF3036" w:rsidRPr="00661F57" w:rsidRDefault="00830F72" w:rsidP="00BC352F">
      <w:pPr>
        <w:numPr>
          <w:ilvl w:val="0"/>
          <w:numId w:val="49"/>
        </w:numPr>
        <w:spacing w:after="160" w:line="259" w:lineRule="auto"/>
        <w:rPr>
          <w:rFonts w:cs="Times New Roman"/>
          <w:sz w:val="24"/>
          <w:szCs w:val="24"/>
        </w:rPr>
      </w:pPr>
      <w:r w:rsidRPr="00661F57">
        <w:rPr>
          <w:rFonts w:cs="Times New Roman"/>
          <w:sz w:val="24"/>
          <w:szCs w:val="24"/>
        </w:rPr>
        <w:t xml:space="preserve">Failover:  </w:t>
      </w:r>
      <w:r w:rsidR="00AF3036" w:rsidRPr="00661F57">
        <w:rPr>
          <w:rFonts w:cs="Times New Roman"/>
          <w:sz w:val="24"/>
          <w:szCs w:val="24"/>
        </w:rPr>
        <w:t>Manual</w:t>
      </w:r>
    </w:p>
    <w:p w:rsidR="00AF3036" w:rsidRPr="00661F57" w:rsidRDefault="00AF3036" w:rsidP="00BC352F">
      <w:pPr>
        <w:numPr>
          <w:ilvl w:val="0"/>
          <w:numId w:val="49"/>
        </w:numPr>
        <w:spacing w:after="160" w:line="259" w:lineRule="auto"/>
        <w:rPr>
          <w:rFonts w:cs="Times New Roman"/>
          <w:sz w:val="24"/>
          <w:szCs w:val="24"/>
        </w:rPr>
      </w:pPr>
      <w:r w:rsidRPr="00661F57">
        <w:rPr>
          <w:rFonts w:cs="Times New Roman"/>
          <w:sz w:val="24"/>
          <w:szCs w:val="24"/>
        </w:rPr>
        <w:t>Failover Duration:  Can take more than 30 mins</w:t>
      </w:r>
    </w:p>
    <w:p w:rsidR="00AF3036" w:rsidRPr="00661F57" w:rsidRDefault="00830F72" w:rsidP="00BC352F">
      <w:pPr>
        <w:numPr>
          <w:ilvl w:val="0"/>
          <w:numId w:val="49"/>
        </w:numPr>
        <w:spacing w:after="160" w:line="259" w:lineRule="auto"/>
        <w:rPr>
          <w:rFonts w:cs="Times New Roman"/>
          <w:sz w:val="24"/>
          <w:szCs w:val="24"/>
        </w:rPr>
      </w:pPr>
      <w:r w:rsidRPr="00661F57">
        <w:rPr>
          <w:rFonts w:cs="Times New Roman"/>
          <w:sz w:val="24"/>
          <w:szCs w:val="24"/>
        </w:rPr>
        <w:t xml:space="preserve">Role Change:  </w:t>
      </w:r>
      <w:r w:rsidR="00AF3036" w:rsidRPr="00661F57">
        <w:rPr>
          <w:rFonts w:cs="Times New Roman"/>
          <w:sz w:val="24"/>
          <w:szCs w:val="24"/>
        </w:rPr>
        <w:t>Role change is manual</w:t>
      </w:r>
    </w:p>
    <w:p w:rsidR="00AF3036" w:rsidRPr="00661F57" w:rsidRDefault="00830F72" w:rsidP="00BC352F">
      <w:pPr>
        <w:numPr>
          <w:ilvl w:val="0"/>
          <w:numId w:val="49"/>
        </w:numPr>
        <w:spacing w:after="160" w:line="259" w:lineRule="auto"/>
        <w:rPr>
          <w:rFonts w:cs="Times New Roman"/>
          <w:sz w:val="24"/>
          <w:szCs w:val="24"/>
        </w:rPr>
      </w:pPr>
      <w:r w:rsidRPr="00661F57">
        <w:rPr>
          <w:rFonts w:cs="Times New Roman"/>
          <w:sz w:val="24"/>
          <w:szCs w:val="24"/>
        </w:rPr>
        <w:t xml:space="preserve">Client Re-direction: </w:t>
      </w:r>
      <w:r w:rsidR="00AF3036" w:rsidRPr="00661F57">
        <w:rPr>
          <w:rFonts w:cs="Times New Roman"/>
          <w:sz w:val="24"/>
          <w:szCs w:val="24"/>
        </w:rPr>
        <w:t>Manual changes required</w:t>
      </w:r>
    </w:p>
    <w:p w:rsidR="00D5375B" w:rsidRPr="00661F57" w:rsidRDefault="00D5375B" w:rsidP="00D5375B">
      <w:pPr>
        <w:rPr>
          <w:rFonts w:cstheme="minorHAnsi"/>
          <w:b/>
          <w:color w:val="000000" w:themeColor="text1"/>
          <w:sz w:val="24"/>
          <w:szCs w:val="24"/>
        </w:rPr>
      </w:pPr>
      <w:r w:rsidRPr="00661F57">
        <w:rPr>
          <w:rFonts w:cstheme="minorHAnsi"/>
          <w:b/>
          <w:color w:val="000000" w:themeColor="text1"/>
          <w:sz w:val="24"/>
          <w:szCs w:val="24"/>
          <w:highlight w:val="yellow"/>
          <w:lang w:val="en-IN"/>
        </w:rPr>
        <w:t>Troubleshooting Log Shipping:</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1)  Jobs disabled can be a cause for LS failure.</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2)  Backup Share permission issues.</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3)  Space issues in the backup share/local copy location.</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4)  SQL Server Agents stopped at Primary/Standby/Monitor.</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5)  Manual log backup can cause LS break.</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6)  Recovery Model changes from Full/Simple.</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7)  Backup/Copy/Restore Job owner change can cause permission issues and break LS.</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8)  Network Issues with Backup Share.</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9)  WITH RECOVERY statement fired at Standby server can bring secondary database ONLINE breaking LS.</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10)  Service Account changes can lead to permission issues.</w:t>
      </w:r>
    </w:p>
    <w:p w:rsidR="00D5375B" w:rsidRPr="00661F57" w:rsidRDefault="00D5375B" w:rsidP="00D5375B">
      <w:pPr>
        <w:rPr>
          <w:rFonts w:cstheme="minorHAnsi"/>
          <w:color w:val="000000" w:themeColor="text1"/>
          <w:sz w:val="24"/>
          <w:szCs w:val="24"/>
        </w:rPr>
      </w:pPr>
      <w:r w:rsidRPr="00661F57">
        <w:rPr>
          <w:rFonts w:cstheme="minorHAnsi"/>
          <w:color w:val="000000" w:themeColor="text1"/>
          <w:sz w:val="24"/>
          <w:szCs w:val="24"/>
          <w:lang w:val="en-IN"/>
        </w:rPr>
        <w:t>11)  Log backups getting corrupted</w:t>
      </w:r>
    </w:p>
    <w:p w:rsidR="00807B00" w:rsidRDefault="00D5375B" w:rsidP="00D5375B">
      <w:pPr>
        <w:rPr>
          <w:rFonts w:cstheme="minorHAnsi"/>
          <w:color w:val="000000" w:themeColor="text1"/>
          <w:sz w:val="24"/>
          <w:szCs w:val="24"/>
        </w:rPr>
      </w:pPr>
      <w:r w:rsidRPr="00661F57">
        <w:rPr>
          <w:rFonts w:cstheme="minorHAnsi"/>
          <w:color w:val="000000" w:themeColor="text1"/>
          <w:sz w:val="24"/>
          <w:szCs w:val="24"/>
          <w:lang w:val="en-IN"/>
        </w:rPr>
        <w:t>12)  Backup schedule is changed can cause lot of delay which might raise an alert.</w:t>
      </w:r>
    </w:p>
    <w:p w:rsidR="00DD0A5D" w:rsidRDefault="00DD0A5D" w:rsidP="00D5375B">
      <w:pPr>
        <w:rPr>
          <w:rFonts w:cstheme="minorHAnsi"/>
          <w:b/>
          <w:sz w:val="24"/>
          <w:szCs w:val="24"/>
        </w:rPr>
      </w:pPr>
    </w:p>
    <w:p w:rsidR="00C17A2D" w:rsidRPr="00661F57" w:rsidRDefault="00561B98" w:rsidP="00D5375B">
      <w:pPr>
        <w:rPr>
          <w:rFonts w:cstheme="minorHAnsi"/>
          <w:b/>
          <w:sz w:val="24"/>
          <w:szCs w:val="24"/>
        </w:rPr>
      </w:pPr>
      <w:r>
        <w:rPr>
          <w:rFonts w:cstheme="minorHAnsi"/>
          <w:b/>
          <w:sz w:val="24"/>
          <w:szCs w:val="24"/>
        </w:rPr>
        <w:t xml:space="preserve">LOG SHIPPING </w:t>
      </w:r>
      <w:r w:rsidR="00C17A2D">
        <w:rPr>
          <w:rFonts w:cstheme="minorHAnsi"/>
          <w:b/>
          <w:sz w:val="24"/>
          <w:szCs w:val="24"/>
        </w:rPr>
        <w:t>SCENARIOS:</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Monitoring in Log-shipping</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What are the log shipping jobs?</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Failover</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Switchover</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What are the reasons log shipping fails? If fail what happened?</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What are the common errors numbers will get in log shipping?</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What is .tuf [Transaction undo file] purpose? Overview</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If we delete .tuf file what happen to LS?</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If we do insert, update, delete in primary server</w:t>
      </w:r>
      <w:r w:rsidR="00F16BEE">
        <w:rPr>
          <w:rFonts w:cstheme="minorHAnsi"/>
          <w:sz w:val="24"/>
          <w:szCs w:val="24"/>
          <w:highlight w:val="yellow"/>
        </w:rPr>
        <w:t xml:space="preserve"> database, changes replicate to </w:t>
      </w:r>
      <w:r w:rsidRPr="00661F57">
        <w:rPr>
          <w:rFonts w:cstheme="minorHAnsi"/>
          <w:sz w:val="24"/>
          <w:szCs w:val="24"/>
          <w:highlight w:val="yellow"/>
        </w:rPr>
        <w:t>secondary?</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If I shrink primary database what happen to log shipping in secondary db?</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If I delete some records in primary database what happen to log shipping in secondary db?</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If I do truncate in primary database what happen to log shipping in secondary db?</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If I</w:t>
      </w:r>
      <w:r w:rsidR="00464A39" w:rsidRPr="00661F57">
        <w:rPr>
          <w:rFonts w:cstheme="minorHAnsi"/>
          <w:sz w:val="24"/>
          <w:szCs w:val="24"/>
          <w:highlight w:val="yellow"/>
        </w:rPr>
        <w:t xml:space="preserve"> take a manual log backup for LS</w:t>
      </w:r>
      <w:r w:rsidRPr="00661F57">
        <w:rPr>
          <w:rFonts w:cstheme="minorHAnsi"/>
          <w:sz w:val="24"/>
          <w:szCs w:val="24"/>
          <w:highlight w:val="yellow"/>
        </w:rPr>
        <w:t xml:space="preserve"> configured database will it impact secondary?</w:t>
      </w:r>
    </w:p>
    <w:p w:rsidR="00D5375B" w:rsidRPr="00661F57" w:rsidRDefault="00D5375B" w:rsidP="00BC352F">
      <w:pPr>
        <w:pStyle w:val="ListParagraph"/>
        <w:numPr>
          <w:ilvl w:val="0"/>
          <w:numId w:val="50"/>
        </w:numPr>
        <w:rPr>
          <w:rFonts w:cstheme="minorHAnsi"/>
          <w:sz w:val="24"/>
          <w:szCs w:val="24"/>
          <w:highlight w:val="yellow"/>
        </w:rPr>
      </w:pPr>
      <w:r w:rsidRPr="00661F57">
        <w:rPr>
          <w:sz w:val="24"/>
          <w:szCs w:val="24"/>
          <w:highlight w:val="yellow"/>
        </w:rPr>
        <w:t>Adding multiple secondary server to the existing configuration?</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Adding file to log shipping database?</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Patch management process in LS instance?</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Reasons a backup job, copy and restore job fails?</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How to change recovery models in log shipping expect simple? Yes we can able to change ....Simple recovery not support for LS</w:t>
      </w:r>
    </w:p>
    <w:p w:rsidR="00D5375B" w:rsidRPr="00661F57" w:rsidRDefault="00D5375B" w:rsidP="00BC352F">
      <w:pPr>
        <w:pStyle w:val="ListParagraph"/>
        <w:numPr>
          <w:ilvl w:val="0"/>
          <w:numId w:val="50"/>
        </w:numPr>
        <w:rPr>
          <w:rFonts w:cstheme="minorHAnsi"/>
          <w:sz w:val="24"/>
          <w:szCs w:val="24"/>
          <w:highlight w:val="yellow"/>
        </w:rPr>
      </w:pPr>
      <w:r w:rsidRPr="00661F57">
        <w:rPr>
          <w:rFonts w:cstheme="minorHAnsi"/>
          <w:sz w:val="24"/>
          <w:szCs w:val="24"/>
          <w:highlight w:val="yellow"/>
        </w:rPr>
        <w:t>If primary database log file full then what happen to secondary? How will we resolve?</w:t>
      </w:r>
    </w:p>
    <w:p w:rsidR="00D5375B" w:rsidRPr="00661F57" w:rsidRDefault="00D5375B" w:rsidP="00D5375B">
      <w:pPr>
        <w:pStyle w:val="ListParagraph"/>
        <w:ind w:left="540"/>
        <w:rPr>
          <w:rFonts w:cstheme="minorHAnsi"/>
          <w:sz w:val="24"/>
          <w:szCs w:val="24"/>
          <w:highlight w:val="yellow"/>
        </w:rPr>
      </w:pPr>
    </w:p>
    <w:p w:rsidR="00D5375B" w:rsidRPr="00661F57" w:rsidRDefault="00D5375B" w:rsidP="00D5375B">
      <w:pPr>
        <w:pStyle w:val="ListParagraph"/>
        <w:ind w:left="540"/>
        <w:rPr>
          <w:rFonts w:cstheme="minorHAnsi"/>
          <w:sz w:val="24"/>
          <w:szCs w:val="24"/>
          <w:highlight w:val="yellow"/>
        </w:rPr>
      </w:pPr>
    </w:p>
    <w:p w:rsidR="00D5375B" w:rsidRPr="00661F57" w:rsidRDefault="00D5375B" w:rsidP="00D5375B">
      <w:pPr>
        <w:pStyle w:val="ListParagraph"/>
        <w:ind w:left="540"/>
        <w:rPr>
          <w:rFonts w:cstheme="minorHAnsi"/>
          <w:sz w:val="24"/>
          <w:szCs w:val="24"/>
          <w:highlight w:val="yellow"/>
        </w:rPr>
      </w:pPr>
    </w:p>
    <w:p w:rsidR="00D5375B" w:rsidRPr="00661F57" w:rsidRDefault="00D5375B" w:rsidP="00D5375B">
      <w:pPr>
        <w:pStyle w:val="ListParagraph"/>
        <w:rPr>
          <w:rFonts w:cstheme="minorHAnsi"/>
          <w:sz w:val="24"/>
          <w:szCs w:val="24"/>
        </w:rPr>
      </w:pPr>
    </w:p>
    <w:p w:rsidR="00D5375B" w:rsidRPr="00661F57" w:rsidRDefault="00D5375B" w:rsidP="00D5375B">
      <w:pPr>
        <w:pStyle w:val="ListParagraph"/>
        <w:rPr>
          <w:rFonts w:cstheme="minorHAnsi"/>
          <w:sz w:val="24"/>
          <w:szCs w:val="24"/>
        </w:rPr>
      </w:pPr>
    </w:p>
    <w:p w:rsidR="00515252" w:rsidRPr="00661F57" w:rsidRDefault="00515252" w:rsidP="00D5375B">
      <w:pPr>
        <w:pStyle w:val="ListParagraph"/>
        <w:rPr>
          <w:rFonts w:cstheme="minorHAnsi"/>
          <w:sz w:val="24"/>
          <w:szCs w:val="24"/>
        </w:rPr>
      </w:pPr>
    </w:p>
    <w:p w:rsidR="00515252" w:rsidRPr="00661F57" w:rsidRDefault="00515252" w:rsidP="00D5375B">
      <w:pPr>
        <w:pStyle w:val="ListParagraph"/>
        <w:rPr>
          <w:rFonts w:cstheme="minorHAnsi"/>
          <w:sz w:val="24"/>
          <w:szCs w:val="24"/>
        </w:rPr>
      </w:pPr>
    </w:p>
    <w:p w:rsidR="00515252" w:rsidRPr="00661F57" w:rsidRDefault="00515252" w:rsidP="00D5375B">
      <w:pPr>
        <w:pStyle w:val="ListParagraph"/>
        <w:rPr>
          <w:rFonts w:cstheme="minorHAnsi"/>
          <w:sz w:val="24"/>
          <w:szCs w:val="24"/>
        </w:rPr>
      </w:pPr>
    </w:p>
    <w:p w:rsidR="00AD49DC" w:rsidRPr="00661F57" w:rsidRDefault="00AD49DC" w:rsidP="008174FD">
      <w:pPr>
        <w:rPr>
          <w:rFonts w:cstheme="minorHAnsi"/>
          <w:sz w:val="24"/>
          <w:szCs w:val="24"/>
        </w:rPr>
      </w:pPr>
    </w:p>
    <w:p w:rsidR="009A7BEB" w:rsidRDefault="009A7BEB" w:rsidP="00D5375B">
      <w:pPr>
        <w:rPr>
          <w:rFonts w:cstheme="minorHAnsi"/>
          <w:b/>
          <w:sz w:val="24"/>
          <w:szCs w:val="24"/>
          <w:highlight w:val="yellow"/>
        </w:rPr>
      </w:pPr>
    </w:p>
    <w:p w:rsidR="00D5375B" w:rsidRPr="008A594D" w:rsidRDefault="00D3312F" w:rsidP="00D5375B">
      <w:pPr>
        <w:rPr>
          <w:rFonts w:cstheme="minorHAnsi"/>
          <w:b/>
          <w:sz w:val="24"/>
          <w:szCs w:val="24"/>
        </w:rPr>
      </w:pPr>
      <w:r w:rsidRPr="00661F57">
        <w:rPr>
          <w:rFonts w:cstheme="minorHAnsi"/>
          <w:b/>
          <w:sz w:val="24"/>
          <w:szCs w:val="24"/>
          <w:highlight w:val="yellow"/>
        </w:rPr>
        <w:t>SCENARIO: 1 MONITORING IN LOG-SHIPPING</w:t>
      </w:r>
    </w:p>
    <w:p w:rsidR="00D5375B" w:rsidRPr="00661F57" w:rsidRDefault="00D5375B" w:rsidP="00BC352F">
      <w:pPr>
        <w:pStyle w:val="ListParagraph"/>
        <w:numPr>
          <w:ilvl w:val="0"/>
          <w:numId w:val="51"/>
        </w:numPr>
        <w:rPr>
          <w:rFonts w:cstheme="minorHAnsi"/>
          <w:sz w:val="24"/>
          <w:szCs w:val="24"/>
        </w:rPr>
      </w:pPr>
      <w:r w:rsidRPr="00661F57">
        <w:rPr>
          <w:rFonts w:cstheme="minorHAnsi"/>
          <w:sz w:val="24"/>
          <w:szCs w:val="24"/>
        </w:rPr>
        <w:t>Go to job view history and check status to monitor log shipping status. If all backup, copy and restore jobs are running then we can say your log shipping is in sync and working fine.</w:t>
      </w:r>
    </w:p>
    <w:p w:rsidR="00D5375B" w:rsidRPr="009A7BEB" w:rsidRDefault="00D5375B" w:rsidP="00D5375B">
      <w:pPr>
        <w:rPr>
          <w:rFonts w:cstheme="minorHAnsi"/>
          <w:b/>
          <w:sz w:val="24"/>
          <w:szCs w:val="24"/>
        </w:rPr>
      </w:pPr>
      <w:r w:rsidRPr="009A7BEB">
        <w:rPr>
          <w:rFonts w:cstheme="minorHAnsi"/>
          <w:b/>
          <w:sz w:val="24"/>
          <w:szCs w:val="24"/>
          <w:highlight w:val="yellow"/>
        </w:rPr>
        <w:t>MSDB Tables:</w:t>
      </w:r>
    </w:p>
    <w:p w:rsidR="00D5375B" w:rsidRPr="00661F57" w:rsidRDefault="00D5375B" w:rsidP="00D5375B">
      <w:pPr>
        <w:rPr>
          <w:rFonts w:cstheme="minorHAnsi"/>
          <w:b/>
          <w:noProof/>
          <w:sz w:val="24"/>
          <w:szCs w:val="24"/>
        </w:rPr>
      </w:pPr>
      <w:r w:rsidRPr="00661F57">
        <w:rPr>
          <w:rFonts w:cstheme="minorHAnsi"/>
          <w:b/>
          <w:noProof/>
          <w:sz w:val="24"/>
          <w:szCs w:val="24"/>
          <w:highlight w:val="yellow"/>
        </w:rPr>
        <w:t>PRIMARY SERVER TABLE:</w:t>
      </w:r>
    </w:p>
    <w:p w:rsidR="00D5375B" w:rsidRPr="00661F57" w:rsidRDefault="00D5375B" w:rsidP="00D5375B">
      <w:pPr>
        <w:rPr>
          <w:rFonts w:cstheme="minorHAnsi"/>
          <w:b/>
          <w:noProof/>
          <w:sz w:val="24"/>
          <w:szCs w:val="24"/>
        </w:rPr>
      </w:pPr>
      <w:r w:rsidRPr="00661F57">
        <w:rPr>
          <w:rFonts w:cstheme="minorHAnsi"/>
          <w:b/>
          <w:noProof/>
          <w:sz w:val="24"/>
          <w:szCs w:val="24"/>
        </w:rPr>
        <w:t>1.dbo</w:t>
      </w:r>
      <w:r w:rsidRPr="00661F57">
        <w:rPr>
          <w:rFonts w:cstheme="minorHAnsi"/>
          <w:b/>
          <w:noProof/>
          <w:color w:val="808080"/>
          <w:sz w:val="24"/>
          <w:szCs w:val="24"/>
        </w:rPr>
        <w:t>.</w:t>
      </w:r>
      <w:r w:rsidRPr="00661F57">
        <w:rPr>
          <w:rFonts w:cstheme="minorHAnsi"/>
          <w:b/>
          <w:noProof/>
          <w:sz w:val="24"/>
          <w:szCs w:val="24"/>
        </w:rPr>
        <w:t>log_shipping_primary_databases:</w:t>
      </w:r>
    </w:p>
    <w:p w:rsidR="00D5375B" w:rsidRPr="00661F57" w:rsidRDefault="00D5375B" w:rsidP="00D5375B">
      <w:pPr>
        <w:rPr>
          <w:rFonts w:cstheme="minorHAnsi"/>
          <w:noProof/>
          <w:sz w:val="24"/>
          <w:szCs w:val="24"/>
        </w:rPr>
      </w:pPr>
      <w:r w:rsidRPr="00661F57">
        <w:rPr>
          <w:rFonts w:cstheme="minorHAnsi"/>
          <w:noProof/>
          <w:sz w:val="24"/>
          <w:szCs w:val="24"/>
        </w:rPr>
        <w:t>Number of databases are configured in logshipping in primary</w:t>
      </w:r>
    </w:p>
    <w:p w:rsidR="00D5375B" w:rsidRPr="00661F57" w:rsidRDefault="00D5375B" w:rsidP="00D5375B">
      <w:pPr>
        <w:rPr>
          <w:rFonts w:cstheme="minorHAnsi"/>
          <w:noProof/>
          <w:sz w:val="24"/>
          <w:szCs w:val="24"/>
        </w:rPr>
      </w:pPr>
      <w:r w:rsidRPr="00661F57">
        <w:rPr>
          <w:rFonts w:cstheme="minorHAnsi"/>
          <w:noProof/>
          <w:sz w:val="24"/>
          <w:szCs w:val="24"/>
        </w:rPr>
        <w:t>Backup share local path</w:t>
      </w:r>
    </w:p>
    <w:p w:rsidR="00D5375B" w:rsidRPr="00661F57" w:rsidRDefault="00D5375B" w:rsidP="00D5375B">
      <w:pPr>
        <w:rPr>
          <w:rFonts w:cstheme="minorHAnsi"/>
          <w:noProof/>
          <w:sz w:val="24"/>
          <w:szCs w:val="24"/>
        </w:rPr>
      </w:pPr>
      <w:r w:rsidRPr="00661F57">
        <w:rPr>
          <w:rFonts w:cstheme="minorHAnsi"/>
          <w:noProof/>
          <w:sz w:val="24"/>
          <w:szCs w:val="24"/>
        </w:rPr>
        <w:t>Backup share network path</w:t>
      </w:r>
    </w:p>
    <w:p w:rsidR="00D5375B" w:rsidRPr="00661F57" w:rsidRDefault="00D5375B" w:rsidP="00D5375B">
      <w:pPr>
        <w:rPr>
          <w:rFonts w:cstheme="minorHAnsi"/>
          <w:noProof/>
          <w:sz w:val="24"/>
          <w:szCs w:val="24"/>
        </w:rPr>
      </w:pPr>
      <w:r w:rsidRPr="00661F57">
        <w:rPr>
          <w:rFonts w:cstheme="minorHAnsi"/>
          <w:noProof/>
          <w:sz w:val="24"/>
          <w:szCs w:val="24"/>
        </w:rPr>
        <w:t>Last transaction log backup and time stamp.</w:t>
      </w:r>
    </w:p>
    <w:p w:rsidR="00D5375B" w:rsidRPr="00661F57" w:rsidRDefault="00D5375B" w:rsidP="00D5375B">
      <w:pPr>
        <w:rPr>
          <w:rFonts w:cstheme="minorHAnsi"/>
          <w:noProof/>
          <w:sz w:val="24"/>
          <w:szCs w:val="24"/>
        </w:rPr>
      </w:pPr>
      <w:r w:rsidRPr="00661F57">
        <w:rPr>
          <w:rFonts w:cstheme="minorHAnsi"/>
          <w:noProof/>
          <w:sz w:val="24"/>
          <w:szCs w:val="24"/>
        </w:rPr>
        <w:t>Monitor server ID</w:t>
      </w:r>
    </w:p>
    <w:p w:rsidR="00D5375B" w:rsidRPr="00661F57" w:rsidRDefault="00D5375B" w:rsidP="00D5375B">
      <w:pPr>
        <w:rPr>
          <w:rFonts w:cstheme="minorHAnsi"/>
          <w:noProof/>
          <w:sz w:val="24"/>
          <w:szCs w:val="24"/>
        </w:rPr>
      </w:pPr>
    </w:p>
    <w:p w:rsidR="00D5375B" w:rsidRPr="00661F57" w:rsidRDefault="00D5375B" w:rsidP="00D5375B">
      <w:pPr>
        <w:rPr>
          <w:rFonts w:cstheme="minorHAnsi"/>
          <w:b/>
          <w:noProof/>
          <w:sz w:val="24"/>
          <w:szCs w:val="24"/>
        </w:rPr>
      </w:pPr>
      <w:r w:rsidRPr="00661F57">
        <w:rPr>
          <w:rFonts w:cstheme="minorHAnsi"/>
          <w:b/>
          <w:noProof/>
          <w:sz w:val="24"/>
          <w:szCs w:val="24"/>
        </w:rPr>
        <w:t>2.dbo</w:t>
      </w:r>
      <w:r w:rsidRPr="00661F57">
        <w:rPr>
          <w:rFonts w:cstheme="minorHAnsi"/>
          <w:b/>
          <w:noProof/>
          <w:color w:val="808080"/>
          <w:sz w:val="24"/>
          <w:szCs w:val="24"/>
        </w:rPr>
        <w:t>.</w:t>
      </w:r>
      <w:r w:rsidRPr="00661F57">
        <w:rPr>
          <w:rFonts w:cstheme="minorHAnsi"/>
          <w:b/>
          <w:noProof/>
          <w:sz w:val="24"/>
          <w:szCs w:val="24"/>
        </w:rPr>
        <w:t>log_shipping_primaries</w:t>
      </w:r>
      <w:r w:rsidR="00D3312F" w:rsidRPr="00661F57">
        <w:rPr>
          <w:rFonts w:cstheme="minorHAnsi"/>
          <w:b/>
          <w:noProof/>
          <w:sz w:val="24"/>
          <w:szCs w:val="24"/>
        </w:rPr>
        <w:t>:</w:t>
      </w:r>
    </w:p>
    <w:p w:rsidR="003D077E" w:rsidRPr="00661F57" w:rsidRDefault="003D077E" w:rsidP="00D5375B">
      <w:pPr>
        <w:rPr>
          <w:rFonts w:cstheme="minorHAnsi"/>
          <w:b/>
          <w:noProof/>
          <w:sz w:val="24"/>
          <w:szCs w:val="24"/>
        </w:rPr>
      </w:pPr>
    </w:p>
    <w:p w:rsidR="003D077E" w:rsidRPr="00661F57" w:rsidRDefault="003D077E" w:rsidP="003D077E">
      <w:pPr>
        <w:rPr>
          <w:rFonts w:cstheme="minorHAnsi"/>
          <w:noProof/>
          <w:sz w:val="24"/>
          <w:szCs w:val="24"/>
        </w:rPr>
      </w:pPr>
      <w:r w:rsidRPr="00661F57">
        <w:rPr>
          <w:rFonts w:cstheme="minorHAnsi"/>
          <w:noProof/>
          <w:sz w:val="24"/>
          <w:szCs w:val="24"/>
        </w:rPr>
        <w:t xml:space="preserve">primary_id  </w:t>
      </w:r>
    </w:p>
    <w:p w:rsidR="003D077E" w:rsidRPr="00661F57" w:rsidRDefault="003D077E" w:rsidP="003D077E">
      <w:pPr>
        <w:rPr>
          <w:rFonts w:cstheme="minorHAnsi"/>
          <w:noProof/>
          <w:sz w:val="24"/>
          <w:szCs w:val="24"/>
        </w:rPr>
      </w:pPr>
      <w:r w:rsidRPr="00661F57">
        <w:rPr>
          <w:rFonts w:cstheme="minorHAnsi"/>
          <w:noProof/>
          <w:sz w:val="24"/>
          <w:szCs w:val="24"/>
        </w:rPr>
        <w:t>primary_server_name</w:t>
      </w:r>
    </w:p>
    <w:p w:rsidR="003D077E" w:rsidRPr="00661F57" w:rsidRDefault="003D077E" w:rsidP="003D077E">
      <w:pPr>
        <w:rPr>
          <w:rFonts w:cstheme="minorHAnsi"/>
          <w:noProof/>
          <w:sz w:val="24"/>
          <w:szCs w:val="24"/>
        </w:rPr>
      </w:pPr>
      <w:r w:rsidRPr="00661F57">
        <w:rPr>
          <w:rFonts w:cstheme="minorHAnsi"/>
          <w:noProof/>
          <w:sz w:val="24"/>
          <w:szCs w:val="24"/>
        </w:rPr>
        <w:t xml:space="preserve">primary_database_name                                                                                                              </w:t>
      </w:r>
    </w:p>
    <w:p w:rsidR="003D077E" w:rsidRPr="00661F57" w:rsidRDefault="003D077E" w:rsidP="003D077E">
      <w:pPr>
        <w:rPr>
          <w:rFonts w:cstheme="minorHAnsi"/>
          <w:noProof/>
          <w:sz w:val="24"/>
          <w:szCs w:val="24"/>
        </w:rPr>
      </w:pPr>
      <w:r w:rsidRPr="00661F57">
        <w:rPr>
          <w:rFonts w:cstheme="minorHAnsi"/>
          <w:noProof/>
          <w:sz w:val="24"/>
          <w:szCs w:val="24"/>
        </w:rPr>
        <w:t xml:space="preserve">maintenance_plan_id                  </w:t>
      </w:r>
    </w:p>
    <w:p w:rsidR="003D077E" w:rsidRPr="00661F57" w:rsidRDefault="003D077E" w:rsidP="003D077E">
      <w:pPr>
        <w:rPr>
          <w:rFonts w:cstheme="minorHAnsi"/>
          <w:noProof/>
          <w:sz w:val="24"/>
          <w:szCs w:val="24"/>
        </w:rPr>
      </w:pPr>
      <w:r w:rsidRPr="00661F57">
        <w:rPr>
          <w:rFonts w:cstheme="minorHAnsi"/>
          <w:noProof/>
          <w:sz w:val="24"/>
          <w:szCs w:val="24"/>
        </w:rPr>
        <w:t xml:space="preserve">backup_threshold </w:t>
      </w:r>
    </w:p>
    <w:p w:rsidR="003D077E" w:rsidRPr="00661F57" w:rsidRDefault="003D077E" w:rsidP="003D077E">
      <w:pPr>
        <w:rPr>
          <w:rFonts w:cstheme="minorHAnsi"/>
          <w:noProof/>
          <w:sz w:val="24"/>
          <w:szCs w:val="24"/>
        </w:rPr>
      </w:pPr>
      <w:r w:rsidRPr="00661F57">
        <w:rPr>
          <w:rFonts w:cstheme="minorHAnsi"/>
          <w:noProof/>
          <w:sz w:val="24"/>
          <w:szCs w:val="24"/>
        </w:rPr>
        <w:t xml:space="preserve">threshold_alert </w:t>
      </w:r>
    </w:p>
    <w:p w:rsidR="003D077E" w:rsidRPr="00661F57" w:rsidRDefault="003D077E" w:rsidP="003D077E">
      <w:pPr>
        <w:rPr>
          <w:rFonts w:cstheme="minorHAnsi"/>
          <w:noProof/>
          <w:sz w:val="24"/>
          <w:szCs w:val="24"/>
        </w:rPr>
      </w:pPr>
      <w:r w:rsidRPr="00661F57">
        <w:rPr>
          <w:rFonts w:cstheme="minorHAnsi"/>
          <w:noProof/>
          <w:sz w:val="24"/>
          <w:szCs w:val="24"/>
        </w:rPr>
        <w:t xml:space="preserve">threshold_alert_enabled </w:t>
      </w:r>
    </w:p>
    <w:p w:rsidR="003D077E" w:rsidRPr="00661F57" w:rsidRDefault="003D077E" w:rsidP="003D077E">
      <w:pPr>
        <w:rPr>
          <w:rFonts w:cstheme="minorHAnsi"/>
          <w:noProof/>
          <w:sz w:val="24"/>
          <w:szCs w:val="24"/>
        </w:rPr>
      </w:pPr>
      <w:r w:rsidRPr="00661F57">
        <w:rPr>
          <w:rFonts w:cstheme="minorHAnsi"/>
          <w:noProof/>
          <w:sz w:val="24"/>
          <w:szCs w:val="24"/>
        </w:rPr>
        <w:t xml:space="preserve">last_backup_filename                                                                                                                                                                                  last_updated            </w:t>
      </w:r>
    </w:p>
    <w:p w:rsidR="003D077E" w:rsidRPr="00661F57" w:rsidRDefault="003D077E" w:rsidP="003D077E">
      <w:pPr>
        <w:rPr>
          <w:rFonts w:cstheme="minorHAnsi"/>
          <w:noProof/>
          <w:sz w:val="24"/>
          <w:szCs w:val="24"/>
        </w:rPr>
      </w:pPr>
      <w:r w:rsidRPr="00661F57">
        <w:rPr>
          <w:rFonts w:cstheme="minorHAnsi"/>
          <w:noProof/>
          <w:sz w:val="24"/>
          <w:szCs w:val="24"/>
        </w:rPr>
        <w:t xml:space="preserve">planned_outage_start_time </w:t>
      </w:r>
    </w:p>
    <w:p w:rsidR="003D077E" w:rsidRPr="00661F57" w:rsidRDefault="003D077E" w:rsidP="003D077E">
      <w:pPr>
        <w:rPr>
          <w:rFonts w:cstheme="minorHAnsi"/>
          <w:noProof/>
          <w:sz w:val="24"/>
          <w:szCs w:val="24"/>
        </w:rPr>
      </w:pPr>
      <w:r w:rsidRPr="00661F57">
        <w:rPr>
          <w:rFonts w:cstheme="minorHAnsi"/>
          <w:noProof/>
          <w:sz w:val="24"/>
          <w:szCs w:val="24"/>
        </w:rPr>
        <w:t xml:space="preserve">planned_outage_end_time </w:t>
      </w:r>
    </w:p>
    <w:p w:rsidR="003D077E" w:rsidRPr="00661F57" w:rsidRDefault="003D077E" w:rsidP="003D077E">
      <w:pPr>
        <w:rPr>
          <w:rFonts w:cstheme="minorHAnsi"/>
          <w:noProof/>
          <w:sz w:val="24"/>
          <w:szCs w:val="24"/>
        </w:rPr>
      </w:pPr>
      <w:r w:rsidRPr="00661F57">
        <w:rPr>
          <w:rFonts w:cstheme="minorHAnsi"/>
          <w:noProof/>
          <w:sz w:val="24"/>
          <w:szCs w:val="24"/>
        </w:rPr>
        <w:t xml:space="preserve">planned_outage_weekday_mask </w:t>
      </w:r>
    </w:p>
    <w:p w:rsidR="003D077E" w:rsidRPr="00661F57" w:rsidRDefault="003D077E" w:rsidP="003D077E">
      <w:pPr>
        <w:rPr>
          <w:rFonts w:cstheme="minorHAnsi"/>
          <w:noProof/>
          <w:sz w:val="24"/>
          <w:szCs w:val="24"/>
        </w:rPr>
      </w:pPr>
      <w:r w:rsidRPr="00661F57">
        <w:rPr>
          <w:rFonts w:cstheme="minorHAnsi"/>
          <w:noProof/>
          <w:sz w:val="24"/>
          <w:szCs w:val="24"/>
        </w:rPr>
        <w:t>source_directory</w:t>
      </w:r>
    </w:p>
    <w:p w:rsidR="003D077E" w:rsidRPr="00661F57" w:rsidRDefault="003D077E" w:rsidP="00D5375B">
      <w:pPr>
        <w:rPr>
          <w:rFonts w:cstheme="minorHAnsi"/>
          <w:b/>
          <w:noProof/>
          <w:sz w:val="24"/>
          <w:szCs w:val="24"/>
        </w:rPr>
      </w:pPr>
    </w:p>
    <w:p w:rsidR="00D5375B" w:rsidRPr="00661F57" w:rsidRDefault="00D5375B" w:rsidP="00D5375B">
      <w:pPr>
        <w:rPr>
          <w:rFonts w:cstheme="minorHAnsi"/>
          <w:b/>
          <w:noProof/>
          <w:sz w:val="24"/>
          <w:szCs w:val="24"/>
        </w:rPr>
      </w:pPr>
      <w:r w:rsidRPr="00661F57">
        <w:rPr>
          <w:rFonts w:cstheme="minorHAnsi"/>
          <w:b/>
          <w:noProof/>
          <w:sz w:val="24"/>
          <w:szCs w:val="24"/>
        </w:rPr>
        <w:t>3.dbo</w:t>
      </w:r>
      <w:r w:rsidRPr="00661F57">
        <w:rPr>
          <w:rFonts w:cstheme="minorHAnsi"/>
          <w:b/>
          <w:noProof/>
          <w:color w:val="808080"/>
          <w:sz w:val="24"/>
          <w:szCs w:val="24"/>
        </w:rPr>
        <w:t>.</w:t>
      </w:r>
      <w:r w:rsidRPr="00661F57">
        <w:rPr>
          <w:rFonts w:cstheme="minorHAnsi"/>
          <w:b/>
          <w:noProof/>
          <w:sz w:val="24"/>
          <w:szCs w:val="24"/>
        </w:rPr>
        <w:t>log_shipping_primary_secondaries</w:t>
      </w:r>
      <w:r w:rsidR="00D3312F" w:rsidRPr="00661F57">
        <w:rPr>
          <w:rFonts w:cstheme="minorHAnsi"/>
          <w:b/>
          <w:noProof/>
          <w:sz w:val="24"/>
          <w:szCs w:val="24"/>
        </w:rPr>
        <w:t>:</w:t>
      </w:r>
    </w:p>
    <w:p w:rsidR="00D5375B" w:rsidRPr="00661F57" w:rsidRDefault="00D5375B" w:rsidP="00D5375B">
      <w:pPr>
        <w:rPr>
          <w:rFonts w:cstheme="minorHAnsi"/>
          <w:noProof/>
          <w:sz w:val="24"/>
          <w:szCs w:val="24"/>
        </w:rPr>
      </w:pPr>
      <w:r w:rsidRPr="00661F57">
        <w:rPr>
          <w:rFonts w:cstheme="minorHAnsi"/>
          <w:noProof/>
          <w:sz w:val="24"/>
          <w:szCs w:val="24"/>
        </w:rPr>
        <w:t>Secondary server instance name</w:t>
      </w:r>
    </w:p>
    <w:p w:rsidR="00D5375B" w:rsidRPr="00661F57" w:rsidRDefault="00D5375B" w:rsidP="00D5375B">
      <w:pPr>
        <w:rPr>
          <w:rFonts w:cstheme="minorHAnsi"/>
          <w:noProof/>
          <w:sz w:val="24"/>
          <w:szCs w:val="24"/>
        </w:rPr>
      </w:pPr>
      <w:r w:rsidRPr="00661F57">
        <w:rPr>
          <w:rFonts w:cstheme="minorHAnsi"/>
          <w:noProof/>
          <w:sz w:val="24"/>
          <w:szCs w:val="24"/>
        </w:rPr>
        <w:t>Secondary server log shipping database name</w:t>
      </w:r>
    </w:p>
    <w:p w:rsidR="00D5375B" w:rsidRPr="00661F57" w:rsidRDefault="00D5375B" w:rsidP="00D5375B">
      <w:pPr>
        <w:rPr>
          <w:rFonts w:cstheme="minorHAnsi"/>
          <w:sz w:val="24"/>
          <w:szCs w:val="24"/>
        </w:rPr>
      </w:pPr>
    </w:p>
    <w:p w:rsidR="00D5375B" w:rsidRPr="00661F57" w:rsidRDefault="00D3312F" w:rsidP="00D5375B">
      <w:pPr>
        <w:rPr>
          <w:rFonts w:cstheme="minorHAnsi"/>
          <w:b/>
          <w:noProof/>
          <w:sz w:val="24"/>
          <w:szCs w:val="24"/>
        </w:rPr>
      </w:pPr>
      <w:r w:rsidRPr="00661F57">
        <w:rPr>
          <w:rFonts w:cstheme="minorHAnsi"/>
          <w:b/>
          <w:noProof/>
          <w:sz w:val="24"/>
          <w:szCs w:val="24"/>
          <w:highlight w:val="yellow"/>
        </w:rPr>
        <w:t>SECONDARY SERVER TABLE:</w:t>
      </w:r>
    </w:p>
    <w:p w:rsidR="00D5375B" w:rsidRPr="00661F57" w:rsidRDefault="00D5375B" w:rsidP="00D5375B">
      <w:pPr>
        <w:rPr>
          <w:rFonts w:cstheme="minorHAnsi"/>
          <w:b/>
          <w:noProof/>
          <w:sz w:val="24"/>
          <w:szCs w:val="24"/>
        </w:rPr>
      </w:pPr>
      <w:r w:rsidRPr="00661F57">
        <w:rPr>
          <w:rFonts w:cstheme="minorHAnsi"/>
          <w:b/>
          <w:noProof/>
          <w:sz w:val="24"/>
          <w:szCs w:val="24"/>
        </w:rPr>
        <w:t>1.dbo</w:t>
      </w:r>
      <w:r w:rsidRPr="00661F57">
        <w:rPr>
          <w:rFonts w:cstheme="minorHAnsi"/>
          <w:b/>
          <w:noProof/>
          <w:color w:val="808080"/>
          <w:sz w:val="24"/>
          <w:szCs w:val="24"/>
        </w:rPr>
        <w:t>.</w:t>
      </w:r>
      <w:r w:rsidRPr="00661F57">
        <w:rPr>
          <w:rFonts w:cstheme="minorHAnsi"/>
          <w:b/>
          <w:noProof/>
          <w:sz w:val="24"/>
          <w:szCs w:val="24"/>
        </w:rPr>
        <w:t>log_shipping_secondary_databases</w:t>
      </w:r>
    </w:p>
    <w:p w:rsidR="00D5375B" w:rsidRPr="00661F57" w:rsidRDefault="00D5375B" w:rsidP="00D3312F">
      <w:pPr>
        <w:rPr>
          <w:rFonts w:cstheme="minorHAnsi"/>
          <w:noProof/>
          <w:sz w:val="24"/>
          <w:szCs w:val="24"/>
        </w:rPr>
      </w:pPr>
      <w:r w:rsidRPr="00661F57">
        <w:rPr>
          <w:rFonts w:cstheme="minorHAnsi"/>
          <w:noProof/>
          <w:sz w:val="24"/>
          <w:szCs w:val="24"/>
        </w:rPr>
        <w:t>Secondary ls databases</w:t>
      </w:r>
    </w:p>
    <w:p w:rsidR="00D5375B" w:rsidRPr="00661F57" w:rsidRDefault="00D5375B" w:rsidP="00D3312F">
      <w:pPr>
        <w:rPr>
          <w:rFonts w:cstheme="minorHAnsi"/>
          <w:noProof/>
          <w:sz w:val="24"/>
          <w:szCs w:val="24"/>
        </w:rPr>
      </w:pPr>
      <w:r w:rsidRPr="00661F57">
        <w:rPr>
          <w:rFonts w:cstheme="minorHAnsi"/>
          <w:noProof/>
          <w:sz w:val="24"/>
          <w:szCs w:val="24"/>
        </w:rPr>
        <w:t>Last restore file</w:t>
      </w:r>
    </w:p>
    <w:p w:rsidR="00D5375B" w:rsidRPr="00661F57" w:rsidRDefault="00D5375B" w:rsidP="00D3312F">
      <w:pPr>
        <w:rPr>
          <w:rFonts w:cstheme="minorHAnsi"/>
          <w:noProof/>
          <w:sz w:val="24"/>
          <w:szCs w:val="24"/>
        </w:rPr>
      </w:pPr>
      <w:r w:rsidRPr="00661F57">
        <w:rPr>
          <w:rFonts w:cstheme="minorHAnsi"/>
          <w:noProof/>
          <w:sz w:val="24"/>
          <w:szCs w:val="24"/>
        </w:rPr>
        <w:t>Last restore date</w:t>
      </w:r>
    </w:p>
    <w:p w:rsidR="00D5375B" w:rsidRPr="00661F57" w:rsidRDefault="00D5375B" w:rsidP="00D3312F">
      <w:pPr>
        <w:rPr>
          <w:rFonts w:cstheme="minorHAnsi"/>
          <w:noProof/>
          <w:sz w:val="24"/>
          <w:szCs w:val="24"/>
        </w:rPr>
      </w:pPr>
      <w:r w:rsidRPr="00661F57">
        <w:rPr>
          <w:rFonts w:cstheme="minorHAnsi"/>
          <w:noProof/>
          <w:sz w:val="24"/>
          <w:szCs w:val="24"/>
        </w:rPr>
        <w:t>Restore mode</w:t>
      </w:r>
    </w:p>
    <w:p w:rsidR="00D5375B" w:rsidRPr="00661F57" w:rsidRDefault="00D5375B" w:rsidP="00D3312F">
      <w:pPr>
        <w:rPr>
          <w:rFonts w:cstheme="minorHAnsi"/>
          <w:noProof/>
          <w:sz w:val="24"/>
          <w:szCs w:val="24"/>
        </w:rPr>
      </w:pPr>
      <w:r w:rsidRPr="00661F57">
        <w:rPr>
          <w:rFonts w:cstheme="minorHAnsi"/>
          <w:noProof/>
          <w:sz w:val="24"/>
          <w:szCs w:val="24"/>
        </w:rPr>
        <w:t>Disconnect user option</w:t>
      </w:r>
    </w:p>
    <w:p w:rsidR="00D5375B" w:rsidRPr="00661F57" w:rsidRDefault="00D5375B" w:rsidP="00D5375B">
      <w:pPr>
        <w:pStyle w:val="ListParagraph"/>
        <w:rPr>
          <w:rFonts w:cstheme="minorHAnsi"/>
          <w:noProof/>
          <w:sz w:val="24"/>
          <w:szCs w:val="24"/>
        </w:rPr>
      </w:pPr>
    </w:p>
    <w:p w:rsidR="00D5375B" w:rsidRPr="00661F57" w:rsidRDefault="00D5375B" w:rsidP="00D5375B">
      <w:pPr>
        <w:rPr>
          <w:rFonts w:cstheme="minorHAnsi"/>
          <w:b/>
          <w:noProof/>
          <w:sz w:val="24"/>
          <w:szCs w:val="24"/>
        </w:rPr>
      </w:pPr>
      <w:r w:rsidRPr="00661F57">
        <w:rPr>
          <w:rFonts w:cstheme="minorHAnsi"/>
          <w:b/>
          <w:noProof/>
          <w:sz w:val="24"/>
          <w:szCs w:val="24"/>
        </w:rPr>
        <w:t>2.dbo</w:t>
      </w:r>
      <w:r w:rsidRPr="00661F57">
        <w:rPr>
          <w:rFonts w:cstheme="minorHAnsi"/>
          <w:b/>
          <w:noProof/>
          <w:color w:val="808080"/>
          <w:sz w:val="24"/>
          <w:szCs w:val="24"/>
        </w:rPr>
        <w:t>.</w:t>
      </w:r>
      <w:r w:rsidRPr="00661F57">
        <w:rPr>
          <w:rFonts w:cstheme="minorHAnsi"/>
          <w:b/>
          <w:noProof/>
          <w:sz w:val="24"/>
          <w:szCs w:val="24"/>
        </w:rPr>
        <w:t>log_shipping_secondary</w:t>
      </w:r>
      <w:r w:rsidR="00D3312F" w:rsidRPr="00661F57">
        <w:rPr>
          <w:rFonts w:cstheme="minorHAnsi"/>
          <w:b/>
          <w:noProof/>
          <w:sz w:val="24"/>
          <w:szCs w:val="24"/>
        </w:rPr>
        <w:t>:</w:t>
      </w:r>
    </w:p>
    <w:p w:rsidR="00D5375B" w:rsidRPr="00661F57" w:rsidRDefault="00D5375B" w:rsidP="003D077E">
      <w:pPr>
        <w:jc w:val="both"/>
        <w:rPr>
          <w:rFonts w:cstheme="minorHAnsi"/>
          <w:sz w:val="24"/>
          <w:szCs w:val="24"/>
        </w:rPr>
      </w:pPr>
      <w:r w:rsidRPr="00661F57">
        <w:rPr>
          <w:rFonts w:cstheme="minorHAnsi"/>
          <w:sz w:val="24"/>
          <w:szCs w:val="24"/>
        </w:rPr>
        <w:t>Primary server instance name</w:t>
      </w:r>
    </w:p>
    <w:p w:rsidR="00D5375B" w:rsidRPr="00661F57" w:rsidRDefault="00D5375B" w:rsidP="003D077E">
      <w:pPr>
        <w:jc w:val="both"/>
        <w:rPr>
          <w:rFonts w:cstheme="minorHAnsi"/>
          <w:sz w:val="24"/>
          <w:szCs w:val="24"/>
        </w:rPr>
      </w:pPr>
      <w:r w:rsidRPr="00661F57">
        <w:rPr>
          <w:rFonts w:cstheme="minorHAnsi"/>
          <w:sz w:val="24"/>
          <w:szCs w:val="24"/>
        </w:rPr>
        <w:t>Primary database name</w:t>
      </w:r>
    </w:p>
    <w:p w:rsidR="00D5375B" w:rsidRPr="00661F57" w:rsidRDefault="00D5375B" w:rsidP="003D077E">
      <w:pPr>
        <w:jc w:val="both"/>
        <w:rPr>
          <w:rFonts w:cstheme="minorHAnsi"/>
          <w:sz w:val="24"/>
          <w:szCs w:val="24"/>
        </w:rPr>
      </w:pPr>
      <w:r w:rsidRPr="00661F57">
        <w:rPr>
          <w:rFonts w:cstheme="minorHAnsi"/>
          <w:sz w:val="24"/>
          <w:szCs w:val="24"/>
        </w:rPr>
        <w:t>Network backup share</w:t>
      </w:r>
    </w:p>
    <w:p w:rsidR="00D5375B" w:rsidRPr="00661F57" w:rsidRDefault="00D5375B" w:rsidP="003D077E">
      <w:pPr>
        <w:jc w:val="both"/>
        <w:rPr>
          <w:rFonts w:cstheme="minorHAnsi"/>
          <w:sz w:val="24"/>
          <w:szCs w:val="24"/>
        </w:rPr>
      </w:pPr>
      <w:r w:rsidRPr="00661F57">
        <w:rPr>
          <w:rFonts w:cstheme="minorHAnsi"/>
          <w:sz w:val="24"/>
          <w:szCs w:val="24"/>
        </w:rPr>
        <w:t>Copy share location</w:t>
      </w:r>
    </w:p>
    <w:p w:rsidR="00D5375B" w:rsidRPr="00661F57" w:rsidRDefault="00D5375B" w:rsidP="003D077E">
      <w:pPr>
        <w:jc w:val="both"/>
        <w:rPr>
          <w:rFonts w:cstheme="minorHAnsi"/>
          <w:sz w:val="24"/>
          <w:szCs w:val="24"/>
        </w:rPr>
      </w:pPr>
      <w:r w:rsidRPr="00661F57">
        <w:rPr>
          <w:rFonts w:cstheme="minorHAnsi"/>
          <w:sz w:val="24"/>
          <w:szCs w:val="24"/>
        </w:rPr>
        <w:t>Monitor server</w:t>
      </w:r>
    </w:p>
    <w:p w:rsidR="00D5375B" w:rsidRPr="00661F57" w:rsidRDefault="00D5375B" w:rsidP="003D077E">
      <w:pPr>
        <w:jc w:val="both"/>
        <w:rPr>
          <w:rFonts w:cstheme="minorHAnsi"/>
          <w:sz w:val="24"/>
          <w:szCs w:val="24"/>
        </w:rPr>
      </w:pPr>
      <w:r w:rsidRPr="00661F57">
        <w:rPr>
          <w:rFonts w:cstheme="minorHAnsi"/>
          <w:sz w:val="24"/>
          <w:szCs w:val="24"/>
        </w:rPr>
        <w:t>Last copied file</w:t>
      </w:r>
    </w:p>
    <w:p w:rsidR="00D5375B" w:rsidRPr="008A594D" w:rsidRDefault="00D5375B" w:rsidP="008A594D">
      <w:pPr>
        <w:jc w:val="both"/>
        <w:rPr>
          <w:rFonts w:cstheme="minorHAnsi"/>
          <w:sz w:val="24"/>
          <w:szCs w:val="24"/>
        </w:rPr>
      </w:pPr>
      <w:r w:rsidRPr="00661F57">
        <w:rPr>
          <w:rFonts w:cstheme="minorHAnsi"/>
          <w:sz w:val="24"/>
          <w:szCs w:val="24"/>
        </w:rPr>
        <w:t>Last copied date</w:t>
      </w:r>
    </w:p>
    <w:p w:rsidR="00D5375B" w:rsidRPr="00661F57" w:rsidRDefault="000E39BF" w:rsidP="000E39BF">
      <w:pPr>
        <w:rPr>
          <w:rFonts w:cstheme="minorHAnsi"/>
          <w:b/>
          <w:noProof/>
          <w:sz w:val="24"/>
          <w:szCs w:val="24"/>
        </w:rPr>
      </w:pPr>
      <w:r w:rsidRPr="00661F57">
        <w:rPr>
          <w:rFonts w:cstheme="minorHAnsi"/>
          <w:b/>
          <w:noProof/>
          <w:sz w:val="24"/>
          <w:szCs w:val="24"/>
        </w:rPr>
        <w:t>2.</w:t>
      </w:r>
      <w:r w:rsidR="00D5375B" w:rsidRPr="00661F57">
        <w:rPr>
          <w:rFonts w:cstheme="minorHAnsi"/>
          <w:b/>
          <w:noProof/>
          <w:sz w:val="24"/>
          <w:szCs w:val="24"/>
        </w:rPr>
        <w:t>dbo.log_shipping_secondaries</w:t>
      </w:r>
    </w:p>
    <w:p w:rsidR="003D077E" w:rsidRPr="00661F57" w:rsidRDefault="003D077E" w:rsidP="003D077E">
      <w:pPr>
        <w:jc w:val="both"/>
        <w:rPr>
          <w:rFonts w:cstheme="minorHAnsi"/>
          <w:noProof/>
          <w:sz w:val="24"/>
          <w:szCs w:val="24"/>
        </w:rPr>
      </w:pPr>
      <w:r w:rsidRPr="00661F57">
        <w:rPr>
          <w:rFonts w:cstheme="minorHAnsi"/>
          <w:noProof/>
          <w:sz w:val="24"/>
          <w:szCs w:val="24"/>
        </w:rPr>
        <w:t>primary_id</w:t>
      </w:r>
    </w:p>
    <w:p w:rsidR="003D077E" w:rsidRPr="00661F57" w:rsidRDefault="003D077E" w:rsidP="003D077E">
      <w:pPr>
        <w:jc w:val="both"/>
        <w:rPr>
          <w:rFonts w:cstheme="minorHAnsi"/>
          <w:noProof/>
          <w:sz w:val="24"/>
          <w:szCs w:val="24"/>
        </w:rPr>
      </w:pPr>
      <w:r w:rsidRPr="00661F57">
        <w:rPr>
          <w:rFonts w:cstheme="minorHAnsi"/>
          <w:noProof/>
          <w:sz w:val="24"/>
          <w:szCs w:val="24"/>
        </w:rPr>
        <w:t>secondary_server_name</w:t>
      </w:r>
    </w:p>
    <w:p w:rsidR="003D077E" w:rsidRPr="00661F57" w:rsidRDefault="003D077E" w:rsidP="003D077E">
      <w:pPr>
        <w:jc w:val="both"/>
        <w:rPr>
          <w:rFonts w:cstheme="minorHAnsi"/>
          <w:noProof/>
          <w:sz w:val="24"/>
          <w:szCs w:val="24"/>
        </w:rPr>
      </w:pPr>
      <w:r w:rsidRPr="00661F57">
        <w:rPr>
          <w:rFonts w:cstheme="minorHAnsi"/>
          <w:noProof/>
          <w:sz w:val="24"/>
          <w:szCs w:val="24"/>
        </w:rPr>
        <w:t xml:space="preserve">secondary_database_name                                                                            </w:t>
      </w:r>
    </w:p>
    <w:p w:rsidR="003D077E" w:rsidRPr="00661F57" w:rsidRDefault="003D077E" w:rsidP="003D077E">
      <w:pPr>
        <w:jc w:val="both"/>
        <w:rPr>
          <w:rFonts w:cstheme="minorHAnsi"/>
          <w:noProof/>
          <w:sz w:val="24"/>
          <w:szCs w:val="24"/>
        </w:rPr>
      </w:pPr>
      <w:r w:rsidRPr="00661F57">
        <w:rPr>
          <w:rFonts w:cstheme="minorHAnsi"/>
          <w:noProof/>
          <w:sz w:val="24"/>
          <w:szCs w:val="24"/>
        </w:rPr>
        <w:t>last_copied_filename</w:t>
      </w:r>
    </w:p>
    <w:p w:rsidR="003D077E" w:rsidRPr="00661F57" w:rsidRDefault="003D077E" w:rsidP="003D077E">
      <w:pPr>
        <w:jc w:val="both"/>
        <w:rPr>
          <w:rFonts w:cstheme="minorHAnsi"/>
          <w:noProof/>
          <w:sz w:val="24"/>
          <w:szCs w:val="24"/>
        </w:rPr>
      </w:pPr>
      <w:r w:rsidRPr="00661F57">
        <w:rPr>
          <w:rFonts w:cstheme="minorHAnsi"/>
          <w:noProof/>
          <w:sz w:val="24"/>
          <w:szCs w:val="24"/>
        </w:rPr>
        <w:t>last_loaded_filename                                                                                                                                                                  last_copied_last_updated</w:t>
      </w:r>
    </w:p>
    <w:p w:rsidR="003D077E" w:rsidRPr="00661F57" w:rsidRDefault="003D077E" w:rsidP="003D077E">
      <w:pPr>
        <w:jc w:val="both"/>
        <w:rPr>
          <w:rFonts w:cstheme="minorHAnsi"/>
          <w:noProof/>
          <w:sz w:val="24"/>
          <w:szCs w:val="24"/>
        </w:rPr>
      </w:pPr>
      <w:r w:rsidRPr="00661F57">
        <w:rPr>
          <w:rFonts w:cstheme="minorHAnsi"/>
          <w:noProof/>
          <w:sz w:val="24"/>
          <w:szCs w:val="24"/>
        </w:rPr>
        <w:t>last_loaded_last_updated</w:t>
      </w:r>
    </w:p>
    <w:p w:rsidR="003D077E" w:rsidRPr="00661F57" w:rsidRDefault="003D077E" w:rsidP="003D077E">
      <w:pPr>
        <w:jc w:val="both"/>
        <w:rPr>
          <w:rFonts w:cstheme="minorHAnsi"/>
          <w:noProof/>
          <w:sz w:val="24"/>
          <w:szCs w:val="24"/>
        </w:rPr>
      </w:pPr>
      <w:r w:rsidRPr="00661F57">
        <w:rPr>
          <w:rFonts w:cstheme="minorHAnsi"/>
          <w:noProof/>
          <w:sz w:val="24"/>
          <w:szCs w:val="24"/>
        </w:rPr>
        <w:t>secondary_plan_id</w:t>
      </w:r>
    </w:p>
    <w:p w:rsidR="003D077E" w:rsidRPr="00661F57" w:rsidRDefault="003D077E" w:rsidP="003D077E">
      <w:pPr>
        <w:jc w:val="both"/>
        <w:rPr>
          <w:rFonts w:cstheme="minorHAnsi"/>
          <w:noProof/>
          <w:sz w:val="24"/>
          <w:szCs w:val="24"/>
        </w:rPr>
      </w:pPr>
      <w:r w:rsidRPr="00661F57">
        <w:rPr>
          <w:rFonts w:cstheme="minorHAnsi"/>
          <w:noProof/>
          <w:sz w:val="24"/>
          <w:szCs w:val="24"/>
        </w:rPr>
        <w:t>copy_enabled</w:t>
      </w:r>
    </w:p>
    <w:p w:rsidR="003D077E" w:rsidRPr="00661F57" w:rsidRDefault="003D077E" w:rsidP="003D077E">
      <w:pPr>
        <w:jc w:val="both"/>
        <w:rPr>
          <w:rFonts w:cstheme="minorHAnsi"/>
          <w:noProof/>
          <w:sz w:val="24"/>
          <w:szCs w:val="24"/>
        </w:rPr>
      </w:pPr>
      <w:r w:rsidRPr="00661F57">
        <w:rPr>
          <w:rFonts w:cstheme="minorHAnsi"/>
          <w:noProof/>
          <w:sz w:val="24"/>
          <w:szCs w:val="24"/>
        </w:rPr>
        <w:t>load_enabled</w:t>
      </w:r>
    </w:p>
    <w:p w:rsidR="003D077E" w:rsidRPr="00661F57" w:rsidRDefault="003D077E" w:rsidP="003D077E">
      <w:pPr>
        <w:jc w:val="both"/>
        <w:rPr>
          <w:rFonts w:cstheme="minorHAnsi"/>
          <w:noProof/>
          <w:sz w:val="24"/>
          <w:szCs w:val="24"/>
        </w:rPr>
      </w:pPr>
      <w:r w:rsidRPr="00661F57">
        <w:rPr>
          <w:rFonts w:cstheme="minorHAnsi"/>
          <w:noProof/>
          <w:sz w:val="24"/>
          <w:szCs w:val="24"/>
        </w:rPr>
        <w:t>out_of_sync_threshold</w:t>
      </w:r>
    </w:p>
    <w:p w:rsidR="003D077E" w:rsidRPr="00661F57" w:rsidRDefault="003D077E" w:rsidP="003D077E">
      <w:pPr>
        <w:jc w:val="both"/>
        <w:rPr>
          <w:rFonts w:cstheme="minorHAnsi"/>
          <w:noProof/>
          <w:sz w:val="24"/>
          <w:szCs w:val="24"/>
        </w:rPr>
      </w:pPr>
      <w:r w:rsidRPr="00661F57">
        <w:rPr>
          <w:rFonts w:cstheme="minorHAnsi"/>
          <w:noProof/>
          <w:sz w:val="24"/>
          <w:szCs w:val="24"/>
        </w:rPr>
        <w:t>threshold_alert</w:t>
      </w:r>
    </w:p>
    <w:p w:rsidR="003D077E" w:rsidRPr="00661F57" w:rsidRDefault="003D077E" w:rsidP="003D077E">
      <w:pPr>
        <w:jc w:val="both"/>
        <w:rPr>
          <w:rFonts w:cstheme="minorHAnsi"/>
          <w:noProof/>
          <w:sz w:val="24"/>
          <w:szCs w:val="24"/>
        </w:rPr>
      </w:pPr>
      <w:r w:rsidRPr="00661F57">
        <w:rPr>
          <w:rFonts w:cstheme="minorHAnsi"/>
          <w:noProof/>
          <w:sz w:val="24"/>
          <w:szCs w:val="24"/>
        </w:rPr>
        <w:t>threshold_alert_enabled</w:t>
      </w:r>
    </w:p>
    <w:p w:rsidR="003D077E" w:rsidRPr="00661F57" w:rsidRDefault="003D077E" w:rsidP="003D077E">
      <w:pPr>
        <w:jc w:val="both"/>
        <w:rPr>
          <w:rFonts w:cstheme="minorHAnsi"/>
          <w:noProof/>
          <w:sz w:val="24"/>
          <w:szCs w:val="24"/>
        </w:rPr>
      </w:pPr>
      <w:r w:rsidRPr="00661F57">
        <w:rPr>
          <w:rFonts w:cstheme="minorHAnsi"/>
          <w:noProof/>
          <w:sz w:val="24"/>
          <w:szCs w:val="24"/>
        </w:rPr>
        <w:t>planned_outage_start_time</w:t>
      </w:r>
    </w:p>
    <w:p w:rsidR="003D077E" w:rsidRPr="00661F57" w:rsidRDefault="003D077E" w:rsidP="003D077E">
      <w:pPr>
        <w:jc w:val="both"/>
        <w:rPr>
          <w:rFonts w:cstheme="minorHAnsi"/>
          <w:noProof/>
          <w:sz w:val="24"/>
          <w:szCs w:val="24"/>
        </w:rPr>
      </w:pPr>
      <w:r w:rsidRPr="00661F57">
        <w:rPr>
          <w:rFonts w:cstheme="minorHAnsi"/>
          <w:noProof/>
          <w:sz w:val="24"/>
          <w:szCs w:val="24"/>
        </w:rPr>
        <w:t>planned_outage_end_time</w:t>
      </w:r>
    </w:p>
    <w:p w:rsidR="003D077E" w:rsidRPr="00661F57" w:rsidRDefault="003D077E" w:rsidP="003D077E">
      <w:pPr>
        <w:jc w:val="both"/>
        <w:rPr>
          <w:rFonts w:cstheme="minorHAnsi"/>
          <w:noProof/>
          <w:sz w:val="24"/>
          <w:szCs w:val="24"/>
        </w:rPr>
      </w:pPr>
      <w:r w:rsidRPr="00661F57">
        <w:rPr>
          <w:rFonts w:cstheme="minorHAnsi"/>
          <w:noProof/>
          <w:sz w:val="24"/>
          <w:szCs w:val="24"/>
        </w:rPr>
        <w:t>planned_outage_weekday_mask</w:t>
      </w:r>
    </w:p>
    <w:p w:rsidR="00D5375B" w:rsidRDefault="003D077E" w:rsidP="00956F98">
      <w:pPr>
        <w:jc w:val="both"/>
        <w:rPr>
          <w:rFonts w:cstheme="minorHAnsi"/>
          <w:noProof/>
          <w:sz w:val="24"/>
          <w:szCs w:val="24"/>
        </w:rPr>
      </w:pPr>
      <w:r w:rsidRPr="00661F57">
        <w:rPr>
          <w:rFonts w:cstheme="minorHAnsi"/>
          <w:noProof/>
          <w:sz w:val="24"/>
          <w:szCs w:val="24"/>
        </w:rPr>
        <w:t>allow_role_change</w:t>
      </w:r>
    </w:p>
    <w:p w:rsidR="00AD49DC" w:rsidRDefault="00AD49DC" w:rsidP="00956F98">
      <w:pPr>
        <w:jc w:val="both"/>
        <w:rPr>
          <w:rFonts w:cstheme="minorHAnsi"/>
          <w:noProof/>
          <w:sz w:val="24"/>
          <w:szCs w:val="24"/>
        </w:rPr>
      </w:pPr>
    </w:p>
    <w:p w:rsidR="00AD49DC" w:rsidRPr="00661F57" w:rsidRDefault="00AD49DC" w:rsidP="00956F98">
      <w:pPr>
        <w:jc w:val="both"/>
        <w:rPr>
          <w:rFonts w:cstheme="minorHAnsi"/>
          <w:sz w:val="24"/>
          <w:szCs w:val="24"/>
        </w:rPr>
      </w:pPr>
    </w:p>
    <w:p w:rsidR="00D5375B" w:rsidRPr="00661F57" w:rsidRDefault="00D3312F" w:rsidP="00D5375B">
      <w:pPr>
        <w:rPr>
          <w:rFonts w:cstheme="minorHAnsi"/>
          <w:b/>
          <w:noProof/>
          <w:sz w:val="24"/>
          <w:szCs w:val="24"/>
        </w:rPr>
      </w:pPr>
      <w:r w:rsidRPr="00661F57">
        <w:rPr>
          <w:rFonts w:cstheme="minorHAnsi"/>
          <w:b/>
          <w:noProof/>
          <w:sz w:val="24"/>
          <w:szCs w:val="24"/>
          <w:highlight w:val="yellow"/>
        </w:rPr>
        <w:t>MONITOR SERVER TABLE:</w:t>
      </w:r>
    </w:p>
    <w:p w:rsidR="00D5375B" w:rsidRPr="00661F57" w:rsidRDefault="00D5375B" w:rsidP="00D5375B">
      <w:pPr>
        <w:rPr>
          <w:rFonts w:cstheme="minorHAnsi"/>
          <w:b/>
          <w:noProof/>
          <w:sz w:val="24"/>
          <w:szCs w:val="24"/>
        </w:rPr>
      </w:pPr>
      <w:r w:rsidRPr="00661F57">
        <w:rPr>
          <w:rFonts w:cstheme="minorHAnsi"/>
          <w:b/>
          <w:noProof/>
          <w:sz w:val="24"/>
          <w:szCs w:val="24"/>
        </w:rPr>
        <w:t>1.dbo</w:t>
      </w:r>
      <w:r w:rsidRPr="00661F57">
        <w:rPr>
          <w:rFonts w:cstheme="minorHAnsi"/>
          <w:b/>
          <w:noProof/>
          <w:color w:val="808080"/>
          <w:sz w:val="24"/>
          <w:szCs w:val="24"/>
        </w:rPr>
        <w:t>.</w:t>
      </w:r>
      <w:r w:rsidRPr="00661F57">
        <w:rPr>
          <w:rFonts w:cstheme="minorHAnsi"/>
          <w:b/>
          <w:noProof/>
          <w:sz w:val="24"/>
          <w:szCs w:val="24"/>
        </w:rPr>
        <w:t>log_shipping_monitor_primary</w:t>
      </w:r>
      <w:r w:rsidR="00D3312F" w:rsidRPr="00661F57">
        <w:rPr>
          <w:rFonts w:cstheme="minorHAnsi"/>
          <w:b/>
          <w:noProof/>
          <w:sz w:val="24"/>
          <w:szCs w:val="24"/>
        </w:rPr>
        <w:t>:</w:t>
      </w:r>
    </w:p>
    <w:p w:rsidR="00D5375B" w:rsidRPr="00661F57" w:rsidRDefault="00D5375B" w:rsidP="00D5375B">
      <w:pPr>
        <w:rPr>
          <w:rFonts w:cstheme="minorHAnsi"/>
          <w:noProof/>
          <w:sz w:val="24"/>
          <w:szCs w:val="24"/>
        </w:rPr>
      </w:pPr>
      <w:r w:rsidRPr="00661F57">
        <w:rPr>
          <w:rFonts w:cstheme="minorHAnsi"/>
          <w:noProof/>
          <w:sz w:val="24"/>
          <w:szCs w:val="24"/>
        </w:rPr>
        <w:t>Primary server</w:t>
      </w:r>
    </w:p>
    <w:p w:rsidR="00D5375B" w:rsidRPr="00661F57" w:rsidRDefault="00D5375B" w:rsidP="00D5375B">
      <w:pPr>
        <w:rPr>
          <w:rFonts w:cstheme="minorHAnsi"/>
          <w:noProof/>
          <w:sz w:val="24"/>
          <w:szCs w:val="24"/>
        </w:rPr>
      </w:pPr>
      <w:r w:rsidRPr="00661F57">
        <w:rPr>
          <w:rFonts w:cstheme="minorHAnsi"/>
          <w:noProof/>
          <w:sz w:val="24"/>
          <w:szCs w:val="24"/>
        </w:rPr>
        <w:t>Primary dabase</w:t>
      </w:r>
    </w:p>
    <w:p w:rsidR="00D5375B" w:rsidRPr="00661F57" w:rsidRDefault="00D5375B" w:rsidP="00D5375B">
      <w:pPr>
        <w:rPr>
          <w:rFonts w:cstheme="minorHAnsi"/>
          <w:noProof/>
          <w:sz w:val="24"/>
          <w:szCs w:val="24"/>
        </w:rPr>
      </w:pPr>
      <w:r w:rsidRPr="00661F57">
        <w:rPr>
          <w:rFonts w:cstheme="minorHAnsi"/>
          <w:noProof/>
          <w:sz w:val="24"/>
          <w:szCs w:val="24"/>
        </w:rPr>
        <w:t>Backup threshold</w:t>
      </w:r>
    </w:p>
    <w:p w:rsidR="00D5375B" w:rsidRPr="00661F57" w:rsidRDefault="00D5375B" w:rsidP="00D5375B">
      <w:pPr>
        <w:rPr>
          <w:rFonts w:cstheme="minorHAnsi"/>
          <w:noProof/>
          <w:sz w:val="24"/>
          <w:szCs w:val="24"/>
        </w:rPr>
      </w:pPr>
      <w:r w:rsidRPr="00661F57">
        <w:rPr>
          <w:rFonts w:cstheme="minorHAnsi"/>
          <w:noProof/>
          <w:sz w:val="24"/>
          <w:szCs w:val="24"/>
        </w:rPr>
        <w:t>Last backup file</w:t>
      </w:r>
    </w:p>
    <w:p w:rsidR="00D5375B" w:rsidRPr="00661F57" w:rsidRDefault="00D5375B" w:rsidP="00D5375B">
      <w:pPr>
        <w:rPr>
          <w:rFonts w:cstheme="minorHAnsi"/>
          <w:noProof/>
          <w:sz w:val="24"/>
          <w:szCs w:val="24"/>
        </w:rPr>
      </w:pPr>
      <w:r w:rsidRPr="00661F57">
        <w:rPr>
          <w:rFonts w:cstheme="minorHAnsi"/>
          <w:noProof/>
          <w:sz w:val="24"/>
          <w:szCs w:val="24"/>
        </w:rPr>
        <w:t>Last backup date</w:t>
      </w:r>
    </w:p>
    <w:p w:rsidR="00D5375B" w:rsidRPr="00661F57" w:rsidRDefault="00D5375B" w:rsidP="00D5375B">
      <w:pPr>
        <w:rPr>
          <w:rFonts w:cstheme="minorHAnsi"/>
          <w:noProof/>
          <w:sz w:val="24"/>
          <w:szCs w:val="24"/>
        </w:rPr>
      </w:pPr>
    </w:p>
    <w:p w:rsidR="00D5375B" w:rsidRPr="00661F57" w:rsidRDefault="00D3312F" w:rsidP="00D3312F">
      <w:pPr>
        <w:rPr>
          <w:rFonts w:cstheme="minorHAnsi"/>
          <w:b/>
          <w:noProof/>
          <w:sz w:val="24"/>
          <w:szCs w:val="24"/>
        </w:rPr>
      </w:pPr>
      <w:r w:rsidRPr="00661F57">
        <w:rPr>
          <w:rFonts w:cstheme="minorHAnsi"/>
          <w:b/>
          <w:noProof/>
          <w:sz w:val="24"/>
          <w:szCs w:val="24"/>
        </w:rPr>
        <w:t>2.</w:t>
      </w:r>
      <w:r w:rsidR="00D5375B" w:rsidRPr="00661F57">
        <w:rPr>
          <w:rFonts w:cstheme="minorHAnsi"/>
          <w:b/>
          <w:noProof/>
          <w:sz w:val="24"/>
          <w:szCs w:val="24"/>
        </w:rPr>
        <w:t>dbo</w:t>
      </w:r>
      <w:r w:rsidR="00D5375B" w:rsidRPr="00661F57">
        <w:rPr>
          <w:rFonts w:cstheme="minorHAnsi"/>
          <w:b/>
          <w:noProof/>
          <w:color w:val="808080"/>
          <w:sz w:val="24"/>
          <w:szCs w:val="24"/>
        </w:rPr>
        <w:t>.</w:t>
      </w:r>
      <w:r w:rsidR="00D5375B" w:rsidRPr="00661F57">
        <w:rPr>
          <w:rFonts w:cstheme="minorHAnsi"/>
          <w:b/>
          <w:noProof/>
          <w:sz w:val="24"/>
          <w:szCs w:val="24"/>
        </w:rPr>
        <w:t>log_shipping_monitor_Secondary</w:t>
      </w:r>
      <w:r w:rsidRPr="00661F57">
        <w:rPr>
          <w:rFonts w:cstheme="minorHAnsi"/>
          <w:b/>
          <w:noProof/>
          <w:sz w:val="24"/>
          <w:szCs w:val="24"/>
        </w:rPr>
        <w:t>:</w:t>
      </w:r>
    </w:p>
    <w:p w:rsidR="00D5375B" w:rsidRPr="00661F57" w:rsidRDefault="00D5375B" w:rsidP="00D5375B">
      <w:pPr>
        <w:rPr>
          <w:rFonts w:cstheme="minorHAnsi"/>
          <w:noProof/>
          <w:sz w:val="24"/>
          <w:szCs w:val="24"/>
        </w:rPr>
      </w:pPr>
      <w:r w:rsidRPr="00661F57">
        <w:rPr>
          <w:rFonts w:cstheme="minorHAnsi"/>
          <w:noProof/>
          <w:sz w:val="24"/>
          <w:szCs w:val="24"/>
        </w:rPr>
        <w:t>Primary server</w:t>
      </w:r>
    </w:p>
    <w:p w:rsidR="00D5375B" w:rsidRPr="00661F57" w:rsidRDefault="00D5375B" w:rsidP="00D5375B">
      <w:pPr>
        <w:rPr>
          <w:rFonts w:cstheme="minorHAnsi"/>
          <w:noProof/>
          <w:sz w:val="24"/>
          <w:szCs w:val="24"/>
        </w:rPr>
      </w:pPr>
      <w:r w:rsidRPr="00661F57">
        <w:rPr>
          <w:rFonts w:cstheme="minorHAnsi"/>
          <w:noProof/>
          <w:sz w:val="24"/>
          <w:szCs w:val="24"/>
        </w:rPr>
        <w:t>Last copy file</w:t>
      </w:r>
    </w:p>
    <w:p w:rsidR="00D5375B" w:rsidRPr="00661F57" w:rsidRDefault="00D5375B" w:rsidP="00D5375B">
      <w:pPr>
        <w:rPr>
          <w:rFonts w:cstheme="minorHAnsi"/>
          <w:noProof/>
          <w:sz w:val="24"/>
          <w:szCs w:val="24"/>
        </w:rPr>
      </w:pPr>
      <w:r w:rsidRPr="00661F57">
        <w:rPr>
          <w:rFonts w:cstheme="minorHAnsi"/>
          <w:noProof/>
          <w:sz w:val="24"/>
          <w:szCs w:val="24"/>
        </w:rPr>
        <w:t>Secondary server</w:t>
      </w:r>
    </w:p>
    <w:p w:rsidR="00D5375B" w:rsidRPr="00661F57" w:rsidRDefault="00D5375B" w:rsidP="00D5375B">
      <w:pPr>
        <w:rPr>
          <w:rFonts w:cstheme="minorHAnsi"/>
          <w:noProof/>
          <w:sz w:val="24"/>
          <w:szCs w:val="24"/>
        </w:rPr>
      </w:pPr>
      <w:r w:rsidRPr="00661F57">
        <w:rPr>
          <w:rFonts w:cstheme="minorHAnsi"/>
          <w:noProof/>
          <w:sz w:val="24"/>
          <w:szCs w:val="24"/>
        </w:rPr>
        <w:t>Last restore file</w:t>
      </w:r>
    </w:p>
    <w:p w:rsidR="00D5375B" w:rsidRPr="00661F57" w:rsidRDefault="00D5375B" w:rsidP="00D5375B">
      <w:pPr>
        <w:rPr>
          <w:rFonts w:cstheme="minorHAnsi"/>
          <w:noProof/>
          <w:sz w:val="24"/>
          <w:szCs w:val="24"/>
        </w:rPr>
      </w:pPr>
      <w:r w:rsidRPr="00661F57">
        <w:rPr>
          <w:rFonts w:cstheme="minorHAnsi"/>
          <w:noProof/>
          <w:sz w:val="24"/>
          <w:szCs w:val="24"/>
        </w:rPr>
        <w:t>Last restore date</w:t>
      </w:r>
    </w:p>
    <w:p w:rsidR="00D5375B" w:rsidRPr="00661F57" w:rsidRDefault="00D5375B" w:rsidP="00D5375B">
      <w:pPr>
        <w:rPr>
          <w:rFonts w:cstheme="minorHAnsi"/>
          <w:noProof/>
          <w:sz w:val="24"/>
          <w:szCs w:val="24"/>
        </w:rPr>
      </w:pPr>
      <w:r w:rsidRPr="00661F57">
        <w:rPr>
          <w:rFonts w:cstheme="minorHAnsi"/>
          <w:noProof/>
          <w:sz w:val="24"/>
          <w:szCs w:val="24"/>
        </w:rPr>
        <w:t>Last copy date</w:t>
      </w:r>
    </w:p>
    <w:p w:rsidR="00D5375B" w:rsidRPr="00661F57" w:rsidRDefault="00D5375B" w:rsidP="00D5375B">
      <w:pPr>
        <w:rPr>
          <w:rFonts w:cstheme="minorHAnsi"/>
          <w:noProof/>
          <w:sz w:val="24"/>
          <w:szCs w:val="24"/>
        </w:rPr>
      </w:pPr>
      <w:r w:rsidRPr="00661F57">
        <w:rPr>
          <w:rFonts w:cstheme="minorHAnsi"/>
          <w:noProof/>
          <w:sz w:val="24"/>
          <w:szCs w:val="24"/>
        </w:rPr>
        <w:t>Threshold</w:t>
      </w:r>
    </w:p>
    <w:p w:rsidR="00D3312F" w:rsidRPr="00661F57" w:rsidRDefault="00D3312F" w:rsidP="00D5375B">
      <w:pPr>
        <w:rPr>
          <w:rFonts w:cstheme="minorHAnsi"/>
          <w:noProof/>
          <w:sz w:val="24"/>
          <w:szCs w:val="24"/>
        </w:rPr>
      </w:pPr>
    </w:p>
    <w:p w:rsidR="00D5375B" w:rsidRPr="00661F57" w:rsidRDefault="00D5375B" w:rsidP="00D5375B">
      <w:pPr>
        <w:rPr>
          <w:rFonts w:cstheme="minorHAnsi"/>
          <w:b/>
          <w:noProof/>
          <w:sz w:val="24"/>
          <w:szCs w:val="24"/>
        </w:rPr>
      </w:pPr>
      <w:r w:rsidRPr="00661F57">
        <w:rPr>
          <w:rFonts w:cstheme="minorHAnsi"/>
          <w:b/>
          <w:noProof/>
          <w:sz w:val="24"/>
          <w:szCs w:val="24"/>
        </w:rPr>
        <w:t>3.dbo</w:t>
      </w:r>
      <w:r w:rsidRPr="00661F57">
        <w:rPr>
          <w:rFonts w:cstheme="minorHAnsi"/>
          <w:b/>
          <w:noProof/>
          <w:color w:val="808080"/>
          <w:sz w:val="24"/>
          <w:szCs w:val="24"/>
        </w:rPr>
        <w:t>.</w:t>
      </w:r>
      <w:r w:rsidRPr="00661F57">
        <w:rPr>
          <w:rFonts w:cstheme="minorHAnsi"/>
          <w:b/>
          <w:noProof/>
          <w:sz w:val="24"/>
          <w:szCs w:val="24"/>
        </w:rPr>
        <w:t>log_shipping_monitor_history_detail</w:t>
      </w:r>
      <w:r w:rsidR="00D3312F" w:rsidRPr="00661F57">
        <w:rPr>
          <w:rFonts w:cstheme="minorHAnsi"/>
          <w:b/>
          <w:noProof/>
          <w:sz w:val="24"/>
          <w:szCs w:val="24"/>
        </w:rPr>
        <w:t>:</w:t>
      </w:r>
    </w:p>
    <w:p w:rsidR="00D5375B" w:rsidRPr="00661F57" w:rsidRDefault="00D5375B" w:rsidP="00D5375B">
      <w:pPr>
        <w:rPr>
          <w:rFonts w:cstheme="minorHAnsi"/>
          <w:noProof/>
          <w:sz w:val="24"/>
          <w:szCs w:val="24"/>
        </w:rPr>
      </w:pPr>
      <w:r w:rsidRPr="00661F57">
        <w:rPr>
          <w:rFonts w:cstheme="minorHAnsi"/>
          <w:noProof/>
          <w:sz w:val="24"/>
          <w:szCs w:val="24"/>
        </w:rPr>
        <w:t>Backup ,copy and restore information maintain.</w:t>
      </w:r>
    </w:p>
    <w:p w:rsidR="00D3312F" w:rsidRPr="00661F57" w:rsidRDefault="00D3312F" w:rsidP="00D5375B">
      <w:pPr>
        <w:rPr>
          <w:rFonts w:cstheme="minorHAnsi"/>
          <w:noProof/>
          <w:sz w:val="24"/>
          <w:szCs w:val="24"/>
        </w:rPr>
      </w:pPr>
    </w:p>
    <w:p w:rsidR="00D5375B" w:rsidRPr="00661F57" w:rsidRDefault="00D5375B" w:rsidP="00D5375B">
      <w:pPr>
        <w:rPr>
          <w:rFonts w:cstheme="minorHAnsi"/>
          <w:b/>
          <w:noProof/>
          <w:sz w:val="24"/>
          <w:szCs w:val="24"/>
        </w:rPr>
      </w:pPr>
      <w:r w:rsidRPr="00661F57">
        <w:rPr>
          <w:rFonts w:cstheme="minorHAnsi"/>
          <w:b/>
          <w:noProof/>
          <w:sz w:val="24"/>
          <w:szCs w:val="24"/>
        </w:rPr>
        <w:t>4.dbo</w:t>
      </w:r>
      <w:r w:rsidRPr="00661F57">
        <w:rPr>
          <w:rFonts w:cstheme="minorHAnsi"/>
          <w:b/>
          <w:noProof/>
          <w:color w:val="808080"/>
          <w:sz w:val="24"/>
          <w:szCs w:val="24"/>
        </w:rPr>
        <w:t>.</w:t>
      </w:r>
      <w:r w:rsidRPr="00661F57">
        <w:rPr>
          <w:rFonts w:cstheme="minorHAnsi"/>
          <w:b/>
          <w:noProof/>
          <w:sz w:val="24"/>
          <w:szCs w:val="24"/>
        </w:rPr>
        <w:t>log_shipping_monitor_error_detail</w:t>
      </w:r>
      <w:r w:rsidR="00D3312F" w:rsidRPr="00661F57">
        <w:rPr>
          <w:rFonts w:cstheme="minorHAnsi"/>
          <w:b/>
          <w:noProof/>
          <w:sz w:val="24"/>
          <w:szCs w:val="24"/>
        </w:rPr>
        <w:t>:</w:t>
      </w:r>
    </w:p>
    <w:p w:rsidR="00D5375B" w:rsidRPr="00661F57" w:rsidRDefault="00D5375B" w:rsidP="00D3312F">
      <w:pPr>
        <w:rPr>
          <w:rFonts w:cstheme="minorHAnsi"/>
          <w:noProof/>
          <w:sz w:val="24"/>
          <w:szCs w:val="24"/>
        </w:rPr>
      </w:pPr>
      <w:r w:rsidRPr="00661F57">
        <w:rPr>
          <w:rFonts w:cstheme="minorHAnsi"/>
          <w:noProof/>
          <w:sz w:val="24"/>
          <w:szCs w:val="24"/>
        </w:rPr>
        <w:t>Stores error information</w:t>
      </w:r>
      <w:r w:rsidR="00D3312F" w:rsidRPr="00661F57">
        <w:rPr>
          <w:rFonts w:cstheme="minorHAnsi"/>
          <w:noProof/>
          <w:sz w:val="24"/>
          <w:szCs w:val="24"/>
        </w:rPr>
        <w:t>.</w:t>
      </w:r>
    </w:p>
    <w:p w:rsidR="00D5375B" w:rsidRPr="00661F57" w:rsidRDefault="00D5375B" w:rsidP="00D5375B">
      <w:pPr>
        <w:rPr>
          <w:rFonts w:cstheme="minorHAnsi"/>
          <w:b/>
          <w:noProof/>
          <w:sz w:val="24"/>
          <w:szCs w:val="24"/>
        </w:rPr>
      </w:pPr>
      <w:r w:rsidRPr="00661F57">
        <w:rPr>
          <w:rFonts w:cstheme="minorHAnsi"/>
          <w:b/>
          <w:noProof/>
          <w:sz w:val="24"/>
          <w:szCs w:val="24"/>
        </w:rPr>
        <w:t>5.dbo</w:t>
      </w:r>
      <w:r w:rsidRPr="00661F57">
        <w:rPr>
          <w:rFonts w:cstheme="minorHAnsi"/>
          <w:b/>
          <w:noProof/>
          <w:color w:val="808080"/>
          <w:sz w:val="24"/>
          <w:szCs w:val="24"/>
        </w:rPr>
        <w:t>.</w:t>
      </w:r>
      <w:r w:rsidRPr="00661F57">
        <w:rPr>
          <w:rFonts w:cstheme="minorHAnsi"/>
          <w:b/>
          <w:noProof/>
          <w:sz w:val="24"/>
          <w:szCs w:val="24"/>
        </w:rPr>
        <w:t>log_shipping_monitor_alert</w:t>
      </w:r>
      <w:r w:rsidR="00D3312F" w:rsidRPr="00661F57">
        <w:rPr>
          <w:rFonts w:cstheme="minorHAnsi"/>
          <w:b/>
          <w:noProof/>
          <w:sz w:val="24"/>
          <w:szCs w:val="24"/>
        </w:rPr>
        <w:t>:</w:t>
      </w:r>
    </w:p>
    <w:p w:rsidR="00D5375B" w:rsidRPr="00C17A2D" w:rsidRDefault="00D5375B" w:rsidP="00D5375B">
      <w:pPr>
        <w:rPr>
          <w:rFonts w:cstheme="minorHAnsi"/>
          <w:noProof/>
          <w:sz w:val="24"/>
          <w:szCs w:val="24"/>
        </w:rPr>
      </w:pPr>
      <w:r w:rsidRPr="00661F57">
        <w:rPr>
          <w:rFonts w:cstheme="minorHAnsi"/>
          <w:noProof/>
          <w:sz w:val="24"/>
          <w:szCs w:val="24"/>
        </w:rPr>
        <w:t>Alert job id.</w:t>
      </w:r>
    </w:p>
    <w:p w:rsidR="008A594D" w:rsidRDefault="008A594D" w:rsidP="00D5375B">
      <w:pPr>
        <w:rPr>
          <w:rFonts w:cstheme="minorHAnsi"/>
          <w:b/>
          <w:noProof/>
          <w:sz w:val="24"/>
          <w:szCs w:val="24"/>
          <w:highlight w:val="yellow"/>
        </w:rPr>
      </w:pPr>
    </w:p>
    <w:p w:rsidR="008A594D" w:rsidRDefault="008A594D" w:rsidP="00D5375B">
      <w:pPr>
        <w:rPr>
          <w:rFonts w:cstheme="minorHAnsi"/>
          <w:b/>
          <w:noProof/>
          <w:sz w:val="24"/>
          <w:szCs w:val="24"/>
          <w:highlight w:val="yellow"/>
        </w:rPr>
      </w:pPr>
    </w:p>
    <w:p w:rsidR="008A594D" w:rsidRDefault="008A594D" w:rsidP="00D5375B">
      <w:pPr>
        <w:rPr>
          <w:rFonts w:cstheme="minorHAnsi"/>
          <w:b/>
          <w:noProof/>
          <w:sz w:val="24"/>
          <w:szCs w:val="24"/>
          <w:highlight w:val="yellow"/>
        </w:rPr>
      </w:pPr>
    </w:p>
    <w:p w:rsidR="002D4EB2" w:rsidRDefault="00D5375B" w:rsidP="002D4EB2">
      <w:pPr>
        <w:rPr>
          <w:rFonts w:cstheme="minorHAnsi"/>
          <w:b/>
          <w:noProof/>
          <w:sz w:val="24"/>
          <w:szCs w:val="24"/>
        </w:rPr>
      </w:pPr>
      <w:r w:rsidRPr="00661F57">
        <w:rPr>
          <w:rFonts w:cstheme="minorHAnsi"/>
          <w:b/>
          <w:noProof/>
          <w:sz w:val="24"/>
          <w:szCs w:val="24"/>
          <w:highlight w:val="yellow"/>
        </w:rPr>
        <w:t>2.  FAILOVER:::::: LOG SHIPPING IS MANUAL FAILOVER AND NO AUTOMATIC FAILOVER SUPPORTS</w:t>
      </w:r>
    </w:p>
    <w:p w:rsidR="00D5375B" w:rsidRPr="002D4EB2" w:rsidRDefault="002D4EB2" w:rsidP="002D4EB2">
      <w:pPr>
        <w:rPr>
          <w:rFonts w:cstheme="minorHAnsi"/>
          <w:b/>
          <w:noProof/>
          <w:sz w:val="24"/>
          <w:szCs w:val="24"/>
        </w:rPr>
      </w:pPr>
      <w:r>
        <w:rPr>
          <w:rFonts w:cstheme="minorHAnsi"/>
          <w:noProof/>
          <w:sz w:val="24"/>
          <w:szCs w:val="24"/>
        </w:rPr>
        <w:t xml:space="preserve">&gt; </w:t>
      </w:r>
      <w:r w:rsidR="00D5375B" w:rsidRPr="00661F57">
        <w:rPr>
          <w:rFonts w:cstheme="minorHAnsi"/>
          <w:noProof/>
          <w:sz w:val="24"/>
          <w:szCs w:val="24"/>
        </w:rPr>
        <w:t>This is done</w:t>
      </w:r>
      <w:r w:rsidR="001E51B6">
        <w:rPr>
          <w:rFonts w:cstheme="minorHAnsi"/>
          <w:noProof/>
          <w:sz w:val="24"/>
          <w:szCs w:val="24"/>
        </w:rPr>
        <w:t xml:space="preserve"> when the primary database is No</w:t>
      </w:r>
      <w:r w:rsidR="00D5375B" w:rsidRPr="00661F57">
        <w:rPr>
          <w:rFonts w:cstheme="minorHAnsi"/>
          <w:noProof/>
          <w:sz w:val="24"/>
          <w:szCs w:val="24"/>
        </w:rPr>
        <w:t xml:space="preserve"> longer available. It is not pre-planned.</w:t>
      </w:r>
    </w:p>
    <w:p w:rsidR="00D5375B" w:rsidRPr="00661F57" w:rsidRDefault="008A594D" w:rsidP="00D5375B">
      <w:pPr>
        <w:rPr>
          <w:rFonts w:cstheme="minorHAnsi"/>
          <w:noProof/>
          <w:sz w:val="24"/>
          <w:szCs w:val="24"/>
        </w:rPr>
      </w:pPr>
      <w:r>
        <w:rPr>
          <w:rFonts w:cstheme="minorHAnsi"/>
          <w:noProof/>
          <w:sz w:val="24"/>
          <w:szCs w:val="24"/>
        </w:rPr>
        <w:t xml:space="preserve">&gt; </w:t>
      </w:r>
      <w:r w:rsidR="00D5375B" w:rsidRPr="00661F57">
        <w:rPr>
          <w:rFonts w:cstheme="minorHAnsi"/>
          <w:noProof/>
          <w:sz w:val="24"/>
          <w:szCs w:val="24"/>
        </w:rPr>
        <w:t>When primary database goes down my application cannot be able to connect and log shipping is no more exists.Need to bring secondary database online manually is called as “failover”</w:t>
      </w:r>
    </w:p>
    <w:p w:rsidR="00D5375B" w:rsidRPr="00F16BEE" w:rsidRDefault="00D5375B" w:rsidP="00D5375B">
      <w:pPr>
        <w:rPr>
          <w:rFonts w:cstheme="minorHAnsi"/>
          <w:b/>
          <w:noProof/>
          <w:sz w:val="24"/>
          <w:szCs w:val="24"/>
        </w:rPr>
      </w:pPr>
      <w:r w:rsidRPr="00F16BEE">
        <w:rPr>
          <w:rFonts w:cstheme="minorHAnsi"/>
          <w:b/>
          <w:noProof/>
          <w:sz w:val="24"/>
          <w:szCs w:val="24"/>
        </w:rPr>
        <w:t>Steps:</w:t>
      </w:r>
    </w:p>
    <w:p w:rsidR="00D5375B" w:rsidRPr="00661F57" w:rsidRDefault="00D5375B" w:rsidP="00D5375B">
      <w:pPr>
        <w:rPr>
          <w:sz w:val="24"/>
          <w:szCs w:val="24"/>
        </w:rPr>
      </w:pPr>
      <w:r w:rsidRPr="00661F57">
        <w:rPr>
          <w:sz w:val="24"/>
          <w:szCs w:val="24"/>
        </w:rPr>
        <w:t>1. Disable all backup, copy and restore jobs, alert job. Inform application to stop the app to avoid any user co</w:t>
      </w:r>
      <w:r w:rsidR="00E445FA" w:rsidRPr="00661F57">
        <w:rPr>
          <w:sz w:val="24"/>
          <w:szCs w:val="24"/>
        </w:rPr>
        <w:t>0</w:t>
      </w:r>
      <w:r w:rsidRPr="00661F57">
        <w:rPr>
          <w:sz w:val="24"/>
          <w:szCs w:val="24"/>
        </w:rPr>
        <w:t>nnections</w:t>
      </w:r>
    </w:p>
    <w:p w:rsidR="00D5375B" w:rsidRPr="00661F57" w:rsidRDefault="00D5375B" w:rsidP="00D5375B">
      <w:pPr>
        <w:rPr>
          <w:rFonts w:cstheme="minorHAnsi"/>
          <w:sz w:val="24"/>
          <w:szCs w:val="24"/>
        </w:rPr>
      </w:pPr>
      <w:r w:rsidRPr="00661F57">
        <w:rPr>
          <w:rFonts w:cstheme="minorHAnsi"/>
          <w:sz w:val="24"/>
          <w:szCs w:val="24"/>
        </w:rPr>
        <w:t>2. Apply Tail log backup to recover active transactions in primary database...</w:t>
      </w:r>
    </w:p>
    <w:p w:rsidR="00D5375B" w:rsidRPr="00661F57" w:rsidRDefault="00D5375B" w:rsidP="00D5375B">
      <w:pPr>
        <w:rPr>
          <w:rFonts w:cstheme="minorHAnsi"/>
          <w:sz w:val="24"/>
          <w:szCs w:val="24"/>
        </w:rPr>
      </w:pPr>
      <w:r w:rsidRPr="00661F57">
        <w:rPr>
          <w:rFonts w:cstheme="minorHAnsi"/>
          <w:sz w:val="24"/>
          <w:szCs w:val="24"/>
        </w:rPr>
        <w:t>3. Compare [BACKUP SHARE AND COPY SHARE] and move .trn files from primary to secondary copy folder.</w:t>
      </w:r>
    </w:p>
    <w:p w:rsidR="00D5375B" w:rsidRPr="00661F57" w:rsidRDefault="00D5375B" w:rsidP="00D5375B">
      <w:pPr>
        <w:rPr>
          <w:rFonts w:cstheme="minorHAnsi"/>
          <w:sz w:val="24"/>
          <w:szCs w:val="24"/>
        </w:rPr>
      </w:pPr>
    </w:p>
    <w:p w:rsidR="00D5375B" w:rsidRPr="00661F57" w:rsidRDefault="00196ABD" w:rsidP="00D5375B">
      <w:pPr>
        <w:rPr>
          <w:rFonts w:cstheme="minorHAnsi"/>
          <w:sz w:val="24"/>
          <w:szCs w:val="24"/>
        </w:rPr>
      </w:pPr>
      <w:r w:rsidRPr="00661F57">
        <w:rPr>
          <w:rFonts w:cstheme="minorHAnsi"/>
          <w:b/>
          <w:sz w:val="24"/>
          <w:szCs w:val="24"/>
        </w:rPr>
        <w:t>Note 1:</w:t>
      </w:r>
      <w:r w:rsidR="00D5375B" w:rsidRPr="00661F57">
        <w:rPr>
          <w:rFonts w:cstheme="minorHAnsi"/>
          <w:sz w:val="24"/>
          <w:szCs w:val="24"/>
        </w:rPr>
        <w:t xml:space="preserve"> methods can be move the backup file</w:t>
      </w:r>
    </w:p>
    <w:p w:rsidR="00D5375B" w:rsidRPr="00661F57" w:rsidRDefault="00D5375B" w:rsidP="00D5375B">
      <w:pPr>
        <w:rPr>
          <w:rFonts w:cstheme="minorHAnsi"/>
          <w:sz w:val="24"/>
          <w:szCs w:val="24"/>
        </w:rPr>
      </w:pPr>
      <w:r w:rsidRPr="00661F57">
        <w:rPr>
          <w:rFonts w:cstheme="minorHAnsi"/>
          <w:sz w:val="24"/>
          <w:szCs w:val="24"/>
        </w:rPr>
        <w:t>==</w:t>
      </w:r>
      <w:r w:rsidR="00196ABD" w:rsidRPr="00661F57">
        <w:rPr>
          <w:rFonts w:cstheme="minorHAnsi"/>
          <w:sz w:val="24"/>
          <w:szCs w:val="24"/>
        </w:rPr>
        <w:t xml:space="preserve"> </w:t>
      </w:r>
      <w:r w:rsidR="00C17A2D" w:rsidRPr="00661F57">
        <w:rPr>
          <w:rFonts w:cstheme="minorHAnsi"/>
          <w:sz w:val="24"/>
          <w:szCs w:val="24"/>
        </w:rPr>
        <w:t>Manually</w:t>
      </w:r>
      <w:r w:rsidRPr="00661F57">
        <w:rPr>
          <w:rFonts w:cstheme="minorHAnsi"/>
          <w:sz w:val="24"/>
          <w:szCs w:val="24"/>
        </w:rPr>
        <w:t xml:space="preserve"> copy and paste from backup share to copy share by checking the time stamp and LSN number</w:t>
      </w:r>
    </w:p>
    <w:p w:rsidR="00D5375B" w:rsidRPr="00661F57" w:rsidRDefault="00D5375B" w:rsidP="00D5375B">
      <w:pPr>
        <w:rPr>
          <w:rFonts w:cstheme="minorHAnsi"/>
          <w:sz w:val="24"/>
          <w:szCs w:val="24"/>
        </w:rPr>
      </w:pPr>
      <w:r w:rsidRPr="00661F57">
        <w:rPr>
          <w:rFonts w:cstheme="minorHAnsi"/>
          <w:sz w:val="24"/>
          <w:szCs w:val="24"/>
        </w:rPr>
        <w:t xml:space="preserve">== </w:t>
      </w:r>
      <w:r w:rsidR="00C17A2D" w:rsidRPr="00661F57">
        <w:rPr>
          <w:rFonts w:cstheme="minorHAnsi"/>
          <w:sz w:val="24"/>
          <w:szCs w:val="24"/>
        </w:rPr>
        <w:t>Or</w:t>
      </w:r>
      <w:r w:rsidRPr="00661F57">
        <w:rPr>
          <w:rFonts w:cstheme="minorHAnsi"/>
          <w:sz w:val="24"/>
          <w:szCs w:val="24"/>
        </w:rPr>
        <w:t xml:space="preserve"> just run the copy job and which automatically copy to copy share. Please copy manually only TAIL LOG BACKUP</w:t>
      </w:r>
    </w:p>
    <w:p w:rsidR="00D5375B" w:rsidRPr="00661F57" w:rsidRDefault="00196ABD" w:rsidP="00D5375B">
      <w:pPr>
        <w:rPr>
          <w:rFonts w:cstheme="minorHAnsi"/>
          <w:sz w:val="24"/>
          <w:szCs w:val="24"/>
        </w:rPr>
      </w:pPr>
      <w:r w:rsidRPr="00661F57">
        <w:rPr>
          <w:rFonts w:cstheme="minorHAnsi"/>
          <w:b/>
          <w:sz w:val="24"/>
          <w:szCs w:val="24"/>
        </w:rPr>
        <w:t>Note 2:</w:t>
      </w:r>
      <w:r w:rsidRPr="00661F57">
        <w:rPr>
          <w:rFonts w:cstheme="minorHAnsi"/>
          <w:sz w:val="24"/>
          <w:szCs w:val="24"/>
        </w:rPr>
        <w:t xml:space="preserve"> </w:t>
      </w:r>
      <w:r w:rsidR="00D5375B" w:rsidRPr="00661F57">
        <w:rPr>
          <w:rFonts w:cstheme="minorHAnsi"/>
          <w:sz w:val="24"/>
          <w:szCs w:val="24"/>
        </w:rPr>
        <w:t xml:space="preserve"> methods TO RESTORE the backup file IN SECONDARY:</w:t>
      </w:r>
    </w:p>
    <w:p w:rsidR="00D5375B" w:rsidRPr="00661F57" w:rsidRDefault="004D3C56" w:rsidP="00D5375B">
      <w:pPr>
        <w:rPr>
          <w:rFonts w:cstheme="minorHAnsi"/>
          <w:b/>
          <w:sz w:val="24"/>
          <w:szCs w:val="24"/>
        </w:rPr>
      </w:pPr>
      <w:r>
        <w:rPr>
          <w:rFonts w:cstheme="minorHAnsi"/>
          <w:b/>
          <w:sz w:val="24"/>
          <w:szCs w:val="24"/>
        </w:rPr>
        <w:t xml:space="preserve">Note: </w:t>
      </w:r>
      <w:r w:rsidR="00D5375B" w:rsidRPr="00661F57">
        <w:rPr>
          <w:rFonts w:cstheme="minorHAnsi"/>
          <w:b/>
          <w:sz w:val="24"/>
          <w:szCs w:val="24"/>
        </w:rPr>
        <w:t>Find what was the last restore backup file in Secondary</w:t>
      </w:r>
    </w:p>
    <w:p w:rsidR="00D5375B" w:rsidRPr="00661F57" w:rsidRDefault="00D5375B" w:rsidP="00D5375B">
      <w:pPr>
        <w:rPr>
          <w:rFonts w:cstheme="minorHAnsi"/>
          <w:sz w:val="24"/>
          <w:szCs w:val="24"/>
        </w:rPr>
      </w:pPr>
      <w:r w:rsidRPr="00661F57">
        <w:rPr>
          <w:rFonts w:cstheme="minorHAnsi"/>
          <w:sz w:val="24"/>
          <w:szCs w:val="24"/>
        </w:rPr>
        <w:t>From msdb database, log shipping secondary tables we can get what was the last backup file restored...</w:t>
      </w:r>
    </w:p>
    <w:p w:rsidR="00D5375B" w:rsidRPr="00661F57" w:rsidRDefault="00D5375B" w:rsidP="00D5375B">
      <w:pPr>
        <w:rPr>
          <w:rFonts w:cstheme="minorHAnsi"/>
          <w:sz w:val="24"/>
          <w:szCs w:val="24"/>
        </w:rPr>
      </w:pPr>
      <w:r w:rsidRPr="00661F57">
        <w:rPr>
          <w:rFonts w:cstheme="minorHAnsi"/>
          <w:sz w:val="24"/>
          <w:szCs w:val="24"/>
        </w:rPr>
        <w:t>Go to second</w:t>
      </w:r>
      <w:r w:rsidR="00DD3EEB">
        <w:rPr>
          <w:rFonts w:cstheme="minorHAnsi"/>
          <w:sz w:val="24"/>
          <w:szCs w:val="24"/>
        </w:rPr>
        <w:t>ary server&gt; MSDB&gt; s</w:t>
      </w:r>
      <w:r w:rsidRPr="00661F57">
        <w:rPr>
          <w:rFonts w:cstheme="minorHAnsi"/>
          <w:sz w:val="24"/>
          <w:szCs w:val="24"/>
        </w:rPr>
        <w:t>elect * from sys. lo</w:t>
      </w:r>
      <w:r w:rsidR="00FD409D">
        <w:rPr>
          <w:rFonts w:cstheme="minorHAnsi"/>
          <w:sz w:val="24"/>
          <w:szCs w:val="24"/>
        </w:rPr>
        <w:t>g_shippng_secondary_databases</w:t>
      </w:r>
      <w:r w:rsidR="00DD3EEB">
        <w:rPr>
          <w:rFonts w:cstheme="minorHAnsi"/>
          <w:sz w:val="24"/>
          <w:szCs w:val="24"/>
        </w:rPr>
        <w:t xml:space="preserve"> </w:t>
      </w:r>
      <w:r w:rsidR="00FD409D">
        <w:rPr>
          <w:rFonts w:cstheme="minorHAnsi"/>
          <w:sz w:val="24"/>
          <w:szCs w:val="24"/>
        </w:rPr>
        <w:t>&gt;&gt;</w:t>
      </w:r>
      <w:r w:rsidRPr="00661F57">
        <w:rPr>
          <w:rFonts w:cstheme="minorHAnsi"/>
          <w:sz w:val="24"/>
          <w:szCs w:val="24"/>
        </w:rPr>
        <w:t xml:space="preserve"> this table give data of last restored backup file.</w:t>
      </w:r>
    </w:p>
    <w:p w:rsidR="00D5375B" w:rsidRPr="00661F57" w:rsidRDefault="00D5375B" w:rsidP="00D5375B">
      <w:pPr>
        <w:rPr>
          <w:rFonts w:cstheme="minorHAnsi"/>
          <w:sz w:val="24"/>
          <w:szCs w:val="24"/>
        </w:rPr>
      </w:pPr>
      <w:r w:rsidRPr="00661F57">
        <w:rPr>
          <w:rFonts w:cstheme="minorHAnsi"/>
          <w:sz w:val="24"/>
          <w:szCs w:val="24"/>
        </w:rPr>
        <w:t>4. Restore pending .trn backup files in secondary database with no recovery to recover the transactions (If tail log backup).</w:t>
      </w:r>
    </w:p>
    <w:p w:rsidR="00D5375B" w:rsidRPr="00661F57" w:rsidRDefault="00D5375B" w:rsidP="00D5375B">
      <w:pPr>
        <w:rPr>
          <w:rFonts w:cstheme="minorHAnsi"/>
          <w:sz w:val="24"/>
          <w:szCs w:val="24"/>
        </w:rPr>
      </w:pPr>
      <w:r w:rsidRPr="00FD409D">
        <w:rPr>
          <w:rFonts w:cstheme="minorHAnsi"/>
          <w:b/>
          <w:sz w:val="24"/>
          <w:szCs w:val="24"/>
        </w:rPr>
        <w:t>Note:</w:t>
      </w:r>
      <w:r w:rsidRPr="00661F57">
        <w:rPr>
          <w:rFonts w:cstheme="minorHAnsi"/>
          <w:sz w:val="24"/>
          <w:szCs w:val="24"/>
        </w:rPr>
        <w:t xml:space="preserve"> Restore or copy by running manually or run the copy \restore jobs.</w:t>
      </w:r>
    </w:p>
    <w:p w:rsidR="00D5375B" w:rsidRPr="00661F57" w:rsidRDefault="00D5375B" w:rsidP="00D5375B">
      <w:pPr>
        <w:rPr>
          <w:rFonts w:cstheme="minorHAnsi"/>
          <w:sz w:val="24"/>
          <w:szCs w:val="24"/>
        </w:rPr>
      </w:pPr>
      <w:r w:rsidRPr="00661F57">
        <w:rPr>
          <w:rFonts w:cstheme="minorHAnsi"/>
          <w:sz w:val="24"/>
          <w:szCs w:val="24"/>
        </w:rPr>
        <w:t>5. Restore last .trn backup file with recovery to get your secondary database up &amp; running. If I have tail log then restore last TAIL log backup file with recovery</w:t>
      </w:r>
    </w:p>
    <w:p w:rsidR="00D5375B" w:rsidRPr="00661F57" w:rsidRDefault="00D5375B" w:rsidP="00D5375B">
      <w:pPr>
        <w:rPr>
          <w:rFonts w:cstheme="minorHAnsi"/>
          <w:sz w:val="24"/>
          <w:szCs w:val="24"/>
        </w:rPr>
      </w:pPr>
      <w:r w:rsidRPr="00661F57">
        <w:rPr>
          <w:rFonts w:cstheme="minorHAnsi"/>
          <w:sz w:val="24"/>
          <w:szCs w:val="24"/>
        </w:rPr>
        <w:t>6. All login transfer to secondary database.</w:t>
      </w:r>
    </w:p>
    <w:p w:rsidR="00D5375B" w:rsidRPr="00661F57" w:rsidRDefault="00D5375B" w:rsidP="00D5375B">
      <w:pPr>
        <w:rPr>
          <w:rFonts w:cstheme="minorHAnsi"/>
          <w:sz w:val="24"/>
          <w:szCs w:val="24"/>
        </w:rPr>
      </w:pPr>
      <w:r w:rsidRPr="00661F57">
        <w:rPr>
          <w:rFonts w:cstheme="minorHAnsi"/>
          <w:sz w:val="24"/>
          <w:szCs w:val="24"/>
        </w:rPr>
        <w:t>7. Inform to application team with new server instance name and database to start transactions.</w:t>
      </w:r>
    </w:p>
    <w:p w:rsidR="00D5375B" w:rsidRPr="00661F57" w:rsidRDefault="00D5375B" w:rsidP="00D5375B">
      <w:pPr>
        <w:rPr>
          <w:rFonts w:cstheme="minorHAnsi"/>
          <w:sz w:val="24"/>
          <w:szCs w:val="24"/>
        </w:rPr>
      </w:pPr>
    </w:p>
    <w:p w:rsidR="00D5375B" w:rsidRPr="00661F57" w:rsidRDefault="00D5375B" w:rsidP="00D5375B">
      <w:pPr>
        <w:rPr>
          <w:rFonts w:cstheme="minorHAnsi"/>
          <w:sz w:val="24"/>
          <w:szCs w:val="24"/>
        </w:rPr>
      </w:pPr>
      <w:r w:rsidRPr="008A594D">
        <w:rPr>
          <w:rFonts w:cstheme="minorHAnsi"/>
          <w:b/>
          <w:sz w:val="24"/>
          <w:szCs w:val="24"/>
        </w:rPr>
        <w:t>Note:</w:t>
      </w:r>
      <w:r w:rsidRPr="00661F57">
        <w:rPr>
          <w:rFonts w:cstheme="minorHAnsi"/>
          <w:sz w:val="24"/>
          <w:szCs w:val="24"/>
        </w:rPr>
        <w:t xml:space="preserve"> Log shipping supports manual failover method and does not support automatic failover.</w:t>
      </w:r>
    </w:p>
    <w:p w:rsidR="00D5375B" w:rsidRPr="00661F57" w:rsidRDefault="00D5375B" w:rsidP="00D5375B">
      <w:pPr>
        <w:rPr>
          <w:rFonts w:cstheme="minorHAnsi"/>
          <w:b/>
          <w:sz w:val="24"/>
          <w:szCs w:val="24"/>
          <w:highlight w:val="yellow"/>
        </w:rPr>
      </w:pPr>
    </w:p>
    <w:p w:rsidR="00D5375B" w:rsidRPr="00661F57" w:rsidRDefault="00D3312F" w:rsidP="00D5375B">
      <w:pPr>
        <w:rPr>
          <w:rFonts w:cstheme="minorHAnsi"/>
          <w:b/>
          <w:sz w:val="24"/>
          <w:szCs w:val="24"/>
        </w:rPr>
      </w:pPr>
      <w:r w:rsidRPr="00661F57">
        <w:rPr>
          <w:rFonts w:cstheme="minorHAnsi"/>
          <w:b/>
          <w:sz w:val="24"/>
          <w:szCs w:val="24"/>
          <w:highlight w:val="yellow"/>
        </w:rPr>
        <w:t xml:space="preserve">3. HOW TO MOVE LOGINS IN LOG SHIPPING FROM PRIMARY TO SECONDARY SERVER </w:t>
      </w:r>
      <w:r w:rsidR="002708AF" w:rsidRPr="00661F57">
        <w:rPr>
          <w:rFonts w:cstheme="minorHAnsi"/>
          <w:b/>
          <w:sz w:val="24"/>
          <w:szCs w:val="24"/>
          <w:highlight w:val="yellow"/>
        </w:rPr>
        <w:t>DATABASE?</w:t>
      </w:r>
    </w:p>
    <w:p w:rsidR="00D5375B" w:rsidRPr="00661F57" w:rsidRDefault="00D5375B" w:rsidP="00D5375B">
      <w:pPr>
        <w:rPr>
          <w:rFonts w:cstheme="minorHAnsi"/>
          <w:sz w:val="24"/>
          <w:szCs w:val="24"/>
        </w:rPr>
      </w:pPr>
    </w:p>
    <w:p w:rsidR="00D5375B" w:rsidRPr="00661F57" w:rsidRDefault="00D5375B" w:rsidP="00D5375B">
      <w:pPr>
        <w:rPr>
          <w:rFonts w:cstheme="minorHAnsi"/>
          <w:sz w:val="24"/>
          <w:szCs w:val="24"/>
        </w:rPr>
      </w:pPr>
      <w:r w:rsidRPr="00661F57">
        <w:rPr>
          <w:rFonts w:cstheme="minorHAnsi"/>
          <w:sz w:val="24"/>
          <w:szCs w:val="24"/>
        </w:rPr>
        <w:t>1. Whenever you create any login in Primary server then take the create login script in Primary server and execute in secondary server.</w:t>
      </w:r>
    </w:p>
    <w:p w:rsidR="00D5375B" w:rsidRPr="00661F57" w:rsidRDefault="00D5375B" w:rsidP="00D5375B">
      <w:pPr>
        <w:rPr>
          <w:rFonts w:cstheme="minorHAnsi"/>
          <w:sz w:val="24"/>
          <w:szCs w:val="24"/>
        </w:rPr>
      </w:pPr>
      <w:r w:rsidRPr="00661F57">
        <w:rPr>
          <w:rFonts w:cstheme="minorHAnsi"/>
          <w:sz w:val="24"/>
          <w:szCs w:val="24"/>
        </w:rPr>
        <w:t>2. After login creation happen in secondary server.</w:t>
      </w:r>
    </w:p>
    <w:p w:rsidR="00D5375B" w:rsidRPr="00661F57" w:rsidRDefault="00D5375B" w:rsidP="00D5375B">
      <w:pPr>
        <w:rPr>
          <w:rFonts w:cstheme="minorHAnsi"/>
          <w:sz w:val="24"/>
          <w:szCs w:val="24"/>
        </w:rPr>
      </w:pPr>
      <w:r w:rsidRPr="00661F57">
        <w:rPr>
          <w:rFonts w:cstheme="minorHAnsi"/>
          <w:sz w:val="24"/>
          <w:szCs w:val="24"/>
        </w:rPr>
        <w:t>3. But a user from primary server to secondary server is not possible to proceed manually. Due to secondary server database is in read-only\restoring state.</w:t>
      </w:r>
    </w:p>
    <w:p w:rsidR="00D5375B" w:rsidRPr="00661F57" w:rsidRDefault="00D5375B" w:rsidP="00D5375B">
      <w:pPr>
        <w:rPr>
          <w:rFonts w:cstheme="minorHAnsi"/>
          <w:sz w:val="24"/>
          <w:szCs w:val="24"/>
        </w:rPr>
      </w:pPr>
      <w:r w:rsidRPr="00661F57">
        <w:rPr>
          <w:rFonts w:cstheme="minorHAnsi"/>
          <w:sz w:val="24"/>
          <w:szCs w:val="24"/>
        </w:rPr>
        <w:t>4. Wait or run manually for the backup\copy\restore job to run after login creation.</w:t>
      </w:r>
    </w:p>
    <w:p w:rsidR="00D5375B" w:rsidRPr="00661F57" w:rsidRDefault="00D5375B" w:rsidP="00D5375B">
      <w:pPr>
        <w:rPr>
          <w:rFonts w:cstheme="minorHAnsi"/>
          <w:sz w:val="24"/>
          <w:szCs w:val="24"/>
        </w:rPr>
      </w:pPr>
      <w:r w:rsidRPr="00661F57">
        <w:rPr>
          <w:rFonts w:cstheme="minorHAnsi"/>
          <w:sz w:val="24"/>
          <w:szCs w:val="24"/>
        </w:rPr>
        <w:t>5. Once done, your secondary database gets added into user under database automatically.</w:t>
      </w:r>
    </w:p>
    <w:p w:rsidR="00D5375B" w:rsidRPr="00661F57" w:rsidRDefault="00D5375B" w:rsidP="00D5375B">
      <w:pPr>
        <w:rPr>
          <w:rFonts w:cstheme="minorHAnsi"/>
          <w:sz w:val="24"/>
          <w:szCs w:val="24"/>
        </w:rPr>
      </w:pPr>
      <w:r w:rsidRPr="00661F57">
        <w:rPr>
          <w:rFonts w:cstheme="minorHAnsi"/>
          <w:sz w:val="24"/>
          <w:szCs w:val="24"/>
        </w:rPr>
        <w:t>6. Enable the login in secondary server.</w:t>
      </w:r>
    </w:p>
    <w:p w:rsidR="008174FD" w:rsidRPr="00661F57" w:rsidRDefault="008174FD" w:rsidP="00D5375B">
      <w:pPr>
        <w:rPr>
          <w:rFonts w:cstheme="minorHAnsi"/>
          <w:sz w:val="24"/>
          <w:szCs w:val="24"/>
        </w:rPr>
      </w:pPr>
    </w:p>
    <w:p w:rsidR="00D5375B" w:rsidRPr="00661F57" w:rsidRDefault="00D5375B" w:rsidP="00D5375B">
      <w:pPr>
        <w:rPr>
          <w:rFonts w:cstheme="minorHAnsi"/>
          <w:b/>
          <w:sz w:val="24"/>
          <w:szCs w:val="24"/>
        </w:rPr>
      </w:pPr>
      <w:r w:rsidRPr="00661F57">
        <w:rPr>
          <w:rFonts w:cstheme="minorHAnsi"/>
          <w:b/>
          <w:sz w:val="24"/>
          <w:szCs w:val="24"/>
          <w:highlight w:val="yellow"/>
        </w:rPr>
        <w:t>4. SWITCH-</w:t>
      </w:r>
      <w:smartTag w:uri="urn:schemas-microsoft-com:office:smarttags" w:element="stockticker">
        <w:r w:rsidRPr="00661F57">
          <w:rPr>
            <w:rFonts w:cstheme="minorHAnsi"/>
            <w:b/>
            <w:sz w:val="24"/>
            <w:szCs w:val="24"/>
            <w:highlight w:val="yellow"/>
          </w:rPr>
          <w:t>OVER</w:t>
        </w:r>
      </w:smartTag>
      <w:r w:rsidRPr="00661F57">
        <w:rPr>
          <w:rFonts w:cstheme="minorHAnsi"/>
          <w:b/>
          <w:sz w:val="24"/>
          <w:szCs w:val="24"/>
          <w:highlight w:val="yellow"/>
        </w:rPr>
        <w:t>:</w:t>
      </w:r>
    </w:p>
    <w:p w:rsidR="00D5375B" w:rsidRPr="00661F57" w:rsidRDefault="00973A6E" w:rsidP="00973A6E">
      <w:pPr>
        <w:rPr>
          <w:rFonts w:cstheme="minorHAnsi"/>
          <w:sz w:val="24"/>
          <w:szCs w:val="24"/>
        </w:rPr>
      </w:pPr>
      <w:r w:rsidRPr="00661F57">
        <w:rPr>
          <w:rFonts w:cstheme="minorHAnsi"/>
          <w:sz w:val="24"/>
          <w:szCs w:val="24"/>
        </w:rPr>
        <w:t xml:space="preserve">&gt; </w:t>
      </w:r>
      <w:r w:rsidR="00D5375B" w:rsidRPr="00661F57">
        <w:rPr>
          <w:rFonts w:cstheme="minorHAnsi"/>
          <w:sz w:val="24"/>
          <w:szCs w:val="24"/>
        </w:rPr>
        <w:t>This is done when both primary and standby databases are available. It is pre-planned.</w:t>
      </w:r>
    </w:p>
    <w:p w:rsidR="00D5375B" w:rsidRPr="00661F57" w:rsidRDefault="00973A6E" w:rsidP="00D5375B">
      <w:pPr>
        <w:rPr>
          <w:rFonts w:cstheme="minorHAnsi"/>
          <w:sz w:val="24"/>
          <w:szCs w:val="24"/>
        </w:rPr>
      </w:pPr>
      <w:r w:rsidRPr="00661F57">
        <w:rPr>
          <w:b/>
          <w:sz w:val="24"/>
          <w:szCs w:val="24"/>
        </w:rPr>
        <w:t>&gt; Switch-Over:</w:t>
      </w:r>
      <w:r w:rsidRPr="00661F57">
        <w:rPr>
          <w:rFonts w:cstheme="minorHAnsi"/>
          <w:sz w:val="24"/>
          <w:szCs w:val="24"/>
        </w:rPr>
        <w:t xml:space="preserve"> Swapping</w:t>
      </w:r>
      <w:r w:rsidR="00D5375B" w:rsidRPr="00661F57">
        <w:rPr>
          <w:rFonts w:cstheme="minorHAnsi"/>
          <w:sz w:val="24"/>
          <w:szCs w:val="24"/>
        </w:rPr>
        <w:t xml:space="preserve"> the roles that means-- your primary become -secondary [ONLINE -Restoring or standby mode]</w:t>
      </w:r>
    </w:p>
    <w:p w:rsidR="00D5375B" w:rsidRPr="00661F57" w:rsidRDefault="00973A6E" w:rsidP="00D5375B">
      <w:pPr>
        <w:rPr>
          <w:rFonts w:cstheme="minorHAnsi"/>
          <w:sz w:val="24"/>
          <w:szCs w:val="24"/>
        </w:rPr>
      </w:pPr>
      <w:r w:rsidRPr="00661F57">
        <w:rPr>
          <w:rFonts w:cstheme="minorHAnsi"/>
          <w:sz w:val="24"/>
          <w:szCs w:val="24"/>
        </w:rPr>
        <w:t xml:space="preserve">&gt; </w:t>
      </w:r>
      <w:r w:rsidR="00D5375B" w:rsidRPr="00661F57">
        <w:rPr>
          <w:rFonts w:cstheme="minorHAnsi"/>
          <w:sz w:val="24"/>
          <w:szCs w:val="24"/>
        </w:rPr>
        <w:t>Secondary becomes- Primary [From Restoring\stand by Online state]</w:t>
      </w:r>
    </w:p>
    <w:p w:rsidR="00C14CA8" w:rsidRPr="00661F57" w:rsidRDefault="00C14CA8" w:rsidP="00D5375B">
      <w:pPr>
        <w:rPr>
          <w:rFonts w:cstheme="minorHAnsi"/>
          <w:b/>
          <w:sz w:val="24"/>
          <w:szCs w:val="24"/>
        </w:rPr>
      </w:pPr>
      <w:r w:rsidRPr="00661F57">
        <w:rPr>
          <w:rFonts w:cstheme="minorHAnsi"/>
          <w:b/>
          <w:sz w:val="26"/>
          <w:szCs w:val="26"/>
          <w:highlight w:val="yellow"/>
        </w:rPr>
        <w:t>DISASTER RECOVERY</w:t>
      </w:r>
      <w:r w:rsidRPr="00661F57">
        <w:rPr>
          <w:rFonts w:cstheme="minorHAnsi"/>
          <w:b/>
          <w:sz w:val="26"/>
          <w:szCs w:val="26"/>
        </w:rPr>
        <w:t>:</w:t>
      </w:r>
      <w:r w:rsidRPr="00661F57">
        <w:rPr>
          <w:rFonts w:cstheme="minorHAnsi"/>
          <w:b/>
          <w:sz w:val="24"/>
          <w:szCs w:val="24"/>
        </w:rPr>
        <w:t xml:space="preserve"> [DR process] this concept used for high availability solutions to test both primary and secondary are working fine instead of waiting for any disaster. Can called as proactive check.</w:t>
      </w:r>
    </w:p>
    <w:p w:rsidR="00C14CA8" w:rsidRPr="00661F57" w:rsidRDefault="00C14CA8" w:rsidP="00D5375B">
      <w:pPr>
        <w:rPr>
          <w:rFonts w:cstheme="minorHAnsi"/>
          <w:b/>
          <w:sz w:val="24"/>
          <w:szCs w:val="24"/>
        </w:rPr>
      </w:pPr>
      <w:r w:rsidRPr="00661F57">
        <w:rPr>
          <w:rFonts w:cstheme="minorHAnsi"/>
          <w:b/>
          <w:sz w:val="24"/>
          <w:szCs w:val="24"/>
        </w:rPr>
        <w:t>Every 6</w:t>
      </w:r>
      <w:r w:rsidR="00EF49F3" w:rsidRPr="00661F57">
        <w:rPr>
          <w:rFonts w:cstheme="minorHAnsi"/>
          <w:b/>
          <w:sz w:val="24"/>
          <w:szCs w:val="24"/>
        </w:rPr>
        <w:t xml:space="preserve"> Months or 1 Y</w:t>
      </w:r>
      <w:r w:rsidRPr="00661F57">
        <w:rPr>
          <w:rFonts w:cstheme="minorHAnsi"/>
          <w:b/>
          <w:sz w:val="24"/>
          <w:szCs w:val="24"/>
        </w:rPr>
        <w:t>ear DR Test happens.</w:t>
      </w:r>
      <w:r w:rsidR="00EF49F3" w:rsidRPr="00661F57">
        <w:rPr>
          <w:rFonts w:cstheme="minorHAnsi"/>
          <w:b/>
          <w:sz w:val="24"/>
          <w:szCs w:val="24"/>
        </w:rPr>
        <w:t xml:space="preserve"> In real time down time is </w:t>
      </w:r>
      <w:r w:rsidR="00973A6E" w:rsidRPr="00661F57">
        <w:rPr>
          <w:rFonts w:cstheme="minorHAnsi"/>
          <w:b/>
          <w:sz w:val="24"/>
          <w:szCs w:val="24"/>
        </w:rPr>
        <w:t>required</w:t>
      </w:r>
      <w:r w:rsidR="00EF49F3" w:rsidRPr="00661F57">
        <w:rPr>
          <w:rFonts w:cstheme="minorHAnsi"/>
          <w:b/>
          <w:sz w:val="24"/>
          <w:szCs w:val="24"/>
        </w:rPr>
        <w:t>.</w:t>
      </w:r>
    </w:p>
    <w:p w:rsidR="00D5375B" w:rsidRPr="00661F57" w:rsidRDefault="00D5375B" w:rsidP="00D5375B">
      <w:pPr>
        <w:rPr>
          <w:rFonts w:cstheme="minorHAnsi"/>
          <w:b/>
          <w:sz w:val="24"/>
          <w:szCs w:val="24"/>
          <w:u w:val="single"/>
        </w:rPr>
      </w:pPr>
      <w:r w:rsidRPr="00661F57">
        <w:rPr>
          <w:rFonts w:cstheme="minorHAnsi"/>
          <w:b/>
          <w:sz w:val="24"/>
          <w:szCs w:val="24"/>
          <w:u w:val="single"/>
        </w:rPr>
        <w:t>Pre-step:</w:t>
      </w:r>
    </w:p>
    <w:p w:rsidR="00D5375B" w:rsidRPr="00661F57" w:rsidRDefault="00D5375B" w:rsidP="00D5375B">
      <w:pPr>
        <w:rPr>
          <w:rFonts w:cstheme="minorHAnsi"/>
          <w:sz w:val="24"/>
          <w:szCs w:val="24"/>
        </w:rPr>
      </w:pPr>
      <w:r w:rsidRPr="00661F57">
        <w:rPr>
          <w:rFonts w:cstheme="minorHAnsi"/>
          <w:sz w:val="24"/>
          <w:szCs w:val="24"/>
        </w:rPr>
        <w:t>1. Disable all backup, copy and restore jobs, alert job</w:t>
      </w:r>
    </w:p>
    <w:p w:rsidR="00D5375B" w:rsidRPr="00661F57" w:rsidRDefault="00D5375B" w:rsidP="00D5375B">
      <w:pPr>
        <w:rPr>
          <w:rFonts w:cstheme="minorHAnsi"/>
          <w:sz w:val="24"/>
          <w:szCs w:val="24"/>
        </w:rPr>
      </w:pPr>
      <w:r w:rsidRPr="00661F57">
        <w:rPr>
          <w:rFonts w:cstheme="minorHAnsi"/>
          <w:sz w:val="24"/>
          <w:szCs w:val="24"/>
        </w:rPr>
        <w:t>2. Take a t-log backup for Primary database with no recovery mode…</w:t>
      </w:r>
    </w:p>
    <w:p w:rsidR="00D5375B" w:rsidRPr="00661F57" w:rsidRDefault="00D5375B" w:rsidP="00D5375B">
      <w:pPr>
        <w:rPr>
          <w:rFonts w:cstheme="minorHAnsi"/>
          <w:b/>
          <w:sz w:val="24"/>
          <w:szCs w:val="24"/>
        </w:rPr>
      </w:pPr>
      <w:r w:rsidRPr="00661F57">
        <w:rPr>
          <w:rFonts w:cstheme="minorHAnsi"/>
          <w:b/>
          <w:sz w:val="24"/>
          <w:szCs w:val="24"/>
        </w:rPr>
        <w:t>Backup log dbname to disk=’path’ with no recovery</w:t>
      </w:r>
    </w:p>
    <w:p w:rsidR="00D5375B" w:rsidRPr="00661F57" w:rsidRDefault="00D5375B" w:rsidP="00D5375B">
      <w:pPr>
        <w:rPr>
          <w:rFonts w:cstheme="minorHAnsi"/>
          <w:sz w:val="24"/>
          <w:szCs w:val="24"/>
        </w:rPr>
      </w:pPr>
      <w:r w:rsidRPr="00661F57">
        <w:rPr>
          <w:rFonts w:cstheme="minorHAnsi"/>
          <w:sz w:val="24"/>
          <w:szCs w:val="24"/>
        </w:rPr>
        <w:t>After primary becomes secondary server. Role changed from ONLINE TO RESTORING MODE</w:t>
      </w:r>
    </w:p>
    <w:p w:rsidR="00D5375B" w:rsidRPr="00661F57" w:rsidRDefault="00D5375B" w:rsidP="00D5375B">
      <w:pPr>
        <w:rPr>
          <w:rFonts w:cstheme="minorHAnsi"/>
          <w:sz w:val="24"/>
          <w:szCs w:val="24"/>
        </w:rPr>
      </w:pPr>
      <w:r w:rsidRPr="00661F57">
        <w:rPr>
          <w:rFonts w:cstheme="minorHAnsi"/>
          <w:sz w:val="24"/>
          <w:szCs w:val="24"/>
        </w:rPr>
        <w:t>3. Same like your failover operations; compare your backup and copy folders, move files</w:t>
      </w:r>
    </w:p>
    <w:p w:rsidR="00D5375B" w:rsidRPr="00661F57" w:rsidRDefault="00D5375B" w:rsidP="00D5375B">
      <w:pPr>
        <w:rPr>
          <w:rFonts w:cstheme="minorHAnsi"/>
          <w:sz w:val="24"/>
          <w:szCs w:val="24"/>
        </w:rPr>
      </w:pPr>
      <w:r w:rsidRPr="00661F57">
        <w:rPr>
          <w:rFonts w:cstheme="minorHAnsi"/>
          <w:sz w:val="24"/>
          <w:szCs w:val="24"/>
        </w:rPr>
        <w:t>4. Restore secondary database by using t-log backup with recovery to change the role. Now secondary database will be in online state (Role swapped)</w:t>
      </w:r>
    </w:p>
    <w:p w:rsidR="00D5375B" w:rsidRPr="00661F57" w:rsidRDefault="00D5375B" w:rsidP="00D5375B">
      <w:pPr>
        <w:rPr>
          <w:rFonts w:cstheme="minorHAnsi"/>
          <w:sz w:val="24"/>
          <w:szCs w:val="24"/>
        </w:rPr>
      </w:pPr>
      <w:r w:rsidRPr="00661F57">
        <w:rPr>
          <w:rFonts w:cstheme="minorHAnsi"/>
          <w:sz w:val="24"/>
          <w:szCs w:val="24"/>
        </w:rPr>
        <w:t>5. Start reverse configuring log shipping from secondary to primary server [switchover].</w:t>
      </w:r>
    </w:p>
    <w:p w:rsidR="00D5375B" w:rsidRPr="00661F57" w:rsidRDefault="00D5375B" w:rsidP="00D5375B">
      <w:pPr>
        <w:rPr>
          <w:rFonts w:cstheme="minorHAnsi"/>
          <w:b/>
          <w:sz w:val="24"/>
          <w:szCs w:val="24"/>
          <w:u w:val="single"/>
        </w:rPr>
      </w:pPr>
      <w:r w:rsidRPr="00661F57">
        <w:rPr>
          <w:rFonts w:cstheme="minorHAnsi"/>
          <w:b/>
          <w:sz w:val="24"/>
          <w:szCs w:val="24"/>
          <w:u w:val="single"/>
        </w:rPr>
        <w:t>Post Activities:</w:t>
      </w:r>
    </w:p>
    <w:p w:rsidR="00D5375B" w:rsidRPr="00661F57" w:rsidRDefault="000B1BE7" w:rsidP="00D5375B">
      <w:pPr>
        <w:rPr>
          <w:rFonts w:cstheme="minorHAnsi"/>
          <w:sz w:val="24"/>
          <w:szCs w:val="24"/>
        </w:rPr>
      </w:pPr>
      <w:r w:rsidRPr="00661F57">
        <w:rPr>
          <w:rFonts w:cstheme="minorHAnsi"/>
          <w:sz w:val="24"/>
          <w:szCs w:val="24"/>
        </w:rPr>
        <w:t xml:space="preserve">&gt; </w:t>
      </w:r>
      <w:r w:rsidR="00D5375B" w:rsidRPr="00661F57">
        <w:rPr>
          <w:rFonts w:cstheme="minorHAnsi"/>
          <w:sz w:val="24"/>
          <w:szCs w:val="24"/>
        </w:rPr>
        <w:t>Inform application to point connection to the current primary which was previous secondary to test.</w:t>
      </w:r>
    </w:p>
    <w:p w:rsidR="00D5375B" w:rsidRPr="00661F57" w:rsidRDefault="000B1BE7" w:rsidP="00D5375B">
      <w:pPr>
        <w:rPr>
          <w:rFonts w:cstheme="minorHAnsi"/>
          <w:sz w:val="24"/>
          <w:szCs w:val="24"/>
        </w:rPr>
      </w:pPr>
      <w:r w:rsidRPr="00661F57">
        <w:rPr>
          <w:rFonts w:cstheme="minorHAnsi"/>
          <w:sz w:val="24"/>
          <w:szCs w:val="24"/>
        </w:rPr>
        <w:t xml:space="preserve">&gt; </w:t>
      </w:r>
      <w:r w:rsidR="00D5375B" w:rsidRPr="00661F57">
        <w:rPr>
          <w:rFonts w:cstheme="minorHAnsi"/>
          <w:sz w:val="24"/>
          <w:szCs w:val="24"/>
        </w:rPr>
        <w:t>If apps and users are able to work then DR test is successful.</w:t>
      </w:r>
    </w:p>
    <w:p w:rsidR="00AD12C3" w:rsidRPr="00661F57" w:rsidRDefault="00AD12C3" w:rsidP="00D5375B">
      <w:pPr>
        <w:rPr>
          <w:rFonts w:cstheme="minorHAnsi"/>
          <w:sz w:val="24"/>
          <w:szCs w:val="24"/>
        </w:rPr>
      </w:pPr>
    </w:p>
    <w:p w:rsidR="00AD12C3" w:rsidRPr="00661F57" w:rsidRDefault="00AD12C3" w:rsidP="00D5375B">
      <w:pPr>
        <w:rPr>
          <w:rFonts w:cstheme="minorHAnsi"/>
          <w:sz w:val="24"/>
          <w:szCs w:val="24"/>
        </w:rPr>
      </w:pPr>
    </w:p>
    <w:p w:rsidR="00D5375B" w:rsidRPr="00661F57" w:rsidRDefault="002708AF" w:rsidP="00D5375B">
      <w:pPr>
        <w:rPr>
          <w:rFonts w:cstheme="minorHAnsi"/>
          <w:b/>
          <w:sz w:val="24"/>
          <w:szCs w:val="24"/>
        </w:rPr>
      </w:pPr>
      <w:r w:rsidRPr="00661F57">
        <w:rPr>
          <w:rFonts w:cstheme="minorHAnsi"/>
          <w:b/>
          <w:sz w:val="24"/>
          <w:szCs w:val="24"/>
          <w:highlight w:val="yellow"/>
        </w:rPr>
        <w:t xml:space="preserve">SCENARIO: 5 WHAT ARE THE LOG SHIPPING </w:t>
      </w:r>
      <w:r w:rsidR="00AD12C3" w:rsidRPr="00661F57">
        <w:rPr>
          <w:rFonts w:cstheme="minorHAnsi"/>
          <w:b/>
          <w:sz w:val="24"/>
          <w:szCs w:val="24"/>
          <w:highlight w:val="yellow"/>
        </w:rPr>
        <w:t>JOBS?</w:t>
      </w:r>
    </w:p>
    <w:p w:rsidR="00D5375B" w:rsidRPr="00661F57" w:rsidRDefault="00D5375B" w:rsidP="00D5375B">
      <w:pPr>
        <w:rPr>
          <w:rFonts w:cstheme="minorHAnsi"/>
          <w:sz w:val="24"/>
          <w:szCs w:val="24"/>
        </w:rPr>
      </w:pPr>
      <w:r w:rsidRPr="00661F57">
        <w:rPr>
          <w:rFonts w:cstheme="minorHAnsi"/>
          <w:b/>
          <w:sz w:val="24"/>
          <w:szCs w:val="24"/>
        </w:rPr>
        <w:t>Primary server:</w:t>
      </w:r>
      <w:r w:rsidRPr="00661F57">
        <w:rPr>
          <w:rFonts w:cstheme="minorHAnsi"/>
          <w:sz w:val="24"/>
          <w:szCs w:val="24"/>
        </w:rPr>
        <w:t xml:space="preserve"> Backup job</w:t>
      </w:r>
    </w:p>
    <w:p w:rsidR="00D5375B" w:rsidRPr="00661F57" w:rsidRDefault="00D5375B" w:rsidP="00D5375B">
      <w:pPr>
        <w:rPr>
          <w:rFonts w:cstheme="minorHAnsi"/>
          <w:sz w:val="24"/>
          <w:szCs w:val="24"/>
        </w:rPr>
      </w:pPr>
      <w:r w:rsidRPr="00661F57">
        <w:rPr>
          <w:rFonts w:cstheme="minorHAnsi"/>
          <w:b/>
          <w:sz w:val="24"/>
          <w:szCs w:val="24"/>
        </w:rPr>
        <w:t>Secondary server:</w:t>
      </w:r>
      <w:r w:rsidRPr="00661F57">
        <w:rPr>
          <w:rFonts w:cstheme="minorHAnsi"/>
          <w:sz w:val="24"/>
          <w:szCs w:val="24"/>
        </w:rPr>
        <w:t xml:space="preserve"> Copy and restore jobs</w:t>
      </w:r>
    </w:p>
    <w:p w:rsidR="00D5375B" w:rsidRPr="00661F57" w:rsidRDefault="00D5375B" w:rsidP="00D5375B">
      <w:pPr>
        <w:rPr>
          <w:sz w:val="24"/>
          <w:szCs w:val="24"/>
        </w:rPr>
      </w:pPr>
      <w:r w:rsidRPr="00661F57">
        <w:rPr>
          <w:b/>
          <w:sz w:val="24"/>
          <w:szCs w:val="24"/>
        </w:rPr>
        <w:t>Monitor Server:</w:t>
      </w:r>
      <w:r w:rsidRPr="00661F57">
        <w:rPr>
          <w:sz w:val="24"/>
          <w:szCs w:val="24"/>
        </w:rPr>
        <w:t xml:space="preserve"> Alert job</w:t>
      </w:r>
    </w:p>
    <w:p w:rsidR="00E37555" w:rsidRPr="00661F57" w:rsidRDefault="00E37555" w:rsidP="00E37555">
      <w:r w:rsidRPr="00661F57">
        <w:rPr>
          <w:b/>
        </w:rPr>
        <w:t>Note:</w:t>
      </w:r>
      <w:r w:rsidRPr="00661F57">
        <w:t xml:space="preserve"> If monitor server is not included then alert job create in both primary and secondary</w:t>
      </w:r>
    </w:p>
    <w:p w:rsidR="00E37555" w:rsidRDefault="00E37555" w:rsidP="00D5375B">
      <w:pPr>
        <w:rPr>
          <w:sz w:val="24"/>
          <w:szCs w:val="24"/>
        </w:rPr>
      </w:pPr>
    </w:p>
    <w:p w:rsidR="008A594D" w:rsidRPr="00661F57" w:rsidRDefault="008A594D" w:rsidP="00D5375B">
      <w:pPr>
        <w:rPr>
          <w:sz w:val="24"/>
          <w:szCs w:val="24"/>
        </w:rPr>
      </w:pPr>
    </w:p>
    <w:p w:rsidR="00D5375B" w:rsidRPr="00661F57" w:rsidRDefault="002708AF" w:rsidP="00D5375B">
      <w:pPr>
        <w:rPr>
          <w:rFonts w:cstheme="minorHAnsi"/>
          <w:b/>
          <w:sz w:val="24"/>
          <w:szCs w:val="24"/>
        </w:rPr>
      </w:pPr>
      <w:r w:rsidRPr="00661F57">
        <w:rPr>
          <w:rFonts w:cstheme="minorHAnsi"/>
          <w:b/>
          <w:sz w:val="24"/>
          <w:szCs w:val="24"/>
          <w:highlight w:val="yellow"/>
        </w:rPr>
        <w:t xml:space="preserve">SCENARIO: 6 WHAT ARE THE REASONS LOG SHIPPING FAILS? IF FAIL WHAT </w:t>
      </w:r>
      <w:r w:rsidR="00973A6E" w:rsidRPr="00661F57">
        <w:rPr>
          <w:rFonts w:cstheme="minorHAnsi"/>
          <w:b/>
          <w:sz w:val="24"/>
          <w:szCs w:val="24"/>
          <w:highlight w:val="yellow"/>
        </w:rPr>
        <w:t>HAPPENED ?</w:t>
      </w:r>
    </w:p>
    <w:p w:rsidR="00D5375B" w:rsidRPr="00661F57" w:rsidRDefault="00D5375B" w:rsidP="00D5375B">
      <w:pPr>
        <w:rPr>
          <w:rFonts w:cstheme="minorHAnsi"/>
          <w:b/>
          <w:sz w:val="24"/>
          <w:szCs w:val="24"/>
        </w:rPr>
      </w:pPr>
      <w:r w:rsidRPr="00661F57">
        <w:rPr>
          <w:rFonts w:cstheme="minorHAnsi"/>
          <w:b/>
          <w:sz w:val="24"/>
          <w:szCs w:val="24"/>
        </w:rPr>
        <w:t>Reasons:</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backup jobs fails</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copy job fails</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restore job fails</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log backup fails</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agent not working</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disk space</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network issue</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permission issue</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incorrect network path</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domain issue</w:t>
      </w:r>
    </w:p>
    <w:p w:rsidR="00D5375B" w:rsidRPr="00661F57" w:rsidRDefault="002708AF" w:rsidP="00BC352F">
      <w:pPr>
        <w:pStyle w:val="ListParagraph"/>
        <w:numPr>
          <w:ilvl w:val="0"/>
          <w:numId w:val="52"/>
        </w:numPr>
        <w:rPr>
          <w:rFonts w:cstheme="minorHAnsi"/>
          <w:sz w:val="24"/>
          <w:szCs w:val="24"/>
        </w:rPr>
      </w:pPr>
      <w:r w:rsidRPr="00661F57">
        <w:rPr>
          <w:rFonts w:cstheme="minorHAnsi"/>
          <w:sz w:val="24"/>
          <w:szCs w:val="24"/>
        </w:rPr>
        <w:t>.tuf file deleted ----  restore job will fail</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Database not available</w:t>
      </w:r>
    </w:p>
    <w:p w:rsidR="00D5375B" w:rsidRPr="00661F57" w:rsidRDefault="00D5375B" w:rsidP="00BC352F">
      <w:pPr>
        <w:pStyle w:val="ListParagraph"/>
        <w:numPr>
          <w:ilvl w:val="0"/>
          <w:numId w:val="52"/>
        </w:numPr>
        <w:rPr>
          <w:rFonts w:cstheme="minorHAnsi"/>
          <w:sz w:val="24"/>
          <w:szCs w:val="24"/>
        </w:rPr>
      </w:pPr>
      <w:r w:rsidRPr="00661F57">
        <w:rPr>
          <w:rFonts w:cstheme="minorHAnsi"/>
          <w:sz w:val="24"/>
          <w:szCs w:val="24"/>
        </w:rPr>
        <w:t>Instance not available</w:t>
      </w:r>
    </w:p>
    <w:p w:rsidR="00D5375B" w:rsidRPr="00661F57" w:rsidRDefault="00D5375B" w:rsidP="00D5375B">
      <w:pPr>
        <w:pStyle w:val="ListParagraph"/>
        <w:numPr>
          <w:ilvl w:val="0"/>
          <w:numId w:val="52"/>
        </w:numPr>
        <w:rPr>
          <w:rFonts w:cstheme="minorHAnsi"/>
          <w:sz w:val="24"/>
          <w:szCs w:val="24"/>
        </w:rPr>
      </w:pPr>
      <w:r w:rsidRPr="00661F57">
        <w:rPr>
          <w:rFonts w:cstheme="minorHAnsi"/>
          <w:sz w:val="24"/>
          <w:szCs w:val="24"/>
        </w:rPr>
        <w:t>Recovery model change</w:t>
      </w:r>
    </w:p>
    <w:p w:rsidR="00D5375B" w:rsidRPr="00661F57" w:rsidRDefault="00D5375B" w:rsidP="00D5375B">
      <w:pPr>
        <w:rPr>
          <w:rFonts w:cstheme="minorHAnsi"/>
          <w:sz w:val="24"/>
          <w:szCs w:val="24"/>
          <w:highlight w:val="yellow"/>
        </w:rPr>
      </w:pPr>
    </w:p>
    <w:p w:rsidR="00D5375B" w:rsidRPr="00661F57" w:rsidRDefault="009F72BD" w:rsidP="00D5375B">
      <w:pPr>
        <w:rPr>
          <w:rFonts w:cstheme="minorHAnsi"/>
          <w:b/>
          <w:sz w:val="24"/>
          <w:szCs w:val="24"/>
          <w:highlight w:val="yellow"/>
        </w:rPr>
      </w:pPr>
      <w:r w:rsidRPr="00661F57">
        <w:rPr>
          <w:rFonts w:cstheme="minorHAnsi"/>
          <w:b/>
          <w:sz w:val="24"/>
          <w:szCs w:val="24"/>
          <w:highlight w:val="yellow"/>
        </w:rPr>
        <w:t>SCENARIO: 7 WHAT ARE THE COMMON ERRORS NUMBERS WILL GET IN LOG SHIPPING?</w:t>
      </w:r>
    </w:p>
    <w:p w:rsidR="006A31DA" w:rsidRPr="00661F57" w:rsidRDefault="00D5375B" w:rsidP="00D5375B">
      <w:pPr>
        <w:rPr>
          <w:rFonts w:cstheme="minorHAnsi"/>
          <w:sz w:val="24"/>
          <w:szCs w:val="24"/>
        </w:rPr>
      </w:pPr>
      <w:r w:rsidRPr="00661F57">
        <w:rPr>
          <w:rFonts w:cstheme="minorHAnsi"/>
          <w:sz w:val="24"/>
          <w:szCs w:val="24"/>
        </w:rPr>
        <w:t xml:space="preserve">Error: </w:t>
      </w:r>
    </w:p>
    <w:p w:rsidR="00D5375B" w:rsidRPr="00661F57" w:rsidRDefault="006A31DA" w:rsidP="00D5375B">
      <w:pPr>
        <w:rPr>
          <w:rFonts w:cstheme="minorHAnsi"/>
          <w:sz w:val="24"/>
          <w:szCs w:val="24"/>
        </w:rPr>
      </w:pPr>
      <w:r w:rsidRPr="00661F57">
        <w:rPr>
          <w:rFonts w:cstheme="minorHAnsi"/>
          <w:sz w:val="24"/>
          <w:szCs w:val="24"/>
        </w:rPr>
        <w:t xml:space="preserve">           </w:t>
      </w:r>
      <w:r w:rsidR="003B53C3" w:rsidRPr="00661F57">
        <w:rPr>
          <w:rFonts w:cstheme="minorHAnsi"/>
          <w:sz w:val="24"/>
          <w:szCs w:val="24"/>
        </w:rPr>
        <w:t>14420 [</w:t>
      </w:r>
      <w:r w:rsidR="00D5375B" w:rsidRPr="00661F57">
        <w:rPr>
          <w:rFonts w:cstheme="minorHAnsi"/>
          <w:sz w:val="24"/>
          <w:szCs w:val="24"/>
        </w:rPr>
        <w:t>Primary server –backup job related]</w:t>
      </w:r>
    </w:p>
    <w:p w:rsidR="00D5375B" w:rsidRPr="00661F57" w:rsidRDefault="006A31DA" w:rsidP="00D5375B">
      <w:pPr>
        <w:rPr>
          <w:rFonts w:cstheme="minorHAnsi"/>
          <w:sz w:val="24"/>
          <w:szCs w:val="24"/>
        </w:rPr>
      </w:pPr>
      <w:r w:rsidRPr="00661F57">
        <w:rPr>
          <w:rFonts w:cstheme="minorHAnsi"/>
          <w:sz w:val="24"/>
          <w:szCs w:val="24"/>
        </w:rPr>
        <w:t xml:space="preserve">   And</w:t>
      </w:r>
    </w:p>
    <w:p w:rsidR="00D5375B" w:rsidRPr="00661F57" w:rsidRDefault="001B76F1" w:rsidP="00D5375B">
      <w:pPr>
        <w:rPr>
          <w:rFonts w:cstheme="minorHAnsi"/>
          <w:sz w:val="24"/>
          <w:szCs w:val="24"/>
        </w:rPr>
      </w:pPr>
      <w:r w:rsidRPr="00661F57">
        <w:rPr>
          <w:rFonts w:cstheme="minorHAnsi"/>
          <w:sz w:val="24"/>
          <w:szCs w:val="24"/>
        </w:rPr>
        <w:t xml:space="preserve">           </w:t>
      </w:r>
      <w:r w:rsidR="00D5375B" w:rsidRPr="00661F57">
        <w:rPr>
          <w:rFonts w:cstheme="minorHAnsi"/>
          <w:sz w:val="24"/>
          <w:szCs w:val="24"/>
        </w:rPr>
        <w:t>14421</w:t>
      </w:r>
      <w:r w:rsidR="003B53C3" w:rsidRPr="00661F57">
        <w:rPr>
          <w:rFonts w:cstheme="minorHAnsi"/>
          <w:sz w:val="24"/>
          <w:szCs w:val="24"/>
        </w:rPr>
        <w:t xml:space="preserve"> </w:t>
      </w:r>
      <w:r w:rsidR="00D5375B" w:rsidRPr="00661F57">
        <w:rPr>
          <w:rFonts w:cstheme="minorHAnsi"/>
          <w:sz w:val="24"/>
          <w:szCs w:val="24"/>
        </w:rPr>
        <w:t>[Secondary server copy and restore jobs]</w:t>
      </w:r>
    </w:p>
    <w:p w:rsidR="00A92EE8" w:rsidRPr="00661F57" w:rsidRDefault="00A92EE8" w:rsidP="00D5375B">
      <w:pPr>
        <w:rPr>
          <w:rFonts w:cstheme="minorHAnsi"/>
          <w:sz w:val="24"/>
          <w:szCs w:val="24"/>
        </w:rPr>
      </w:pPr>
    </w:p>
    <w:p w:rsidR="00D5375B" w:rsidRPr="00661F57" w:rsidRDefault="009F72BD" w:rsidP="00D5375B">
      <w:pPr>
        <w:rPr>
          <w:rFonts w:cstheme="minorHAnsi"/>
          <w:b/>
          <w:sz w:val="24"/>
          <w:szCs w:val="24"/>
        </w:rPr>
      </w:pPr>
      <w:r w:rsidRPr="00661F57">
        <w:rPr>
          <w:rFonts w:cstheme="minorHAnsi"/>
          <w:b/>
          <w:sz w:val="24"/>
          <w:szCs w:val="24"/>
          <w:highlight w:val="yellow"/>
        </w:rPr>
        <w:t>SENEARIO: 8 WHAT IS .TUF [TRANSACTION UNDO FILE] PURPOSE? OVERVIEW</w:t>
      </w:r>
    </w:p>
    <w:p w:rsidR="00D5375B" w:rsidRPr="00661F57" w:rsidRDefault="00D5375B" w:rsidP="00D5375B">
      <w:pPr>
        <w:rPr>
          <w:rFonts w:cstheme="minorHAnsi"/>
          <w:b/>
          <w:color w:val="FF0000"/>
          <w:sz w:val="24"/>
          <w:szCs w:val="24"/>
          <w:highlight w:val="yellow"/>
        </w:rPr>
      </w:pPr>
      <w:r w:rsidRPr="00661F57">
        <w:rPr>
          <w:rFonts w:cstheme="minorHAnsi"/>
          <w:b/>
          <w:color w:val="FF0000"/>
          <w:sz w:val="24"/>
          <w:szCs w:val="24"/>
          <w:highlight w:val="yellow"/>
        </w:rPr>
        <w:t>TUF File (Transaction UNDO file):</w:t>
      </w:r>
    </w:p>
    <w:p w:rsidR="00D5375B" w:rsidRPr="00661F57" w:rsidRDefault="00D5375B" w:rsidP="00D5375B">
      <w:pPr>
        <w:rPr>
          <w:rFonts w:cstheme="minorHAnsi"/>
          <w:sz w:val="24"/>
          <w:szCs w:val="24"/>
        </w:rPr>
      </w:pPr>
      <w:r w:rsidRPr="00661F57">
        <w:rPr>
          <w:rFonts w:cstheme="minorHAnsi"/>
          <w:sz w:val="24"/>
          <w:szCs w:val="24"/>
          <w:highlight w:val="yellow"/>
        </w:rPr>
        <w:t>Contains only uncommitted transactions and create in secondary server but not in primary...ONLY SECONDARY DB IS IN STANDBY MODE</w:t>
      </w:r>
    </w:p>
    <w:p w:rsidR="00D5375B" w:rsidRPr="00661F57" w:rsidRDefault="00D5375B" w:rsidP="00D5375B">
      <w:pPr>
        <w:rPr>
          <w:rFonts w:cstheme="minorHAnsi"/>
          <w:sz w:val="24"/>
          <w:szCs w:val="24"/>
        </w:rPr>
      </w:pPr>
      <w:r w:rsidRPr="00661F57">
        <w:rPr>
          <w:rFonts w:cstheme="minorHAnsi"/>
          <w:sz w:val="24"/>
          <w:szCs w:val="24"/>
        </w:rPr>
        <w:t>A .TUF file is a Microsoft SQL Server Transaction Undo file.</w:t>
      </w:r>
    </w:p>
    <w:p w:rsidR="00D5375B" w:rsidRPr="00661F57" w:rsidRDefault="00D5375B" w:rsidP="00D5375B">
      <w:pPr>
        <w:rPr>
          <w:rFonts w:cstheme="minorHAnsi"/>
          <w:sz w:val="24"/>
          <w:szCs w:val="24"/>
        </w:rPr>
      </w:pPr>
      <w:r w:rsidRPr="00661F57">
        <w:rPr>
          <w:rFonts w:cstheme="minorHAnsi"/>
          <w:sz w:val="24"/>
          <w:szCs w:val="24"/>
        </w:rPr>
        <w:t>The TUF file basically contains the information with respect to any modifications that were made as part of incomplete transactions at the time the backup were performed.</w:t>
      </w:r>
    </w:p>
    <w:p w:rsidR="00D5375B" w:rsidRPr="00661F57" w:rsidRDefault="00D5375B" w:rsidP="00D5375B">
      <w:pPr>
        <w:rPr>
          <w:rFonts w:cstheme="minorHAnsi"/>
          <w:sz w:val="24"/>
          <w:szCs w:val="24"/>
        </w:rPr>
      </w:pPr>
      <w:r w:rsidRPr="00661F57">
        <w:rPr>
          <w:rFonts w:cstheme="minorHAnsi"/>
          <w:sz w:val="24"/>
          <w:szCs w:val="24"/>
        </w:rPr>
        <w:t>&gt; This file contains uncommitted transactions</w:t>
      </w:r>
    </w:p>
    <w:p w:rsidR="00D5375B" w:rsidRPr="00661F57" w:rsidRDefault="00D5375B" w:rsidP="00D5375B">
      <w:pPr>
        <w:rPr>
          <w:rFonts w:cstheme="minorHAnsi"/>
          <w:sz w:val="24"/>
          <w:szCs w:val="24"/>
        </w:rPr>
      </w:pPr>
      <w:r w:rsidRPr="00661F57">
        <w:rPr>
          <w:rFonts w:cstheme="minorHAnsi"/>
          <w:sz w:val="24"/>
          <w:szCs w:val="24"/>
        </w:rPr>
        <w:t>&gt;</w:t>
      </w:r>
      <w:r w:rsidR="00E37555" w:rsidRPr="00661F57">
        <w:rPr>
          <w:rFonts w:cstheme="minorHAnsi"/>
          <w:sz w:val="24"/>
          <w:szCs w:val="24"/>
        </w:rPr>
        <w:t xml:space="preserve"> </w:t>
      </w:r>
      <w:r w:rsidRPr="00661F57">
        <w:rPr>
          <w:rFonts w:cstheme="minorHAnsi"/>
          <w:sz w:val="24"/>
          <w:szCs w:val="24"/>
        </w:rPr>
        <w:t>This file creates only in STANDBY mode</w:t>
      </w:r>
    </w:p>
    <w:p w:rsidR="00D5375B" w:rsidRPr="00661F57" w:rsidRDefault="00D5375B" w:rsidP="00D5375B">
      <w:pPr>
        <w:rPr>
          <w:rFonts w:cstheme="minorHAnsi"/>
          <w:sz w:val="24"/>
          <w:szCs w:val="24"/>
        </w:rPr>
      </w:pPr>
      <w:r w:rsidRPr="00661F57">
        <w:rPr>
          <w:rFonts w:cstheme="minorHAnsi"/>
          <w:sz w:val="24"/>
          <w:szCs w:val="24"/>
        </w:rPr>
        <w:t>&gt; This file resides always under secondary server&gt; copy folder</w:t>
      </w:r>
    </w:p>
    <w:p w:rsidR="00D5375B" w:rsidRPr="00661F57" w:rsidRDefault="00D5375B" w:rsidP="00D5375B">
      <w:pPr>
        <w:rPr>
          <w:rFonts w:cstheme="minorHAnsi"/>
          <w:sz w:val="24"/>
          <w:szCs w:val="24"/>
        </w:rPr>
      </w:pPr>
      <w:r w:rsidRPr="00661F57">
        <w:rPr>
          <w:rFonts w:cstheme="minorHAnsi"/>
          <w:b/>
          <w:sz w:val="24"/>
          <w:szCs w:val="24"/>
        </w:rPr>
        <w:t>Note:</w:t>
      </w:r>
      <w:r w:rsidRPr="00661F57">
        <w:rPr>
          <w:rFonts w:cstheme="minorHAnsi"/>
          <w:sz w:val="24"/>
          <w:szCs w:val="24"/>
        </w:rPr>
        <w:t xml:space="preserve"> If .tuf deleted, log shipping is not going to work.</w:t>
      </w:r>
    </w:p>
    <w:p w:rsidR="00D5375B" w:rsidRPr="00661F57" w:rsidRDefault="00D5375B" w:rsidP="00D5375B">
      <w:pPr>
        <w:rPr>
          <w:rFonts w:cstheme="minorHAnsi"/>
          <w:sz w:val="24"/>
          <w:szCs w:val="24"/>
        </w:rPr>
      </w:pPr>
      <w:r w:rsidRPr="00661F57">
        <w:rPr>
          <w:rFonts w:cstheme="minorHAnsi"/>
          <w:sz w:val="24"/>
          <w:szCs w:val="24"/>
          <w:highlight w:val="yellow"/>
        </w:rPr>
        <w:t>Is there any way to re-create .tuf file... i have configured log shipping but unfortunately tuf file has been removed and now log shipping has been stop and we are unable to up the same.?</w:t>
      </w:r>
    </w:p>
    <w:p w:rsidR="00E127D9" w:rsidRPr="00661F57" w:rsidRDefault="00DB24EE" w:rsidP="00D5375B">
      <w:pPr>
        <w:rPr>
          <w:rFonts w:cstheme="minorHAnsi"/>
          <w:color w:val="000000" w:themeColor="text1"/>
          <w:sz w:val="24"/>
          <w:szCs w:val="24"/>
        </w:rPr>
      </w:pPr>
      <w:r w:rsidRPr="00C17A2D">
        <w:rPr>
          <w:rFonts w:cstheme="minorHAnsi"/>
          <w:b/>
          <w:color w:val="000000" w:themeColor="text1"/>
          <w:sz w:val="24"/>
          <w:szCs w:val="24"/>
        </w:rPr>
        <w:t>Ans</w:t>
      </w:r>
      <w:r w:rsidR="00D5375B" w:rsidRPr="00C17A2D">
        <w:rPr>
          <w:rFonts w:cstheme="minorHAnsi"/>
          <w:b/>
          <w:color w:val="000000" w:themeColor="text1"/>
          <w:sz w:val="24"/>
          <w:szCs w:val="24"/>
        </w:rPr>
        <w:t>:</w:t>
      </w:r>
      <w:r w:rsidR="00D5375B" w:rsidRPr="00661F57">
        <w:rPr>
          <w:rFonts w:cstheme="minorHAnsi"/>
          <w:color w:val="000000" w:themeColor="text1"/>
          <w:sz w:val="24"/>
          <w:szCs w:val="24"/>
        </w:rPr>
        <w:t xml:space="preserve">  </w:t>
      </w:r>
      <w:r w:rsidR="00E127D9" w:rsidRPr="00661F57">
        <w:rPr>
          <w:rFonts w:cstheme="minorHAnsi"/>
          <w:color w:val="000000" w:themeColor="text1"/>
          <w:sz w:val="24"/>
          <w:szCs w:val="24"/>
        </w:rPr>
        <w:t xml:space="preserve">Impact is only restore job failed in secondary. We have reconfigure the log shipping one more time to re-create .TUF file </w:t>
      </w:r>
    </w:p>
    <w:p w:rsidR="00D5375B" w:rsidRPr="00661F57" w:rsidRDefault="00C96574" w:rsidP="00D5375B">
      <w:pPr>
        <w:rPr>
          <w:rFonts w:cstheme="minorHAnsi"/>
          <w:color w:val="000000" w:themeColor="text1"/>
          <w:sz w:val="24"/>
          <w:szCs w:val="24"/>
          <w:u w:val="single"/>
        </w:rPr>
      </w:pPr>
      <w:r w:rsidRPr="00661F57">
        <w:rPr>
          <w:rFonts w:cstheme="minorHAnsi"/>
          <w:b/>
          <w:color w:val="000000" w:themeColor="text1"/>
          <w:sz w:val="24"/>
          <w:szCs w:val="24"/>
          <w:u w:val="single"/>
        </w:rPr>
        <w:t>Note</w:t>
      </w:r>
      <w:r w:rsidR="00D5375B" w:rsidRPr="00661F57">
        <w:rPr>
          <w:rFonts w:cstheme="minorHAnsi"/>
          <w:b/>
          <w:color w:val="000000" w:themeColor="text1"/>
          <w:sz w:val="24"/>
          <w:szCs w:val="24"/>
          <w:u w:val="single"/>
        </w:rPr>
        <w:t>:</w:t>
      </w:r>
      <w:r w:rsidR="00D5375B" w:rsidRPr="00661F57">
        <w:rPr>
          <w:rFonts w:cstheme="minorHAnsi"/>
          <w:color w:val="000000" w:themeColor="text1"/>
          <w:sz w:val="24"/>
          <w:szCs w:val="24"/>
          <w:u w:val="single"/>
        </w:rPr>
        <w:t xml:space="preserve"> If I delete .TUF file then impact to restore job but not copy and backup jobs.</w:t>
      </w:r>
    </w:p>
    <w:p w:rsidR="00E37555" w:rsidRPr="00661F57" w:rsidRDefault="00E37555" w:rsidP="00E61408">
      <w:pPr>
        <w:pStyle w:val="ListParagraph"/>
        <w:numPr>
          <w:ilvl w:val="0"/>
          <w:numId w:val="55"/>
        </w:numPr>
        <w:rPr>
          <w:color w:val="00B050"/>
          <w:u w:val="single"/>
        </w:rPr>
      </w:pPr>
      <w:r w:rsidRPr="00661F57">
        <w:rPr>
          <w:color w:val="00B050"/>
          <w:u w:val="single"/>
        </w:rPr>
        <w:t>.Tuf file is updates dynamically whenever any log backup file restore</w:t>
      </w:r>
    </w:p>
    <w:p w:rsidR="00E37555" w:rsidRPr="00661F57" w:rsidRDefault="00E37555" w:rsidP="00E61408">
      <w:pPr>
        <w:pStyle w:val="ListParagraph"/>
        <w:numPr>
          <w:ilvl w:val="0"/>
          <w:numId w:val="55"/>
        </w:numPr>
        <w:rPr>
          <w:color w:val="00B050"/>
          <w:u w:val="single"/>
        </w:rPr>
      </w:pPr>
      <w:r w:rsidRPr="00661F57">
        <w:rPr>
          <w:color w:val="00B050"/>
          <w:u w:val="single"/>
        </w:rPr>
        <w:t>.TUF file only creates in secondary server &gt; copy folder&gt;</w:t>
      </w:r>
    </w:p>
    <w:p w:rsidR="00E37555" w:rsidRPr="00661F57" w:rsidRDefault="00E37555" w:rsidP="00E61408">
      <w:pPr>
        <w:pStyle w:val="ListParagraph"/>
        <w:numPr>
          <w:ilvl w:val="0"/>
          <w:numId w:val="55"/>
        </w:numPr>
        <w:rPr>
          <w:color w:val="00B050"/>
          <w:u w:val="single"/>
        </w:rPr>
      </w:pPr>
      <w:r w:rsidRPr="00661F57">
        <w:rPr>
          <w:color w:val="00B050"/>
          <w:u w:val="single"/>
        </w:rPr>
        <w:t>No .tuf file creates in “NORECOVERY “mode.</w:t>
      </w:r>
    </w:p>
    <w:p w:rsidR="00E37555" w:rsidRPr="00661F57" w:rsidRDefault="00E37555" w:rsidP="00E37555">
      <w:pPr>
        <w:rPr>
          <w:color w:val="FF0000"/>
        </w:rPr>
      </w:pPr>
      <w:r w:rsidRPr="00661F57">
        <w:rPr>
          <w:b/>
          <w:highlight w:val="yellow"/>
          <w:u w:val="single"/>
        </w:rPr>
        <w:t>&gt;.WRK [work file]:</w:t>
      </w:r>
      <w:r w:rsidRPr="00661F57">
        <w:rPr>
          <w:highlight w:val="yellow"/>
        </w:rPr>
        <w:t xml:space="preserve"> </w:t>
      </w:r>
      <w:r w:rsidRPr="00661F57">
        <w:rPr>
          <w:color w:val="FF0000"/>
          <w:highlight w:val="yellow"/>
        </w:rPr>
        <w:t>Work file creates in secondary server and the main purpose is it contains copy job information. This file used by only log shipping copy job</w:t>
      </w:r>
      <w:r w:rsidRPr="00661F57">
        <w:rPr>
          <w:color w:val="FF0000"/>
        </w:rPr>
        <w:t xml:space="preserve"> </w:t>
      </w:r>
    </w:p>
    <w:p w:rsidR="008A72BA" w:rsidRPr="00661F57" w:rsidRDefault="008A72BA" w:rsidP="008A72BA">
      <w:pPr>
        <w:rPr>
          <w:b/>
          <w:sz w:val="24"/>
          <w:szCs w:val="24"/>
        </w:rPr>
      </w:pPr>
      <w:r w:rsidRPr="00661F57">
        <w:rPr>
          <w:b/>
          <w:sz w:val="24"/>
          <w:szCs w:val="24"/>
        </w:rPr>
        <w:t xml:space="preserve">WORK FILE [.WRK]:- </w:t>
      </w:r>
      <w:r w:rsidRPr="00661F57">
        <w:rPr>
          <w:sz w:val="24"/>
          <w:szCs w:val="24"/>
        </w:rPr>
        <w:t>To manage the file copy process from Primary server to Secondary server, .WRK files temporarily generated.</w:t>
      </w:r>
    </w:p>
    <w:p w:rsidR="008A72BA" w:rsidRPr="00661F57" w:rsidRDefault="008A72BA" w:rsidP="008A72BA">
      <w:pPr>
        <w:rPr>
          <w:color w:val="0070C0"/>
          <w:sz w:val="24"/>
          <w:szCs w:val="24"/>
        </w:rPr>
      </w:pPr>
      <w:r w:rsidRPr="00661F57">
        <w:rPr>
          <w:color w:val="0070C0"/>
          <w:sz w:val="24"/>
          <w:szCs w:val="24"/>
        </w:rPr>
        <w:t>Means, The .wrk file got generate when the transaction log backups files are being copied from the backup location (Commonly at Primary Server end) to the secondary server by the agent job named as LS-Copy on the secondary, and when file copied completely at secondary server, they renamed to the .trn extension.</w:t>
      </w:r>
    </w:p>
    <w:p w:rsidR="008A72BA" w:rsidRPr="00661F57" w:rsidRDefault="008A72BA" w:rsidP="00E37555">
      <w:pPr>
        <w:rPr>
          <w:rFonts w:cstheme="minorHAnsi"/>
          <w:sz w:val="24"/>
          <w:szCs w:val="24"/>
        </w:rPr>
      </w:pPr>
      <w:r w:rsidRPr="00661F57">
        <w:rPr>
          <w:rFonts w:cstheme="minorHAnsi"/>
          <w:sz w:val="24"/>
          <w:szCs w:val="24"/>
        </w:rPr>
        <w:t>The temporary naming using the .wrk extension indicates/ensure that the files will not picked up by the restore</w:t>
      </w:r>
      <w:r w:rsidR="004B6DA5" w:rsidRPr="00661F57">
        <w:rPr>
          <w:rFonts w:cstheme="minorHAnsi"/>
          <w:sz w:val="24"/>
          <w:szCs w:val="24"/>
        </w:rPr>
        <w:t xml:space="preserve"> job until successfully copied.</w:t>
      </w:r>
    </w:p>
    <w:p w:rsidR="00E37555" w:rsidRPr="00661F57" w:rsidRDefault="00E37555" w:rsidP="00C17A2D">
      <w:r w:rsidRPr="00661F57">
        <w:t>Wrk file creates in both no recovery and standby mode.</w:t>
      </w:r>
    </w:p>
    <w:p w:rsidR="004C3703" w:rsidRPr="00661F57" w:rsidRDefault="004C3703" w:rsidP="004C3703">
      <w:pPr>
        <w:rPr>
          <w:rFonts w:cstheme="minorHAnsi"/>
          <w:color w:val="000000" w:themeColor="text1"/>
          <w:sz w:val="24"/>
          <w:szCs w:val="24"/>
          <w:u w:val="single"/>
        </w:rPr>
      </w:pPr>
    </w:p>
    <w:p w:rsidR="008A594D" w:rsidRDefault="008A594D" w:rsidP="00D5375B">
      <w:pPr>
        <w:rPr>
          <w:rFonts w:cstheme="minorHAnsi"/>
          <w:b/>
          <w:sz w:val="24"/>
          <w:szCs w:val="24"/>
          <w:highlight w:val="yellow"/>
        </w:rPr>
      </w:pPr>
    </w:p>
    <w:p w:rsidR="00D5375B" w:rsidRPr="00661F57" w:rsidRDefault="00973A6E" w:rsidP="00D5375B">
      <w:pPr>
        <w:rPr>
          <w:rFonts w:cstheme="minorHAnsi"/>
          <w:b/>
          <w:sz w:val="24"/>
          <w:szCs w:val="24"/>
        </w:rPr>
      </w:pPr>
      <w:r w:rsidRPr="00661F57">
        <w:rPr>
          <w:rFonts w:cstheme="minorHAnsi"/>
          <w:b/>
          <w:sz w:val="24"/>
          <w:szCs w:val="24"/>
          <w:highlight w:val="yellow"/>
        </w:rPr>
        <w:t>SENEARIO: 9 IF I DELETE SOME RECORDS IN DATABASE WHAT HAPPEN TO LOG SHIPPING IN SECONDARY DB</w:t>
      </w:r>
    </w:p>
    <w:p w:rsidR="00D5375B" w:rsidRPr="00861049" w:rsidRDefault="00C96574" w:rsidP="00D5375B">
      <w:pPr>
        <w:rPr>
          <w:rFonts w:cstheme="minorHAnsi"/>
          <w:sz w:val="24"/>
          <w:szCs w:val="24"/>
        </w:rPr>
      </w:pPr>
      <w:r w:rsidRPr="00661F57">
        <w:rPr>
          <w:rFonts w:cstheme="minorHAnsi"/>
          <w:sz w:val="24"/>
          <w:szCs w:val="24"/>
        </w:rPr>
        <w:t>Yes</w:t>
      </w:r>
      <w:r w:rsidR="00D5375B" w:rsidRPr="00661F57">
        <w:rPr>
          <w:rFonts w:cstheme="minorHAnsi"/>
          <w:sz w:val="24"/>
          <w:szCs w:val="24"/>
        </w:rPr>
        <w:t xml:space="preserve"> Secondary server database records will be deleted</w:t>
      </w:r>
    </w:p>
    <w:p w:rsidR="00D5375B" w:rsidRPr="00661F57" w:rsidRDefault="00973A6E" w:rsidP="00D5375B">
      <w:pPr>
        <w:rPr>
          <w:rFonts w:cstheme="minorHAnsi"/>
          <w:b/>
          <w:sz w:val="24"/>
          <w:szCs w:val="24"/>
        </w:rPr>
      </w:pPr>
      <w:r w:rsidRPr="00661F57">
        <w:rPr>
          <w:rFonts w:cstheme="minorHAnsi"/>
          <w:b/>
          <w:sz w:val="24"/>
          <w:szCs w:val="24"/>
          <w:highlight w:val="yellow"/>
        </w:rPr>
        <w:t>SENEARIO: 10 IF I TRUNCATE SOME RECORDS IN DATABASE WHAT HAPPEN TO LOG SHIPPING IN SECONDARY DB</w:t>
      </w:r>
    </w:p>
    <w:p w:rsidR="00D5375B" w:rsidRPr="00661F57" w:rsidRDefault="00973A6E" w:rsidP="00E945CE">
      <w:pPr>
        <w:rPr>
          <w:rFonts w:cstheme="minorHAnsi"/>
          <w:sz w:val="24"/>
          <w:szCs w:val="24"/>
        </w:rPr>
      </w:pPr>
      <w:r w:rsidRPr="00661F57">
        <w:rPr>
          <w:rFonts w:cstheme="minorHAnsi"/>
          <w:sz w:val="24"/>
          <w:szCs w:val="24"/>
        </w:rPr>
        <w:t>Yes</w:t>
      </w:r>
      <w:r w:rsidR="00D5375B" w:rsidRPr="00661F57">
        <w:rPr>
          <w:rFonts w:cstheme="minorHAnsi"/>
          <w:sz w:val="24"/>
          <w:szCs w:val="24"/>
        </w:rPr>
        <w:t xml:space="preserve"> Secondary server database records will be truncated</w:t>
      </w:r>
    </w:p>
    <w:p w:rsidR="00D5375B" w:rsidRPr="00661F57" w:rsidRDefault="00D5375B" w:rsidP="00D5375B">
      <w:pPr>
        <w:pStyle w:val="ListParagraph"/>
        <w:rPr>
          <w:rFonts w:cstheme="minorHAnsi"/>
          <w:sz w:val="24"/>
          <w:szCs w:val="24"/>
        </w:rPr>
      </w:pPr>
    </w:p>
    <w:p w:rsidR="00D5375B" w:rsidRPr="00661F57" w:rsidRDefault="00050FEA" w:rsidP="00D5375B">
      <w:pPr>
        <w:rPr>
          <w:rFonts w:cstheme="minorHAnsi"/>
          <w:b/>
          <w:sz w:val="24"/>
          <w:szCs w:val="24"/>
          <w:highlight w:val="yellow"/>
        </w:rPr>
      </w:pPr>
      <w:r w:rsidRPr="00661F57">
        <w:rPr>
          <w:rFonts w:cstheme="minorHAnsi"/>
          <w:b/>
          <w:sz w:val="24"/>
          <w:szCs w:val="24"/>
          <w:highlight w:val="yellow"/>
        </w:rPr>
        <w:t>SCENARIO: 11 IF I SHRINK PRIMARY DATABASE WHAT HAPPEN TO LOG SH</w:t>
      </w:r>
      <w:r w:rsidR="009278A6" w:rsidRPr="00661F57">
        <w:rPr>
          <w:rFonts w:cstheme="minorHAnsi"/>
          <w:b/>
          <w:sz w:val="24"/>
          <w:szCs w:val="24"/>
          <w:highlight w:val="yellow"/>
        </w:rPr>
        <w:t xml:space="preserve">IPPING IN </w:t>
      </w:r>
      <w:r w:rsidRPr="00661F57">
        <w:rPr>
          <w:rFonts w:cstheme="minorHAnsi"/>
          <w:b/>
          <w:sz w:val="24"/>
          <w:szCs w:val="24"/>
          <w:highlight w:val="yellow"/>
        </w:rPr>
        <w:t>SECONDARY DB?</w:t>
      </w:r>
    </w:p>
    <w:p w:rsidR="00D5375B" w:rsidRPr="00661F57" w:rsidRDefault="00D5375B" w:rsidP="00D5375B">
      <w:pPr>
        <w:rPr>
          <w:rFonts w:cstheme="minorHAnsi"/>
          <w:sz w:val="24"/>
          <w:szCs w:val="24"/>
          <w:highlight w:val="yellow"/>
        </w:rPr>
      </w:pPr>
      <w:r w:rsidRPr="00661F57">
        <w:rPr>
          <w:rFonts w:cstheme="minorHAnsi"/>
          <w:b/>
          <w:sz w:val="24"/>
          <w:szCs w:val="24"/>
        </w:rPr>
        <w:t>Shrinking:</w:t>
      </w:r>
      <w:r w:rsidRPr="00661F57">
        <w:rPr>
          <w:rFonts w:cstheme="minorHAnsi"/>
          <w:sz w:val="24"/>
          <w:szCs w:val="24"/>
        </w:rPr>
        <w:t xml:space="preserve"> if u use shrinking database release spaces in os to your disk</w:t>
      </w:r>
    </w:p>
    <w:p w:rsidR="00D5375B" w:rsidRPr="00661F57" w:rsidRDefault="00D5375B" w:rsidP="00D5375B">
      <w:pPr>
        <w:rPr>
          <w:rFonts w:cstheme="minorHAnsi"/>
          <w:sz w:val="24"/>
          <w:szCs w:val="24"/>
        </w:rPr>
      </w:pPr>
      <w:r w:rsidRPr="00661F57">
        <w:rPr>
          <w:rFonts w:cstheme="minorHAnsi"/>
          <w:sz w:val="24"/>
          <w:szCs w:val="24"/>
        </w:rPr>
        <w:t>If we perform shrink in primary d</w:t>
      </w:r>
      <w:r w:rsidR="00684302" w:rsidRPr="00661F57">
        <w:rPr>
          <w:rFonts w:cstheme="minorHAnsi"/>
          <w:sz w:val="24"/>
          <w:szCs w:val="24"/>
        </w:rPr>
        <w:t>ata</w:t>
      </w:r>
      <w:r w:rsidRPr="00661F57">
        <w:rPr>
          <w:rFonts w:cstheme="minorHAnsi"/>
          <w:sz w:val="24"/>
          <w:szCs w:val="24"/>
        </w:rPr>
        <w:t>b</w:t>
      </w:r>
      <w:r w:rsidR="00684302" w:rsidRPr="00661F57">
        <w:rPr>
          <w:rFonts w:cstheme="minorHAnsi"/>
          <w:sz w:val="24"/>
          <w:szCs w:val="24"/>
        </w:rPr>
        <w:t>ase</w:t>
      </w:r>
      <w:r w:rsidRPr="00661F57">
        <w:rPr>
          <w:rFonts w:cstheme="minorHAnsi"/>
          <w:sz w:val="24"/>
          <w:szCs w:val="24"/>
        </w:rPr>
        <w:t xml:space="preserve"> automatically shrinking replicate to secondary database as well...No impact to log shipping configuration</w:t>
      </w:r>
    </w:p>
    <w:p w:rsidR="00D5375B" w:rsidRPr="00661F57" w:rsidRDefault="00D5375B" w:rsidP="00D5375B">
      <w:pPr>
        <w:tabs>
          <w:tab w:val="left" w:pos="2385"/>
        </w:tabs>
        <w:rPr>
          <w:rFonts w:cstheme="minorHAnsi"/>
          <w:sz w:val="24"/>
          <w:szCs w:val="24"/>
        </w:rPr>
      </w:pPr>
    </w:p>
    <w:p w:rsidR="00D5375B" w:rsidRPr="00661F57" w:rsidRDefault="0006234E" w:rsidP="00D5375B">
      <w:pPr>
        <w:rPr>
          <w:rFonts w:cstheme="minorHAnsi"/>
          <w:b/>
          <w:sz w:val="24"/>
          <w:szCs w:val="24"/>
        </w:rPr>
      </w:pPr>
      <w:r w:rsidRPr="00661F57">
        <w:rPr>
          <w:rFonts w:cstheme="minorHAnsi"/>
          <w:b/>
          <w:sz w:val="24"/>
          <w:szCs w:val="24"/>
          <w:highlight w:val="yellow"/>
        </w:rPr>
        <w:t>SENEARIO: 12 IF I TAKE A MANUAL FULL BACKUP FOR LS CONFIGURED DATABASE WILL IT IMPACT SECONDARY DB?</w:t>
      </w:r>
    </w:p>
    <w:p w:rsidR="00D5375B" w:rsidRPr="00661F57" w:rsidRDefault="00D5375B" w:rsidP="00D5375B">
      <w:pPr>
        <w:rPr>
          <w:rFonts w:cstheme="minorHAnsi"/>
          <w:sz w:val="24"/>
          <w:szCs w:val="24"/>
        </w:rPr>
      </w:pPr>
      <w:r w:rsidRPr="00661F57">
        <w:rPr>
          <w:rFonts w:cstheme="minorHAnsi"/>
          <w:sz w:val="24"/>
          <w:szCs w:val="24"/>
        </w:rPr>
        <w:t>Nothing to impact Log shipping.</w:t>
      </w:r>
    </w:p>
    <w:p w:rsidR="00D5375B" w:rsidRPr="00661F57" w:rsidRDefault="00D5375B" w:rsidP="00D5375B">
      <w:pPr>
        <w:rPr>
          <w:rFonts w:cstheme="minorHAnsi"/>
          <w:sz w:val="24"/>
          <w:szCs w:val="24"/>
        </w:rPr>
      </w:pPr>
      <w:r w:rsidRPr="00661F57">
        <w:rPr>
          <w:rFonts w:cstheme="minorHAnsi"/>
          <w:sz w:val="24"/>
          <w:szCs w:val="24"/>
        </w:rPr>
        <w:t>Due to LSN mismatch log shipping will not work (restore job fail)</w:t>
      </w:r>
    </w:p>
    <w:p w:rsidR="00D5375B" w:rsidRDefault="007E02C6" w:rsidP="00D5375B">
      <w:pPr>
        <w:rPr>
          <w:rFonts w:cstheme="minorHAnsi"/>
          <w:b/>
          <w:sz w:val="24"/>
          <w:szCs w:val="24"/>
          <w:u w:val="single"/>
        </w:rPr>
      </w:pPr>
      <w:r w:rsidRPr="00661F57">
        <w:rPr>
          <w:rFonts w:cstheme="minorHAnsi"/>
          <w:b/>
          <w:sz w:val="24"/>
          <w:szCs w:val="24"/>
          <w:u w:val="single"/>
        </w:rPr>
        <w:t>Note</w:t>
      </w:r>
      <w:r w:rsidR="00D5375B" w:rsidRPr="00661F57">
        <w:rPr>
          <w:rFonts w:cstheme="minorHAnsi"/>
          <w:b/>
          <w:sz w:val="24"/>
          <w:szCs w:val="24"/>
          <w:u w:val="single"/>
        </w:rPr>
        <w:t>: Recommended in LS take copy only backup if require to take full backup</w:t>
      </w:r>
    </w:p>
    <w:p w:rsidR="00C17A2D" w:rsidRPr="00661F57" w:rsidRDefault="00C17A2D" w:rsidP="00D5375B">
      <w:pPr>
        <w:rPr>
          <w:rFonts w:cstheme="minorHAnsi"/>
          <w:b/>
          <w:sz w:val="24"/>
          <w:szCs w:val="24"/>
          <w:u w:val="single"/>
        </w:rPr>
      </w:pPr>
    </w:p>
    <w:p w:rsidR="00D5375B" w:rsidRPr="00661F57" w:rsidRDefault="0006234E" w:rsidP="00D5375B">
      <w:pPr>
        <w:rPr>
          <w:rFonts w:cstheme="minorHAnsi"/>
          <w:b/>
          <w:sz w:val="24"/>
          <w:szCs w:val="24"/>
        </w:rPr>
      </w:pPr>
      <w:r w:rsidRPr="00661F57">
        <w:rPr>
          <w:rFonts w:cstheme="minorHAnsi"/>
          <w:b/>
          <w:sz w:val="24"/>
          <w:szCs w:val="24"/>
          <w:highlight w:val="yellow"/>
        </w:rPr>
        <w:t>SENEARIO: 13 IF I TAKE A MANUAL LOG BACKUP FOR LS CONFIGURED DATABASE WILL IT IMPACT SECONDARY DB?</w:t>
      </w:r>
    </w:p>
    <w:p w:rsidR="00D5375B" w:rsidRPr="00661F57" w:rsidRDefault="00D5375B" w:rsidP="00D5375B">
      <w:pPr>
        <w:rPr>
          <w:rFonts w:cstheme="minorHAnsi"/>
          <w:sz w:val="24"/>
          <w:szCs w:val="24"/>
        </w:rPr>
      </w:pPr>
      <w:r w:rsidRPr="00661F57">
        <w:rPr>
          <w:rFonts w:cstheme="minorHAnsi"/>
          <w:sz w:val="24"/>
          <w:szCs w:val="24"/>
        </w:rPr>
        <w:t>Due to LSN mismatch log shipping will not work (restore job)</w:t>
      </w:r>
    </w:p>
    <w:p w:rsidR="004B6DA5" w:rsidRPr="00661F57" w:rsidRDefault="004B6DA5" w:rsidP="00D5375B">
      <w:pPr>
        <w:rPr>
          <w:rFonts w:cstheme="minorHAnsi"/>
          <w:sz w:val="24"/>
          <w:szCs w:val="24"/>
        </w:rPr>
      </w:pPr>
      <w:r w:rsidRPr="00661F57">
        <w:rPr>
          <w:b/>
        </w:rPr>
        <w:t>Note:</w:t>
      </w:r>
      <w:r w:rsidRPr="00661F57">
        <w:t xml:space="preserve"> Due to this reason in log shipping if any user used to take adhoc full backup then we will always USE” </w:t>
      </w:r>
      <w:r w:rsidRPr="00661F57">
        <w:rPr>
          <w:highlight w:val="yellow"/>
        </w:rPr>
        <w:t>COPY ONLY FULL BACKUP</w:t>
      </w:r>
      <w:r w:rsidRPr="00661F57">
        <w:t xml:space="preserve"> “not to distribute any LSN number and to work log shipping as usual.</w:t>
      </w:r>
    </w:p>
    <w:p w:rsidR="00D5375B" w:rsidRPr="00661F57" w:rsidRDefault="00D5375B" w:rsidP="00D5375B">
      <w:pPr>
        <w:rPr>
          <w:rFonts w:cstheme="minorHAnsi"/>
          <w:sz w:val="24"/>
          <w:szCs w:val="24"/>
        </w:rPr>
      </w:pPr>
    </w:p>
    <w:p w:rsidR="00D5375B" w:rsidRPr="00661F57" w:rsidRDefault="0006234E" w:rsidP="00D5375B">
      <w:pPr>
        <w:rPr>
          <w:b/>
          <w:sz w:val="24"/>
          <w:szCs w:val="24"/>
        </w:rPr>
      </w:pPr>
      <w:r w:rsidRPr="00661F57">
        <w:rPr>
          <w:rFonts w:cstheme="minorHAnsi"/>
          <w:b/>
          <w:sz w:val="24"/>
          <w:szCs w:val="24"/>
          <w:highlight w:val="yellow"/>
        </w:rPr>
        <w:t>SENEARIO: 14</w:t>
      </w:r>
      <w:r w:rsidRPr="00661F57">
        <w:rPr>
          <w:rFonts w:cstheme="minorHAnsi"/>
          <w:sz w:val="24"/>
          <w:szCs w:val="24"/>
          <w:highlight w:val="yellow"/>
        </w:rPr>
        <w:t xml:space="preserve"> </w:t>
      </w:r>
      <w:r w:rsidRPr="00661F57">
        <w:rPr>
          <w:b/>
          <w:sz w:val="24"/>
          <w:szCs w:val="24"/>
          <w:highlight w:val="yellow"/>
        </w:rPr>
        <w:t>ADDING MULTIPLE SECONDARY SERVER TO THE EXISTING CONFIGURATION?</w:t>
      </w:r>
    </w:p>
    <w:p w:rsidR="00D5375B" w:rsidRPr="00661F57" w:rsidRDefault="00D5375B" w:rsidP="00D5375B">
      <w:pPr>
        <w:rPr>
          <w:sz w:val="24"/>
          <w:szCs w:val="24"/>
        </w:rPr>
      </w:pPr>
      <w:r w:rsidRPr="00661F57">
        <w:rPr>
          <w:sz w:val="24"/>
          <w:szCs w:val="24"/>
        </w:rPr>
        <w:t>1. Get confirmation from client\customer.</w:t>
      </w:r>
    </w:p>
    <w:p w:rsidR="00D5375B" w:rsidRPr="00661F57" w:rsidRDefault="00D5375B" w:rsidP="00D5375B">
      <w:pPr>
        <w:rPr>
          <w:sz w:val="24"/>
          <w:szCs w:val="24"/>
        </w:rPr>
      </w:pPr>
      <w:r w:rsidRPr="00661F57">
        <w:rPr>
          <w:sz w:val="24"/>
          <w:szCs w:val="24"/>
        </w:rPr>
        <w:t>2. Go to primary server&gt; database&gt;properties&gt;</w:t>
      </w:r>
      <w:r w:rsidR="00C17A2D" w:rsidRPr="00661F57">
        <w:rPr>
          <w:sz w:val="24"/>
          <w:szCs w:val="24"/>
        </w:rPr>
        <w:t>Log shipping</w:t>
      </w:r>
      <w:r w:rsidRPr="00661F57">
        <w:rPr>
          <w:sz w:val="24"/>
          <w:szCs w:val="24"/>
        </w:rPr>
        <w:t>&gt; add&gt; secondary instance details+copy share location+db recovery state</w:t>
      </w:r>
    </w:p>
    <w:p w:rsidR="00D5375B" w:rsidRPr="00661F57" w:rsidRDefault="00D5375B" w:rsidP="00D5375B">
      <w:pPr>
        <w:rPr>
          <w:sz w:val="24"/>
          <w:szCs w:val="24"/>
        </w:rPr>
      </w:pPr>
      <w:r w:rsidRPr="00661F57">
        <w:rPr>
          <w:sz w:val="24"/>
          <w:szCs w:val="24"/>
        </w:rPr>
        <w:t>3. In 2nd secondary server again create additional copy and restore jobs.</w:t>
      </w:r>
    </w:p>
    <w:p w:rsidR="00D5375B" w:rsidRPr="00661F57" w:rsidRDefault="00D5375B" w:rsidP="00D5375B">
      <w:pPr>
        <w:rPr>
          <w:sz w:val="24"/>
          <w:szCs w:val="24"/>
        </w:rPr>
      </w:pPr>
      <w:r w:rsidRPr="00661F57">
        <w:rPr>
          <w:b/>
          <w:sz w:val="24"/>
          <w:szCs w:val="24"/>
        </w:rPr>
        <w:t>Note</w:t>
      </w:r>
      <w:r w:rsidRPr="00661F57">
        <w:rPr>
          <w:sz w:val="24"/>
          <w:szCs w:val="24"/>
        </w:rPr>
        <w:t>: multiple secondary server &gt; each secondary server should contains at least 1 copy and 1 restore jobs.</w:t>
      </w:r>
    </w:p>
    <w:p w:rsidR="00D5375B" w:rsidRPr="00661F57" w:rsidRDefault="00D5375B" w:rsidP="00D5375B">
      <w:pPr>
        <w:rPr>
          <w:sz w:val="24"/>
          <w:szCs w:val="24"/>
        </w:rPr>
      </w:pPr>
      <w:r w:rsidRPr="00661F57">
        <w:rPr>
          <w:sz w:val="24"/>
          <w:szCs w:val="24"/>
        </w:rPr>
        <w:t>No downtime is required for adding secondary server.</w:t>
      </w:r>
    </w:p>
    <w:p w:rsidR="00D5375B" w:rsidRPr="00661F57" w:rsidRDefault="00D5375B" w:rsidP="00D5375B">
      <w:pPr>
        <w:rPr>
          <w:rFonts w:cstheme="minorHAnsi"/>
          <w:sz w:val="24"/>
          <w:szCs w:val="24"/>
        </w:rPr>
      </w:pPr>
    </w:p>
    <w:p w:rsidR="00D5375B" w:rsidRPr="00661F57" w:rsidRDefault="0006234E" w:rsidP="00D5375B">
      <w:pPr>
        <w:rPr>
          <w:rFonts w:cstheme="minorHAnsi"/>
          <w:b/>
          <w:sz w:val="24"/>
          <w:szCs w:val="24"/>
        </w:rPr>
      </w:pPr>
      <w:r w:rsidRPr="00661F57">
        <w:rPr>
          <w:rFonts w:cstheme="minorHAnsi"/>
          <w:b/>
          <w:sz w:val="24"/>
          <w:szCs w:val="24"/>
          <w:highlight w:val="yellow"/>
        </w:rPr>
        <w:t>SENEARIO: 15 ADDING FILE TO LOG SHIPPING DATABASE?</w:t>
      </w:r>
    </w:p>
    <w:p w:rsidR="00D5375B" w:rsidRPr="00661F57" w:rsidRDefault="00D5375B" w:rsidP="00D5375B">
      <w:pPr>
        <w:rPr>
          <w:rFonts w:cstheme="minorHAnsi"/>
          <w:sz w:val="24"/>
          <w:szCs w:val="24"/>
        </w:rPr>
      </w:pPr>
    </w:p>
    <w:p w:rsidR="00D5375B" w:rsidRPr="00661F57" w:rsidRDefault="00D5375B" w:rsidP="00D5375B">
      <w:pPr>
        <w:rPr>
          <w:rFonts w:cstheme="minorHAnsi"/>
          <w:sz w:val="24"/>
          <w:szCs w:val="24"/>
        </w:rPr>
      </w:pPr>
      <w:r w:rsidRPr="00661F57">
        <w:rPr>
          <w:rFonts w:cstheme="minorHAnsi"/>
          <w:sz w:val="24"/>
          <w:szCs w:val="24"/>
        </w:rPr>
        <w:t>1. Go to primary database add secondary .ndf or .ldf file.</w:t>
      </w:r>
    </w:p>
    <w:p w:rsidR="00D5375B" w:rsidRPr="00661F57" w:rsidRDefault="00D5375B" w:rsidP="00D5375B">
      <w:pPr>
        <w:rPr>
          <w:rFonts w:cstheme="minorHAnsi"/>
          <w:sz w:val="24"/>
          <w:szCs w:val="24"/>
        </w:rPr>
      </w:pPr>
      <w:r w:rsidRPr="00661F57">
        <w:rPr>
          <w:rFonts w:cstheme="minorHAnsi"/>
          <w:b/>
          <w:sz w:val="24"/>
          <w:szCs w:val="24"/>
        </w:rPr>
        <w:t>Impact:</w:t>
      </w:r>
      <w:r w:rsidRPr="00661F57">
        <w:rPr>
          <w:rFonts w:cstheme="minorHAnsi"/>
          <w:sz w:val="24"/>
          <w:szCs w:val="24"/>
        </w:rPr>
        <w:t xml:space="preserve"> After adding a file to log</w:t>
      </w:r>
      <w:r w:rsidR="00C17A2D">
        <w:rPr>
          <w:rFonts w:cstheme="minorHAnsi"/>
          <w:sz w:val="24"/>
          <w:szCs w:val="24"/>
        </w:rPr>
        <w:t xml:space="preserve"> </w:t>
      </w:r>
      <w:r w:rsidRPr="00661F57">
        <w:rPr>
          <w:rFonts w:cstheme="minorHAnsi"/>
          <w:sz w:val="24"/>
          <w:szCs w:val="24"/>
        </w:rPr>
        <w:t>ship</w:t>
      </w:r>
      <w:r w:rsidR="00C17A2D">
        <w:rPr>
          <w:rFonts w:cstheme="minorHAnsi"/>
          <w:sz w:val="24"/>
          <w:szCs w:val="24"/>
        </w:rPr>
        <w:t>ping</w:t>
      </w:r>
      <w:r w:rsidRPr="00661F57">
        <w:rPr>
          <w:rFonts w:cstheme="minorHAnsi"/>
          <w:sz w:val="24"/>
          <w:szCs w:val="24"/>
        </w:rPr>
        <w:t xml:space="preserve"> db then there will be no impact to backup job, copy job but restore job gets fail.</w:t>
      </w:r>
    </w:p>
    <w:p w:rsidR="00D5375B" w:rsidRPr="00661F57" w:rsidRDefault="00D5375B" w:rsidP="00D5375B">
      <w:pPr>
        <w:rPr>
          <w:rFonts w:cstheme="minorHAnsi"/>
          <w:sz w:val="24"/>
          <w:szCs w:val="24"/>
        </w:rPr>
      </w:pPr>
      <w:r w:rsidRPr="00661F57">
        <w:rPr>
          <w:rFonts w:cstheme="minorHAnsi"/>
          <w:sz w:val="24"/>
          <w:szCs w:val="24"/>
        </w:rPr>
        <w:t>2. Require to perform manual restoration in secondary server.</w:t>
      </w:r>
    </w:p>
    <w:p w:rsidR="00D5375B" w:rsidRPr="00661F57" w:rsidRDefault="00D5375B" w:rsidP="00D5375B">
      <w:pPr>
        <w:rPr>
          <w:rFonts w:cstheme="minorHAnsi"/>
          <w:sz w:val="24"/>
          <w:szCs w:val="24"/>
        </w:rPr>
      </w:pPr>
      <w:r w:rsidRPr="00661F57">
        <w:rPr>
          <w:rFonts w:cstheme="minorHAnsi"/>
          <w:sz w:val="24"/>
          <w:szCs w:val="24"/>
        </w:rPr>
        <w:t>3. Identify after adding a file what is the recent backup is happened then confirm by perform</w:t>
      </w:r>
    </w:p>
    <w:p w:rsidR="00D5375B" w:rsidRPr="00A53DCF" w:rsidRDefault="00A53DCF" w:rsidP="00D5375B">
      <w:pPr>
        <w:rPr>
          <w:rFonts w:cstheme="minorHAnsi"/>
          <w:b/>
          <w:sz w:val="24"/>
          <w:szCs w:val="24"/>
        </w:rPr>
      </w:pPr>
      <w:r w:rsidRPr="00A53DCF">
        <w:rPr>
          <w:rFonts w:cstheme="minorHAnsi"/>
          <w:b/>
          <w:sz w:val="24"/>
          <w:szCs w:val="24"/>
        </w:rPr>
        <w:t>RESTORE FILELISTONLY FROM DISK='PATH'</w:t>
      </w:r>
    </w:p>
    <w:p w:rsidR="00D5375B" w:rsidRPr="00661F57" w:rsidRDefault="00D5375B" w:rsidP="00D5375B">
      <w:pPr>
        <w:rPr>
          <w:rFonts w:cstheme="minorHAnsi"/>
          <w:sz w:val="24"/>
          <w:szCs w:val="24"/>
        </w:rPr>
      </w:pPr>
      <w:r w:rsidRPr="00661F57">
        <w:rPr>
          <w:rFonts w:cstheme="minorHAnsi"/>
          <w:b/>
          <w:sz w:val="24"/>
          <w:szCs w:val="24"/>
        </w:rPr>
        <w:t>Note:</w:t>
      </w:r>
      <w:r w:rsidRPr="00661F57">
        <w:rPr>
          <w:rFonts w:cstheme="minorHAnsi"/>
          <w:sz w:val="24"/>
          <w:szCs w:val="24"/>
        </w:rPr>
        <w:t xml:space="preserve"> All backup files are moved to copy share and restored expect backup file after file added</w:t>
      </w:r>
    </w:p>
    <w:p w:rsidR="00D5375B" w:rsidRPr="00661F57" w:rsidRDefault="00D5375B" w:rsidP="00D5375B">
      <w:pPr>
        <w:rPr>
          <w:rFonts w:cstheme="minorHAnsi"/>
          <w:sz w:val="24"/>
          <w:szCs w:val="24"/>
        </w:rPr>
      </w:pPr>
      <w:r w:rsidRPr="00661F57">
        <w:rPr>
          <w:rFonts w:cstheme="minorHAnsi"/>
          <w:sz w:val="24"/>
          <w:szCs w:val="24"/>
        </w:rPr>
        <w:t>4. Go to secondary and try to restore the log backup file with move option,</w:t>
      </w:r>
    </w:p>
    <w:p w:rsidR="00D5375B" w:rsidRPr="00661F57" w:rsidRDefault="00D5375B" w:rsidP="00D5375B">
      <w:pPr>
        <w:rPr>
          <w:rFonts w:cstheme="minorHAnsi"/>
          <w:b/>
          <w:sz w:val="24"/>
          <w:szCs w:val="24"/>
        </w:rPr>
      </w:pPr>
      <w:r w:rsidRPr="00661F57">
        <w:rPr>
          <w:rFonts w:cstheme="minorHAnsi"/>
          <w:b/>
          <w:sz w:val="24"/>
          <w:szCs w:val="24"/>
        </w:rPr>
        <w:t>restore log dbname from disk='[path of log backup file n copy folder]'</w:t>
      </w:r>
    </w:p>
    <w:p w:rsidR="00D5375B" w:rsidRPr="00661F57" w:rsidRDefault="003F1CC9" w:rsidP="00D5375B">
      <w:pPr>
        <w:rPr>
          <w:rFonts w:cstheme="minorHAnsi"/>
          <w:b/>
          <w:sz w:val="24"/>
          <w:szCs w:val="24"/>
        </w:rPr>
      </w:pPr>
      <w:r w:rsidRPr="00661F57">
        <w:rPr>
          <w:rFonts w:cstheme="minorHAnsi"/>
          <w:b/>
          <w:sz w:val="24"/>
          <w:szCs w:val="24"/>
        </w:rPr>
        <w:t>With</w:t>
      </w:r>
      <w:r w:rsidR="00D5375B" w:rsidRPr="00661F57">
        <w:rPr>
          <w:rFonts w:cstheme="minorHAnsi"/>
          <w:b/>
          <w:sz w:val="24"/>
          <w:szCs w:val="24"/>
        </w:rPr>
        <w:t xml:space="preserve"> move 'logical name of file' to 'physical path of secondary', no recovery</w:t>
      </w:r>
    </w:p>
    <w:p w:rsidR="003F1CC9" w:rsidRPr="00661F57" w:rsidRDefault="003F1CC9" w:rsidP="003F1CC9">
      <w:pPr>
        <w:rPr>
          <w:sz w:val="24"/>
          <w:szCs w:val="24"/>
        </w:rPr>
      </w:pPr>
      <w:r w:rsidRPr="00661F57">
        <w:rPr>
          <w:sz w:val="24"/>
          <w:szCs w:val="24"/>
        </w:rPr>
        <w:t>Ex: - Restore log AMAZONDB FROM Disk='E: \CS_AMAZONDB\AMAZONDB_20141129024726.trn'</w:t>
      </w:r>
    </w:p>
    <w:p w:rsidR="003F1CC9" w:rsidRPr="00661F57" w:rsidRDefault="003F1CC9" w:rsidP="003F1CC9">
      <w:pPr>
        <w:rPr>
          <w:sz w:val="24"/>
          <w:szCs w:val="24"/>
        </w:rPr>
      </w:pPr>
      <w:r w:rsidRPr="00661F57">
        <w:rPr>
          <w:sz w:val="24"/>
          <w:szCs w:val="24"/>
        </w:rPr>
        <w:t xml:space="preserve">with move 'AMAZONDB_FILE1' TO 'c: \Program Files (x86)\Microsoft SQL Server\MSSQL.4\MSSQL\DATA\AMAZONDB_FILE1.ndf', </w:t>
      </w:r>
      <w:r w:rsidR="00C17A2D" w:rsidRPr="00661F57">
        <w:rPr>
          <w:sz w:val="24"/>
          <w:szCs w:val="24"/>
        </w:rPr>
        <w:t>no recovery</w:t>
      </w:r>
    </w:p>
    <w:p w:rsidR="003F1CC9" w:rsidRPr="00661F57" w:rsidRDefault="003F1CC9" w:rsidP="00D5375B">
      <w:pPr>
        <w:rPr>
          <w:rFonts w:cstheme="minorHAnsi"/>
          <w:b/>
          <w:sz w:val="24"/>
          <w:szCs w:val="24"/>
        </w:rPr>
      </w:pPr>
    </w:p>
    <w:p w:rsidR="00367FF3" w:rsidRPr="00661F57" w:rsidRDefault="00D5375B" w:rsidP="00D5375B">
      <w:pPr>
        <w:rPr>
          <w:rFonts w:cstheme="minorHAnsi"/>
          <w:sz w:val="24"/>
          <w:szCs w:val="24"/>
        </w:rPr>
      </w:pPr>
      <w:r w:rsidRPr="00661F57">
        <w:rPr>
          <w:rFonts w:cstheme="minorHAnsi"/>
          <w:sz w:val="24"/>
          <w:szCs w:val="24"/>
        </w:rPr>
        <w:t>5. Verify by running restore job whether log shipping is working or not. If works, log</w:t>
      </w:r>
      <w:r w:rsidR="004B6DA5" w:rsidRPr="00661F57">
        <w:rPr>
          <w:rFonts w:cstheme="minorHAnsi"/>
          <w:sz w:val="24"/>
          <w:szCs w:val="24"/>
        </w:rPr>
        <w:t xml:space="preserve"> shipping is in sync.</w:t>
      </w:r>
    </w:p>
    <w:p w:rsidR="007249B2" w:rsidRPr="00661F57" w:rsidRDefault="007249B2" w:rsidP="00D5375B">
      <w:pPr>
        <w:rPr>
          <w:rFonts w:cstheme="minorHAnsi"/>
          <w:sz w:val="24"/>
          <w:szCs w:val="24"/>
        </w:rPr>
      </w:pPr>
    </w:p>
    <w:p w:rsidR="007249B2" w:rsidRPr="00661F57" w:rsidRDefault="007249B2" w:rsidP="007249B2">
      <w:pPr>
        <w:rPr>
          <w:sz w:val="24"/>
          <w:szCs w:val="24"/>
        </w:rPr>
      </w:pPr>
      <w:r w:rsidRPr="00661F57">
        <w:rPr>
          <w:b/>
          <w:sz w:val="24"/>
          <w:szCs w:val="24"/>
        </w:rPr>
        <w:t>Note:</w:t>
      </w:r>
      <w:r w:rsidRPr="00661F57">
        <w:rPr>
          <w:sz w:val="24"/>
          <w:szCs w:val="24"/>
        </w:rPr>
        <w:t xml:space="preserve"> Always keep same version of Sql between primary and secondary</w:t>
      </w:r>
    </w:p>
    <w:p w:rsidR="007249B2" w:rsidRPr="00661F57" w:rsidRDefault="007249B2" w:rsidP="007249B2">
      <w:pPr>
        <w:rPr>
          <w:sz w:val="24"/>
          <w:szCs w:val="24"/>
        </w:rPr>
      </w:pPr>
      <w:r w:rsidRPr="00661F57">
        <w:rPr>
          <w:sz w:val="24"/>
          <w:szCs w:val="24"/>
        </w:rPr>
        <w:t>If primary -2005 and secondary-2008\higher</w:t>
      </w:r>
    </w:p>
    <w:p w:rsidR="007249B2" w:rsidRPr="00661F57" w:rsidRDefault="007249B2" w:rsidP="007249B2">
      <w:pPr>
        <w:rPr>
          <w:sz w:val="24"/>
          <w:szCs w:val="24"/>
        </w:rPr>
      </w:pPr>
      <w:r w:rsidRPr="00661F57">
        <w:rPr>
          <w:sz w:val="24"/>
          <w:szCs w:val="24"/>
        </w:rPr>
        <w:t xml:space="preserve">Then you can perform all operations but except SWICHOVER </w:t>
      </w:r>
      <w:r w:rsidR="00A53DCF" w:rsidRPr="00661F57">
        <w:rPr>
          <w:sz w:val="24"/>
          <w:szCs w:val="24"/>
        </w:rPr>
        <w:t>Scenario</w:t>
      </w:r>
      <w:r w:rsidRPr="00661F57">
        <w:rPr>
          <w:sz w:val="24"/>
          <w:szCs w:val="24"/>
        </w:rPr>
        <w:t xml:space="preserve"> in </w:t>
      </w:r>
      <w:r w:rsidR="00A53DCF" w:rsidRPr="00661F57">
        <w:rPr>
          <w:sz w:val="24"/>
          <w:szCs w:val="24"/>
        </w:rPr>
        <w:t>log shipping</w:t>
      </w:r>
      <w:r w:rsidRPr="00661F57">
        <w:rPr>
          <w:sz w:val="24"/>
          <w:szCs w:val="24"/>
        </w:rPr>
        <w:t>.</w:t>
      </w:r>
    </w:p>
    <w:p w:rsidR="007249B2" w:rsidRPr="00661F57" w:rsidRDefault="007249B2" w:rsidP="007249B2">
      <w:pPr>
        <w:rPr>
          <w:b/>
          <w:sz w:val="24"/>
          <w:szCs w:val="24"/>
        </w:rPr>
      </w:pPr>
      <w:r w:rsidRPr="00661F57">
        <w:rPr>
          <w:b/>
          <w:sz w:val="24"/>
          <w:szCs w:val="24"/>
        </w:rPr>
        <w:t>Note:-</w:t>
      </w:r>
    </w:p>
    <w:p w:rsidR="007249B2" w:rsidRPr="00661F57" w:rsidRDefault="00645C9F" w:rsidP="007249B2">
      <w:pPr>
        <w:rPr>
          <w:sz w:val="24"/>
          <w:szCs w:val="24"/>
        </w:rPr>
      </w:pPr>
      <w:r w:rsidRPr="00661F57">
        <w:rPr>
          <w:sz w:val="24"/>
          <w:szCs w:val="24"/>
        </w:rPr>
        <w:t>1. In</w:t>
      </w:r>
      <w:r w:rsidR="007249B2" w:rsidRPr="00661F57">
        <w:rPr>
          <w:sz w:val="24"/>
          <w:szCs w:val="24"/>
        </w:rPr>
        <w:t xml:space="preserve"> </w:t>
      </w:r>
      <w:r w:rsidR="00A53DCF" w:rsidRPr="00661F57">
        <w:rPr>
          <w:sz w:val="24"/>
          <w:szCs w:val="24"/>
        </w:rPr>
        <w:t>log shipping</w:t>
      </w:r>
      <w:r w:rsidR="007249B2" w:rsidRPr="00661F57">
        <w:rPr>
          <w:sz w:val="24"/>
          <w:szCs w:val="24"/>
        </w:rPr>
        <w:t xml:space="preserve"> for the version of Sql 2005 if any changes performed at primary server but the changes are failed</w:t>
      </w:r>
    </w:p>
    <w:p w:rsidR="007249B2" w:rsidRPr="00661F57" w:rsidRDefault="007249B2" w:rsidP="007249B2">
      <w:pPr>
        <w:rPr>
          <w:sz w:val="24"/>
          <w:szCs w:val="24"/>
        </w:rPr>
      </w:pPr>
      <w:r w:rsidRPr="00661F57">
        <w:rPr>
          <w:sz w:val="24"/>
          <w:szCs w:val="24"/>
        </w:rPr>
        <w:t>2. To roll back the data we need to restore with fresh full backup, after restoring full backup if I enable log</w:t>
      </w:r>
      <w:r w:rsidR="001A0CA9">
        <w:rPr>
          <w:sz w:val="24"/>
          <w:szCs w:val="24"/>
        </w:rPr>
        <w:t xml:space="preserve"> </w:t>
      </w:r>
      <w:r w:rsidRPr="00661F57">
        <w:rPr>
          <w:sz w:val="24"/>
          <w:szCs w:val="24"/>
        </w:rPr>
        <w:t>shipping jobs my restore</w:t>
      </w:r>
      <w:r w:rsidR="00A53DCF">
        <w:rPr>
          <w:sz w:val="24"/>
          <w:szCs w:val="24"/>
        </w:rPr>
        <w:t xml:space="preserve"> job is going to fail due to LSN</w:t>
      </w:r>
      <w:r w:rsidRPr="00661F57">
        <w:rPr>
          <w:sz w:val="24"/>
          <w:szCs w:val="24"/>
        </w:rPr>
        <w:t xml:space="preserve"> number mismatch</w:t>
      </w:r>
    </w:p>
    <w:p w:rsidR="007249B2" w:rsidRPr="00661F57" w:rsidRDefault="007249B2" w:rsidP="007249B2">
      <w:pPr>
        <w:rPr>
          <w:sz w:val="24"/>
          <w:szCs w:val="24"/>
        </w:rPr>
      </w:pPr>
      <w:r w:rsidRPr="00661F57">
        <w:rPr>
          <w:sz w:val="24"/>
          <w:szCs w:val="24"/>
        </w:rPr>
        <w:t xml:space="preserve">Same in Sql server 2008 version just take a fresh log backup from primary and restore in secondary automatically </w:t>
      </w:r>
      <w:r w:rsidR="00A53DCF" w:rsidRPr="00661F57">
        <w:rPr>
          <w:sz w:val="24"/>
          <w:szCs w:val="24"/>
        </w:rPr>
        <w:t>Log shipping</w:t>
      </w:r>
      <w:r w:rsidRPr="00661F57">
        <w:rPr>
          <w:sz w:val="24"/>
          <w:szCs w:val="24"/>
        </w:rPr>
        <w:t xml:space="preserve"> will going to start</w:t>
      </w:r>
    </w:p>
    <w:p w:rsidR="007249B2" w:rsidRPr="00661F57" w:rsidRDefault="007249B2" w:rsidP="00D5375B">
      <w:pPr>
        <w:rPr>
          <w:rFonts w:cstheme="minorHAnsi"/>
          <w:sz w:val="24"/>
          <w:szCs w:val="24"/>
        </w:rPr>
      </w:pPr>
    </w:p>
    <w:p w:rsidR="00367FF3" w:rsidRPr="00661F57" w:rsidRDefault="00367FF3" w:rsidP="00D5375B">
      <w:pPr>
        <w:rPr>
          <w:rFonts w:cstheme="minorHAnsi"/>
          <w:sz w:val="24"/>
          <w:szCs w:val="24"/>
        </w:rPr>
      </w:pPr>
    </w:p>
    <w:p w:rsidR="00D5375B" w:rsidRPr="00661F57" w:rsidRDefault="0006234E" w:rsidP="00D5375B">
      <w:pPr>
        <w:rPr>
          <w:rFonts w:cstheme="minorHAnsi"/>
          <w:b/>
          <w:sz w:val="24"/>
          <w:szCs w:val="24"/>
        </w:rPr>
      </w:pPr>
      <w:r w:rsidRPr="00661F57">
        <w:rPr>
          <w:rFonts w:cstheme="minorHAnsi"/>
          <w:b/>
          <w:sz w:val="24"/>
          <w:szCs w:val="24"/>
          <w:highlight w:val="yellow"/>
        </w:rPr>
        <w:t>SCENARIO: 16 REMOVAL A FILE INTO LOG-SHIP DATABASES:</w:t>
      </w:r>
    </w:p>
    <w:p w:rsidR="00D5375B" w:rsidRPr="00661F57" w:rsidRDefault="00D5375B" w:rsidP="00D5375B">
      <w:pPr>
        <w:rPr>
          <w:rFonts w:cstheme="minorHAnsi"/>
          <w:sz w:val="24"/>
          <w:szCs w:val="24"/>
        </w:rPr>
      </w:pPr>
      <w:r w:rsidRPr="00661F57">
        <w:rPr>
          <w:rFonts w:cstheme="minorHAnsi"/>
          <w:sz w:val="24"/>
          <w:szCs w:val="24"/>
        </w:rPr>
        <w:t>If we remove file in primary the automatically remove from secondary after backup restore.</w:t>
      </w:r>
    </w:p>
    <w:p w:rsidR="00D5375B" w:rsidRPr="00661F57" w:rsidRDefault="00D5375B" w:rsidP="00D5375B">
      <w:pPr>
        <w:rPr>
          <w:rFonts w:cstheme="minorHAnsi"/>
          <w:sz w:val="24"/>
          <w:szCs w:val="24"/>
        </w:rPr>
      </w:pPr>
      <w:r w:rsidRPr="00661F57">
        <w:rPr>
          <w:b/>
        </w:rPr>
        <w:t>Note:</w:t>
      </w:r>
      <w:r w:rsidRPr="00661F57">
        <w:rPr>
          <w:rFonts w:cstheme="minorHAnsi"/>
          <w:sz w:val="24"/>
          <w:szCs w:val="24"/>
        </w:rPr>
        <w:t xml:space="preserve"> No impact to backup, copy and restore jobs.</w:t>
      </w:r>
    </w:p>
    <w:p w:rsidR="00D5375B" w:rsidRPr="00661F57" w:rsidRDefault="00D5375B" w:rsidP="00D5375B">
      <w:pPr>
        <w:rPr>
          <w:rFonts w:cstheme="minorHAnsi"/>
          <w:sz w:val="24"/>
          <w:szCs w:val="24"/>
          <w:highlight w:val="yellow"/>
        </w:rPr>
      </w:pPr>
    </w:p>
    <w:p w:rsidR="00D5375B" w:rsidRPr="00661F57" w:rsidRDefault="0006234E" w:rsidP="00D5375B">
      <w:pPr>
        <w:rPr>
          <w:rFonts w:cstheme="minorHAnsi"/>
          <w:b/>
          <w:sz w:val="24"/>
          <w:szCs w:val="24"/>
        </w:rPr>
      </w:pPr>
      <w:r w:rsidRPr="00661F57">
        <w:rPr>
          <w:rFonts w:cstheme="minorHAnsi"/>
          <w:b/>
          <w:sz w:val="24"/>
          <w:szCs w:val="24"/>
          <w:highlight w:val="yellow"/>
        </w:rPr>
        <w:t>SCENARIO: 17 PATCH MANAGEMENT PROCESS IN LS INSTANCE?</w:t>
      </w:r>
    </w:p>
    <w:p w:rsidR="00D5375B" w:rsidRPr="00661F57" w:rsidRDefault="00D5375B" w:rsidP="00D5375B">
      <w:pPr>
        <w:rPr>
          <w:rFonts w:cstheme="minorHAnsi"/>
          <w:sz w:val="24"/>
          <w:szCs w:val="24"/>
        </w:rPr>
      </w:pPr>
      <w:r w:rsidRPr="00661F57">
        <w:rPr>
          <w:rFonts w:cstheme="minorHAnsi"/>
          <w:sz w:val="24"/>
          <w:szCs w:val="24"/>
        </w:rPr>
        <w:t>When an instance of SQL Server is configured as part of Log Shipping, t is important to install service packs in a correct sequence; otherwise we may get unexpected issues.</w:t>
      </w:r>
    </w:p>
    <w:p w:rsidR="00D5375B" w:rsidRPr="00661F57" w:rsidRDefault="00D5375B" w:rsidP="00D5375B">
      <w:pPr>
        <w:rPr>
          <w:rFonts w:cstheme="minorHAnsi"/>
          <w:b/>
          <w:sz w:val="24"/>
          <w:szCs w:val="24"/>
        </w:rPr>
      </w:pPr>
      <w:r w:rsidRPr="00661F57">
        <w:rPr>
          <w:rFonts w:cstheme="minorHAnsi"/>
          <w:b/>
          <w:sz w:val="24"/>
          <w:szCs w:val="24"/>
        </w:rPr>
        <w:t>For Log Shipping:</w:t>
      </w:r>
    </w:p>
    <w:p w:rsidR="00D5375B" w:rsidRPr="00661F57" w:rsidRDefault="00D5375B" w:rsidP="00D5375B">
      <w:pPr>
        <w:rPr>
          <w:rFonts w:cstheme="minorHAnsi"/>
          <w:sz w:val="24"/>
          <w:szCs w:val="24"/>
        </w:rPr>
      </w:pPr>
      <w:r w:rsidRPr="00661F57">
        <w:rPr>
          <w:rFonts w:cstheme="minorHAnsi"/>
          <w:sz w:val="24"/>
          <w:szCs w:val="24"/>
        </w:rPr>
        <w:t>There is no required sequence to apply a service pack for Primary, Secondary and Monitor servers in a Log Shipping environment. The following is the steps about apply service pack:</w:t>
      </w:r>
    </w:p>
    <w:p w:rsidR="00D5375B" w:rsidRPr="00661F57" w:rsidRDefault="00D5375B" w:rsidP="00D5375B">
      <w:pPr>
        <w:rPr>
          <w:rFonts w:cstheme="minorHAnsi"/>
          <w:sz w:val="24"/>
          <w:szCs w:val="24"/>
        </w:rPr>
      </w:pPr>
      <w:r w:rsidRPr="00661F57">
        <w:rPr>
          <w:rFonts w:cstheme="minorHAnsi"/>
          <w:sz w:val="24"/>
          <w:szCs w:val="24"/>
        </w:rPr>
        <w:t>1. Apply the service pack on the Monitor server.</w:t>
      </w:r>
    </w:p>
    <w:p w:rsidR="00D5375B" w:rsidRPr="00661F57" w:rsidRDefault="00D5375B" w:rsidP="00D5375B">
      <w:pPr>
        <w:rPr>
          <w:rFonts w:cstheme="minorHAnsi"/>
          <w:sz w:val="24"/>
          <w:szCs w:val="24"/>
        </w:rPr>
      </w:pPr>
      <w:r w:rsidRPr="00661F57">
        <w:rPr>
          <w:rFonts w:cstheme="minorHAnsi"/>
          <w:sz w:val="24"/>
          <w:szCs w:val="24"/>
        </w:rPr>
        <w:t>2. Apply the service pack on the all Secondary servers.</w:t>
      </w:r>
    </w:p>
    <w:p w:rsidR="00D5375B" w:rsidRPr="00661F57" w:rsidRDefault="00D5375B" w:rsidP="00D5375B">
      <w:pPr>
        <w:rPr>
          <w:rFonts w:cstheme="minorHAnsi"/>
          <w:sz w:val="24"/>
          <w:szCs w:val="24"/>
        </w:rPr>
      </w:pPr>
      <w:r w:rsidRPr="00661F57">
        <w:rPr>
          <w:rFonts w:cstheme="minorHAnsi"/>
          <w:sz w:val="24"/>
          <w:szCs w:val="24"/>
        </w:rPr>
        <w:t>3. Apply the service pack on the Primary server.</w:t>
      </w:r>
    </w:p>
    <w:p w:rsidR="00D5375B" w:rsidRPr="00661F57" w:rsidRDefault="00D5375B" w:rsidP="00D5375B">
      <w:pPr>
        <w:rPr>
          <w:rFonts w:cstheme="minorHAnsi"/>
          <w:sz w:val="24"/>
          <w:szCs w:val="24"/>
        </w:rPr>
      </w:pPr>
      <w:r w:rsidRPr="00661F57">
        <w:rPr>
          <w:rFonts w:cstheme="minorHAnsi"/>
          <w:b/>
          <w:sz w:val="24"/>
          <w:szCs w:val="24"/>
        </w:rPr>
        <w:t xml:space="preserve">Dbcc </w:t>
      </w:r>
      <w:r w:rsidR="00AF3036" w:rsidRPr="00661F57">
        <w:rPr>
          <w:rFonts w:cstheme="minorHAnsi"/>
          <w:b/>
          <w:sz w:val="24"/>
          <w:szCs w:val="24"/>
        </w:rPr>
        <w:t>sqlperf (</w:t>
      </w:r>
      <w:r w:rsidRPr="00661F57">
        <w:rPr>
          <w:rFonts w:cstheme="minorHAnsi"/>
          <w:b/>
          <w:sz w:val="24"/>
          <w:szCs w:val="24"/>
        </w:rPr>
        <w:t>logspace):</w:t>
      </w:r>
      <w:r w:rsidRPr="00661F57">
        <w:rPr>
          <w:rFonts w:cstheme="minorHAnsi"/>
          <w:sz w:val="24"/>
          <w:szCs w:val="24"/>
        </w:rPr>
        <w:t>-</w:t>
      </w:r>
      <w:r w:rsidR="00AF3036" w:rsidRPr="00661F57">
        <w:rPr>
          <w:rFonts w:cstheme="minorHAnsi"/>
          <w:sz w:val="24"/>
          <w:szCs w:val="24"/>
        </w:rPr>
        <w:t xml:space="preserve"> </w:t>
      </w:r>
      <w:r w:rsidRPr="00661F57">
        <w:rPr>
          <w:rFonts w:cstheme="minorHAnsi"/>
          <w:sz w:val="24"/>
          <w:szCs w:val="24"/>
        </w:rPr>
        <w:t>Find out the log file size</w:t>
      </w:r>
    </w:p>
    <w:p w:rsidR="004B6DA5" w:rsidRDefault="004B6DA5" w:rsidP="00D5375B">
      <w:pPr>
        <w:rPr>
          <w:rFonts w:cstheme="minorHAnsi"/>
          <w:sz w:val="24"/>
          <w:szCs w:val="24"/>
        </w:rPr>
      </w:pPr>
    </w:p>
    <w:p w:rsidR="00861049" w:rsidRPr="00661F57" w:rsidRDefault="00861049" w:rsidP="00D5375B">
      <w:pPr>
        <w:rPr>
          <w:rFonts w:cstheme="minorHAnsi"/>
          <w:sz w:val="24"/>
          <w:szCs w:val="24"/>
        </w:rPr>
      </w:pPr>
    </w:p>
    <w:p w:rsidR="00D5375B" w:rsidRPr="00661F57" w:rsidRDefault="0006234E" w:rsidP="00D5375B">
      <w:pPr>
        <w:rPr>
          <w:rFonts w:cstheme="minorHAnsi"/>
          <w:b/>
          <w:sz w:val="24"/>
          <w:szCs w:val="24"/>
          <w:highlight w:val="yellow"/>
        </w:rPr>
      </w:pPr>
      <w:r w:rsidRPr="00661F57">
        <w:rPr>
          <w:rFonts w:cstheme="minorHAnsi"/>
          <w:b/>
          <w:sz w:val="24"/>
          <w:szCs w:val="24"/>
          <w:highlight w:val="yellow"/>
        </w:rPr>
        <w:t>SCENARIO: 18 REASONS A BACKUP JOB, COPY AND RESTORE JOB FAILS?</w:t>
      </w:r>
    </w:p>
    <w:p w:rsidR="00D5375B" w:rsidRPr="00661F57" w:rsidRDefault="00D5375B" w:rsidP="00D5375B">
      <w:pPr>
        <w:rPr>
          <w:rFonts w:cstheme="minorHAnsi"/>
          <w:b/>
          <w:sz w:val="24"/>
          <w:szCs w:val="24"/>
          <w:highlight w:val="yellow"/>
        </w:rPr>
      </w:pPr>
      <w:r w:rsidRPr="00661F57">
        <w:rPr>
          <w:rFonts w:cstheme="minorHAnsi"/>
          <w:b/>
          <w:sz w:val="24"/>
          <w:szCs w:val="24"/>
          <w:highlight w:val="yellow"/>
        </w:rPr>
        <w:t>Backup job failure:</w:t>
      </w:r>
    </w:p>
    <w:p w:rsidR="00D5375B" w:rsidRPr="00661F57" w:rsidRDefault="00D5375B" w:rsidP="00F640AD">
      <w:pPr>
        <w:ind w:left="630"/>
        <w:jc w:val="both"/>
        <w:rPr>
          <w:rFonts w:cstheme="minorHAnsi"/>
          <w:sz w:val="24"/>
          <w:szCs w:val="24"/>
        </w:rPr>
      </w:pPr>
      <w:r w:rsidRPr="00661F57">
        <w:rPr>
          <w:rFonts w:cstheme="minorHAnsi"/>
          <w:sz w:val="24"/>
          <w:szCs w:val="24"/>
        </w:rPr>
        <w:t>Agent failure</w:t>
      </w:r>
    </w:p>
    <w:p w:rsidR="00D5375B" w:rsidRPr="00661F57" w:rsidRDefault="00D5375B" w:rsidP="00F640AD">
      <w:pPr>
        <w:ind w:left="630"/>
        <w:jc w:val="both"/>
        <w:rPr>
          <w:rFonts w:cstheme="minorHAnsi"/>
          <w:sz w:val="24"/>
          <w:szCs w:val="24"/>
        </w:rPr>
      </w:pPr>
      <w:r w:rsidRPr="00661F57">
        <w:rPr>
          <w:rFonts w:cstheme="minorHAnsi"/>
          <w:sz w:val="24"/>
          <w:szCs w:val="24"/>
        </w:rPr>
        <w:t>Disk space issue</w:t>
      </w:r>
    </w:p>
    <w:p w:rsidR="00D5375B" w:rsidRPr="00661F57" w:rsidRDefault="00D5375B" w:rsidP="00F640AD">
      <w:pPr>
        <w:ind w:left="630"/>
        <w:jc w:val="both"/>
        <w:rPr>
          <w:rFonts w:cstheme="minorHAnsi"/>
          <w:sz w:val="24"/>
          <w:szCs w:val="24"/>
        </w:rPr>
      </w:pPr>
      <w:r w:rsidRPr="00661F57">
        <w:rPr>
          <w:rFonts w:cstheme="minorHAnsi"/>
          <w:sz w:val="24"/>
          <w:szCs w:val="24"/>
        </w:rPr>
        <w:t>MSDB database corruption</w:t>
      </w:r>
    </w:p>
    <w:p w:rsidR="00D5375B" w:rsidRPr="00661F57" w:rsidRDefault="00D5375B" w:rsidP="00F640AD">
      <w:pPr>
        <w:ind w:left="630"/>
        <w:jc w:val="both"/>
        <w:rPr>
          <w:rFonts w:cstheme="minorHAnsi"/>
          <w:sz w:val="24"/>
          <w:szCs w:val="24"/>
        </w:rPr>
      </w:pPr>
      <w:r w:rsidRPr="00661F57">
        <w:rPr>
          <w:rFonts w:cstheme="minorHAnsi"/>
          <w:sz w:val="24"/>
          <w:szCs w:val="24"/>
        </w:rPr>
        <w:t>Sharing permission issue.</w:t>
      </w:r>
    </w:p>
    <w:p w:rsidR="00D5375B" w:rsidRPr="00661F57" w:rsidRDefault="00D5375B" w:rsidP="00F640AD">
      <w:pPr>
        <w:ind w:left="630"/>
        <w:jc w:val="both"/>
        <w:rPr>
          <w:rFonts w:cstheme="minorHAnsi"/>
          <w:sz w:val="24"/>
          <w:szCs w:val="24"/>
        </w:rPr>
      </w:pPr>
      <w:r w:rsidRPr="00661F57">
        <w:rPr>
          <w:rFonts w:cstheme="minorHAnsi"/>
          <w:sz w:val="24"/>
          <w:szCs w:val="24"/>
        </w:rPr>
        <w:t>Recovery model changes</w:t>
      </w:r>
    </w:p>
    <w:p w:rsidR="00D5375B" w:rsidRPr="00661F57" w:rsidRDefault="00D5375B" w:rsidP="00F640AD">
      <w:pPr>
        <w:ind w:left="630"/>
        <w:jc w:val="both"/>
        <w:rPr>
          <w:rFonts w:cstheme="minorHAnsi"/>
          <w:sz w:val="24"/>
          <w:szCs w:val="24"/>
        </w:rPr>
      </w:pPr>
      <w:r w:rsidRPr="00661F57">
        <w:rPr>
          <w:rFonts w:cstheme="minorHAnsi"/>
          <w:sz w:val="24"/>
          <w:szCs w:val="24"/>
        </w:rPr>
        <w:t>Incorrect path</w:t>
      </w:r>
    </w:p>
    <w:p w:rsidR="00F640AD" w:rsidRPr="00861049" w:rsidRDefault="00861049" w:rsidP="00861049">
      <w:pPr>
        <w:ind w:left="630"/>
        <w:jc w:val="both"/>
        <w:rPr>
          <w:rFonts w:cstheme="minorHAnsi"/>
          <w:sz w:val="24"/>
          <w:szCs w:val="24"/>
        </w:rPr>
      </w:pPr>
      <w:r>
        <w:rPr>
          <w:rFonts w:cstheme="minorHAnsi"/>
          <w:sz w:val="24"/>
          <w:szCs w:val="24"/>
        </w:rPr>
        <w:t>Backup job disabled.</w:t>
      </w:r>
    </w:p>
    <w:p w:rsidR="00F640AD" w:rsidRPr="00661F57" w:rsidRDefault="00861049" w:rsidP="00D5375B">
      <w:pPr>
        <w:rPr>
          <w:rFonts w:cstheme="minorHAnsi"/>
          <w:b/>
          <w:sz w:val="24"/>
          <w:szCs w:val="24"/>
          <w:highlight w:val="yellow"/>
        </w:rPr>
      </w:pPr>
      <w:r>
        <w:rPr>
          <w:rFonts w:cstheme="minorHAnsi"/>
          <w:b/>
          <w:sz w:val="24"/>
          <w:szCs w:val="24"/>
          <w:highlight w:val="yellow"/>
        </w:rPr>
        <w:t>Copy Job Failure:</w:t>
      </w:r>
    </w:p>
    <w:p w:rsidR="00D5375B" w:rsidRPr="00661F57" w:rsidRDefault="00D5375B" w:rsidP="00D5375B">
      <w:pPr>
        <w:ind w:left="720"/>
        <w:rPr>
          <w:rFonts w:cstheme="minorHAnsi"/>
          <w:sz w:val="24"/>
          <w:szCs w:val="24"/>
        </w:rPr>
      </w:pPr>
      <w:r w:rsidRPr="00661F57">
        <w:rPr>
          <w:rFonts w:cstheme="minorHAnsi"/>
          <w:sz w:val="24"/>
          <w:szCs w:val="24"/>
        </w:rPr>
        <w:t>Lack of permission on backup folder</w:t>
      </w:r>
    </w:p>
    <w:p w:rsidR="00D5375B" w:rsidRPr="00661F57" w:rsidRDefault="00D5375B" w:rsidP="00D5375B">
      <w:pPr>
        <w:ind w:left="720"/>
        <w:rPr>
          <w:rFonts w:cstheme="minorHAnsi"/>
          <w:sz w:val="24"/>
          <w:szCs w:val="24"/>
        </w:rPr>
      </w:pPr>
      <w:r w:rsidRPr="00661F57">
        <w:rPr>
          <w:rFonts w:cstheme="minorHAnsi"/>
          <w:sz w:val="24"/>
          <w:szCs w:val="24"/>
        </w:rPr>
        <w:t>Network failure</w:t>
      </w:r>
    </w:p>
    <w:p w:rsidR="00D5375B" w:rsidRPr="00661F57" w:rsidRDefault="00D5375B" w:rsidP="00D5375B">
      <w:pPr>
        <w:ind w:left="720"/>
        <w:rPr>
          <w:rFonts w:cstheme="minorHAnsi"/>
          <w:sz w:val="24"/>
          <w:szCs w:val="24"/>
        </w:rPr>
      </w:pPr>
      <w:r w:rsidRPr="00661F57">
        <w:rPr>
          <w:rFonts w:cstheme="minorHAnsi"/>
          <w:sz w:val="24"/>
          <w:szCs w:val="24"/>
        </w:rPr>
        <w:t>Domain issue</w:t>
      </w:r>
    </w:p>
    <w:p w:rsidR="00D5375B" w:rsidRPr="00661F57" w:rsidRDefault="00D5375B" w:rsidP="00D5375B">
      <w:pPr>
        <w:ind w:left="720"/>
        <w:rPr>
          <w:rFonts w:cstheme="minorHAnsi"/>
          <w:sz w:val="24"/>
          <w:szCs w:val="24"/>
        </w:rPr>
      </w:pPr>
      <w:r w:rsidRPr="00661F57">
        <w:rPr>
          <w:rFonts w:cstheme="minorHAnsi"/>
          <w:sz w:val="24"/>
          <w:szCs w:val="24"/>
        </w:rPr>
        <w:t>Copy job disable</w:t>
      </w:r>
    </w:p>
    <w:p w:rsidR="00D5375B" w:rsidRPr="00661F57" w:rsidRDefault="00D5375B" w:rsidP="00D5375B">
      <w:pPr>
        <w:ind w:left="720"/>
        <w:rPr>
          <w:rFonts w:cstheme="minorHAnsi"/>
          <w:sz w:val="24"/>
          <w:szCs w:val="24"/>
        </w:rPr>
      </w:pPr>
      <w:r w:rsidRPr="00661F57">
        <w:rPr>
          <w:rFonts w:cstheme="minorHAnsi"/>
          <w:sz w:val="24"/>
          <w:szCs w:val="24"/>
        </w:rPr>
        <w:t>Job owner changes</w:t>
      </w:r>
    </w:p>
    <w:p w:rsidR="00D5375B" w:rsidRPr="00661F57" w:rsidRDefault="00D5375B" w:rsidP="00D5375B">
      <w:pPr>
        <w:ind w:left="720"/>
        <w:rPr>
          <w:rFonts w:cstheme="minorHAnsi"/>
          <w:sz w:val="24"/>
          <w:szCs w:val="24"/>
        </w:rPr>
      </w:pPr>
      <w:r w:rsidRPr="00661F57">
        <w:rPr>
          <w:rFonts w:cstheme="minorHAnsi"/>
          <w:sz w:val="24"/>
          <w:szCs w:val="24"/>
        </w:rPr>
        <w:t>Owner has no permissions.</w:t>
      </w:r>
    </w:p>
    <w:p w:rsidR="00D5375B" w:rsidRPr="00661F57" w:rsidRDefault="00D5375B" w:rsidP="00D5375B">
      <w:pPr>
        <w:rPr>
          <w:rFonts w:cstheme="minorHAnsi"/>
          <w:sz w:val="24"/>
          <w:szCs w:val="24"/>
          <w:highlight w:val="yellow"/>
        </w:rPr>
      </w:pPr>
    </w:p>
    <w:p w:rsidR="008A594D" w:rsidRDefault="008A594D" w:rsidP="00D5375B">
      <w:pPr>
        <w:rPr>
          <w:rFonts w:cstheme="minorHAnsi"/>
          <w:b/>
          <w:sz w:val="24"/>
          <w:szCs w:val="24"/>
          <w:highlight w:val="yellow"/>
        </w:rPr>
      </w:pPr>
    </w:p>
    <w:p w:rsidR="00D5375B" w:rsidRPr="00661F57" w:rsidRDefault="00D5375B" w:rsidP="00D5375B">
      <w:pPr>
        <w:rPr>
          <w:rFonts w:cstheme="minorHAnsi"/>
          <w:b/>
          <w:sz w:val="24"/>
          <w:szCs w:val="24"/>
          <w:highlight w:val="yellow"/>
        </w:rPr>
      </w:pPr>
      <w:r w:rsidRPr="00661F57">
        <w:rPr>
          <w:rFonts w:cstheme="minorHAnsi"/>
          <w:b/>
          <w:sz w:val="24"/>
          <w:szCs w:val="24"/>
          <w:highlight w:val="yellow"/>
        </w:rPr>
        <w:t>Restore Job failure:</w:t>
      </w:r>
    </w:p>
    <w:p w:rsidR="00D5375B" w:rsidRPr="00661F57" w:rsidRDefault="008A594D" w:rsidP="008A594D">
      <w:pPr>
        <w:rPr>
          <w:rFonts w:cstheme="minorHAnsi"/>
          <w:sz w:val="24"/>
          <w:szCs w:val="24"/>
        </w:rPr>
      </w:pPr>
      <w:r>
        <w:rPr>
          <w:rFonts w:cstheme="minorHAnsi"/>
          <w:b/>
          <w:sz w:val="24"/>
          <w:szCs w:val="24"/>
        </w:rPr>
        <w:t xml:space="preserve">       </w:t>
      </w:r>
      <w:r w:rsidRPr="008A594D">
        <w:rPr>
          <w:rFonts w:cstheme="minorHAnsi"/>
          <w:b/>
          <w:sz w:val="24"/>
          <w:szCs w:val="24"/>
        </w:rPr>
        <w:t xml:space="preserve">      </w:t>
      </w:r>
      <w:r w:rsidR="00D5375B" w:rsidRPr="00661F57">
        <w:rPr>
          <w:rFonts w:cstheme="minorHAnsi"/>
          <w:sz w:val="24"/>
          <w:szCs w:val="24"/>
        </w:rPr>
        <w:t>LSN Mismatch due to log backup file missing</w:t>
      </w:r>
    </w:p>
    <w:p w:rsidR="00D5375B" w:rsidRPr="00661F57" w:rsidRDefault="00D5375B" w:rsidP="00D5375B">
      <w:pPr>
        <w:ind w:left="720"/>
        <w:rPr>
          <w:rFonts w:cstheme="minorHAnsi"/>
          <w:sz w:val="24"/>
          <w:szCs w:val="24"/>
        </w:rPr>
      </w:pPr>
      <w:r w:rsidRPr="00661F57">
        <w:rPr>
          <w:rFonts w:cstheme="minorHAnsi"/>
          <w:sz w:val="24"/>
          <w:szCs w:val="24"/>
        </w:rPr>
        <w:t>Permission issue on local copy folder</w:t>
      </w:r>
    </w:p>
    <w:p w:rsidR="00D5375B" w:rsidRPr="00661F57" w:rsidRDefault="00D5375B" w:rsidP="00D5375B">
      <w:pPr>
        <w:ind w:left="720"/>
        <w:rPr>
          <w:rFonts w:cstheme="minorHAnsi"/>
          <w:sz w:val="24"/>
          <w:szCs w:val="24"/>
        </w:rPr>
      </w:pPr>
      <w:r w:rsidRPr="00661F57">
        <w:rPr>
          <w:rFonts w:cstheme="minorHAnsi"/>
          <w:sz w:val="24"/>
          <w:szCs w:val="24"/>
        </w:rPr>
        <w:t>Agent down</w:t>
      </w:r>
    </w:p>
    <w:p w:rsidR="00D5375B" w:rsidRPr="00661F57" w:rsidRDefault="00D5375B" w:rsidP="00D5375B">
      <w:pPr>
        <w:ind w:left="720"/>
        <w:rPr>
          <w:rFonts w:cstheme="minorHAnsi"/>
          <w:sz w:val="24"/>
          <w:szCs w:val="24"/>
        </w:rPr>
      </w:pPr>
      <w:r w:rsidRPr="00661F57">
        <w:rPr>
          <w:rFonts w:cstheme="minorHAnsi"/>
          <w:sz w:val="24"/>
          <w:szCs w:val="24"/>
        </w:rPr>
        <w:t>Job owner changes</w:t>
      </w:r>
    </w:p>
    <w:p w:rsidR="00D5375B" w:rsidRPr="00661F57" w:rsidRDefault="00D5375B" w:rsidP="00861049">
      <w:pPr>
        <w:ind w:left="720"/>
        <w:rPr>
          <w:rFonts w:cstheme="minorHAnsi"/>
          <w:sz w:val="24"/>
          <w:szCs w:val="24"/>
        </w:rPr>
      </w:pPr>
      <w:r w:rsidRPr="00661F57">
        <w:rPr>
          <w:rFonts w:cstheme="minorHAnsi"/>
          <w:sz w:val="24"/>
          <w:szCs w:val="24"/>
        </w:rPr>
        <w:t>Job owner has no restore permissions.</w:t>
      </w:r>
    </w:p>
    <w:p w:rsidR="00D5375B" w:rsidRPr="00661F57" w:rsidRDefault="0006234E" w:rsidP="00D5375B">
      <w:pPr>
        <w:rPr>
          <w:rFonts w:cstheme="minorHAnsi"/>
          <w:b/>
          <w:sz w:val="24"/>
          <w:szCs w:val="24"/>
        </w:rPr>
      </w:pPr>
      <w:r w:rsidRPr="00661F57">
        <w:rPr>
          <w:rFonts w:cstheme="minorHAnsi"/>
          <w:b/>
          <w:sz w:val="24"/>
          <w:szCs w:val="24"/>
          <w:highlight w:val="yellow"/>
        </w:rPr>
        <w:t xml:space="preserve">18. HOW TO CHANGE RECOVERY MODELS IN LOG SHIPPING EXCEPT </w:t>
      </w:r>
      <w:r w:rsidR="00DB24EE" w:rsidRPr="00661F57">
        <w:rPr>
          <w:rFonts w:cstheme="minorHAnsi"/>
          <w:b/>
          <w:sz w:val="24"/>
          <w:szCs w:val="24"/>
          <w:highlight w:val="yellow"/>
        </w:rPr>
        <w:t>SIMPLE?</w:t>
      </w:r>
    </w:p>
    <w:p w:rsidR="00F640AD" w:rsidRPr="00661F57" w:rsidRDefault="00F640AD" w:rsidP="00D5375B">
      <w:pPr>
        <w:rPr>
          <w:rFonts w:cstheme="minorHAnsi"/>
          <w:b/>
          <w:sz w:val="24"/>
          <w:szCs w:val="24"/>
        </w:rPr>
      </w:pPr>
    </w:p>
    <w:p w:rsidR="00D5375B" w:rsidRPr="00661F57" w:rsidRDefault="00D5375B" w:rsidP="00D5375B">
      <w:pPr>
        <w:rPr>
          <w:rFonts w:cstheme="minorHAnsi"/>
          <w:sz w:val="24"/>
          <w:szCs w:val="24"/>
        </w:rPr>
      </w:pPr>
      <w:r w:rsidRPr="00661F57">
        <w:rPr>
          <w:rFonts w:cstheme="minorHAnsi"/>
          <w:sz w:val="24"/>
          <w:szCs w:val="24"/>
        </w:rPr>
        <w:t>Yes we can be able to change …Simple recovery not support for LS</w:t>
      </w:r>
    </w:p>
    <w:p w:rsidR="00D5375B" w:rsidRPr="00661F57" w:rsidRDefault="00D5375B" w:rsidP="00D5375B">
      <w:pPr>
        <w:rPr>
          <w:rFonts w:cstheme="minorHAnsi"/>
          <w:sz w:val="24"/>
          <w:szCs w:val="24"/>
        </w:rPr>
      </w:pPr>
      <w:r w:rsidRPr="00661F57">
        <w:rPr>
          <w:rFonts w:cstheme="minorHAnsi"/>
          <w:sz w:val="24"/>
          <w:szCs w:val="24"/>
        </w:rPr>
        <w:t>&gt;</w:t>
      </w:r>
      <w:r w:rsidR="00F640AD" w:rsidRPr="00661F57">
        <w:rPr>
          <w:rFonts w:cstheme="minorHAnsi"/>
          <w:sz w:val="24"/>
          <w:szCs w:val="24"/>
        </w:rPr>
        <w:t xml:space="preserve"> </w:t>
      </w:r>
      <w:r w:rsidRPr="00661F57">
        <w:rPr>
          <w:rFonts w:cstheme="minorHAnsi"/>
          <w:sz w:val="24"/>
          <w:szCs w:val="24"/>
        </w:rPr>
        <w:t>In log shipping we can change recovery model from full to bulk-logged or bulk-logged to full...There will not be any impact to LS.</w:t>
      </w:r>
    </w:p>
    <w:p w:rsidR="00D5375B" w:rsidRPr="00661F57" w:rsidRDefault="00D5375B" w:rsidP="00D5375B">
      <w:pPr>
        <w:rPr>
          <w:rFonts w:cstheme="minorHAnsi"/>
          <w:sz w:val="24"/>
          <w:szCs w:val="24"/>
        </w:rPr>
      </w:pPr>
      <w:r w:rsidRPr="00661F57">
        <w:rPr>
          <w:rFonts w:cstheme="minorHAnsi"/>
          <w:sz w:val="24"/>
          <w:szCs w:val="24"/>
        </w:rPr>
        <w:t>&gt; But is we change from full to simple or simple to full then we need to trigger one full backup as a mandatory.</w:t>
      </w:r>
    </w:p>
    <w:p w:rsidR="00D5375B" w:rsidRPr="00661F57" w:rsidRDefault="00D5375B" w:rsidP="00D5375B">
      <w:pPr>
        <w:rPr>
          <w:sz w:val="24"/>
          <w:szCs w:val="24"/>
        </w:rPr>
      </w:pPr>
      <w:r w:rsidRPr="00661F57">
        <w:rPr>
          <w:b/>
          <w:sz w:val="24"/>
          <w:szCs w:val="24"/>
        </w:rPr>
        <w:t>Note:</w:t>
      </w:r>
      <w:r w:rsidRPr="00661F57">
        <w:rPr>
          <w:sz w:val="24"/>
          <w:szCs w:val="24"/>
        </w:rPr>
        <w:t xml:space="preserve">  System databases [master, model, msdb, </w:t>
      </w:r>
      <w:r w:rsidR="00A53DCF" w:rsidRPr="00661F57">
        <w:rPr>
          <w:sz w:val="24"/>
          <w:szCs w:val="24"/>
        </w:rPr>
        <w:t>Tempdb</w:t>
      </w:r>
      <w:r w:rsidRPr="00661F57">
        <w:rPr>
          <w:sz w:val="24"/>
          <w:szCs w:val="24"/>
        </w:rPr>
        <w:t>] log shipping configuration is not possible.</w:t>
      </w:r>
    </w:p>
    <w:p w:rsidR="00D5375B" w:rsidRPr="00661F57" w:rsidRDefault="00D5375B" w:rsidP="00D5375B">
      <w:pPr>
        <w:rPr>
          <w:rFonts w:cstheme="minorHAnsi"/>
          <w:sz w:val="24"/>
          <w:szCs w:val="24"/>
        </w:rPr>
      </w:pPr>
    </w:p>
    <w:p w:rsidR="00F640AD" w:rsidRPr="00661F57" w:rsidRDefault="0006234E" w:rsidP="00D5375B">
      <w:pPr>
        <w:rPr>
          <w:rFonts w:cstheme="minorHAnsi"/>
          <w:b/>
          <w:bCs/>
          <w:sz w:val="24"/>
          <w:szCs w:val="24"/>
        </w:rPr>
      </w:pPr>
      <w:r w:rsidRPr="00661F57">
        <w:rPr>
          <w:rFonts w:cstheme="minorHAnsi"/>
          <w:b/>
          <w:bCs/>
          <w:sz w:val="24"/>
          <w:szCs w:val="24"/>
          <w:highlight w:val="yellow"/>
        </w:rPr>
        <w:t xml:space="preserve">Can i script log </w:t>
      </w:r>
      <w:r w:rsidR="00F640AD" w:rsidRPr="00661F57">
        <w:rPr>
          <w:rFonts w:cstheme="minorHAnsi"/>
          <w:b/>
          <w:bCs/>
          <w:sz w:val="24"/>
          <w:szCs w:val="24"/>
          <w:highlight w:val="yellow"/>
        </w:rPr>
        <w:t>shipping?</w:t>
      </w:r>
    </w:p>
    <w:p w:rsidR="00D5375B" w:rsidRPr="00661F57" w:rsidRDefault="0006234E" w:rsidP="00D5375B">
      <w:pPr>
        <w:rPr>
          <w:rFonts w:cstheme="minorHAnsi"/>
          <w:sz w:val="24"/>
          <w:szCs w:val="24"/>
        </w:rPr>
      </w:pPr>
      <w:r w:rsidRPr="00661F57">
        <w:rPr>
          <w:rFonts w:cstheme="minorHAnsi"/>
          <w:sz w:val="24"/>
          <w:szCs w:val="24"/>
        </w:rPr>
        <w:br/>
        <w:t>No. currently, it is not possible to script log shipping. the only supported means of setting up log shipping is through the wizard</w:t>
      </w:r>
    </w:p>
    <w:p w:rsidR="00A53DCF" w:rsidRDefault="00A53DCF" w:rsidP="00D5375B">
      <w:pPr>
        <w:rPr>
          <w:rFonts w:cstheme="minorHAnsi"/>
          <w:b/>
          <w:bCs/>
          <w:sz w:val="24"/>
          <w:szCs w:val="24"/>
          <w:highlight w:val="yellow"/>
        </w:rPr>
      </w:pPr>
    </w:p>
    <w:p w:rsidR="0006234E" w:rsidRPr="00661F57" w:rsidRDefault="00D5375B" w:rsidP="00D5375B">
      <w:pPr>
        <w:rPr>
          <w:rFonts w:cstheme="minorHAnsi"/>
          <w:sz w:val="24"/>
          <w:szCs w:val="24"/>
        </w:rPr>
      </w:pPr>
      <w:r w:rsidRPr="00661F57">
        <w:rPr>
          <w:rFonts w:cstheme="minorHAnsi"/>
          <w:b/>
          <w:bCs/>
          <w:sz w:val="24"/>
          <w:szCs w:val="24"/>
          <w:highlight w:val="yellow"/>
        </w:rPr>
        <w:t>Can I set up log shipping between servers in multiple domains?</w:t>
      </w:r>
      <w:r w:rsidR="0006234E" w:rsidRPr="00661F57">
        <w:rPr>
          <w:rFonts w:cstheme="minorHAnsi"/>
          <w:sz w:val="24"/>
          <w:szCs w:val="24"/>
        </w:rPr>
        <w:br/>
      </w:r>
    </w:p>
    <w:p w:rsidR="00D5375B" w:rsidRPr="00661F57" w:rsidRDefault="00D5375B" w:rsidP="00D5375B">
      <w:pPr>
        <w:rPr>
          <w:rFonts w:cstheme="minorHAnsi"/>
          <w:sz w:val="24"/>
          <w:szCs w:val="24"/>
        </w:rPr>
      </w:pPr>
      <w:r w:rsidRPr="00661F57">
        <w:rPr>
          <w:rFonts w:cstheme="minorHAnsi"/>
          <w:sz w:val="24"/>
          <w:szCs w:val="24"/>
        </w:rPr>
        <w:t>Yes. It is possible to set up log shipping between servers that are in separate domains.</w:t>
      </w:r>
    </w:p>
    <w:p w:rsidR="00D5375B" w:rsidRPr="00661F57" w:rsidRDefault="00D5375B" w:rsidP="00D5375B">
      <w:pPr>
        <w:rPr>
          <w:sz w:val="24"/>
          <w:szCs w:val="24"/>
        </w:rPr>
      </w:pPr>
      <w:r w:rsidRPr="00661F57">
        <w:rPr>
          <w:sz w:val="24"/>
          <w:szCs w:val="24"/>
        </w:rPr>
        <w:t>In SQL 2005 version: Not possible to configure log shipping between 2 different domains.</w:t>
      </w:r>
    </w:p>
    <w:p w:rsidR="00D5375B" w:rsidRPr="00661F57" w:rsidRDefault="00D5375B" w:rsidP="00D5375B">
      <w:pPr>
        <w:rPr>
          <w:sz w:val="24"/>
          <w:szCs w:val="24"/>
        </w:rPr>
      </w:pPr>
      <w:r w:rsidRPr="00661F57">
        <w:rPr>
          <w:sz w:val="24"/>
          <w:szCs w:val="24"/>
        </w:rPr>
        <w:t>In SQL 2008 version onwards: Possible to configure log shipping between 2 different domains.</w:t>
      </w:r>
    </w:p>
    <w:p w:rsidR="00D5375B" w:rsidRPr="00661F57" w:rsidRDefault="00D5375B" w:rsidP="00D5375B">
      <w:pPr>
        <w:rPr>
          <w:rFonts w:cstheme="minorHAnsi"/>
          <w:sz w:val="24"/>
          <w:szCs w:val="24"/>
        </w:rPr>
      </w:pPr>
    </w:p>
    <w:p w:rsidR="00D5375B" w:rsidRPr="00661F57" w:rsidRDefault="00D5375B" w:rsidP="00D5375B">
      <w:pPr>
        <w:rPr>
          <w:rFonts w:cstheme="minorHAnsi"/>
          <w:sz w:val="24"/>
          <w:szCs w:val="24"/>
        </w:rPr>
      </w:pPr>
      <w:r w:rsidRPr="00661F57">
        <w:rPr>
          <w:rFonts w:cstheme="minorHAnsi"/>
          <w:sz w:val="24"/>
          <w:szCs w:val="24"/>
        </w:rPr>
        <w:t>There are two ways to do this:</w:t>
      </w:r>
    </w:p>
    <w:p w:rsidR="00D5375B" w:rsidRPr="00661F57" w:rsidRDefault="00D5375B" w:rsidP="0006234E">
      <w:pPr>
        <w:pStyle w:val="ListParagraph"/>
        <w:numPr>
          <w:ilvl w:val="0"/>
          <w:numId w:val="36"/>
        </w:numPr>
        <w:rPr>
          <w:rFonts w:cstheme="minorHAnsi"/>
          <w:sz w:val="24"/>
          <w:szCs w:val="24"/>
        </w:rPr>
      </w:pPr>
      <w:r w:rsidRPr="00661F57">
        <w:rPr>
          <w:rFonts w:cstheme="minorHAnsi"/>
          <w:b/>
          <w:bCs/>
          <w:sz w:val="24"/>
          <w:szCs w:val="24"/>
        </w:rPr>
        <w:t xml:space="preserve">Use pass-through security. </w:t>
      </w:r>
      <w:r w:rsidRPr="00661F57">
        <w:rPr>
          <w:rFonts w:cstheme="minorHAnsi"/>
          <w:sz w:val="24"/>
          <w:szCs w:val="24"/>
        </w:rPr>
        <w:t xml:space="preserve">Configure Windows NT accounts with the same name and passwords on the primary, secondary and monitor servers. Configure SQL Server related services to start under these accounts on all servers and use SQL authentication while setting up log shipping to connect to the monitor server. </w:t>
      </w:r>
      <w:r w:rsidR="0006234E" w:rsidRPr="00661F57">
        <w:rPr>
          <w:rFonts w:cstheme="minorHAnsi"/>
          <w:sz w:val="24"/>
          <w:szCs w:val="24"/>
        </w:rPr>
        <w:t>O</w:t>
      </w:r>
      <w:r w:rsidRPr="00661F57">
        <w:rPr>
          <w:rFonts w:cstheme="minorHAnsi"/>
          <w:sz w:val="24"/>
          <w:szCs w:val="24"/>
        </w:rPr>
        <w:t>r</w:t>
      </w:r>
    </w:p>
    <w:p w:rsidR="00D5375B" w:rsidRPr="00661F57" w:rsidRDefault="00D5375B" w:rsidP="0006234E">
      <w:pPr>
        <w:pStyle w:val="ListParagraph"/>
        <w:numPr>
          <w:ilvl w:val="0"/>
          <w:numId w:val="36"/>
        </w:numPr>
        <w:rPr>
          <w:rFonts w:cstheme="minorHAnsi"/>
          <w:sz w:val="24"/>
          <w:szCs w:val="24"/>
        </w:rPr>
      </w:pPr>
      <w:r w:rsidRPr="00661F57">
        <w:rPr>
          <w:rFonts w:cstheme="minorHAnsi"/>
          <w:sz w:val="24"/>
          <w:szCs w:val="24"/>
        </w:rPr>
        <w:t xml:space="preserve">Use conventional Windows NT security. You must configure the </w:t>
      </w:r>
      <w:r w:rsidRPr="00661F57">
        <w:rPr>
          <w:rFonts w:cstheme="minorHAnsi"/>
          <w:b/>
          <w:bCs/>
          <w:sz w:val="24"/>
          <w:szCs w:val="24"/>
        </w:rPr>
        <w:t>domains with two-way trusts</w:t>
      </w:r>
      <w:r w:rsidRPr="00661F57">
        <w:rPr>
          <w:rFonts w:cstheme="minorHAnsi"/>
          <w:sz w:val="24"/>
          <w:szCs w:val="24"/>
        </w:rPr>
        <w:t>. SQL Server related services can be started under domain accounts. Either SQL authentication or Windows authentication can be used by jobs on the primary and secondary servers to connect to the monitor server</w:t>
      </w:r>
    </w:p>
    <w:p w:rsidR="00D5375B" w:rsidRPr="00661F57" w:rsidRDefault="00D5375B" w:rsidP="00D5375B">
      <w:pPr>
        <w:rPr>
          <w:rFonts w:cstheme="minorHAnsi"/>
          <w:sz w:val="24"/>
          <w:szCs w:val="24"/>
        </w:rPr>
      </w:pPr>
    </w:p>
    <w:p w:rsidR="00D5375B" w:rsidRPr="00661F57" w:rsidRDefault="0006234E" w:rsidP="00D5375B">
      <w:pPr>
        <w:rPr>
          <w:rFonts w:cstheme="minorHAnsi"/>
          <w:sz w:val="24"/>
          <w:szCs w:val="24"/>
        </w:rPr>
      </w:pPr>
      <w:r w:rsidRPr="00661F57">
        <w:rPr>
          <w:rFonts w:cstheme="minorHAnsi"/>
          <w:b/>
          <w:bCs/>
          <w:sz w:val="24"/>
          <w:szCs w:val="24"/>
          <w:highlight w:val="yellow"/>
        </w:rPr>
        <w:t>WHAT EDITION OF SQL SERVER DO I HAVE TO HAVE TO SET UP LOG SHIPPING?</w:t>
      </w:r>
    </w:p>
    <w:p w:rsidR="00D5375B" w:rsidRPr="00661F57" w:rsidRDefault="00D5375B" w:rsidP="00D5375B">
      <w:pPr>
        <w:rPr>
          <w:rFonts w:cstheme="minorHAnsi"/>
          <w:sz w:val="24"/>
          <w:szCs w:val="24"/>
        </w:rPr>
      </w:pPr>
      <w:r w:rsidRPr="00661F57">
        <w:rPr>
          <w:rFonts w:cstheme="minorHAnsi"/>
          <w:b/>
          <w:bCs/>
          <w:sz w:val="24"/>
          <w:szCs w:val="24"/>
        </w:rPr>
        <w:t xml:space="preserve">Primary </w:t>
      </w:r>
      <w:r w:rsidR="00D46450" w:rsidRPr="00661F57">
        <w:rPr>
          <w:rFonts w:cstheme="minorHAnsi"/>
          <w:b/>
          <w:bCs/>
          <w:sz w:val="24"/>
          <w:szCs w:val="24"/>
        </w:rPr>
        <w:t>Server:</w:t>
      </w:r>
      <w:r w:rsidR="00D46450" w:rsidRPr="00661F57">
        <w:rPr>
          <w:rFonts w:cstheme="minorHAnsi"/>
          <w:sz w:val="24"/>
          <w:szCs w:val="24"/>
        </w:rPr>
        <w:t xml:space="preserve">: </w:t>
      </w:r>
      <w:r w:rsidRPr="00661F57">
        <w:rPr>
          <w:rFonts w:cstheme="minorHAnsi"/>
          <w:sz w:val="24"/>
          <w:szCs w:val="24"/>
        </w:rPr>
        <w:t>Enterprise or Developer Edition</w:t>
      </w:r>
    </w:p>
    <w:p w:rsidR="00D5375B" w:rsidRPr="00661F57" w:rsidRDefault="00D5375B" w:rsidP="00D5375B">
      <w:pPr>
        <w:rPr>
          <w:rFonts w:cstheme="minorHAnsi"/>
          <w:sz w:val="24"/>
          <w:szCs w:val="24"/>
        </w:rPr>
      </w:pPr>
      <w:r w:rsidRPr="00661F57">
        <w:rPr>
          <w:rFonts w:cstheme="minorHAnsi"/>
          <w:b/>
          <w:bCs/>
          <w:sz w:val="24"/>
          <w:szCs w:val="24"/>
        </w:rPr>
        <w:t xml:space="preserve">Secondary </w:t>
      </w:r>
      <w:r w:rsidR="00D46450" w:rsidRPr="00661F57">
        <w:rPr>
          <w:rFonts w:cstheme="minorHAnsi"/>
          <w:b/>
          <w:bCs/>
          <w:sz w:val="24"/>
          <w:szCs w:val="24"/>
        </w:rPr>
        <w:t xml:space="preserve">Server:: </w:t>
      </w:r>
      <w:r w:rsidR="00D46450" w:rsidRPr="00661F57">
        <w:rPr>
          <w:rFonts w:cstheme="minorHAnsi"/>
          <w:bCs/>
          <w:sz w:val="24"/>
          <w:szCs w:val="24"/>
        </w:rPr>
        <w:t>Enterprise</w:t>
      </w:r>
      <w:r w:rsidRPr="00661F57">
        <w:rPr>
          <w:rFonts w:cstheme="minorHAnsi"/>
          <w:sz w:val="24"/>
          <w:szCs w:val="24"/>
        </w:rPr>
        <w:t xml:space="preserve"> or Developer Edition</w:t>
      </w:r>
    </w:p>
    <w:p w:rsidR="00D5375B" w:rsidRPr="00661F57" w:rsidRDefault="00D5375B" w:rsidP="00D5375B">
      <w:pPr>
        <w:rPr>
          <w:rFonts w:cstheme="minorHAnsi"/>
          <w:sz w:val="24"/>
          <w:szCs w:val="24"/>
        </w:rPr>
      </w:pPr>
      <w:r w:rsidRPr="00661F57">
        <w:rPr>
          <w:rFonts w:cstheme="minorHAnsi"/>
          <w:b/>
          <w:bCs/>
          <w:sz w:val="24"/>
          <w:szCs w:val="24"/>
        </w:rPr>
        <w:t>Monitor Server</w:t>
      </w:r>
      <w:r w:rsidRPr="00661F57">
        <w:rPr>
          <w:rFonts w:cstheme="minorHAnsi"/>
          <w:sz w:val="24"/>
          <w:szCs w:val="24"/>
        </w:rPr>
        <w:t>::Any Edition</w:t>
      </w:r>
    </w:p>
    <w:p w:rsidR="00D5375B" w:rsidRPr="00661F57" w:rsidRDefault="0006234E" w:rsidP="00D5375B">
      <w:pPr>
        <w:rPr>
          <w:rFonts w:cstheme="minorHAnsi"/>
          <w:sz w:val="24"/>
          <w:szCs w:val="24"/>
        </w:rPr>
      </w:pPr>
      <w:r w:rsidRPr="00861049">
        <w:rPr>
          <w:rFonts w:cstheme="minorHAnsi"/>
          <w:b/>
          <w:sz w:val="24"/>
          <w:szCs w:val="24"/>
        </w:rPr>
        <w:t>Note</w:t>
      </w:r>
      <w:r w:rsidR="00D5375B" w:rsidRPr="00861049">
        <w:rPr>
          <w:rFonts w:cstheme="minorHAnsi"/>
          <w:b/>
          <w:sz w:val="24"/>
          <w:szCs w:val="24"/>
        </w:rPr>
        <w:t>:</w:t>
      </w:r>
      <w:r w:rsidR="00D5375B" w:rsidRPr="00661F57">
        <w:rPr>
          <w:rFonts w:cstheme="minorHAnsi"/>
          <w:sz w:val="24"/>
          <w:szCs w:val="24"/>
        </w:rPr>
        <w:t xml:space="preserve">  Only Enterprise and Developer editions of SQL Server support log shipping.</w:t>
      </w:r>
    </w:p>
    <w:p w:rsidR="0006234E" w:rsidRPr="00661F57" w:rsidRDefault="0006234E" w:rsidP="00D5375B">
      <w:pPr>
        <w:rPr>
          <w:rFonts w:cstheme="minorHAnsi"/>
          <w:sz w:val="24"/>
          <w:szCs w:val="24"/>
        </w:rPr>
      </w:pPr>
    </w:p>
    <w:p w:rsidR="00D5375B" w:rsidRPr="00661F57" w:rsidRDefault="0006234E" w:rsidP="00D5375B">
      <w:pPr>
        <w:rPr>
          <w:rFonts w:cstheme="minorHAnsi"/>
          <w:b/>
          <w:bCs/>
          <w:sz w:val="24"/>
          <w:szCs w:val="24"/>
        </w:rPr>
      </w:pPr>
      <w:r w:rsidRPr="00661F57">
        <w:rPr>
          <w:rFonts w:cstheme="minorHAnsi"/>
          <w:b/>
          <w:bCs/>
          <w:sz w:val="24"/>
          <w:szCs w:val="24"/>
          <w:highlight w:val="yellow"/>
        </w:rPr>
        <w:t>WHAT TO DO IF MY STANDBY DATABASE CRASHES?</w:t>
      </w:r>
    </w:p>
    <w:p w:rsidR="00D5375B" w:rsidRPr="00661F57" w:rsidRDefault="00D5375B" w:rsidP="00E61408">
      <w:pPr>
        <w:numPr>
          <w:ilvl w:val="0"/>
          <w:numId w:val="53"/>
        </w:numPr>
        <w:rPr>
          <w:rFonts w:cstheme="minorHAnsi"/>
          <w:sz w:val="24"/>
          <w:szCs w:val="24"/>
        </w:rPr>
      </w:pPr>
      <w:r w:rsidRPr="00661F57">
        <w:rPr>
          <w:rFonts w:cstheme="minorHAnsi"/>
          <w:sz w:val="24"/>
          <w:szCs w:val="24"/>
        </w:rPr>
        <w:t>Re-establish log shipping in case of one standby</w:t>
      </w:r>
    </w:p>
    <w:p w:rsidR="00D5375B" w:rsidRDefault="00D77DE2" w:rsidP="00E61408">
      <w:pPr>
        <w:numPr>
          <w:ilvl w:val="0"/>
          <w:numId w:val="53"/>
        </w:numPr>
        <w:rPr>
          <w:rFonts w:cstheme="minorHAnsi"/>
          <w:sz w:val="24"/>
          <w:szCs w:val="24"/>
        </w:rPr>
      </w:pPr>
      <w:r w:rsidRPr="00661F57">
        <w:rPr>
          <w:rFonts w:cstheme="minorHAnsi"/>
          <w:sz w:val="24"/>
          <w:szCs w:val="24"/>
        </w:rPr>
        <w:t xml:space="preserve">Re-establish log shipping </w:t>
      </w:r>
      <w:r w:rsidR="00C53EE1" w:rsidRPr="00661F57">
        <w:rPr>
          <w:rFonts w:cstheme="minorHAnsi"/>
          <w:sz w:val="24"/>
          <w:szCs w:val="24"/>
        </w:rPr>
        <w:t>only</w:t>
      </w:r>
      <w:r w:rsidR="00D5375B" w:rsidRPr="00661F57">
        <w:rPr>
          <w:rFonts w:cstheme="minorHAnsi"/>
          <w:sz w:val="24"/>
          <w:szCs w:val="24"/>
        </w:rPr>
        <w:t xml:space="preserve"> on standby server (i.e. remove the Copy/Restore/Alert jobs and delete the standby database) and add the Standby instance as a new standby database.</w:t>
      </w:r>
    </w:p>
    <w:p w:rsidR="001D7EE4" w:rsidRPr="00661F57" w:rsidRDefault="001D7EE4" w:rsidP="001D7EE4">
      <w:pPr>
        <w:ind w:left="720"/>
        <w:rPr>
          <w:rFonts w:cstheme="minorHAnsi"/>
          <w:sz w:val="24"/>
          <w:szCs w:val="24"/>
        </w:rPr>
      </w:pPr>
    </w:p>
    <w:p w:rsidR="00D5375B" w:rsidRPr="00661F57" w:rsidRDefault="0006234E" w:rsidP="00D5375B">
      <w:pPr>
        <w:rPr>
          <w:rFonts w:cstheme="minorHAnsi"/>
          <w:sz w:val="24"/>
          <w:szCs w:val="24"/>
        </w:rPr>
      </w:pPr>
      <w:r w:rsidRPr="00661F57">
        <w:rPr>
          <w:rFonts w:cstheme="minorHAnsi"/>
          <w:b/>
          <w:bCs/>
          <w:sz w:val="24"/>
          <w:szCs w:val="24"/>
          <w:highlight w:val="yellow"/>
        </w:rPr>
        <w:t>LOG SHIPPING BETWEEN SQL SERVER VERSIONS (PERHAPS 2005 TO 2008):</w:t>
      </w:r>
    </w:p>
    <w:p w:rsidR="00D5375B" w:rsidRPr="00661F57" w:rsidRDefault="0006234E" w:rsidP="00E61408">
      <w:pPr>
        <w:numPr>
          <w:ilvl w:val="0"/>
          <w:numId w:val="54"/>
        </w:numPr>
        <w:rPr>
          <w:rFonts w:cstheme="minorHAnsi"/>
          <w:sz w:val="24"/>
          <w:szCs w:val="24"/>
        </w:rPr>
      </w:pPr>
      <w:r w:rsidRPr="00661F57">
        <w:rPr>
          <w:rFonts w:cstheme="minorHAnsi"/>
          <w:sz w:val="24"/>
          <w:szCs w:val="24"/>
        </w:rPr>
        <w:t>You</w:t>
      </w:r>
      <w:r w:rsidR="00D5375B" w:rsidRPr="00661F57">
        <w:rPr>
          <w:rFonts w:cstheme="minorHAnsi"/>
          <w:sz w:val="24"/>
          <w:szCs w:val="24"/>
        </w:rPr>
        <w:t xml:space="preserve"> can set up log shipping between versions, however things aren't that simple. If you use it in this way and you need to fail over to the standby server, you now have no way to swap the log shipping roles, as you can't then log ship back from the 2008 server to the 2005 server.</w:t>
      </w:r>
    </w:p>
    <w:p w:rsidR="00D5375B" w:rsidRPr="00661F57" w:rsidRDefault="00D5375B" w:rsidP="00D5375B">
      <w:pPr>
        <w:rPr>
          <w:rFonts w:cstheme="minorHAnsi"/>
          <w:sz w:val="24"/>
          <w:szCs w:val="24"/>
        </w:rPr>
      </w:pPr>
      <w:r w:rsidRPr="00661F57">
        <w:rPr>
          <w:rFonts w:cstheme="minorHAnsi"/>
          <w:b/>
          <w:bCs/>
          <w:sz w:val="24"/>
          <w:szCs w:val="24"/>
          <w:highlight w:val="yellow"/>
        </w:rPr>
        <w:t>Configure log shipping by using third party tools:</w:t>
      </w:r>
    </w:p>
    <w:p w:rsidR="00D5375B" w:rsidRPr="00661F57" w:rsidRDefault="00CB1F3E" w:rsidP="00D5375B">
      <w:pPr>
        <w:rPr>
          <w:rFonts w:cstheme="minorHAnsi"/>
          <w:sz w:val="24"/>
          <w:szCs w:val="24"/>
        </w:rPr>
      </w:pPr>
      <w:hyperlink r:id="rId98" w:history="1">
        <w:r w:rsidR="00D5375B" w:rsidRPr="00661F57">
          <w:rPr>
            <w:rStyle w:val="Hyperlink"/>
            <w:rFonts w:cstheme="minorHAnsi"/>
            <w:b/>
            <w:bCs/>
            <w:sz w:val="24"/>
            <w:szCs w:val="24"/>
          </w:rPr>
          <w:t>http://www.databk.com/walkthrough5.htm</w:t>
        </w:r>
      </w:hyperlink>
    </w:p>
    <w:p w:rsidR="00D5375B" w:rsidRPr="00661F57" w:rsidRDefault="00CB1F3E" w:rsidP="00D5375B">
      <w:pPr>
        <w:rPr>
          <w:rStyle w:val="Hyperlink"/>
          <w:rFonts w:cstheme="minorHAnsi"/>
          <w:b/>
          <w:bCs/>
          <w:sz w:val="24"/>
          <w:szCs w:val="24"/>
        </w:rPr>
      </w:pPr>
      <w:hyperlink r:id="rId99" w:history="1">
        <w:r w:rsidR="00D5375B" w:rsidRPr="00661F57">
          <w:rPr>
            <w:rStyle w:val="Hyperlink"/>
            <w:rFonts w:cstheme="minorHAnsi"/>
            <w:b/>
            <w:bCs/>
            <w:sz w:val="24"/>
            <w:szCs w:val="24"/>
          </w:rPr>
          <w:t>http://support.microsoft.com/kb/314515</w:t>
        </w:r>
      </w:hyperlink>
    </w:p>
    <w:p w:rsidR="00AF3036" w:rsidRPr="00661F57" w:rsidRDefault="00AF3036" w:rsidP="00D5375B">
      <w:pPr>
        <w:rPr>
          <w:rStyle w:val="Hyperlink"/>
          <w:rFonts w:cstheme="minorHAnsi"/>
          <w:b/>
          <w:bCs/>
          <w:sz w:val="24"/>
          <w:szCs w:val="24"/>
        </w:rPr>
      </w:pPr>
    </w:p>
    <w:p w:rsidR="00AF3036" w:rsidRPr="00661F57" w:rsidRDefault="00AF3036" w:rsidP="00D5375B">
      <w:pPr>
        <w:rPr>
          <w:rStyle w:val="Hyperlink"/>
          <w:rFonts w:cstheme="minorHAnsi"/>
          <w:b/>
          <w:bCs/>
          <w:sz w:val="24"/>
          <w:szCs w:val="24"/>
        </w:rPr>
      </w:pPr>
    </w:p>
    <w:p w:rsidR="00861049" w:rsidRDefault="00861049" w:rsidP="00D5375B">
      <w:pPr>
        <w:rPr>
          <w:rFonts w:cstheme="minorHAnsi"/>
          <w:b/>
          <w:sz w:val="24"/>
          <w:szCs w:val="24"/>
          <w:highlight w:val="yellow"/>
        </w:rPr>
      </w:pPr>
    </w:p>
    <w:p w:rsidR="00D5375B" w:rsidRPr="00A53DCF" w:rsidRDefault="00A95F78" w:rsidP="00D5375B">
      <w:pPr>
        <w:rPr>
          <w:rFonts w:cstheme="minorHAnsi"/>
          <w:b/>
          <w:sz w:val="24"/>
          <w:szCs w:val="24"/>
        </w:rPr>
      </w:pPr>
      <w:r w:rsidRPr="00A53DCF">
        <w:rPr>
          <w:rFonts w:cstheme="minorHAnsi"/>
          <w:b/>
          <w:sz w:val="24"/>
          <w:szCs w:val="24"/>
          <w:highlight w:val="yellow"/>
        </w:rPr>
        <w:t>LOGSHIPPING INTERVIEW QUESTIONS:</w:t>
      </w:r>
    </w:p>
    <w:p w:rsidR="00D5375B" w:rsidRPr="00661F57" w:rsidRDefault="00D5375B" w:rsidP="00D5375B">
      <w:pPr>
        <w:ind w:left="720"/>
        <w:rPr>
          <w:rFonts w:cstheme="minorHAnsi"/>
          <w:sz w:val="24"/>
          <w:szCs w:val="24"/>
        </w:rPr>
      </w:pPr>
      <w:r w:rsidRPr="00661F57">
        <w:rPr>
          <w:rFonts w:cstheme="minorHAnsi"/>
          <w:sz w:val="24"/>
          <w:szCs w:val="24"/>
        </w:rPr>
        <w:t>1. Architecture\concept of log shipping</w:t>
      </w:r>
    </w:p>
    <w:p w:rsidR="00D5375B" w:rsidRPr="00661F57" w:rsidRDefault="00D5375B" w:rsidP="00D5375B">
      <w:pPr>
        <w:ind w:left="720"/>
        <w:rPr>
          <w:rFonts w:cstheme="minorHAnsi"/>
          <w:sz w:val="24"/>
          <w:szCs w:val="24"/>
        </w:rPr>
      </w:pPr>
      <w:r w:rsidRPr="00661F57">
        <w:rPr>
          <w:rFonts w:cstheme="minorHAnsi"/>
          <w:sz w:val="24"/>
          <w:szCs w:val="24"/>
        </w:rPr>
        <w:t>2. How many jobs will create if logs hipping configured?</w:t>
      </w:r>
    </w:p>
    <w:p w:rsidR="00D5375B" w:rsidRPr="00661F57" w:rsidRDefault="00D5375B" w:rsidP="00D5375B">
      <w:pPr>
        <w:ind w:left="720"/>
        <w:rPr>
          <w:rFonts w:cstheme="minorHAnsi"/>
          <w:sz w:val="24"/>
          <w:szCs w:val="24"/>
        </w:rPr>
      </w:pPr>
      <w:r w:rsidRPr="00661F57">
        <w:rPr>
          <w:rFonts w:cstheme="minorHAnsi"/>
          <w:sz w:val="24"/>
          <w:szCs w:val="24"/>
        </w:rPr>
        <w:t>3. Where my backup, copy restores and alert jobs will create?</w:t>
      </w:r>
    </w:p>
    <w:p w:rsidR="00D5375B" w:rsidRPr="00661F57" w:rsidRDefault="00D5375B" w:rsidP="00D5375B">
      <w:pPr>
        <w:ind w:left="720"/>
        <w:rPr>
          <w:rFonts w:cstheme="minorHAnsi"/>
          <w:sz w:val="24"/>
          <w:szCs w:val="24"/>
        </w:rPr>
      </w:pPr>
      <w:r w:rsidRPr="00661F57">
        <w:rPr>
          <w:rFonts w:cstheme="minorHAnsi"/>
          <w:sz w:val="24"/>
          <w:szCs w:val="24"/>
        </w:rPr>
        <w:t>4. Advantages &amp; disadvantages of LS?</w:t>
      </w:r>
    </w:p>
    <w:p w:rsidR="00D5375B" w:rsidRPr="00661F57" w:rsidRDefault="00D5375B" w:rsidP="00D5375B">
      <w:pPr>
        <w:ind w:left="720"/>
        <w:rPr>
          <w:rFonts w:cstheme="minorHAnsi"/>
          <w:sz w:val="24"/>
          <w:szCs w:val="24"/>
        </w:rPr>
      </w:pPr>
      <w:r w:rsidRPr="00661F57">
        <w:rPr>
          <w:rFonts w:cstheme="minorHAnsi"/>
          <w:sz w:val="24"/>
          <w:szCs w:val="24"/>
        </w:rPr>
        <w:t>5. Failover Process</w:t>
      </w:r>
    </w:p>
    <w:p w:rsidR="00D5375B" w:rsidRPr="00661F57" w:rsidRDefault="00D5375B" w:rsidP="00D5375B">
      <w:pPr>
        <w:ind w:left="720"/>
        <w:rPr>
          <w:rFonts w:cstheme="minorHAnsi"/>
          <w:sz w:val="24"/>
          <w:szCs w:val="24"/>
        </w:rPr>
      </w:pPr>
      <w:r w:rsidRPr="00661F57">
        <w:rPr>
          <w:rFonts w:cstheme="minorHAnsi"/>
          <w:sz w:val="24"/>
          <w:szCs w:val="24"/>
        </w:rPr>
        <w:t>6. Switch over process</w:t>
      </w:r>
    </w:p>
    <w:p w:rsidR="00D5375B" w:rsidRPr="00661F57" w:rsidRDefault="00D5375B" w:rsidP="00D5375B">
      <w:pPr>
        <w:ind w:left="720"/>
        <w:rPr>
          <w:rFonts w:cstheme="minorHAnsi"/>
          <w:sz w:val="24"/>
          <w:szCs w:val="24"/>
        </w:rPr>
      </w:pPr>
      <w:r w:rsidRPr="00661F57">
        <w:rPr>
          <w:rFonts w:cstheme="minorHAnsi"/>
          <w:sz w:val="24"/>
          <w:szCs w:val="24"/>
        </w:rPr>
        <w:t>7. Primary database file is full?</w:t>
      </w:r>
    </w:p>
    <w:p w:rsidR="00D5375B" w:rsidRPr="00661F57" w:rsidRDefault="00D5375B" w:rsidP="00D5375B">
      <w:pPr>
        <w:ind w:left="720"/>
        <w:rPr>
          <w:rFonts w:cstheme="minorHAnsi"/>
          <w:sz w:val="24"/>
          <w:szCs w:val="24"/>
        </w:rPr>
      </w:pPr>
      <w:r w:rsidRPr="00661F57">
        <w:rPr>
          <w:rFonts w:cstheme="minorHAnsi"/>
          <w:sz w:val="24"/>
          <w:szCs w:val="24"/>
        </w:rPr>
        <w:t>8. If i take a manual full backup what will happen to my LS?</w:t>
      </w:r>
    </w:p>
    <w:p w:rsidR="00D5375B" w:rsidRPr="00661F57" w:rsidRDefault="00D5375B" w:rsidP="00D5375B">
      <w:pPr>
        <w:ind w:left="720"/>
        <w:rPr>
          <w:rFonts w:cstheme="minorHAnsi"/>
          <w:sz w:val="24"/>
          <w:szCs w:val="24"/>
        </w:rPr>
      </w:pPr>
      <w:r w:rsidRPr="00661F57">
        <w:rPr>
          <w:rFonts w:cstheme="minorHAnsi"/>
          <w:sz w:val="24"/>
          <w:szCs w:val="24"/>
        </w:rPr>
        <w:t>9. If i take a manual T</w:t>
      </w:r>
      <w:r w:rsidR="00A53DCF">
        <w:rPr>
          <w:rFonts w:cstheme="minorHAnsi"/>
          <w:sz w:val="24"/>
          <w:szCs w:val="24"/>
        </w:rPr>
        <w:t>-</w:t>
      </w:r>
      <w:r w:rsidRPr="00661F57">
        <w:rPr>
          <w:rFonts w:cstheme="minorHAnsi"/>
          <w:sz w:val="24"/>
          <w:szCs w:val="24"/>
        </w:rPr>
        <w:t>log backup what will happen to my LS?</w:t>
      </w:r>
    </w:p>
    <w:p w:rsidR="00D5375B" w:rsidRPr="00661F57" w:rsidRDefault="00D5375B" w:rsidP="00D5375B">
      <w:pPr>
        <w:ind w:left="720"/>
        <w:rPr>
          <w:rFonts w:cstheme="minorHAnsi"/>
          <w:sz w:val="24"/>
          <w:szCs w:val="24"/>
        </w:rPr>
      </w:pPr>
      <w:r w:rsidRPr="00661F57">
        <w:rPr>
          <w:rFonts w:cstheme="minorHAnsi"/>
          <w:sz w:val="24"/>
          <w:szCs w:val="24"/>
        </w:rPr>
        <w:t xml:space="preserve">10. If </w:t>
      </w:r>
      <w:r w:rsidR="00037BD5" w:rsidRPr="00661F57">
        <w:rPr>
          <w:rFonts w:cstheme="minorHAnsi"/>
          <w:sz w:val="24"/>
          <w:szCs w:val="24"/>
        </w:rPr>
        <w:t>I perform shirking on primary LS</w:t>
      </w:r>
      <w:r w:rsidRPr="00661F57">
        <w:rPr>
          <w:rFonts w:cstheme="minorHAnsi"/>
          <w:sz w:val="24"/>
          <w:szCs w:val="24"/>
        </w:rPr>
        <w:t xml:space="preserve"> database what will happen? Is it effect to secondary server database?</w:t>
      </w:r>
    </w:p>
    <w:p w:rsidR="00D5375B" w:rsidRPr="00661F57" w:rsidRDefault="00D5375B" w:rsidP="00D5375B">
      <w:pPr>
        <w:ind w:left="720"/>
        <w:rPr>
          <w:rFonts w:cstheme="minorHAnsi"/>
          <w:sz w:val="24"/>
          <w:szCs w:val="24"/>
        </w:rPr>
      </w:pPr>
      <w:r w:rsidRPr="00661F57">
        <w:rPr>
          <w:rFonts w:cstheme="minorHAnsi"/>
          <w:sz w:val="24"/>
          <w:szCs w:val="24"/>
        </w:rPr>
        <w:t>11.</w:t>
      </w:r>
      <w:r w:rsidRPr="00661F57">
        <w:rPr>
          <w:rFonts w:eastAsiaTheme="minorEastAsia"/>
          <w:color w:val="000000" w:themeColor="text1"/>
          <w:kern w:val="24"/>
          <w:sz w:val="24"/>
          <w:szCs w:val="24"/>
        </w:rPr>
        <w:t xml:space="preserve"> </w:t>
      </w:r>
      <w:r w:rsidRPr="00661F57">
        <w:rPr>
          <w:rFonts w:cstheme="minorHAnsi"/>
          <w:sz w:val="24"/>
          <w:szCs w:val="24"/>
        </w:rPr>
        <w:t>Can I configure log shipping for system databases?</w:t>
      </w:r>
    </w:p>
    <w:p w:rsidR="0006234E" w:rsidRPr="00661F57" w:rsidRDefault="00D5375B" w:rsidP="0006234E">
      <w:pPr>
        <w:ind w:left="720"/>
        <w:rPr>
          <w:rFonts w:cstheme="minorHAnsi"/>
          <w:sz w:val="24"/>
          <w:szCs w:val="24"/>
        </w:rPr>
      </w:pPr>
      <w:r w:rsidRPr="00661F57">
        <w:rPr>
          <w:rFonts w:cstheme="minorHAnsi"/>
          <w:sz w:val="24"/>
          <w:szCs w:val="24"/>
        </w:rPr>
        <w:t>12.</w:t>
      </w:r>
      <w:r w:rsidRPr="00661F57">
        <w:rPr>
          <w:rFonts w:eastAsiaTheme="minorEastAsia"/>
          <w:color w:val="000000" w:themeColor="text1"/>
          <w:kern w:val="24"/>
          <w:sz w:val="24"/>
          <w:szCs w:val="24"/>
        </w:rPr>
        <w:t xml:space="preserve"> </w:t>
      </w:r>
      <w:r w:rsidRPr="00661F57">
        <w:rPr>
          <w:rFonts w:cstheme="minorHAnsi"/>
          <w:sz w:val="24"/>
          <w:szCs w:val="24"/>
        </w:rPr>
        <w:t xml:space="preserve">How to delete log </w:t>
      </w:r>
      <w:r w:rsidR="0006234E" w:rsidRPr="00661F57">
        <w:rPr>
          <w:rFonts w:cstheme="minorHAnsi"/>
          <w:sz w:val="24"/>
          <w:szCs w:val="24"/>
        </w:rPr>
        <w:t>shipping?</w:t>
      </w:r>
    </w:p>
    <w:p w:rsidR="00D5375B" w:rsidRPr="00661F57" w:rsidRDefault="00D5375B" w:rsidP="0006234E">
      <w:pPr>
        <w:ind w:left="720"/>
        <w:rPr>
          <w:rFonts w:cstheme="minorHAnsi"/>
          <w:sz w:val="24"/>
          <w:szCs w:val="24"/>
        </w:rPr>
      </w:pPr>
      <w:r w:rsidRPr="00661F57">
        <w:rPr>
          <w:rFonts w:cstheme="minorHAnsi"/>
          <w:sz w:val="24"/>
          <w:szCs w:val="24"/>
        </w:rPr>
        <w:t>13.</w:t>
      </w:r>
      <w:r w:rsidRPr="00661F57">
        <w:rPr>
          <w:rFonts w:eastAsiaTheme="minorEastAsia"/>
          <w:color w:val="000000" w:themeColor="text1"/>
          <w:kern w:val="24"/>
          <w:sz w:val="24"/>
          <w:szCs w:val="24"/>
        </w:rPr>
        <w:t xml:space="preserve"> </w:t>
      </w:r>
      <w:r w:rsidR="00685079" w:rsidRPr="00661F57">
        <w:rPr>
          <w:rFonts w:cstheme="minorHAnsi"/>
          <w:sz w:val="24"/>
          <w:szCs w:val="24"/>
        </w:rPr>
        <w:t>If change recovery model? LS</w:t>
      </w:r>
      <w:r w:rsidRPr="00661F57">
        <w:rPr>
          <w:rFonts w:cstheme="minorHAnsi"/>
          <w:sz w:val="24"/>
          <w:szCs w:val="24"/>
        </w:rPr>
        <w:t xml:space="preserve"> there any impact to log shipping database?</w:t>
      </w:r>
    </w:p>
    <w:p w:rsidR="00D5375B" w:rsidRPr="00661F57" w:rsidRDefault="0006234E" w:rsidP="00D5375B">
      <w:pPr>
        <w:ind w:left="720"/>
        <w:rPr>
          <w:rFonts w:cstheme="minorHAnsi"/>
          <w:sz w:val="24"/>
          <w:szCs w:val="24"/>
        </w:rPr>
      </w:pPr>
      <w:r w:rsidRPr="00661F57">
        <w:rPr>
          <w:rFonts w:cstheme="minorHAnsi"/>
          <w:sz w:val="24"/>
          <w:szCs w:val="24"/>
        </w:rPr>
        <w:t xml:space="preserve">&gt; </w:t>
      </w:r>
      <w:r w:rsidR="00D5375B" w:rsidRPr="00661F57">
        <w:rPr>
          <w:rFonts w:cstheme="minorHAnsi"/>
          <w:sz w:val="24"/>
          <w:szCs w:val="24"/>
        </w:rPr>
        <w:t>If you change the recovery mode of an existing secondary database, for example, from No recovery mode to Standby mode, the change takes effect only after the next log backup is restored to the database.</w:t>
      </w:r>
    </w:p>
    <w:p w:rsidR="00D5375B" w:rsidRPr="00661F57" w:rsidRDefault="00D5375B" w:rsidP="00D5375B">
      <w:pPr>
        <w:ind w:left="720"/>
        <w:rPr>
          <w:rFonts w:cstheme="minorHAnsi"/>
          <w:sz w:val="24"/>
          <w:szCs w:val="24"/>
        </w:rPr>
      </w:pPr>
      <w:r w:rsidRPr="00661F57">
        <w:rPr>
          <w:rFonts w:cstheme="minorHAnsi"/>
          <w:sz w:val="24"/>
          <w:szCs w:val="24"/>
        </w:rPr>
        <w:t>14. Scenarios:</w:t>
      </w:r>
    </w:p>
    <w:p w:rsidR="00B82AD8" w:rsidRDefault="00B82AD8" w:rsidP="00D5375B">
      <w:pPr>
        <w:spacing w:after="160" w:line="259" w:lineRule="auto"/>
        <w:rPr>
          <w:rFonts w:cs="Times New Roman"/>
          <w:sz w:val="24"/>
          <w:szCs w:val="24"/>
        </w:rPr>
      </w:pPr>
    </w:p>
    <w:p w:rsidR="00861049" w:rsidRDefault="00861049" w:rsidP="00D5375B">
      <w:pPr>
        <w:spacing w:after="160" w:line="259" w:lineRule="auto"/>
        <w:rPr>
          <w:rFonts w:cs="Times New Roman"/>
          <w:sz w:val="24"/>
          <w:szCs w:val="24"/>
        </w:rPr>
      </w:pPr>
    </w:p>
    <w:p w:rsidR="00861049" w:rsidRDefault="00861049" w:rsidP="00D5375B">
      <w:pPr>
        <w:spacing w:after="160" w:line="259" w:lineRule="auto"/>
        <w:rPr>
          <w:rFonts w:cs="Times New Roman"/>
          <w:sz w:val="24"/>
          <w:szCs w:val="24"/>
        </w:rPr>
      </w:pPr>
    </w:p>
    <w:p w:rsidR="00861049" w:rsidRDefault="00861049" w:rsidP="00D5375B">
      <w:pPr>
        <w:spacing w:after="160" w:line="259" w:lineRule="auto"/>
        <w:rPr>
          <w:rFonts w:cs="Times New Roman"/>
          <w:sz w:val="24"/>
          <w:szCs w:val="24"/>
        </w:rPr>
      </w:pPr>
    </w:p>
    <w:p w:rsidR="00861049" w:rsidRDefault="00861049" w:rsidP="00D5375B">
      <w:pPr>
        <w:spacing w:after="160" w:line="259" w:lineRule="auto"/>
        <w:rPr>
          <w:rFonts w:cs="Times New Roman"/>
          <w:sz w:val="24"/>
          <w:szCs w:val="24"/>
        </w:rPr>
      </w:pPr>
    </w:p>
    <w:p w:rsidR="00861049" w:rsidRDefault="00861049" w:rsidP="00D5375B">
      <w:pPr>
        <w:spacing w:after="160" w:line="259" w:lineRule="auto"/>
        <w:rPr>
          <w:rFonts w:cs="Times New Roman"/>
          <w:sz w:val="24"/>
          <w:szCs w:val="24"/>
        </w:rPr>
      </w:pPr>
    </w:p>
    <w:p w:rsidR="00861049" w:rsidRPr="00661F57" w:rsidRDefault="00861049" w:rsidP="00D5375B">
      <w:pPr>
        <w:spacing w:after="160" w:line="259" w:lineRule="auto"/>
        <w:rPr>
          <w:rFonts w:cs="Times New Roman"/>
          <w:sz w:val="24"/>
          <w:szCs w:val="24"/>
        </w:rPr>
      </w:pPr>
    </w:p>
    <w:p w:rsidR="00AC7816" w:rsidRPr="00E23691" w:rsidRDefault="00B82AD8" w:rsidP="00E23691">
      <w:pPr>
        <w:spacing w:after="160" w:line="259" w:lineRule="auto"/>
        <w:jc w:val="center"/>
        <w:rPr>
          <w:rFonts w:cs="Times New Roman"/>
          <w:b/>
          <w:color w:val="C00000"/>
          <w:sz w:val="24"/>
          <w:szCs w:val="24"/>
        </w:rPr>
      </w:pPr>
      <w:r>
        <w:rPr>
          <w:rFonts w:cs="Times New Roman"/>
          <w:b/>
          <w:color w:val="C00000"/>
          <w:sz w:val="24"/>
          <w:szCs w:val="24"/>
        </w:rPr>
        <w:t xml:space="preserve">DB </w:t>
      </w:r>
      <w:r w:rsidR="00E23691">
        <w:rPr>
          <w:rFonts w:cs="Times New Roman"/>
          <w:b/>
          <w:color w:val="C00000"/>
          <w:sz w:val="24"/>
          <w:szCs w:val="24"/>
        </w:rPr>
        <w:t>MIRRORING</w:t>
      </w:r>
    </w:p>
    <w:p w:rsidR="00C84039" w:rsidRPr="00B82AD8" w:rsidRDefault="00C84039" w:rsidP="00C84039">
      <w:pPr>
        <w:spacing w:after="160" w:line="259" w:lineRule="auto"/>
        <w:rPr>
          <w:rFonts w:cs="Times New Roman"/>
          <w:b/>
          <w:sz w:val="24"/>
          <w:szCs w:val="24"/>
        </w:rPr>
      </w:pPr>
      <w:r w:rsidRPr="00B82AD8">
        <w:rPr>
          <w:rFonts w:cs="Times New Roman"/>
          <w:b/>
          <w:sz w:val="24"/>
          <w:szCs w:val="24"/>
          <w:highlight w:val="yellow"/>
        </w:rPr>
        <w:t>What is Database Mirroring?</w:t>
      </w:r>
    </w:p>
    <w:p w:rsidR="00C84039" w:rsidRPr="00661F57" w:rsidRDefault="00C84039" w:rsidP="00C84039">
      <w:pPr>
        <w:rPr>
          <w:sz w:val="24"/>
          <w:szCs w:val="24"/>
        </w:rPr>
      </w:pPr>
      <w:r w:rsidRPr="00661F57">
        <w:rPr>
          <w:sz w:val="24"/>
          <w:szCs w:val="24"/>
        </w:rPr>
        <w:t>&gt; Database mirroring is a primarily software solution for increasing database availability.</w:t>
      </w:r>
      <w:r w:rsidRPr="00661F57">
        <w:rPr>
          <w:sz w:val="24"/>
          <w:szCs w:val="24"/>
        </w:rPr>
        <w:br/>
        <w:t>&gt; It maintains two copies of a single database that must reside on different server instances of SQL Server Database Engine.</w:t>
      </w:r>
    </w:p>
    <w:p w:rsidR="00C84039" w:rsidRPr="00661F57" w:rsidRDefault="00C84039" w:rsidP="00C84039">
      <w:pPr>
        <w:rPr>
          <w:sz w:val="24"/>
          <w:szCs w:val="24"/>
        </w:rPr>
      </w:pPr>
      <w:r w:rsidRPr="00661F57">
        <w:rPr>
          <w:sz w:val="24"/>
          <w:szCs w:val="24"/>
        </w:rPr>
        <w:t xml:space="preserve">                                                                    (Or)</w:t>
      </w:r>
    </w:p>
    <w:p w:rsidR="00C84039" w:rsidRPr="00661F57" w:rsidRDefault="00C84039" w:rsidP="00C84039">
      <w:pPr>
        <w:rPr>
          <w:bCs/>
          <w:sz w:val="24"/>
          <w:szCs w:val="24"/>
          <w:lang w:val="en-GB"/>
        </w:rPr>
      </w:pPr>
      <w:r w:rsidRPr="00661F57">
        <w:rPr>
          <w:bCs/>
          <w:sz w:val="24"/>
          <w:szCs w:val="24"/>
          <w:lang w:val="en-GB"/>
        </w:rPr>
        <w:t>&gt; Database mirroring transfers transaction log records directly from one server to another and can quickly fail over to the standby server.</w:t>
      </w:r>
    </w:p>
    <w:p w:rsidR="00EE4163" w:rsidRPr="00661F57" w:rsidRDefault="00EE4163" w:rsidP="00C84039">
      <w:pPr>
        <w:rPr>
          <w:bCs/>
          <w:sz w:val="24"/>
          <w:szCs w:val="24"/>
          <w:lang w:val="en-GB"/>
        </w:rPr>
      </w:pPr>
    </w:p>
    <w:p w:rsidR="00EE4163" w:rsidRPr="00661F57" w:rsidRDefault="00EE4163" w:rsidP="00EE4163">
      <w:pPr>
        <w:rPr>
          <w:b/>
          <w:sz w:val="26"/>
          <w:szCs w:val="26"/>
        </w:rPr>
      </w:pPr>
      <w:r w:rsidRPr="00661F57">
        <w:rPr>
          <w:b/>
          <w:sz w:val="26"/>
          <w:szCs w:val="26"/>
          <w:highlight w:val="yellow"/>
        </w:rPr>
        <w:t>Mirroring pre-requisites:</w:t>
      </w:r>
    </w:p>
    <w:p w:rsidR="00EE4163" w:rsidRPr="00661F57" w:rsidRDefault="00EE4163" w:rsidP="00EE4163">
      <w:pPr>
        <w:rPr>
          <w:sz w:val="24"/>
          <w:szCs w:val="24"/>
        </w:rPr>
      </w:pPr>
      <w:r w:rsidRPr="00661F57">
        <w:rPr>
          <w:sz w:val="24"/>
          <w:szCs w:val="24"/>
        </w:rPr>
        <w:t>&gt; Make sure that the two partners that is the principal server and mirror server, are running the same or same version</w:t>
      </w:r>
    </w:p>
    <w:p w:rsidR="00EE4163" w:rsidRPr="00661F57" w:rsidRDefault="00EE4163" w:rsidP="00EE4163">
      <w:pPr>
        <w:rPr>
          <w:sz w:val="24"/>
          <w:szCs w:val="24"/>
        </w:rPr>
      </w:pPr>
      <w:r w:rsidRPr="00661F57">
        <w:rPr>
          <w:sz w:val="24"/>
          <w:szCs w:val="24"/>
        </w:rPr>
        <w:t>&gt; Same database in both principle and mirror</w:t>
      </w:r>
    </w:p>
    <w:p w:rsidR="00EE4163" w:rsidRPr="00661F57" w:rsidRDefault="00EE4163" w:rsidP="00EE4163">
      <w:pPr>
        <w:rPr>
          <w:sz w:val="24"/>
          <w:szCs w:val="24"/>
        </w:rPr>
      </w:pPr>
      <w:r w:rsidRPr="00661F57">
        <w:rPr>
          <w:sz w:val="24"/>
          <w:szCs w:val="24"/>
        </w:rPr>
        <w:t>&gt; Same collation should be in both principle and mirror</w:t>
      </w:r>
    </w:p>
    <w:p w:rsidR="00EE4163" w:rsidRPr="00661F57" w:rsidRDefault="00EE4163" w:rsidP="00EE4163">
      <w:pPr>
        <w:rPr>
          <w:sz w:val="24"/>
          <w:szCs w:val="24"/>
        </w:rPr>
      </w:pPr>
      <w:r w:rsidRPr="00661F57">
        <w:rPr>
          <w:sz w:val="24"/>
          <w:szCs w:val="24"/>
        </w:rPr>
        <w:t>&gt; Recovery model should be always full</w:t>
      </w:r>
    </w:p>
    <w:p w:rsidR="00EE4163" w:rsidRPr="00661F57" w:rsidRDefault="00EE4163" w:rsidP="00EE4163">
      <w:pPr>
        <w:rPr>
          <w:sz w:val="24"/>
          <w:szCs w:val="24"/>
        </w:rPr>
      </w:pPr>
      <w:r w:rsidRPr="00661F57">
        <w:rPr>
          <w:sz w:val="24"/>
          <w:szCs w:val="24"/>
        </w:rPr>
        <w:t xml:space="preserve">&gt; Minimum SQL </w:t>
      </w:r>
      <w:r w:rsidR="00A53DCF" w:rsidRPr="00661F57">
        <w:rPr>
          <w:sz w:val="24"/>
          <w:szCs w:val="24"/>
        </w:rPr>
        <w:t>Server</w:t>
      </w:r>
      <w:r w:rsidRPr="00661F57">
        <w:rPr>
          <w:sz w:val="24"/>
          <w:szCs w:val="24"/>
        </w:rPr>
        <w:t xml:space="preserve"> 2005 SP1 is required to configure mirroring or if you have RTM then you have enable trace</w:t>
      </w:r>
    </w:p>
    <w:p w:rsidR="00EE4163" w:rsidRPr="00661F57" w:rsidRDefault="00EE4163" w:rsidP="00EE4163">
      <w:pPr>
        <w:rPr>
          <w:sz w:val="24"/>
          <w:szCs w:val="24"/>
        </w:rPr>
      </w:pPr>
      <w:r w:rsidRPr="00661F57">
        <w:rPr>
          <w:sz w:val="24"/>
          <w:szCs w:val="24"/>
        </w:rPr>
        <w:t>DBCC TRACEON (1400)--Only for Sql 2005 RTM...From Sql 2008 onwards no need to have any sp even can configure with RTM</w:t>
      </w:r>
    </w:p>
    <w:p w:rsidR="00EE4163" w:rsidRPr="00661F57" w:rsidRDefault="00EE4163" w:rsidP="00EE4163">
      <w:pPr>
        <w:rPr>
          <w:sz w:val="24"/>
          <w:szCs w:val="24"/>
        </w:rPr>
      </w:pPr>
      <w:r w:rsidRPr="00661F57">
        <w:rPr>
          <w:sz w:val="24"/>
          <w:szCs w:val="24"/>
        </w:rPr>
        <w:t xml:space="preserve">&gt; Same build number </w:t>
      </w:r>
    </w:p>
    <w:p w:rsidR="00EE4163" w:rsidRPr="00661F57" w:rsidRDefault="00EE4163" w:rsidP="00EE4163">
      <w:pPr>
        <w:rPr>
          <w:sz w:val="24"/>
          <w:szCs w:val="24"/>
        </w:rPr>
      </w:pPr>
      <w:r w:rsidRPr="00661F57">
        <w:rPr>
          <w:sz w:val="24"/>
          <w:szCs w:val="24"/>
        </w:rPr>
        <w:t>&gt; Same bit of SQL [X 86 OR X-64 BIT]</w:t>
      </w:r>
    </w:p>
    <w:p w:rsidR="00EE4163" w:rsidRPr="00661F57" w:rsidRDefault="00EE4163" w:rsidP="00EE4163">
      <w:pPr>
        <w:rPr>
          <w:sz w:val="24"/>
          <w:szCs w:val="24"/>
        </w:rPr>
      </w:pPr>
      <w:r w:rsidRPr="00661F57">
        <w:rPr>
          <w:sz w:val="24"/>
          <w:szCs w:val="24"/>
        </w:rPr>
        <w:t>&gt; Minimum 2 servers are required.</w:t>
      </w:r>
    </w:p>
    <w:p w:rsidR="00EE4163" w:rsidRDefault="00EE4163" w:rsidP="00EE4163">
      <w:pPr>
        <w:rPr>
          <w:sz w:val="24"/>
          <w:szCs w:val="24"/>
        </w:rPr>
      </w:pPr>
      <w:r w:rsidRPr="00661F57">
        <w:rPr>
          <w:sz w:val="24"/>
          <w:szCs w:val="24"/>
        </w:rPr>
        <w:t>&gt; Collect service accounts and provide at the time of configuration.</w:t>
      </w:r>
    </w:p>
    <w:p w:rsidR="000E5868" w:rsidRPr="00661F57" w:rsidRDefault="000E5868" w:rsidP="00EE4163">
      <w:pPr>
        <w:rPr>
          <w:sz w:val="24"/>
          <w:szCs w:val="24"/>
        </w:rPr>
      </w:pPr>
    </w:p>
    <w:p w:rsidR="00E23691" w:rsidRDefault="00E23691" w:rsidP="00A47AC6">
      <w:pPr>
        <w:rPr>
          <w:b/>
          <w:sz w:val="26"/>
          <w:szCs w:val="26"/>
          <w:highlight w:val="yellow"/>
        </w:rPr>
      </w:pPr>
    </w:p>
    <w:p w:rsidR="00E23691" w:rsidRDefault="00E23691" w:rsidP="00A47AC6">
      <w:pPr>
        <w:rPr>
          <w:b/>
          <w:sz w:val="26"/>
          <w:szCs w:val="26"/>
          <w:highlight w:val="yellow"/>
        </w:rPr>
      </w:pPr>
    </w:p>
    <w:p w:rsidR="00EE4163" w:rsidRPr="00661F57" w:rsidRDefault="00EE4163" w:rsidP="00A47AC6">
      <w:pPr>
        <w:rPr>
          <w:b/>
          <w:sz w:val="26"/>
          <w:szCs w:val="26"/>
        </w:rPr>
      </w:pPr>
      <w:r w:rsidRPr="00661F57">
        <w:rPr>
          <w:b/>
          <w:sz w:val="26"/>
          <w:szCs w:val="26"/>
          <w:highlight w:val="yellow"/>
        </w:rPr>
        <w:t xml:space="preserve">Mirroring </w:t>
      </w:r>
      <w:r w:rsidR="00A47AC6" w:rsidRPr="00661F57">
        <w:rPr>
          <w:b/>
          <w:sz w:val="26"/>
          <w:szCs w:val="26"/>
          <w:highlight w:val="yellow"/>
        </w:rPr>
        <w:t>terminologies (or) Components:</w:t>
      </w:r>
    </w:p>
    <w:p w:rsidR="00A47AC6" w:rsidRPr="00661F57" w:rsidRDefault="00A47AC6" w:rsidP="00A47AC6">
      <w:pPr>
        <w:rPr>
          <w:rFonts w:cs="Times New Roman"/>
          <w:b/>
          <w:sz w:val="24"/>
          <w:szCs w:val="24"/>
        </w:rPr>
      </w:pPr>
    </w:p>
    <w:p w:rsidR="00C84039" w:rsidRPr="00661F57" w:rsidRDefault="00C84039" w:rsidP="00C84039">
      <w:pPr>
        <w:spacing w:after="160" w:line="259" w:lineRule="auto"/>
        <w:rPr>
          <w:rFonts w:cs="Times New Roman"/>
          <w:b/>
          <w:color w:val="FF0000"/>
          <w:sz w:val="28"/>
          <w:szCs w:val="28"/>
        </w:rPr>
      </w:pPr>
    </w:p>
    <w:p w:rsidR="00C84039" w:rsidRPr="00661F57" w:rsidRDefault="00A47AC6" w:rsidP="00C84039">
      <w:pPr>
        <w:spacing w:after="160" w:line="259" w:lineRule="auto"/>
        <w:rPr>
          <w:rFonts w:cs="Times New Roman"/>
          <w:sz w:val="24"/>
          <w:szCs w:val="24"/>
        </w:rPr>
      </w:pPr>
      <w:r w:rsidRPr="00661F57">
        <w:rPr>
          <w:rFonts w:cs="Times New Roman"/>
          <w:b/>
          <w:noProof/>
          <w:color w:val="FF0000"/>
          <w:sz w:val="28"/>
          <w:szCs w:val="28"/>
        </w:rPr>
        <w:drawing>
          <wp:inline distT="0" distB="0" distL="0" distR="0" wp14:anchorId="0A79A078" wp14:editId="770DD463">
            <wp:extent cx="5943600" cy="2527935"/>
            <wp:effectExtent l="0" t="0" r="0" b="5715"/>
            <wp:docPr id="21" name="Picture 21" descr="C:\Users\ANIL\Desktop\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Desktop\mi.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rsidR="00454B14" w:rsidRDefault="00454B14" w:rsidP="00454B14">
      <w:pPr>
        <w:rPr>
          <w:rFonts w:cs="Times New Roman"/>
          <w:b/>
          <w:bCs/>
          <w:sz w:val="24"/>
          <w:szCs w:val="24"/>
          <w:lang w:val="en-GB"/>
        </w:rPr>
      </w:pPr>
      <w:r w:rsidRPr="00661F57">
        <w:rPr>
          <w:rFonts w:cs="Times New Roman"/>
          <w:b/>
          <w:bCs/>
          <w:sz w:val="24"/>
          <w:szCs w:val="24"/>
          <w:lang w:val="en-GB"/>
        </w:rPr>
        <w:t xml:space="preserve"> </w:t>
      </w:r>
    </w:p>
    <w:p w:rsidR="0013777F" w:rsidRPr="00661F57" w:rsidRDefault="0013777F" w:rsidP="00454B14">
      <w:pPr>
        <w:rPr>
          <w:sz w:val="24"/>
          <w:szCs w:val="24"/>
        </w:rPr>
      </w:pPr>
    </w:p>
    <w:p w:rsidR="00AA491A" w:rsidRPr="0013777F" w:rsidRDefault="003025E2" w:rsidP="00A47AC6">
      <w:pPr>
        <w:numPr>
          <w:ilvl w:val="0"/>
          <w:numId w:val="43"/>
        </w:numPr>
        <w:rPr>
          <w:rFonts w:cs="Times New Roman"/>
          <w:b/>
          <w:bCs/>
          <w:sz w:val="24"/>
          <w:szCs w:val="24"/>
          <w:lang w:val="en-GB"/>
        </w:rPr>
      </w:pPr>
      <w:r w:rsidRPr="00661F57">
        <w:rPr>
          <w:rFonts w:cs="Times New Roman"/>
          <w:b/>
          <w:bCs/>
          <w:sz w:val="24"/>
          <w:szCs w:val="24"/>
          <w:lang w:val="en-GB"/>
        </w:rPr>
        <w:t>Principal</w:t>
      </w:r>
      <w:r w:rsidRPr="00661F57">
        <w:rPr>
          <w:rFonts w:cs="Times New Roman"/>
          <w:sz w:val="24"/>
          <w:szCs w:val="24"/>
          <w:lang w:val="en-GB"/>
        </w:rPr>
        <w:t xml:space="preserve"> </w:t>
      </w:r>
      <w:r w:rsidRPr="00661F57">
        <w:rPr>
          <w:sz w:val="24"/>
          <w:szCs w:val="24"/>
          <w:lang w:val="en-GB"/>
        </w:rPr>
        <w:t>– the server that holds a copy of database that is accessible to client applications at any given time.</w:t>
      </w:r>
    </w:p>
    <w:p w:rsidR="0013777F" w:rsidRPr="0013777F" w:rsidRDefault="0013777F" w:rsidP="0013777F">
      <w:pPr>
        <w:ind w:left="720"/>
        <w:rPr>
          <w:rFonts w:cs="Times New Roman"/>
          <w:bCs/>
          <w:sz w:val="24"/>
          <w:szCs w:val="24"/>
          <w:lang w:val="en-GB"/>
        </w:rPr>
      </w:pPr>
      <w:r>
        <w:rPr>
          <w:rFonts w:cs="Times New Roman"/>
          <w:b/>
          <w:bCs/>
          <w:sz w:val="24"/>
          <w:szCs w:val="24"/>
          <w:lang w:val="en-GB"/>
        </w:rPr>
        <w:t xml:space="preserve">                         </w:t>
      </w:r>
      <w:r w:rsidRPr="0013777F">
        <w:rPr>
          <w:rFonts w:cs="Times New Roman"/>
          <w:bCs/>
          <w:sz w:val="24"/>
          <w:szCs w:val="24"/>
          <w:lang w:val="en-GB"/>
        </w:rPr>
        <w:t>(Or)</w:t>
      </w:r>
    </w:p>
    <w:p w:rsidR="0013777F" w:rsidRPr="0013777F" w:rsidRDefault="0013777F" w:rsidP="0013777F">
      <w:pPr>
        <w:pStyle w:val="ListParagraph"/>
        <w:rPr>
          <w:rFonts w:cs="Times New Roman"/>
          <w:b/>
          <w:bCs/>
          <w:sz w:val="24"/>
          <w:szCs w:val="24"/>
          <w:lang w:val="en-GB"/>
        </w:rPr>
      </w:pPr>
      <w:r w:rsidRPr="0013777F">
        <w:rPr>
          <w:bCs/>
          <w:sz w:val="24"/>
          <w:szCs w:val="24"/>
          <w:lang w:val="en-GB"/>
        </w:rPr>
        <w:t>Where db is online and access to application\users</w:t>
      </w:r>
    </w:p>
    <w:p w:rsidR="00AA491A" w:rsidRPr="0013777F" w:rsidRDefault="003025E2" w:rsidP="00A47AC6">
      <w:pPr>
        <w:numPr>
          <w:ilvl w:val="0"/>
          <w:numId w:val="43"/>
        </w:numPr>
        <w:rPr>
          <w:rFonts w:cs="Times New Roman"/>
          <w:b/>
          <w:bCs/>
          <w:sz w:val="24"/>
          <w:szCs w:val="24"/>
          <w:lang w:val="en-GB"/>
        </w:rPr>
      </w:pPr>
      <w:r w:rsidRPr="00661F57">
        <w:rPr>
          <w:rFonts w:cs="Times New Roman"/>
          <w:b/>
          <w:bCs/>
          <w:sz w:val="24"/>
          <w:szCs w:val="24"/>
          <w:lang w:val="en-GB"/>
        </w:rPr>
        <w:t>Mirror</w:t>
      </w:r>
      <w:r w:rsidRPr="00661F57">
        <w:rPr>
          <w:rFonts w:cs="Times New Roman"/>
          <w:sz w:val="24"/>
          <w:szCs w:val="24"/>
          <w:lang w:val="en-GB"/>
        </w:rPr>
        <w:t xml:space="preserve"> – the server that holds copy of database that is always in </w:t>
      </w:r>
      <w:r w:rsidRPr="00661F57">
        <w:rPr>
          <w:rFonts w:cs="Times New Roman"/>
          <w:iCs/>
          <w:sz w:val="24"/>
          <w:szCs w:val="24"/>
          <w:lang w:val="en-GB"/>
        </w:rPr>
        <w:t>restoring</w:t>
      </w:r>
      <w:r w:rsidRPr="00661F57">
        <w:rPr>
          <w:rFonts w:cs="Times New Roman"/>
          <w:i/>
          <w:iCs/>
          <w:sz w:val="24"/>
          <w:szCs w:val="24"/>
          <w:lang w:val="en-GB"/>
        </w:rPr>
        <w:t xml:space="preserve"> </w:t>
      </w:r>
      <w:r w:rsidRPr="00661F57">
        <w:rPr>
          <w:rFonts w:cs="Times New Roman"/>
          <w:sz w:val="24"/>
          <w:szCs w:val="24"/>
          <w:lang w:val="en-GB"/>
        </w:rPr>
        <w:t xml:space="preserve">state that is </w:t>
      </w:r>
      <w:r w:rsidRPr="00E23691">
        <w:rPr>
          <w:rFonts w:cs="Times New Roman"/>
          <w:sz w:val="24"/>
          <w:szCs w:val="24"/>
          <w:lang w:val="en-GB"/>
        </w:rPr>
        <w:t>not</w:t>
      </w:r>
      <w:r w:rsidRPr="00661F57">
        <w:rPr>
          <w:rFonts w:cs="Times New Roman"/>
          <w:sz w:val="24"/>
          <w:szCs w:val="24"/>
          <w:lang w:val="en-GB"/>
        </w:rPr>
        <w:t xml:space="preserve"> accessible to the applications.</w:t>
      </w:r>
    </w:p>
    <w:p w:rsidR="0013777F" w:rsidRPr="0013777F" w:rsidRDefault="0013777F" w:rsidP="0013777F">
      <w:pPr>
        <w:ind w:left="720"/>
        <w:rPr>
          <w:rFonts w:cs="Times New Roman"/>
          <w:bCs/>
          <w:sz w:val="24"/>
          <w:szCs w:val="24"/>
          <w:lang w:val="en-GB"/>
        </w:rPr>
      </w:pPr>
      <w:r>
        <w:rPr>
          <w:rFonts w:cs="Times New Roman"/>
          <w:b/>
          <w:bCs/>
          <w:sz w:val="24"/>
          <w:szCs w:val="24"/>
          <w:lang w:val="en-GB"/>
        </w:rPr>
        <w:t xml:space="preserve">                        </w:t>
      </w:r>
      <w:r w:rsidRPr="0013777F">
        <w:rPr>
          <w:rFonts w:cs="Times New Roman"/>
          <w:bCs/>
          <w:sz w:val="24"/>
          <w:szCs w:val="24"/>
          <w:lang w:val="en-GB"/>
        </w:rPr>
        <w:t>(Or)</w:t>
      </w:r>
    </w:p>
    <w:p w:rsidR="0013777F" w:rsidRPr="0013777F" w:rsidRDefault="0013777F" w:rsidP="0013777F">
      <w:pPr>
        <w:pStyle w:val="ListParagraph"/>
        <w:rPr>
          <w:bCs/>
          <w:sz w:val="24"/>
          <w:szCs w:val="24"/>
          <w:lang w:val="en-GB"/>
        </w:rPr>
      </w:pPr>
      <w:r w:rsidRPr="0013777F">
        <w:rPr>
          <w:bCs/>
          <w:sz w:val="24"/>
          <w:szCs w:val="24"/>
          <w:lang w:val="en-GB"/>
        </w:rPr>
        <w:t>Where db is restoring and not having access to application\users</w:t>
      </w:r>
    </w:p>
    <w:p w:rsidR="0013777F" w:rsidRDefault="003025E2" w:rsidP="0013777F">
      <w:pPr>
        <w:numPr>
          <w:ilvl w:val="0"/>
          <w:numId w:val="43"/>
        </w:numPr>
        <w:rPr>
          <w:rFonts w:cs="Times New Roman"/>
          <w:b/>
          <w:bCs/>
          <w:sz w:val="24"/>
          <w:szCs w:val="24"/>
          <w:lang w:val="en-GB"/>
        </w:rPr>
      </w:pPr>
      <w:r w:rsidRPr="00661F57">
        <w:rPr>
          <w:rFonts w:cs="Times New Roman"/>
          <w:b/>
          <w:bCs/>
          <w:sz w:val="24"/>
          <w:szCs w:val="24"/>
          <w:lang w:val="en-GB"/>
        </w:rPr>
        <w:t>Witness</w:t>
      </w:r>
      <w:r w:rsidRPr="00661F57">
        <w:rPr>
          <w:rFonts w:cs="Times New Roman"/>
          <w:sz w:val="24"/>
          <w:szCs w:val="24"/>
          <w:lang w:val="en-GB"/>
        </w:rPr>
        <w:t xml:space="preserve"> – the </w:t>
      </w:r>
      <w:r w:rsidRPr="00661F57">
        <w:rPr>
          <w:rFonts w:cs="Times New Roman"/>
          <w:iCs/>
          <w:sz w:val="24"/>
          <w:szCs w:val="24"/>
          <w:lang w:val="en-GB"/>
        </w:rPr>
        <w:t>optional</w:t>
      </w:r>
      <w:r w:rsidRPr="00661F57">
        <w:rPr>
          <w:rFonts w:cs="Times New Roman"/>
          <w:i/>
          <w:iCs/>
          <w:sz w:val="24"/>
          <w:szCs w:val="24"/>
          <w:lang w:val="en-GB"/>
        </w:rPr>
        <w:t xml:space="preserve"> </w:t>
      </w:r>
      <w:r w:rsidRPr="00661F57">
        <w:rPr>
          <w:rFonts w:cs="Times New Roman"/>
          <w:sz w:val="24"/>
          <w:szCs w:val="24"/>
          <w:lang w:val="en-GB"/>
        </w:rPr>
        <w:t>server that is useful to provide an automatic failover mechanism in case of any failure on principal server.</w:t>
      </w:r>
    </w:p>
    <w:p w:rsidR="0013777F" w:rsidRPr="0013777F" w:rsidRDefault="0013777F" w:rsidP="0013777F">
      <w:pPr>
        <w:ind w:left="360"/>
        <w:rPr>
          <w:rFonts w:cs="Times New Roman"/>
          <w:bCs/>
          <w:sz w:val="24"/>
          <w:szCs w:val="24"/>
          <w:lang w:val="en-GB"/>
        </w:rPr>
      </w:pPr>
      <w:r w:rsidRPr="0013777F">
        <w:rPr>
          <w:rFonts w:cs="Times New Roman"/>
          <w:bCs/>
          <w:sz w:val="24"/>
          <w:szCs w:val="24"/>
          <w:lang w:val="en-GB"/>
        </w:rPr>
        <w:t xml:space="preserve">                               (Or)</w:t>
      </w:r>
    </w:p>
    <w:p w:rsidR="00A53DCF" w:rsidRPr="00E23691" w:rsidRDefault="0013777F" w:rsidP="00E23691">
      <w:pPr>
        <w:ind w:left="720"/>
        <w:rPr>
          <w:bCs/>
          <w:sz w:val="24"/>
          <w:szCs w:val="24"/>
          <w:lang w:val="en-GB"/>
        </w:rPr>
      </w:pPr>
      <w:r w:rsidRPr="00661F57">
        <w:rPr>
          <w:bCs/>
          <w:sz w:val="24"/>
          <w:szCs w:val="24"/>
          <w:lang w:val="en-GB"/>
        </w:rPr>
        <w:t>Used mainly for failover\monitoring.</w:t>
      </w:r>
    </w:p>
    <w:p w:rsidR="00AA491A" w:rsidRPr="00661F57" w:rsidRDefault="003025E2" w:rsidP="00A47AC6">
      <w:pPr>
        <w:numPr>
          <w:ilvl w:val="0"/>
          <w:numId w:val="43"/>
        </w:numPr>
        <w:rPr>
          <w:rFonts w:cs="Times New Roman"/>
          <w:b/>
          <w:bCs/>
          <w:sz w:val="24"/>
          <w:szCs w:val="24"/>
          <w:lang w:val="en-GB"/>
        </w:rPr>
      </w:pPr>
      <w:r w:rsidRPr="00661F57">
        <w:rPr>
          <w:rFonts w:cs="Times New Roman"/>
          <w:b/>
          <w:bCs/>
          <w:sz w:val="24"/>
          <w:szCs w:val="24"/>
        </w:rPr>
        <w:t>Endpoint</w:t>
      </w:r>
      <w:r w:rsidRPr="00661F57">
        <w:rPr>
          <w:rFonts w:cs="Times New Roman"/>
          <w:b/>
          <w:sz w:val="24"/>
          <w:szCs w:val="24"/>
        </w:rPr>
        <w:t>:</w:t>
      </w:r>
      <w:r w:rsidRPr="00661F57">
        <w:rPr>
          <w:rFonts w:cs="Times New Roman"/>
          <w:sz w:val="24"/>
          <w:szCs w:val="24"/>
        </w:rPr>
        <w:t xml:space="preserve"> A SQL Server object that enables Principal, Mirror &amp; Witness servers to communicate over the network. </w:t>
      </w:r>
    </w:p>
    <w:p w:rsidR="00AA491A" w:rsidRDefault="00454B14" w:rsidP="00A47AC6">
      <w:pPr>
        <w:rPr>
          <w:rFonts w:cs="Times New Roman"/>
          <w:sz w:val="24"/>
          <w:szCs w:val="24"/>
        </w:rPr>
      </w:pPr>
      <w:r w:rsidRPr="00661F57">
        <w:rPr>
          <w:rFonts w:cs="Times New Roman"/>
          <w:sz w:val="24"/>
          <w:szCs w:val="24"/>
        </w:rPr>
        <w:t xml:space="preserve">             </w:t>
      </w:r>
      <w:r w:rsidR="003025E2" w:rsidRPr="00661F57">
        <w:rPr>
          <w:rFonts w:cs="Times New Roman"/>
          <w:sz w:val="24"/>
          <w:szCs w:val="24"/>
        </w:rPr>
        <w:t xml:space="preserve">Encrypt data sent through this endpoints from server to server. </w:t>
      </w:r>
    </w:p>
    <w:p w:rsidR="00A53DCF" w:rsidRPr="00661F57" w:rsidRDefault="00A53DCF" w:rsidP="00A47AC6">
      <w:pPr>
        <w:rPr>
          <w:rFonts w:cs="Times New Roman"/>
          <w:sz w:val="24"/>
          <w:szCs w:val="24"/>
        </w:rPr>
      </w:pPr>
    </w:p>
    <w:p w:rsidR="000A3157" w:rsidRPr="00661F57" w:rsidRDefault="000A3157" w:rsidP="000A3157">
      <w:pPr>
        <w:rPr>
          <w:rFonts w:cs="Times New Roman"/>
          <w:b/>
          <w:sz w:val="24"/>
          <w:szCs w:val="24"/>
        </w:rPr>
      </w:pPr>
      <w:r w:rsidRPr="00661F57">
        <w:rPr>
          <w:rFonts w:cs="Times New Roman"/>
          <w:b/>
          <w:sz w:val="24"/>
          <w:szCs w:val="24"/>
          <w:highlight w:val="yellow"/>
        </w:rPr>
        <w:t>How to create port:</w:t>
      </w:r>
    </w:p>
    <w:p w:rsidR="000A3157" w:rsidRPr="00661F57" w:rsidRDefault="000A3157" w:rsidP="000A3157">
      <w:pPr>
        <w:rPr>
          <w:rFonts w:cs="Times New Roman"/>
          <w:sz w:val="24"/>
          <w:szCs w:val="24"/>
        </w:rPr>
      </w:pPr>
      <w:r w:rsidRPr="00661F57">
        <w:rPr>
          <w:rFonts w:cs="Times New Roman"/>
          <w:sz w:val="24"/>
          <w:szCs w:val="24"/>
        </w:rPr>
        <w:t>firewall.cpl--&gt;go to advance settings--&gt; Inbound settings</w:t>
      </w:r>
    </w:p>
    <w:p w:rsidR="00454B14" w:rsidRPr="00661F57" w:rsidRDefault="00454B14" w:rsidP="00A47AC6">
      <w:pPr>
        <w:rPr>
          <w:rFonts w:cs="Times New Roman"/>
          <w:sz w:val="24"/>
          <w:szCs w:val="24"/>
        </w:rPr>
      </w:pPr>
    </w:p>
    <w:p w:rsidR="00454B14" w:rsidRDefault="00454B14" w:rsidP="00454B14">
      <w:pPr>
        <w:rPr>
          <w:b/>
          <w:sz w:val="26"/>
          <w:szCs w:val="26"/>
        </w:rPr>
      </w:pPr>
      <w:r w:rsidRPr="00661F57">
        <w:rPr>
          <w:b/>
          <w:sz w:val="26"/>
          <w:szCs w:val="26"/>
          <w:highlight w:val="yellow"/>
        </w:rPr>
        <w:t>Mirroring Data transfer type:</w:t>
      </w:r>
    </w:p>
    <w:p w:rsidR="007479EB" w:rsidRDefault="007479EB" w:rsidP="00454B14">
      <w:pPr>
        <w:rPr>
          <w:b/>
          <w:sz w:val="26"/>
          <w:szCs w:val="26"/>
        </w:rPr>
      </w:pPr>
    </w:p>
    <w:p w:rsidR="007A5390" w:rsidRPr="007479EB" w:rsidRDefault="007A5390" w:rsidP="007479EB">
      <w:pPr>
        <w:rPr>
          <w:sz w:val="24"/>
          <w:szCs w:val="24"/>
        </w:rPr>
      </w:pPr>
      <w:r w:rsidRPr="007479EB">
        <w:rPr>
          <w:b/>
          <w:bCs/>
          <w:sz w:val="24"/>
          <w:szCs w:val="24"/>
        </w:rPr>
        <w:t>System databases</w:t>
      </w:r>
      <w:r w:rsidRPr="007479EB">
        <w:rPr>
          <w:bCs/>
          <w:sz w:val="24"/>
          <w:szCs w:val="24"/>
        </w:rPr>
        <w:t xml:space="preserve"> </w:t>
      </w:r>
      <w:r w:rsidRPr="007479EB">
        <w:rPr>
          <w:sz w:val="24"/>
          <w:szCs w:val="24"/>
        </w:rPr>
        <w:t>cannot be a part of mirroring.</w:t>
      </w:r>
    </w:p>
    <w:p w:rsidR="007A5390" w:rsidRPr="007479EB" w:rsidRDefault="007A5390" w:rsidP="007479EB">
      <w:pPr>
        <w:rPr>
          <w:sz w:val="24"/>
          <w:szCs w:val="24"/>
        </w:rPr>
      </w:pPr>
      <w:r w:rsidRPr="007479EB">
        <w:rPr>
          <w:b/>
          <w:bCs/>
          <w:sz w:val="24"/>
          <w:szCs w:val="24"/>
        </w:rPr>
        <w:t>Snapshot</w:t>
      </w:r>
      <w:r w:rsidRPr="007479EB">
        <w:rPr>
          <w:bCs/>
          <w:sz w:val="24"/>
          <w:szCs w:val="24"/>
        </w:rPr>
        <w:t xml:space="preserve"> </w:t>
      </w:r>
      <w:r w:rsidRPr="007479EB">
        <w:rPr>
          <w:sz w:val="24"/>
          <w:szCs w:val="24"/>
        </w:rPr>
        <w:t>on mirror is possible for read-only purpose that is ideal for reporting requirements.</w:t>
      </w:r>
    </w:p>
    <w:p w:rsidR="007A5390" w:rsidRPr="007479EB" w:rsidRDefault="007A5390" w:rsidP="007479EB">
      <w:pPr>
        <w:rPr>
          <w:sz w:val="24"/>
          <w:szCs w:val="24"/>
        </w:rPr>
      </w:pPr>
      <w:r w:rsidRPr="007479EB">
        <w:rPr>
          <w:b/>
          <w:bCs/>
          <w:sz w:val="24"/>
          <w:szCs w:val="24"/>
          <w:lang w:val="en-GB"/>
        </w:rPr>
        <w:t>Transaction safety level</w:t>
      </w:r>
      <w:r w:rsidRPr="007479EB">
        <w:rPr>
          <w:bCs/>
          <w:sz w:val="24"/>
          <w:szCs w:val="24"/>
          <w:lang w:val="en-GB"/>
        </w:rPr>
        <w:t xml:space="preserve"> – </w:t>
      </w:r>
      <w:r w:rsidRPr="007479EB">
        <w:rPr>
          <w:sz w:val="24"/>
          <w:szCs w:val="24"/>
          <w:lang w:val="en-GB"/>
        </w:rPr>
        <w:t>that determines whether the changes on the principal database are applied to the mirror database synchronously or asynchronously. Two safety levels—OFF and FULL.</w:t>
      </w:r>
    </w:p>
    <w:p w:rsidR="007479EB" w:rsidRPr="00661F57" w:rsidRDefault="007479EB" w:rsidP="00454B14">
      <w:pPr>
        <w:rPr>
          <w:b/>
          <w:sz w:val="26"/>
          <w:szCs w:val="26"/>
        </w:rPr>
      </w:pPr>
    </w:p>
    <w:p w:rsidR="00454B14" w:rsidRPr="00661F57" w:rsidRDefault="00454B14" w:rsidP="00454B14">
      <w:pPr>
        <w:rPr>
          <w:b/>
          <w:sz w:val="24"/>
          <w:szCs w:val="24"/>
        </w:rPr>
      </w:pPr>
      <w:r w:rsidRPr="00661F57">
        <w:rPr>
          <w:b/>
          <w:sz w:val="24"/>
          <w:szCs w:val="24"/>
        </w:rPr>
        <w:t xml:space="preserve">1. </w:t>
      </w:r>
      <w:r w:rsidR="00131EFF" w:rsidRPr="00661F57">
        <w:rPr>
          <w:b/>
          <w:sz w:val="24"/>
          <w:szCs w:val="24"/>
        </w:rPr>
        <w:t>Synchronous:</w:t>
      </w:r>
    </w:p>
    <w:p w:rsidR="00454B14" w:rsidRPr="00661F57" w:rsidRDefault="00454B14" w:rsidP="00454B14">
      <w:pPr>
        <w:rPr>
          <w:b/>
          <w:sz w:val="24"/>
          <w:szCs w:val="24"/>
        </w:rPr>
      </w:pPr>
      <w:r w:rsidRPr="00661F57">
        <w:rPr>
          <w:sz w:val="24"/>
          <w:szCs w:val="24"/>
        </w:rPr>
        <w:t>&gt; In this mode when any log record sent from principle to mirror, acknowledgement has to send back from mirror to principle. Moreover first the transaction should commit @ mirror server.</w:t>
      </w:r>
    </w:p>
    <w:p w:rsidR="00454B14" w:rsidRPr="00661F57" w:rsidRDefault="00454B14" w:rsidP="00454B14">
      <w:pPr>
        <w:rPr>
          <w:b/>
          <w:sz w:val="24"/>
          <w:szCs w:val="24"/>
        </w:rPr>
      </w:pPr>
      <w:r w:rsidRPr="00661F57">
        <w:rPr>
          <w:sz w:val="24"/>
          <w:szCs w:val="24"/>
        </w:rPr>
        <w:t>&gt; Performance impact is there but it is minimal</w:t>
      </w:r>
    </w:p>
    <w:p w:rsidR="00454B14" w:rsidRPr="00661F57" w:rsidRDefault="00454B14" w:rsidP="00454B14">
      <w:pPr>
        <w:rPr>
          <w:sz w:val="24"/>
          <w:szCs w:val="24"/>
        </w:rPr>
      </w:pPr>
      <w:r w:rsidRPr="00661F57">
        <w:rPr>
          <w:sz w:val="24"/>
          <w:szCs w:val="24"/>
        </w:rPr>
        <w:t>&gt; No data loss.</w:t>
      </w:r>
    </w:p>
    <w:p w:rsidR="00202F1D" w:rsidRDefault="00202F1D" w:rsidP="00454B14">
      <w:pPr>
        <w:rPr>
          <w:sz w:val="24"/>
          <w:szCs w:val="24"/>
        </w:rPr>
      </w:pPr>
    </w:p>
    <w:p w:rsidR="00454B14" w:rsidRPr="00661F57" w:rsidRDefault="00454B14" w:rsidP="00454B14">
      <w:pPr>
        <w:rPr>
          <w:b/>
          <w:sz w:val="24"/>
          <w:szCs w:val="24"/>
        </w:rPr>
      </w:pPr>
      <w:r w:rsidRPr="00661F57">
        <w:rPr>
          <w:b/>
          <w:sz w:val="24"/>
          <w:szCs w:val="24"/>
        </w:rPr>
        <w:t xml:space="preserve">2. </w:t>
      </w:r>
      <w:r w:rsidR="00131EFF" w:rsidRPr="00661F57">
        <w:rPr>
          <w:b/>
          <w:sz w:val="24"/>
          <w:szCs w:val="24"/>
        </w:rPr>
        <w:t>Asynchronous:</w:t>
      </w:r>
    </w:p>
    <w:p w:rsidR="00454B14" w:rsidRPr="00661F57" w:rsidRDefault="00454B14" w:rsidP="00454B14">
      <w:pPr>
        <w:rPr>
          <w:sz w:val="24"/>
          <w:szCs w:val="24"/>
        </w:rPr>
      </w:pPr>
      <w:r w:rsidRPr="00661F57">
        <w:rPr>
          <w:sz w:val="24"/>
          <w:szCs w:val="24"/>
        </w:rPr>
        <w:t>&gt; In this mode when any log record sent from principle to mirror, acknowledgement no need to send back from mirror to principle. Moreover first the transaction should commit @ principle server itself.</w:t>
      </w:r>
    </w:p>
    <w:p w:rsidR="00DA2A4C" w:rsidRPr="00202F1D" w:rsidRDefault="00454B14" w:rsidP="00C75E7F">
      <w:pPr>
        <w:rPr>
          <w:sz w:val="24"/>
          <w:szCs w:val="24"/>
        </w:rPr>
      </w:pPr>
      <w:r w:rsidRPr="00661F57">
        <w:rPr>
          <w:sz w:val="24"/>
          <w:szCs w:val="24"/>
        </w:rPr>
        <w:t>&gt; In this mode data loss chances are high</w:t>
      </w:r>
    </w:p>
    <w:p w:rsidR="007A5390" w:rsidRPr="00C75E7F" w:rsidRDefault="00C75E7F" w:rsidP="00C75E7F">
      <w:pPr>
        <w:rPr>
          <w:rFonts w:cs="Times New Roman"/>
          <w:sz w:val="24"/>
          <w:szCs w:val="24"/>
        </w:rPr>
      </w:pPr>
      <w:r>
        <w:rPr>
          <w:rFonts w:cs="Times New Roman"/>
          <w:sz w:val="24"/>
          <w:szCs w:val="24"/>
        </w:rPr>
        <w:t xml:space="preserve">&gt; </w:t>
      </w:r>
      <w:r w:rsidR="007A5390" w:rsidRPr="00C75E7F">
        <w:rPr>
          <w:rFonts w:cs="Times New Roman"/>
          <w:sz w:val="24"/>
          <w:szCs w:val="24"/>
        </w:rPr>
        <w:t>Another configuration mode (possible) asynchronous mode with no witness server  although this is possible to setup it is not recommended because it combines the risk of data loss and split-brain scenario.</w:t>
      </w:r>
    </w:p>
    <w:p w:rsidR="000E5868" w:rsidRPr="00B24B77" w:rsidRDefault="00C75E7F" w:rsidP="00B24B77">
      <w:pPr>
        <w:rPr>
          <w:rFonts w:cs="Times New Roman"/>
          <w:sz w:val="24"/>
          <w:szCs w:val="24"/>
        </w:rPr>
      </w:pPr>
      <w:r w:rsidRPr="00C75E7F">
        <w:rPr>
          <w:rFonts w:cs="Times New Roman"/>
          <w:noProof/>
          <w:sz w:val="24"/>
          <w:szCs w:val="24"/>
        </w:rPr>
        <w:drawing>
          <wp:inline distT="0" distB="0" distL="0" distR="0">
            <wp:extent cx="5600700" cy="1828800"/>
            <wp:effectExtent l="0" t="0" r="0" b="0"/>
            <wp:docPr id="9" name="Picture 9" descr="C:\Users\ANI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Desktop\Captur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00700" cy="1828800"/>
                    </a:xfrm>
                    <a:prstGeom prst="rect">
                      <a:avLst/>
                    </a:prstGeom>
                    <a:noFill/>
                    <a:ln>
                      <a:noFill/>
                    </a:ln>
                  </pic:spPr>
                </pic:pic>
              </a:graphicData>
            </a:graphic>
          </wp:inline>
        </w:drawing>
      </w:r>
    </w:p>
    <w:p w:rsidR="00AC7816" w:rsidRPr="00661F57" w:rsidRDefault="00AC7816" w:rsidP="00B415F4">
      <w:pPr>
        <w:spacing w:after="160" w:line="259" w:lineRule="auto"/>
        <w:rPr>
          <w:rFonts w:cs="Times New Roman"/>
          <w:b/>
          <w:sz w:val="26"/>
          <w:szCs w:val="26"/>
        </w:rPr>
      </w:pPr>
      <w:r w:rsidRPr="00661F57">
        <w:rPr>
          <w:rFonts w:cs="Times New Roman"/>
          <w:b/>
          <w:sz w:val="26"/>
          <w:szCs w:val="26"/>
          <w:highlight w:val="yellow"/>
        </w:rPr>
        <w:t>Mirroring Architecture:</w:t>
      </w:r>
      <w:r w:rsidRPr="00661F57">
        <w:rPr>
          <w:rFonts w:cs="Times New Roman"/>
          <w:b/>
          <w:sz w:val="26"/>
          <w:szCs w:val="26"/>
        </w:rPr>
        <w:t xml:space="preserve"> </w:t>
      </w:r>
    </w:p>
    <w:p w:rsidR="001029EA" w:rsidRPr="00661F57" w:rsidRDefault="001029EA" w:rsidP="00B415F4">
      <w:pPr>
        <w:spacing w:after="160" w:line="259" w:lineRule="auto"/>
        <w:rPr>
          <w:rFonts w:cs="Times New Roman"/>
          <w:b/>
          <w:sz w:val="26"/>
          <w:szCs w:val="26"/>
        </w:rPr>
      </w:pPr>
    </w:p>
    <w:p w:rsidR="00DA2A4C" w:rsidRPr="00661F57" w:rsidRDefault="001029EA" w:rsidP="00B415F4">
      <w:pPr>
        <w:spacing w:after="160" w:line="259" w:lineRule="auto"/>
        <w:rPr>
          <w:rFonts w:cs="Times New Roman"/>
          <w:b/>
          <w:sz w:val="26"/>
          <w:szCs w:val="26"/>
        </w:rPr>
      </w:pPr>
      <w:r w:rsidRPr="00661F57">
        <w:rPr>
          <w:rFonts w:cs="Times New Roman"/>
          <w:b/>
          <w:noProof/>
          <w:sz w:val="26"/>
          <w:szCs w:val="26"/>
        </w:rPr>
        <w:drawing>
          <wp:inline distT="0" distB="0" distL="0" distR="0">
            <wp:extent cx="5686425" cy="2781300"/>
            <wp:effectExtent l="0" t="0" r="9525" b="0"/>
            <wp:docPr id="23" name="Picture 23" descr="C:\Users\ANIL\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L\Desktop\m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91213" cy="2783642"/>
                    </a:xfrm>
                    <a:prstGeom prst="rect">
                      <a:avLst/>
                    </a:prstGeom>
                    <a:noFill/>
                    <a:ln>
                      <a:noFill/>
                    </a:ln>
                  </pic:spPr>
                </pic:pic>
              </a:graphicData>
            </a:graphic>
          </wp:inline>
        </w:drawing>
      </w:r>
    </w:p>
    <w:p w:rsidR="00EF11AA" w:rsidRPr="00661F57" w:rsidRDefault="00EF11AA" w:rsidP="00B415F4">
      <w:pPr>
        <w:spacing w:after="160" w:line="259" w:lineRule="auto"/>
        <w:rPr>
          <w:rFonts w:cs="Times New Roman"/>
          <w:b/>
          <w:sz w:val="26"/>
          <w:szCs w:val="26"/>
        </w:rPr>
      </w:pPr>
      <w:r w:rsidRPr="00661F57">
        <w:rPr>
          <w:rFonts w:cs="Times New Roman"/>
          <w:b/>
          <w:sz w:val="26"/>
          <w:szCs w:val="26"/>
          <w:highlight w:val="yellow"/>
        </w:rPr>
        <w:t>Architecture Points:</w:t>
      </w:r>
    </w:p>
    <w:p w:rsidR="00EF11AA" w:rsidRPr="00661F57" w:rsidRDefault="00EF11AA" w:rsidP="00EF11AA">
      <w:pPr>
        <w:spacing w:after="160" w:line="259" w:lineRule="auto"/>
        <w:rPr>
          <w:rFonts w:cs="Times New Roman"/>
          <w:sz w:val="24"/>
          <w:szCs w:val="24"/>
        </w:rPr>
      </w:pPr>
      <w:r w:rsidRPr="00661F57">
        <w:rPr>
          <w:rFonts w:cs="Times New Roman"/>
          <w:sz w:val="24"/>
          <w:szCs w:val="24"/>
        </w:rPr>
        <w:t>1. In mirroring transaction log record write into log file (Log buffer).</w:t>
      </w:r>
    </w:p>
    <w:p w:rsidR="00EF11AA" w:rsidRPr="00661F57" w:rsidRDefault="00EF11AA" w:rsidP="00EF11AA">
      <w:pPr>
        <w:spacing w:after="160" w:line="259" w:lineRule="auto"/>
        <w:rPr>
          <w:rFonts w:cs="Times New Roman"/>
          <w:sz w:val="24"/>
          <w:szCs w:val="24"/>
        </w:rPr>
      </w:pPr>
      <w:r w:rsidRPr="00661F57">
        <w:rPr>
          <w:rFonts w:cs="Times New Roman"/>
          <w:sz w:val="24"/>
          <w:szCs w:val="24"/>
        </w:rPr>
        <w:t>2. The same Log records sent from principle to mirror server database</w:t>
      </w:r>
    </w:p>
    <w:p w:rsidR="00EF11AA" w:rsidRPr="00661F57" w:rsidRDefault="00EF11AA" w:rsidP="00EF11AA">
      <w:pPr>
        <w:spacing w:after="160" w:line="259" w:lineRule="auto"/>
        <w:rPr>
          <w:rFonts w:cs="Times New Roman"/>
          <w:sz w:val="24"/>
          <w:szCs w:val="24"/>
        </w:rPr>
      </w:pPr>
      <w:r w:rsidRPr="00661F57">
        <w:rPr>
          <w:rFonts w:cs="Times New Roman"/>
          <w:sz w:val="24"/>
          <w:szCs w:val="24"/>
        </w:rPr>
        <w:t>3. The complete data transfer from principle to mirror by ENDPOINTS.</w:t>
      </w:r>
    </w:p>
    <w:p w:rsidR="00EF11AA" w:rsidRPr="00661F57" w:rsidRDefault="00EF11AA" w:rsidP="00EF11AA">
      <w:pPr>
        <w:spacing w:after="160" w:line="259" w:lineRule="auto"/>
        <w:rPr>
          <w:rFonts w:cs="Times New Roman"/>
          <w:sz w:val="24"/>
          <w:szCs w:val="24"/>
        </w:rPr>
      </w:pPr>
      <w:r w:rsidRPr="00661F57">
        <w:rPr>
          <w:rFonts w:cs="Times New Roman"/>
          <w:sz w:val="24"/>
          <w:szCs w:val="24"/>
        </w:rPr>
        <w:t>4. Default end points for mirroring used [</w:t>
      </w:r>
      <w:r w:rsidR="005B557E" w:rsidRPr="00661F57">
        <w:rPr>
          <w:rFonts w:cs="Times New Roman"/>
          <w:sz w:val="24"/>
          <w:szCs w:val="24"/>
        </w:rPr>
        <w:t>Priniciple-</w:t>
      </w:r>
      <w:r w:rsidRPr="00661F57">
        <w:rPr>
          <w:rFonts w:cs="Times New Roman"/>
          <w:sz w:val="24"/>
          <w:szCs w:val="24"/>
        </w:rPr>
        <w:t xml:space="preserve">5022, </w:t>
      </w:r>
      <w:r w:rsidR="005B557E" w:rsidRPr="00661F57">
        <w:rPr>
          <w:rFonts w:cs="Times New Roman"/>
          <w:sz w:val="24"/>
          <w:szCs w:val="24"/>
        </w:rPr>
        <w:t>Mirror-</w:t>
      </w:r>
      <w:r w:rsidRPr="00661F57">
        <w:rPr>
          <w:rFonts w:cs="Times New Roman"/>
          <w:sz w:val="24"/>
          <w:szCs w:val="24"/>
        </w:rPr>
        <w:t xml:space="preserve">5023, </w:t>
      </w:r>
      <w:r w:rsidR="005B557E" w:rsidRPr="00661F57">
        <w:rPr>
          <w:rFonts w:cs="Times New Roman"/>
          <w:sz w:val="24"/>
          <w:szCs w:val="24"/>
        </w:rPr>
        <w:t>Witness-</w:t>
      </w:r>
      <w:r w:rsidRPr="00661F57">
        <w:rPr>
          <w:rFonts w:cs="Times New Roman"/>
          <w:sz w:val="24"/>
          <w:szCs w:val="24"/>
        </w:rPr>
        <w:t>5024]</w:t>
      </w:r>
    </w:p>
    <w:p w:rsidR="00A53DCF" w:rsidRPr="00861049" w:rsidRDefault="00EF11AA" w:rsidP="00861049">
      <w:pPr>
        <w:spacing w:after="160" w:line="259" w:lineRule="auto"/>
        <w:rPr>
          <w:rFonts w:cs="Times New Roman"/>
          <w:sz w:val="24"/>
          <w:szCs w:val="24"/>
        </w:rPr>
      </w:pPr>
      <w:r w:rsidRPr="00661F57">
        <w:rPr>
          <w:rFonts w:cs="Times New Roman"/>
          <w:sz w:val="24"/>
          <w:szCs w:val="24"/>
        </w:rPr>
        <w:t>5. Exact copy of the datab</w:t>
      </w:r>
      <w:r w:rsidR="0028728A" w:rsidRPr="00661F57">
        <w:rPr>
          <w:rFonts w:cs="Times New Roman"/>
          <w:sz w:val="24"/>
          <w:szCs w:val="24"/>
        </w:rPr>
        <w:t>ase maintained at mirror server.</w:t>
      </w:r>
    </w:p>
    <w:p w:rsidR="00D87293" w:rsidRDefault="00D87293" w:rsidP="00D87293">
      <w:pPr>
        <w:rPr>
          <w:b/>
          <w:sz w:val="26"/>
          <w:szCs w:val="26"/>
        </w:rPr>
      </w:pPr>
      <w:r w:rsidRPr="00661F57">
        <w:rPr>
          <w:b/>
          <w:sz w:val="26"/>
          <w:szCs w:val="26"/>
          <w:highlight w:val="yellow"/>
        </w:rPr>
        <w:t>Mirroring configuration steps:</w:t>
      </w:r>
    </w:p>
    <w:p w:rsidR="00D87293" w:rsidRPr="00661F57" w:rsidRDefault="00D87293" w:rsidP="00D87293">
      <w:pPr>
        <w:rPr>
          <w:sz w:val="24"/>
          <w:szCs w:val="24"/>
        </w:rPr>
      </w:pPr>
      <w:r w:rsidRPr="00661F57">
        <w:rPr>
          <w:sz w:val="24"/>
          <w:szCs w:val="24"/>
        </w:rPr>
        <w:t>1. Take full backup in principle database</w:t>
      </w:r>
    </w:p>
    <w:p w:rsidR="00D87293" w:rsidRPr="00661F57" w:rsidRDefault="00D87293" w:rsidP="00D87293">
      <w:pPr>
        <w:rPr>
          <w:sz w:val="24"/>
          <w:szCs w:val="24"/>
        </w:rPr>
      </w:pPr>
      <w:r w:rsidRPr="00661F57">
        <w:rPr>
          <w:sz w:val="24"/>
          <w:szCs w:val="24"/>
        </w:rPr>
        <w:t xml:space="preserve">2. Restore in mirror server with same db name with </w:t>
      </w:r>
      <w:r w:rsidR="00A53DCF" w:rsidRPr="00661F57">
        <w:rPr>
          <w:sz w:val="24"/>
          <w:szCs w:val="24"/>
        </w:rPr>
        <w:t>no recovery</w:t>
      </w:r>
      <w:r w:rsidRPr="00661F57">
        <w:rPr>
          <w:sz w:val="24"/>
          <w:szCs w:val="24"/>
        </w:rPr>
        <w:t xml:space="preserve"> mode</w:t>
      </w:r>
    </w:p>
    <w:p w:rsidR="00D87293" w:rsidRPr="00661F57" w:rsidRDefault="00D87293" w:rsidP="00D87293">
      <w:pPr>
        <w:rPr>
          <w:sz w:val="24"/>
          <w:szCs w:val="24"/>
        </w:rPr>
      </w:pPr>
      <w:r w:rsidRPr="00661F57">
        <w:rPr>
          <w:sz w:val="24"/>
          <w:szCs w:val="24"/>
        </w:rPr>
        <w:t>3. Start mirroring configuration by providing endpoints.</w:t>
      </w:r>
    </w:p>
    <w:p w:rsidR="00D87293" w:rsidRPr="00661F57" w:rsidRDefault="00D87293" w:rsidP="00D87293">
      <w:pPr>
        <w:rPr>
          <w:sz w:val="24"/>
          <w:szCs w:val="24"/>
        </w:rPr>
      </w:pPr>
      <w:r w:rsidRPr="00661F57">
        <w:rPr>
          <w:b/>
          <w:sz w:val="24"/>
          <w:szCs w:val="24"/>
        </w:rPr>
        <w:t>Endpoint:</w:t>
      </w:r>
      <w:r w:rsidRPr="00661F57">
        <w:rPr>
          <w:sz w:val="24"/>
          <w:szCs w:val="24"/>
        </w:rPr>
        <w:t xml:space="preserve"> Mainly help to communicate and data transfer from principle to mirror server database</w:t>
      </w:r>
    </w:p>
    <w:p w:rsidR="00D87293" w:rsidRPr="00661F57" w:rsidRDefault="00D87293" w:rsidP="00D87293">
      <w:pPr>
        <w:rPr>
          <w:sz w:val="24"/>
          <w:szCs w:val="24"/>
        </w:rPr>
      </w:pPr>
      <w:r w:rsidRPr="00661F57">
        <w:rPr>
          <w:b/>
          <w:sz w:val="24"/>
          <w:szCs w:val="24"/>
        </w:rPr>
        <w:t>Note:</w:t>
      </w:r>
      <w:r w:rsidRPr="00661F57">
        <w:rPr>
          <w:sz w:val="24"/>
          <w:szCs w:val="24"/>
        </w:rPr>
        <w:t xml:space="preserve"> We can change the endpoints and can configure mirroring.</w:t>
      </w:r>
    </w:p>
    <w:p w:rsidR="00714ADA" w:rsidRPr="00661F57" w:rsidRDefault="00D87293" w:rsidP="00B415F4">
      <w:pPr>
        <w:spacing w:after="160" w:line="259" w:lineRule="auto"/>
        <w:rPr>
          <w:rFonts w:cs="Times New Roman"/>
          <w:b/>
          <w:sz w:val="26"/>
          <w:szCs w:val="26"/>
        </w:rPr>
      </w:pPr>
      <w:r w:rsidRPr="00661F57">
        <w:rPr>
          <w:rFonts w:cs="Times New Roman"/>
          <w:b/>
          <w:sz w:val="26"/>
          <w:szCs w:val="26"/>
          <w:highlight w:val="yellow"/>
        </w:rPr>
        <w:t>Database Mirroring Benefits:</w:t>
      </w:r>
    </w:p>
    <w:p w:rsidR="00AA491A" w:rsidRPr="00661F57" w:rsidRDefault="003025E2" w:rsidP="00E61408">
      <w:pPr>
        <w:pStyle w:val="ListParagraph"/>
        <w:numPr>
          <w:ilvl w:val="0"/>
          <w:numId w:val="56"/>
        </w:numPr>
        <w:spacing w:after="160" w:line="259" w:lineRule="auto"/>
        <w:rPr>
          <w:rFonts w:cs="Times New Roman"/>
          <w:sz w:val="24"/>
          <w:szCs w:val="24"/>
        </w:rPr>
      </w:pPr>
      <w:r w:rsidRPr="00661F57">
        <w:rPr>
          <w:rFonts w:cs="Times New Roman"/>
          <w:sz w:val="24"/>
          <w:szCs w:val="24"/>
        </w:rPr>
        <w:t xml:space="preserve">Database mirroring architecture is more robust and efficient than Database Log Shipping. </w:t>
      </w:r>
    </w:p>
    <w:p w:rsidR="00AA491A" w:rsidRPr="00661F57" w:rsidRDefault="003025E2" w:rsidP="00E61408">
      <w:pPr>
        <w:pStyle w:val="ListParagraph"/>
        <w:numPr>
          <w:ilvl w:val="0"/>
          <w:numId w:val="56"/>
        </w:numPr>
        <w:spacing w:after="160" w:line="259" w:lineRule="auto"/>
        <w:rPr>
          <w:rFonts w:cs="Times New Roman"/>
          <w:sz w:val="24"/>
          <w:szCs w:val="24"/>
        </w:rPr>
      </w:pPr>
      <w:r w:rsidRPr="00661F57">
        <w:rPr>
          <w:rFonts w:cs="Times New Roman"/>
          <w:sz w:val="24"/>
          <w:szCs w:val="24"/>
        </w:rPr>
        <w:t xml:space="preserve">It can be configured to replicate the changes synchronously to minimized data loss. </w:t>
      </w:r>
    </w:p>
    <w:p w:rsidR="00AA491A" w:rsidRPr="00661F57" w:rsidRDefault="003025E2" w:rsidP="00E61408">
      <w:pPr>
        <w:pStyle w:val="ListParagraph"/>
        <w:numPr>
          <w:ilvl w:val="0"/>
          <w:numId w:val="56"/>
        </w:numPr>
        <w:spacing w:after="160" w:line="259" w:lineRule="auto"/>
        <w:rPr>
          <w:rFonts w:cs="Times New Roman"/>
          <w:sz w:val="24"/>
          <w:szCs w:val="24"/>
        </w:rPr>
      </w:pPr>
      <w:r w:rsidRPr="00661F57">
        <w:rPr>
          <w:rFonts w:cs="Times New Roman"/>
          <w:sz w:val="24"/>
          <w:szCs w:val="24"/>
        </w:rPr>
        <w:t xml:space="preserve">It has automatic server failover and client failover mechanism. </w:t>
      </w:r>
    </w:p>
    <w:p w:rsidR="00AA491A" w:rsidRPr="00661F57" w:rsidRDefault="003025E2" w:rsidP="00E61408">
      <w:pPr>
        <w:pStyle w:val="ListParagraph"/>
        <w:numPr>
          <w:ilvl w:val="0"/>
          <w:numId w:val="56"/>
        </w:numPr>
        <w:spacing w:after="160" w:line="259" w:lineRule="auto"/>
        <w:rPr>
          <w:rFonts w:cs="Times New Roman"/>
          <w:sz w:val="24"/>
          <w:szCs w:val="24"/>
        </w:rPr>
      </w:pPr>
      <w:r w:rsidRPr="00661F57">
        <w:rPr>
          <w:rFonts w:cs="Times New Roman"/>
          <w:sz w:val="24"/>
          <w:szCs w:val="24"/>
        </w:rPr>
        <w:t xml:space="preserve">Configuration is simpler than log shipping and replication, and has built-in network encryption support (AES algorithm). </w:t>
      </w:r>
    </w:p>
    <w:p w:rsidR="00A53DCF" w:rsidRPr="00B24B77" w:rsidRDefault="003025E2" w:rsidP="00E61408">
      <w:pPr>
        <w:pStyle w:val="ListParagraph"/>
        <w:numPr>
          <w:ilvl w:val="0"/>
          <w:numId w:val="56"/>
        </w:numPr>
        <w:spacing w:after="160" w:line="259" w:lineRule="auto"/>
        <w:rPr>
          <w:rFonts w:cs="Times New Roman"/>
          <w:sz w:val="24"/>
          <w:szCs w:val="24"/>
        </w:rPr>
      </w:pPr>
      <w:r w:rsidRPr="00661F57">
        <w:rPr>
          <w:rFonts w:cs="Times New Roman"/>
          <w:sz w:val="24"/>
          <w:szCs w:val="24"/>
        </w:rPr>
        <w:t xml:space="preserve">Does not require special hardware (such as shared storage, heart-beat connection) and cluster ware, thus potentially has lower infrastructure cost </w:t>
      </w:r>
    </w:p>
    <w:p w:rsidR="00B24B77" w:rsidRDefault="00B24B77" w:rsidP="00A6048D">
      <w:pPr>
        <w:spacing w:after="160" w:line="259" w:lineRule="auto"/>
        <w:rPr>
          <w:rFonts w:cs="Times New Roman"/>
          <w:b/>
          <w:sz w:val="26"/>
          <w:szCs w:val="26"/>
          <w:highlight w:val="yellow"/>
        </w:rPr>
      </w:pPr>
    </w:p>
    <w:p w:rsidR="00A6048D" w:rsidRPr="00661F57" w:rsidRDefault="003D1A0A" w:rsidP="00A6048D">
      <w:pPr>
        <w:spacing w:after="160" w:line="259" w:lineRule="auto"/>
        <w:rPr>
          <w:rFonts w:cs="Times New Roman"/>
          <w:b/>
          <w:sz w:val="26"/>
          <w:szCs w:val="26"/>
        </w:rPr>
      </w:pPr>
      <w:r w:rsidRPr="00661F57">
        <w:rPr>
          <w:rFonts w:cs="Times New Roman"/>
          <w:b/>
          <w:sz w:val="26"/>
          <w:szCs w:val="26"/>
          <w:highlight w:val="yellow"/>
        </w:rPr>
        <w:t>Mirroring Modes or Types</w:t>
      </w:r>
      <w:r w:rsidR="00A6048D" w:rsidRPr="00661F57">
        <w:rPr>
          <w:rFonts w:cs="Times New Roman"/>
          <w:b/>
          <w:sz w:val="26"/>
          <w:szCs w:val="26"/>
          <w:highlight w:val="yellow"/>
        </w:rPr>
        <w:t>:</w:t>
      </w:r>
    </w:p>
    <w:p w:rsidR="00A6048D" w:rsidRPr="00661F57" w:rsidRDefault="00A6048D" w:rsidP="00A6048D">
      <w:pPr>
        <w:spacing w:after="160" w:line="259" w:lineRule="auto"/>
        <w:rPr>
          <w:rFonts w:cs="Times New Roman"/>
          <w:b/>
          <w:sz w:val="24"/>
          <w:szCs w:val="24"/>
        </w:rPr>
      </w:pPr>
      <w:r w:rsidRPr="00661F57">
        <w:rPr>
          <w:rFonts w:cs="Times New Roman"/>
          <w:b/>
          <w:sz w:val="24"/>
          <w:szCs w:val="24"/>
        </w:rPr>
        <w:t>1. High Availability with automatic failover [Including witness]</w:t>
      </w:r>
    </w:p>
    <w:p w:rsidR="00A6048D" w:rsidRPr="00661F57" w:rsidRDefault="00A6048D" w:rsidP="00A6048D">
      <w:pPr>
        <w:spacing w:after="160" w:line="259" w:lineRule="auto"/>
        <w:rPr>
          <w:rFonts w:cs="Times New Roman"/>
          <w:b/>
          <w:sz w:val="24"/>
          <w:szCs w:val="24"/>
        </w:rPr>
      </w:pPr>
      <w:r w:rsidRPr="00661F57">
        <w:rPr>
          <w:rFonts w:cs="Times New Roman"/>
          <w:b/>
          <w:sz w:val="24"/>
          <w:szCs w:val="24"/>
        </w:rPr>
        <w:t>2. High performance</w:t>
      </w:r>
    </w:p>
    <w:p w:rsidR="00A6048D" w:rsidRPr="00661F57" w:rsidRDefault="00A6048D" w:rsidP="00A6048D">
      <w:pPr>
        <w:spacing w:after="160" w:line="259" w:lineRule="auto"/>
        <w:rPr>
          <w:rFonts w:cs="Times New Roman"/>
          <w:b/>
          <w:sz w:val="24"/>
          <w:szCs w:val="24"/>
        </w:rPr>
      </w:pPr>
      <w:r w:rsidRPr="00661F57">
        <w:rPr>
          <w:rFonts w:cs="Times New Roman"/>
          <w:b/>
          <w:sz w:val="24"/>
          <w:szCs w:val="24"/>
        </w:rPr>
        <w:t>3. High protection</w:t>
      </w:r>
    </w:p>
    <w:p w:rsidR="00A6048D" w:rsidRPr="00661F57" w:rsidRDefault="00A6048D" w:rsidP="00A6048D">
      <w:pPr>
        <w:spacing w:after="160" w:line="259" w:lineRule="auto"/>
        <w:rPr>
          <w:rFonts w:cs="Times New Roman"/>
          <w:sz w:val="24"/>
          <w:szCs w:val="24"/>
        </w:rPr>
      </w:pPr>
    </w:p>
    <w:p w:rsidR="00861049" w:rsidRDefault="00861049" w:rsidP="00A6048D">
      <w:pPr>
        <w:spacing w:after="160" w:line="259" w:lineRule="auto"/>
        <w:rPr>
          <w:rFonts w:cs="Times New Roman"/>
          <w:b/>
          <w:sz w:val="24"/>
          <w:szCs w:val="24"/>
        </w:rPr>
      </w:pPr>
    </w:p>
    <w:p w:rsidR="00A6048D" w:rsidRPr="00661F57" w:rsidRDefault="00A6048D" w:rsidP="00A6048D">
      <w:pPr>
        <w:spacing w:after="160" w:line="259" w:lineRule="auto"/>
        <w:rPr>
          <w:rFonts w:cs="Times New Roman"/>
          <w:b/>
          <w:sz w:val="24"/>
          <w:szCs w:val="24"/>
        </w:rPr>
      </w:pPr>
      <w:r w:rsidRPr="00661F57">
        <w:rPr>
          <w:rFonts w:cs="Times New Roman"/>
          <w:b/>
          <w:sz w:val="24"/>
          <w:szCs w:val="24"/>
        </w:rPr>
        <w:t>1. High Availability with automatic failover [Including witness]:</w:t>
      </w:r>
    </w:p>
    <w:p w:rsidR="00A6048D" w:rsidRPr="00661F57" w:rsidRDefault="00A6048D" w:rsidP="00A6048D">
      <w:pPr>
        <w:spacing w:after="160" w:line="259" w:lineRule="auto"/>
        <w:rPr>
          <w:rFonts w:cs="Times New Roman"/>
          <w:sz w:val="24"/>
          <w:szCs w:val="24"/>
        </w:rPr>
      </w:pPr>
      <w:r w:rsidRPr="00661F57">
        <w:rPr>
          <w:rFonts w:cs="Times New Roman"/>
          <w:sz w:val="24"/>
          <w:szCs w:val="24"/>
        </w:rPr>
        <w:t xml:space="preserve">&gt; Witness instance should be included </w:t>
      </w:r>
    </w:p>
    <w:p w:rsidR="00A6048D" w:rsidRPr="00661F57" w:rsidRDefault="00A6048D" w:rsidP="00A6048D">
      <w:pPr>
        <w:spacing w:after="160" w:line="259" w:lineRule="auto"/>
        <w:rPr>
          <w:rFonts w:cs="Times New Roman"/>
          <w:sz w:val="24"/>
          <w:szCs w:val="24"/>
        </w:rPr>
      </w:pPr>
      <w:r w:rsidRPr="00661F57">
        <w:rPr>
          <w:rFonts w:cs="Times New Roman"/>
          <w:sz w:val="24"/>
          <w:szCs w:val="24"/>
        </w:rPr>
        <w:t xml:space="preserve">&gt; The data transfer type in this mode is </w:t>
      </w:r>
      <w:r w:rsidR="003D1A0A" w:rsidRPr="00661F57">
        <w:rPr>
          <w:rFonts w:cs="Times New Roman"/>
          <w:sz w:val="24"/>
          <w:szCs w:val="24"/>
        </w:rPr>
        <w:t>SYNCHRONOUS. I.e.</w:t>
      </w:r>
      <w:r w:rsidRPr="00661F57">
        <w:rPr>
          <w:rFonts w:cs="Times New Roman"/>
          <w:sz w:val="24"/>
          <w:szCs w:val="24"/>
        </w:rPr>
        <w:t xml:space="preserve"> acknowledgement should sent from mirror to principle</w:t>
      </w:r>
    </w:p>
    <w:p w:rsidR="00A6048D" w:rsidRPr="00661F57" w:rsidRDefault="00A6048D" w:rsidP="00A6048D">
      <w:pPr>
        <w:spacing w:after="160" w:line="259" w:lineRule="auto"/>
        <w:rPr>
          <w:rFonts w:cs="Times New Roman"/>
          <w:sz w:val="24"/>
          <w:szCs w:val="24"/>
        </w:rPr>
      </w:pPr>
      <w:r w:rsidRPr="00661F57">
        <w:rPr>
          <w:rFonts w:cs="Times New Roman"/>
          <w:sz w:val="24"/>
          <w:szCs w:val="24"/>
        </w:rPr>
        <w:t>&gt; Data safety is always FULL</w:t>
      </w:r>
    </w:p>
    <w:p w:rsidR="00A6048D" w:rsidRPr="00661F57" w:rsidRDefault="00A6048D" w:rsidP="00A6048D">
      <w:pPr>
        <w:spacing w:after="160" w:line="259" w:lineRule="auto"/>
        <w:rPr>
          <w:rFonts w:cs="Times New Roman"/>
          <w:sz w:val="24"/>
          <w:szCs w:val="24"/>
        </w:rPr>
      </w:pPr>
      <w:r w:rsidRPr="00661F57">
        <w:rPr>
          <w:rFonts w:cs="Times New Roman"/>
          <w:sz w:val="24"/>
          <w:szCs w:val="24"/>
        </w:rPr>
        <w:t xml:space="preserve">&gt; Transaction first should commit in mirror server database and then it commit in principle server database. </w:t>
      </w:r>
    </w:p>
    <w:p w:rsidR="00A6048D" w:rsidRPr="00661F57" w:rsidRDefault="003D1A0A" w:rsidP="003D1A0A">
      <w:pPr>
        <w:spacing w:after="160" w:line="259" w:lineRule="auto"/>
        <w:rPr>
          <w:rFonts w:cs="Times New Roman"/>
          <w:sz w:val="24"/>
          <w:szCs w:val="24"/>
        </w:rPr>
      </w:pPr>
      <w:r w:rsidRPr="00661F57">
        <w:rPr>
          <w:rFonts w:cs="Times New Roman"/>
          <w:sz w:val="24"/>
          <w:szCs w:val="24"/>
        </w:rPr>
        <w:t xml:space="preserve">&gt; </w:t>
      </w:r>
      <w:r w:rsidR="00A6048D" w:rsidRPr="00661F57">
        <w:rPr>
          <w:rFonts w:cs="Times New Roman"/>
          <w:sz w:val="24"/>
          <w:szCs w:val="24"/>
        </w:rPr>
        <w:t>If transaction is not commit in mirror due to any reason again the same transaction sends from pr</w:t>
      </w:r>
      <w:r w:rsidRPr="00661F57">
        <w:rPr>
          <w:rFonts w:cs="Times New Roman"/>
          <w:sz w:val="24"/>
          <w:szCs w:val="24"/>
        </w:rPr>
        <w:t xml:space="preserve">inciple to mirror for further </w:t>
      </w:r>
      <w:r w:rsidR="00A6048D" w:rsidRPr="00661F57">
        <w:rPr>
          <w:rFonts w:cs="Times New Roman"/>
          <w:sz w:val="24"/>
          <w:szCs w:val="24"/>
        </w:rPr>
        <w:t>process.</w:t>
      </w:r>
    </w:p>
    <w:p w:rsidR="00A6048D" w:rsidRPr="00661F57" w:rsidRDefault="00A6048D" w:rsidP="00A6048D">
      <w:pPr>
        <w:spacing w:after="160" w:line="259" w:lineRule="auto"/>
        <w:rPr>
          <w:rFonts w:cs="Times New Roman"/>
          <w:sz w:val="24"/>
          <w:szCs w:val="24"/>
        </w:rPr>
      </w:pPr>
      <w:r w:rsidRPr="00661F57">
        <w:rPr>
          <w:rFonts w:cs="Times New Roman"/>
          <w:sz w:val="24"/>
          <w:szCs w:val="24"/>
        </w:rPr>
        <w:t>&gt; This mode supports both automatic and manual failover methods.</w:t>
      </w:r>
    </w:p>
    <w:p w:rsidR="00A6048D" w:rsidRPr="00661F57" w:rsidRDefault="00A6048D" w:rsidP="00A6048D">
      <w:pPr>
        <w:spacing w:after="160" w:line="259" w:lineRule="auto"/>
        <w:rPr>
          <w:rFonts w:cs="Times New Roman"/>
          <w:sz w:val="24"/>
          <w:szCs w:val="24"/>
        </w:rPr>
      </w:pPr>
    </w:p>
    <w:p w:rsidR="00A6048D" w:rsidRPr="00661F57" w:rsidRDefault="00A6048D" w:rsidP="00A6048D">
      <w:pPr>
        <w:spacing w:after="160" w:line="259" w:lineRule="auto"/>
        <w:rPr>
          <w:rFonts w:cs="Times New Roman"/>
          <w:b/>
          <w:sz w:val="24"/>
          <w:szCs w:val="24"/>
        </w:rPr>
      </w:pPr>
      <w:r w:rsidRPr="00661F57">
        <w:rPr>
          <w:rFonts w:cs="Times New Roman"/>
          <w:b/>
          <w:sz w:val="24"/>
          <w:szCs w:val="24"/>
        </w:rPr>
        <w:t xml:space="preserve">2. High </w:t>
      </w:r>
      <w:r w:rsidR="003D1A0A" w:rsidRPr="00661F57">
        <w:rPr>
          <w:rFonts w:cs="Times New Roman"/>
          <w:b/>
          <w:sz w:val="24"/>
          <w:szCs w:val="24"/>
        </w:rPr>
        <w:t>Protection: [SYNCHRONOUS]</w:t>
      </w:r>
    </w:p>
    <w:p w:rsidR="00A6048D" w:rsidRPr="00661F57" w:rsidRDefault="00A6048D" w:rsidP="00A6048D">
      <w:pPr>
        <w:spacing w:after="160" w:line="259" w:lineRule="auto"/>
        <w:rPr>
          <w:rFonts w:cs="Times New Roman"/>
          <w:sz w:val="24"/>
          <w:szCs w:val="24"/>
        </w:rPr>
      </w:pPr>
      <w:r w:rsidRPr="00661F57">
        <w:rPr>
          <w:rFonts w:cs="Times New Roman"/>
          <w:sz w:val="24"/>
          <w:szCs w:val="24"/>
        </w:rPr>
        <w:t>&gt; Witness should not be included</w:t>
      </w:r>
    </w:p>
    <w:p w:rsidR="00A6048D" w:rsidRPr="00661F57" w:rsidRDefault="00A6048D" w:rsidP="00A6048D">
      <w:pPr>
        <w:spacing w:after="160" w:line="259" w:lineRule="auto"/>
        <w:rPr>
          <w:rFonts w:cs="Times New Roman"/>
          <w:sz w:val="24"/>
          <w:szCs w:val="24"/>
        </w:rPr>
      </w:pPr>
      <w:r w:rsidRPr="00661F57">
        <w:rPr>
          <w:rFonts w:cs="Times New Roman"/>
          <w:sz w:val="24"/>
          <w:szCs w:val="24"/>
        </w:rPr>
        <w:t xml:space="preserve">&gt; The data transfer type in this mode is </w:t>
      </w:r>
      <w:r w:rsidR="003D1A0A" w:rsidRPr="00661F57">
        <w:rPr>
          <w:rFonts w:cs="Times New Roman"/>
          <w:sz w:val="24"/>
          <w:szCs w:val="24"/>
        </w:rPr>
        <w:t>SYNCHRONOUS. i.e.</w:t>
      </w:r>
      <w:r w:rsidRPr="00661F57">
        <w:rPr>
          <w:rFonts w:cs="Times New Roman"/>
          <w:sz w:val="24"/>
          <w:szCs w:val="24"/>
        </w:rPr>
        <w:t xml:space="preserve"> acknowledgement should sent from mirror to principle</w:t>
      </w:r>
    </w:p>
    <w:p w:rsidR="00A6048D" w:rsidRPr="00661F57" w:rsidRDefault="00A6048D" w:rsidP="00A6048D">
      <w:pPr>
        <w:spacing w:after="160" w:line="259" w:lineRule="auto"/>
        <w:rPr>
          <w:rFonts w:cs="Times New Roman"/>
          <w:sz w:val="24"/>
          <w:szCs w:val="24"/>
        </w:rPr>
      </w:pPr>
      <w:r w:rsidRPr="00661F57">
        <w:rPr>
          <w:rFonts w:cs="Times New Roman"/>
          <w:sz w:val="24"/>
          <w:szCs w:val="24"/>
        </w:rPr>
        <w:t>&gt; Data safety is always FULL</w:t>
      </w:r>
    </w:p>
    <w:p w:rsidR="00A6048D" w:rsidRPr="00661F57" w:rsidRDefault="00A6048D" w:rsidP="00A6048D">
      <w:pPr>
        <w:spacing w:after="160" w:line="259" w:lineRule="auto"/>
        <w:rPr>
          <w:rFonts w:cs="Times New Roman"/>
          <w:sz w:val="24"/>
          <w:szCs w:val="24"/>
        </w:rPr>
      </w:pPr>
      <w:r w:rsidRPr="00661F57">
        <w:rPr>
          <w:rFonts w:cs="Times New Roman"/>
          <w:sz w:val="24"/>
          <w:szCs w:val="24"/>
        </w:rPr>
        <w:t xml:space="preserve">&gt; Transaction first should commit in mirror server database and then it commit in principle server database. </w:t>
      </w:r>
    </w:p>
    <w:p w:rsidR="00A6048D" w:rsidRPr="00661F57" w:rsidRDefault="003D1A0A" w:rsidP="00A6048D">
      <w:pPr>
        <w:spacing w:after="160" w:line="259" w:lineRule="auto"/>
        <w:rPr>
          <w:rFonts w:cs="Times New Roman"/>
          <w:sz w:val="24"/>
          <w:szCs w:val="24"/>
        </w:rPr>
      </w:pPr>
      <w:r w:rsidRPr="00661F57">
        <w:rPr>
          <w:rFonts w:cs="Times New Roman"/>
          <w:sz w:val="24"/>
          <w:szCs w:val="24"/>
        </w:rPr>
        <w:t xml:space="preserve">&gt; </w:t>
      </w:r>
      <w:r w:rsidR="00A6048D" w:rsidRPr="00661F57">
        <w:rPr>
          <w:rFonts w:cs="Times New Roman"/>
          <w:sz w:val="24"/>
          <w:szCs w:val="24"/>
        </w:rPr>
        <w:t>If transaction is not commit in mirror due to any reason again the same transaction sends from pr</w:t>
      </w:r>
      <w:r w:rsidRPr="00661F57">
        <w:rPr>
          <w:rFonts w:cs="Times New Roman"/>
          <w:sz w:val="24"/>
          <w:szCs w:val="24"/>
        </w:rPr>
        <w:t xml:space="preserve">inciple to mirror for further </w:t>
      </w:r>
      <w:r w:rsidR="00A6048D" w:rsidRPr="00661F57">
        <w:rPr>
          <w:rFonts w:cs="Times New Roman"/>
          <w:sz w:val="24"/>
          <w:szCs w:val="24"/>
        </w:rPr>
        <w:t>process.</w:t>
      </w:r>
    </w:p>
    <w:p w:rsidR="00A6048D" w:rsidRPr="00661F57" w:rsidRDefault="00A6048D" w:rsidP="00A6048D">
      <w:pPr>
        <w:spacing w:after="160" w:line="259" w:lineRule="auto"/>
        <w:rPr>
          <w:rFonts w:cs="Times New Roman"/>
          <w:sz w:val="24"/>
          <w:szCs w:val="24"/>
        </w:rPr>
      </w:pPr>
      <w:r w:rsidRPr="00661F57">
        <w:rPr>
          <w:rFonts w:cs="Times New Roman"/>
          <w:sz w:val="24"/>
          <w:szCs w:val="24"/>
        </w:rPr>
        <w:t xml:space="preserve">&gt; This mode support only </w:t>
      </w:r>
      <w:r w:rsidR="003D1A0A" w:rsidRPr="00661F57">
        <w:rPr>
          <w:rFonts w:cs="Times New Roman"/>
          <w:sz w:val="24"/>
          <w:szCs w:val="24"/>
        </w:rPr>
        <w:t>manual failove</w:t>
      </w:r>
      <w:r w:rsidR="00D556B5">
        <w:rPr>
          <w:rFonts w:cs="Times New Roman"/>
          <w:sz w:val="24"/>
          <w:szCs w:val="24"/>
        </w:rPr>
        <w:t>5</w:t>
      </w:r>
      <w:r w:rsidR="003D1A0A" w:rsidRPr="00661F57">
        <w:rPr>
          <w:rFonts w:cs="Times New Roman"/>
          <w:sz w:val="24"/>
          <w:szCs w:val="24"/>
        </w:rPr>
        <w:t>r</w:t>
      </w:r>
      <w:r w:rsidRPr="00661F57">
        <w:rPr>
          <w:rFonts w:cs="Times New Roman"/>
          <w:sz w:val="24"/>
          <w:szCs w:val="24"/>
        </w:rPr>
        <w:t>.</w:t>
      </w:r>
    </w:p>
    <w:p w:rsidR="00A6048D" w:rsidRPr="00661F57" w:rsidRDefault="00A6048D" w:rsidP="00A6048D">
      <w:pPr>
        <w:spacing w:after="160" w:line="259" w:lineRule="auto"/>
        <w:rPr>
          <w:rFonts w:cs="Times New Roman"/>
          <w:sz w:val="24"/>
          <w:szCs w:val="24"/>
        </w:rPr>
      </w:pPr>
    </w:p>
    <w:p w:rsidR="00A6048D" w:rsidRPr="00661F57" w:rsidRDefault="00A6048D" w:rsidP="00A6048D">
      <w:pPr>
        <w:spacing w:after="160" w:line="259" w:lineRule="auto"/>
        <w:rPr>
          <w:rFonts w:cs="Times New Roman"/>
          <w:b/>
          <w:sz w:val="24"/>
          <w:szCs w:val="24"/>
        </w:rPr>
      </w:pPr>
      <w:r w:rsidRPr="00661F57">
        <w:rPr>
          <w:rFonts w:cs="Times New Roman"/>
          <w:b/>
          <w:sz w:val="24"/>
          <w:szCs w:val="24"/>
        </w:rPr>
        <w:t xml:space="preserve">3. High </w:t>
      </w:r>
      <w:r w:rsidR="003D1A0A" w:rsidRPr="00661F57">
        <w:rPr>
          <w:rFonts w:cs="Times New Roman"/>
          <w:b/>
          <w:sz w:val="24"/>
          <w:szCs w:val="24"/>
        </w:rPr>
        <w:t>performance: [ASYNCHRONOUS]</w:t>
      </w:r>
    </w:p>
    <w:p w:rsidR="00A6048D" w:rsidRPr="00661F57" w:rsidRDefault="00A6048D" w:rsidP="00A6048D">
      <w:pPr>
        <w:spacing w:after="160" w:line="259" w:lineRule="auto"/>
        <w:rPr>
          <w:rFonts w:cs="Times New Roman"/>
          <w:sz w:val="24"/>
          <w:szCs w:val="24"/>
        </w:rPr>
      </w:pPr>
      <w:r w:rsidRPr="00661F57">
        <w:rPr>
          <w:rFonts w:cs="Times New Roman"/>
          <w:sz w:val="24"/>
          <w:szCs w:val="24"/>
        </w:rPr>
        <w:t>&gt; In this mode there is no witness server</w:t>
      </w:r>
    </w:p>
    <w:p w:rsidR="00A6048D" w:rsidRPr="00661F57" w:rsidRDefault="00A6048D" w:rsidP="00A6048D">
      <w:pPr>
        <w:spacing w:after="160" w:line="259" w:lineRule="auto"/>
        <w:rPr>
          <w:rFonts w:cs="Times New Roman"/>
          <w:sz w:val="24"/>
          <w:szCs w:val="24"/>
        </w:rPr>
      </w:pPr>
      <w:r w:rsidRPr="00661F57">
        <w:rPr>
          <w:rFonts w:cs="Times New Roman"/>
          <w:sz w:val="24"/>
          <w:szCs w:val="24"/>
        </w:rPr>
        <w:t xml:space="preserve">&gt; The data transfer type in this mode is </w:t>
      </w:r>
      <w:r w:rsidR="003D1A0A" w:rsidRPr="00661F57">
        <w:rPr>
          <w:rFonts w:cs="Times New Roman"/>
          <w:sz w:val="24"/>
          <w:szCs w:val="24"/>
        </w:rPr>
        <w:t>ASYNCHRONOUS. i.e.</w:t>
      </w:r>
      <w:r w:rsidRPr="00661F57">
        <w:rPr>
          <w:rFonts w:cs="Times New Roman"/>
          <w:sz w:val="24"/>
          <w:szCs w:val="24"/>
        </w:rPr>
        <w:t xml:space="preserve"> No acknowledgement should sent from </w:t>
      </w:r>
      <w:r w:rsidR="003D1A0A" w:rsidRPr="00661F57">
        <w:rPr>
          <w:rFonts w:cs="Times New Roman"/>
          <w:sz w:val="24"/>
          <w:szCs w:val="24"/>
        </w:rPr>
        <w:t xml:space="preserve">mirror to principle after any </w:t>
      </w:r>
      <w:r w:rsidRPr="00661F57">
        <w:rPr>
          <w:rFonts w:cs="Times New Roman"/>
          <w:sz w:val="24"/>
          <w:szCs w:val="24"/>
        </w:rPr>
        <w:t>transaction reach</w:t>
      </w:r>
    </w:p>
    <w:p w:rsidR="00A6048D" w:rsidRPr="00661F57" w:rsidRDefault="00A6048D" w:rsidP="00A6048D">
      <w:pPr>
        <w:spacing w:after="160" w:line="259" w:lineRule="auto"/>
        <w:rPr>
          <w:rFonts w:cs="Times New Roman"/>
          <w:sz w:val="24"/>
          <w:szCs w:val="24"/>
        </w:rPr>
      </w:pPr>
      <w:r w:rsidRPr="00661F57">
        <w:rPr>
          <w:rFonts w:cs="Times New Roman"/>
          <w:sz w:val="24"/>
          <w:szCs w:val="24"/>
        </w:rPr>
        <w:t>&gt; Data safety is always OFF</w:t>
      </w:r>
    </w:p>
    <w:p w:rsidR="00A6048D" w:rsidRPr="00661F57" w:rsidRDefault="00A6048D" w:rsidP="00A6048D">
      <w:pPr>
        <w:spacing w:after="160" w:line="259" w:lineRule="auto"/>
        <w:rPr>
          <w:rFonts w:cs="Times New Roman"/>
          <w:sz w:val="24"/>
          <w:szCs w:val="24"/>
        </w:rPr>
      </w:pPr>
      <w:r w:rsidRPr="00661F57">
        <w:rPr>
          <w:rFonts w:cs="Times New Roman"/>
          <w:sz w:val="24"/>
          <w:szCs w:val="24"/>
        </w:rPr>
        <w:t xml:space="preserve">&gt; Transaction first should commit in Principle server database and then it commit in Mirror server database. </w:t>
      </w:r>
    </w:p>
    <w:p w:rsidR="00A6048D" w:rsidRPr="00661F57" w:rsidRDefault="003D1A0A" w:rsidP="003D1A0A">
      <w:pPr>
        <w:spacing w:after="160" w:line="259" w:lineRule="auto"/>
        <w:rPr>
          <w:rFonts w:cs="Times New Roman"/>
          <w:sz w:val="24"/>
          <w:szCs w:val="24"/>
        </w:rPr>
      </w:pPr>
      <w:r w:rsidRPr="00661F57">
        <w:rPr>
          <w:rFonts w:cs="Times New Roman"/>
          <w:sz w:val="24"/>
          <w:szCs w:val="24"/>
        </w:rPr>
        <w:t xml:space="preserve">&gt; </w:t>
      </w:r>
      <w:r w:rsidR="00A6048D" w:rsidRPr="00661F57">
        <w:rPr>
          <w:rFonts w:cs="Times New Roman"/>
          <w:sz w:val="24"/>
          <w:szCs w:val="24"/>
        </w:rPr>
        <w:t xml:space="preserve">Principle db does not know whether transactions are reaching mirror or not. </w:t>
      </w:r>
    </w:p>
    <w:p w:rsidR="00A6048D" w:rsidRPr="00661F57" w:rsidRDefault="00A6048D" w:rsidP="00A6048D">
      <w:pPr>
        <w:spacing w:after="160" w:line="259" w:lineRule="auto"/>
        <w:rPr>
          <w:rFonts w:cs="Times New Roman"/>
          <w:sz w:val="24"/>
          <w:szCs w:val="24"/>
        </w:rPr>
      </w:pPr>
      <w:r w:rsidRPr="00661F57">
        <w:rPr>
          <w:rFonts w:cs="Times New Roman"/>
          <w:sz w:val="24"/>
          <w:szCs w:val="24"/>
        </w:rPr>
        <w:t>&gt; In this mode data loss chances are high.</w:t>
      </w:r>
    </w:p>
    <w:p w:rsidR="00A6048D" w:rsidRDefault="00A6048D" w:rsidP="00A6048D">
      <w:pPr>
        <w:spacing w:after="160" w:line="259" w:lineRule="auto"/>
        <w:rPr>
          <w:rFonts w:cs="Times New Roman"/>
          <w:sz w:val="24"/>
          <w:szCs w:val="24"/>
        </w:rPr>
      </w:pPr>
      <w:r w:rsidRPr="00661F57">
        <w:rPr>
          <w:rFonts w:cs="Times New Roman"/>
          <w:sz w:val="24"/>
          <w:szCs w:val="24"/>
        </w:rPr>
        <w:t>&gt; This mode support only forceful failover types.</w:t>
      </w:r>
    </w:p>
    <w:p w:rsidR="00861049" w:rsidRDefault="00861049" w:rsidP="00A6048D">
      <w:pPr>
        <w:spacing w:after="160" w:line="259" w:lineRule="auto"/>
        <w:rPr>
          <w:rFonts w:cs="Times New Roman"/>
          <w:sz w:val="24"/>
          <w:szCs w:val="24"/>
        </w:rPr>
      </w:pPr>
    </w:p>
    <w:p w:rsidR="00861049" w:rsidRDefault="00861049" w:rsidP="00A6048D">
      <w:pPr>
        <w:spacing w:after="160" w:line="259" w:lineRule="auto"/>
        <w:rPr>
          <w:rFonts w:cs="Times New Roman"/>
          <w:sz w:val="24"/>
          <w:szCs w:val="24"/>
        </w:rPr>
      </w:pPr>
    </w:p>
    <w:p w:rsidR="00BA1488" w:rsidRPr="00B82AD8" w:rsidRDefault="00B24B77" w:rsidP="00A6048D">
      <w:pPr>
        <w:spacing w:after="160" w:line="259" w:lineRule="auto"/>
        <w:rPr>
          <w:rFonts w:cs="Times New Roman"/>
          <w:b/>
          <w:color w:val="C00000"/>
          <w:sz w:val="24"/>
          <w:szCs w:val="24"/>
        </w:rPr>
      </w:pPr>
      <w:r w:rsidRPr="00B24B77">
        <w:rPr>
          <w:rFonts w:cs="Times New Roman"/>
          <w:b/>
          <w:color w:val="C00000"/>
          <w:sz w:val="24"/>
          <w:szCs w:val="24"/>
        </w:rPr>
        <w:t>DATA BASE MIRRORING SCENARIOS:</w:t>
      </w:r>
    </w:p>
    <w:p w:rsidR="00BA1488" w:rsidRPr="00661F57" w:rsidRDefault="00BA1488" w:rsidP="00A6048D">
      <w:pPr>
        <w:spacing w:after="160" w:line="259" w:lineRule="auto"/>
        <w:rPr>
          <w:rFonts w:cs="Times New Roman"/>
          <w:b/>
          <w:sz w:val="26"/>
          <w:szCs w:val="26"/>
        </w:rPr>
      </w:pPr>
    </w:p>
    <w:p w:rsidR="00BA1488" w:rsidRPr="00661F57" w:rsidRDefault="00996C83" w:rsidP="00BA1488">
      <w:pPr>
        <w:rPr>
          <w:b/>
          <w:sz w:val="24"/>
          <w:szCs w:val="24"/>
        </w:rPr>
      </w:pPr>
      <w:r w:rsidRPr="00661F57">
        <w:rPr>
          <w:b/>
          <w:sz w:val="24"/>
          <w:szCs w:val="24"/>
          <w:highlight w:val="yellow"/>
        </w:rPr>
        <w:t>1. MONITORING IN MIRRORING:</w:t>
      </w:r>
    </w:p>
    <w:p w:rsidR="00A10781" w:rsidRPr="00661F57" w:rsidRDefault="00A10781" w:rsidP="00A10781">
      <w:pPr>
        <w:rPr>
          <w:sz w:val="24"/>
          <w:szCs w:val="24"/>
        </w:rPr>
      </w:pPr>
      <w:r w:rsidRPr="00661F57">
        <w:rPr>
          <w:b/>
          <w:sz w:val="24"/>
          <w:szCs w:val="24"/>
        </w:rPr>
        <w:t>Note:</w:t>
      </w:r>
      <w:r w:rsidRPr="00661F57">
        <w:rPr>
          <w:sz w:val="24"/>
          <w:szCs w:val="24"/>
        </w:rPr>
        <w:t xml:space="preserve"> In Sql server database mirroring to monitor we have inbuilt tool released called as "LAUNCH DATABASE MIRRORING MONITOR".</w:t>
      </w:r>
    </w:p>
    <w:p w:rsidR="00A10781" w:rsidRPr="00661F57" w:rsidRDefault="00A10781" w:rsidP="00A10781">
      <w:pPr>
        <w:rPr>
          <w:sz w:val="24"/>
          <w:szCs w:val="24"/>
        </w:rPr>
      </w:pPr>
      <w:r w:rsidRPr="00661F57">
        <w:rPr>
          <w:sz w:val="24"/>
          <w:szCs w:val="24"/>
        </w:rPr>
        <w:t xml:space="preserve">&gt; DB&gt; right click&gt; click &gt; mirror monitor&gt; Check the columns </w:t>
      </w:r>
    </w:p>
    <w:p w:rsidR="00A10781" w:rsidRPr="00661F57" w:rsidRDefault="00A10781" w:rsidP="00A10781">
      <w:pPr>
        <w:rPr>
          <w:sz w:val="24"/>
          <w:szCs w:val="24"/>
        </w:rPr>
      </w:pPr>
      <w:r w:rsidRPr="00661F57">
        <w:rPr>
          <w:sz w:val="24"/>
          <w:szCs w:val="24"/>
        </w:rPr>
        <w:t>CURRENT ROLE</w:t>
      </w:r>
    </w:p>
    <w:p w:rsidR="00A10781" w:rsidRPr="00661F57" w:rsidRDefault="00A10781" w:rsidP="00A10781">
      <w:pPr>
        <w:rPr>
          <w:sz w:val="24"/>
          <w:szCs w:val="24"/>
        </w:rPr>
      </w:pPr>
      <w:r w:rsidRPr="00661F57">
        <w:rPr>
          <w:sz w:val="24"/>
          <w:szCs w:val="24"/>
        </w:rPr>
        <w:t>MIRRORING STATE</w:t>
      </w:r>
    </w:p>
    <w:p w:rsidR="00A10781" w:rsidRPr="00661F57" w:rsidRDefault="00A10781" w:rsidP="00A10781">
      <w:pPr>
        <w:rPr>
          <w:sz w:val="24"/>
          <w:szCs w:val="24"/>
        </w:rPr>
      </w:pPr>
      <w:r w:rsidRPr="00661F57">
        <w:rPr>
          <w:b/>
          <w:sz w:val="24"/>
          <w:szCs w:val="24"/>
        </w:rPr>
        <w:t>UNSENT LOG:</w:t>
      </w:r>
      <w:r w:rsidRPr="00661F57">
        <w:rPr>
          <w:sz w:val="24"/>
          <w:szCs w:val="24"/>
        </w:rPr>
        <w:t xml:space="preserve"> VALUSE SHOULD 0 KB</w:t>
      </w:r>
    </w:p>
    <w:p w:rsidR="00A10781" w:rsidRPr="00661F57" w:rsidRDefault="00A10781" w:rsidP="00A10781">
      <w:pPr>
        <w:rPr>
          <w:sz w:val="24"/>
          <w:szCs w:val="24"/>
        </w:rPr>
      </w:pPr>
      <w:r w:rsidRPr="00661F57">
        <w:rPr>
          <w:b/>
          <w:sz w:val="24"/>
          <w:szCs w:val="24"/>
        </w:rPr>
        <w:t xml:space="preserve">UNRESTORED LOG: </w:t>
      </w:r>
      <w:r w:rsidRPr="00661F57">
        <w:rPr>
          <w:sz w:val="24"/>
          <w:szCs w:val="24"/>
        </w:rPr>
        <w:t>VALUE SHOULD BE 0 KB</w:t>
      </w:r>
    </w:p>
    <w:p w:rsidR="00A10781" w:rsidRPr="00661F57" w:rsidRDefault="00A10781" w:rsidP="00A10781">
      <w:pPr>
        <w:rPr>
          <w:sz w:val="24"/>
          <w:szCs w:val="24"/>
        </w:rPr>
      </w:pPr>
      <w:r w:rsidRPr="00661F57">
        <w:rPr>
          <w:sz w:val="24"/>
          <w:szCs w:val="24"/>
        </w:rPr>
        <w:t>Then we can say mirroring is in sync.</w:t>
      </w:r>
    </w:p>
    <w:p w:rsidR="00A10781" w:rsidRPr="00661F57" w:rsidRDefault="00A10781" w:rsidP="00A10781">
      <w:pPr>
        <w:rPr>
          <w:sz w:val="24"/>
          <w:szCs w:val="24"/>
        </w:rPr>
      </w:pPr>
      <w:r w:rsidRPr="00661F57">
        <w:rPr>
          <w:b/>
          <w:sz w:val="24"/>
          <w:szCs w:val="24"/>
        </w:rPr>
        <w:t>&gt;</w:t>
      </w:r>
      <w:r w:rsidRPr="00661F57">
        <w:rPr>
          <w:sz w:val="24"/>
          <w:szCs w:val="24"/>
        </w:rPr>
        <w:t xml:space="preserve"> </w:t>
      </w:r>
      <w:r w:rsidRPr="00661F57">
        <w:rPr>
          <w:b/>
          <w:sz w:val="24"/>
          <w:szCs w:val="24"/>
        </w:rPr>
        <w:t>Unsent Log:</w:t>
      </w:r>
      <w:r w:rsidRPr="00661F57">
        <w:rPr>
          <w:sz w:val="24"/>
          <w:szCs w:val="24"/>
        </w:rPr>
        <w:t xml:space="preserve"> When principle database\server is not online then what ever the transactions are running principle should be store in "UNSENT LOG"</w:t>
      </w:r>
    </w:p>
    <w:p w:rsidR="00A10781" w:rsidRPr="00661F57" w:rsidRDefault="00A10781" w:rsidP="00A10781">
      <w:pPr>
        <w:rPr>
          <w:sz w:val="24"/>
          <w:szCs w:val="24"/>
        </w:rPr>
      </w:pPr>
      <w:r w:rsidRPr="00661F57">
        <w:rPr>
          <w:sz w:val="24"/>
          <w:szCs w:val="24"/>
        </w:rPr>
        <w:t>&gt; Unsent log size increases more if mirror database not present for longer time.</w:t>
      </w:r>
    </w:p>
    <w:p w:rsidR="00A10781" w:rsidRPr="00661F57" w:rsidRDefault="00A10781" w:rsidP="00A10781">
      <w:pPr>
        <w:rPr>
          <w:sz w:val="24"/>
          <w:szCs w:val="24"/>
        </w:rPr>
      </w:pPr>
      <w:r w:rsidRPr="00661F57">
        <w:rPr>
          <w:sz w:val="24"/>
          <w:szCs w:val="24"/>
        </w:rPr>
        <w:t>&gt; This unsent log is part of principle server database.</w:t>
      </w:r>
    </w:p>
    <w:p w:rsidR="00A10781" w:rsidRPr="00661F57" w:rsidRDefault="00A10781" w:rsidP="00A10781">
      <w:pPr>
        <w:rPr>
          <w:sz w:val="24"/>
          <w:szCs w:val="24"/>
        </w:rPr>
      </w:pPr>
      <w:r w:rsidRPr="00661F57">
        <w:rPr>
          <w:b/>
          <w:sz w:val="24"/>
          <w:szCs w:val="24"/>
        </w:rPr>
        <w:t>&gt;</w:t>
      </w:r>
      <w:r w:rsidRPr="00661F57">
        <w:rPr>
          <w:sz w:val="24"/>
          <w:szCs w:val="24"/>
        </w:rPr>
        <w:t xml:space="preserve"> </w:t>
      </w:r>
      <w:r w:rsidRPr="00661F57">
        <w:rPr>
          <w:b/>
          <w:sz w:val="24"/>
          <w:szCs w:val="24"/>
        </w:rPr>
        <w:t>Unrestored log:</w:t>
      </w:r>
      <w:r w:rsidRPr="00661F57">
        <w:rPr>
          <w:sz w:val="24"/>
          <w:szCs w:val="24"/>
        </w:rPr>
        <w:t xml:space="preserve"> After some time mirror server \database present the data which is pending in principle server unsent log will be sent to mirror unrestored log.</w:t>
      </w:r>
    </w:p>
    <w:p w:rsidR="00BA1488" w:rsidRDefault="00A10781" w:rsidP="00A10781">
      <w:pPr>
        <w:rPr>
          <w:sz w:val="24"/>
          <w:szCs w:val="24"/>
        </w:rPr>
      </w:pPr>
      <w:r w:rsidRPr="00661F57">
        <w:rPr>
          <w:b/>
          <w:sz w:val="24"/>
          <w:szCs w:val="24"/>
        </w:rPr>
        <w:t>&gt; Mirror commit overhead:</w:t>
      </w:r>
      <w:r w:rsidRPr="00661F57">
        <w:rPr>
          <w:sz w:val="24"/>
          <w:szCs w:val="24"/>
        </w:rPr>
        <w:t xml:space="preserve"> How much time take to commit any transaction in mirror server.</w:t>
      </w:r>
    </w:p>
    <w:p w:rsidR="001A7DBE" w:rsidRPr="00661F57" w:rsidRDefault="001A7DBE" w:rsidP="00A10781">
      <w:pPr>
        <w:rPr>
          <w:sz w:val="24"/>
          <w:szCs w:val="24"/>
        </w:rPr>
      </w:pPr>
    </w:p>
    <w:p w:rsidR="00BA1488" w:rsidRPr="001A7DBE" w:rsidRDefault="001A7DBE" w:rsidP="00BA1488">
      <w:pPr>
        <w:rPr>
          <w:b/>
          <w:sz w:val="24"/>
          <w:szCs w:val="24"/>
        </w:rPr>
      </w:pPr>
      <w:r w:rsidRPr="001A7DBE">
        <w:rPr>
          <w:b/>
          <w:sz w:val="24"/>
          <w:szCs w:val="24"/>
        </w:rPr>
        <w:t>T-SQL Method:</w:t>
      </w:r>
    </w:p>
    <w:p w:rsidR="00966788" w:rsidRPr="00661F57" w:rsidRDefault="00966788" w:rsidP="00966788">
      <w:pPr>
        <w:rPr>
          <w:b/>
          <w:sz w:val="24"/>
          <w:szCs w:val="24"/>
        </w:rPr>
      </w:pPr>
      <w:r w:rsidRPr="00661F57">
        <w:rPr>
          <w:b/>
          <w:sz w:val="24"/>
          <w:szCs w:val="24"/>
        </w:rPr>
        <w:t>To verify / check Database mirroring status using a system stored procedure</w:t>
      </w:r>
    </w:p>
    <w:p w:rsidR="00966788" w:rsidRPr="00661F57" w:rsidRDefault="00966788" w:rsidP="00966788">
      <w:pPr>
        <w:rPr>
          <w:sz w:val="24"/>
          <w:szCs w:val="24"/>
        </w:rPr>
      </w:pPr>
      <w:r w:rsidRPr="00661F57">
        <w:rPr>
          <w:sz w:val="24"/>
          <w:szCs w:val="24"/>
        </w:rPr>
        <w:t>Use msdb</w:t>
      </w:r>
    </w:p>
    <w:p w:rsidR="009C324D" w:rsidRDefault="00966788" w:rsidP="00966788">
      <w:pPr>
        <w:rPr>
          <w:sz w:val="24"/>
          <w:szCs w:val="24"/>
        </w:rPr>
      </w:pPr>
      <w:r w:rsidRPr="00661F57">
        <w:rPr>
          <w:sz w:val="24"/>
          <w:szCs w:val="24"/>
        </w:rPr>
        <w:t>sp_dbmmonitorresults @</w:t>
      </w:r>
      <w:r w:rsidR="00A53DCF" w:rsidRPr="00661F57">
        <w:rPr>
          <w:sz w:val="24"/>
          <w:szCs w:val="24"/>
        </w:rPr>
        <w:t>database name</w:t>
      </w:r>
      <w:r w:rsidRPr="00661F57">
        <w:rPr>
          <w:sz w:val="24"/>
          <w:szCs w:val="24"/>
        </w:rPr>
        <w:t xml:space="preserve"> = ‘DBNAME’</w:t>
      </w:r>
    </w:p>
    <w:p w:rsidR="002049F3" w:rsidRDefault="002049F3" w:rsidP="00966788">
      <w:pPr>
        <w:rPr>
          <w:sz w:val="24"/>
          <w:szCs w:val="24"/>
        </w:rPr>
      </w:pPr>
    </w:p>
    <w:p w:rsidR="002049F3" w:rsidRPr="00661F57" w:rsidRDefault="002049F3" w:rsidP="00966788">
      <w:pPr>
        <w:rPr>
          <w:sz w:val="24"/>
          <w:szCs w:val="24"/>
        </w:rPr>
      </w:pPr>
    </w:p>
    <w:p w:rsidR="002049F3" w:rsidRPr="002049F3" w:rsidRDefault="002049F3" w:rsidP="002049F3">
      <w:pPr>
        <w:rPr>
          <w:b/>
          <w:sz w:val="24"/>
          <w:szCs w:val="24"/>
        </w:rPr>
      </w:pPr>
      <w:r w:rsidRPr="002049F3">
        <w:rPr>
          <w:b/>
          <w:sz w:val="24"/>
          <w:szCs w:val="24"/>
        </w:rPr>
        <w:t>1. To list all the database mirror endpoints run,</w:t>
      </w:r>
    </w:p>
    <w:p w:rsidR="002049F3" w:rsidRPr="002049F3" w:rsidRDefault="002049F3" w:rsidP="002049F3">
      <w:pPr>
        <w:rPr>
          <w:sz w:val="24"/>
          <w:szCs w:val="24"/>
        </w:rPr>
      </w:pPr>
      <w:r w:rsidRPr="002049F3">
        <w:rPr>
          <w:sz w:val="24"/>
          <w:szCs w:val="24"/>
        </w:rPr>
        <w:t xml:space="preserve"> Select * from sys.database_mirroring_endpoints</w:t>
      </w:r>
    </w:p>
    <w:p w:rsidR="002049F3" w:rsidRPr="002049F3" w:rsidRDefault="002049F3" w:rsidP="002049F3">
      <w:pPr>
        <w:rPr>
          <w:b/>
          <w:sz w:val="24"/>
          <w:szCs w:val="24"/>
        </w:rPr>
      </w:pPr>
      <w:r w:rsidRPr="002049F3">
        <w:rPr>
          <w:b/>
          <w:sz w:val="24"/>
          <w:szCs w:val="24"/>
        </w:rPr>
        <w:t>2. To list all the endpoints</w:t>
      </w:r>
    </w:p>
    <w:p w:rsidR="002049F3" w:rsidRPr="002049F3" w:rsidRDefault="002049F3" w:rsidP="002049F3">
      <w:pPr>
        <w:rPr>
          <w:sz w:val="24"/>
          <w:szCs w:val="24"/>
        </w:rPr>
      </w:pPr>
      <w:r w:rsidRPr="002049F3">
        <w:rPr>
          <w:sz w:val="24"/>
          <w:szCs w:val="24"/>
        </w:rPr>
        <w:t>Select * from sys.tcp_endpoints</w:t>
      </w:r>
    </w:p>
    <w:p w:rsidR="002049F3" w:rsidRPr="002049F3" w:rsidRDefault="002049F3" w:rsidP="002049F3">
      <w:pPr>
        <w:rPr>
          <w:b/>
          <w:sz w:val="24"/>
          <w:szCs w:val="24"/>
        </w:rPr>
      </w:pPr>
      <w:r w:rsidRPr="002049F3">
        <w:rPr>
          <w:b/>
          <w:sz w:val="24"/>
          <w:szCs w:val="24"/>
        </w:rPr>
        <w:t>3. Manually fail over a database mirroring session at the mirror in High Availability Mode by issuing the following command at the principal</w:t>
      </w:r>
    </w:p>
    <w:p w:rsidR="002049F3" w:rsidRPr="002049F3" w:rsidRDefault="002049F3" w:rsidP="002049F3">
      <w:pPr>
        <w:rPr>
          <w:sz w:val="24"/>
          <w:szCs w:val="24"/>
        </w:rPr>
      </w:pPr>
      <w:r w:rsidRPr="002049F3">
        <w:rPr>
          <w:sz w:val="24"/>
          <w:szCs w:val="24"/>
        </w:rPr>
        <w:t>ALTER DATABASE SET PARTNER FAILOVER</w:t>
      </w:r>
    </w:p>
    <w:p w:rsidR="002049F3" w:rsidRPr="002049F3" w:rsidRDefault="002049F3" w:rsidP="002049F3">
      <w:pPr>
        <w:rPr>
          <w:sz w:val="24"/>
          <w:szCs w:val="24"/>
        </w:rPr>
      </w:pPr>
      <w:r w:rsidRPr="002049F3">
        <w:rPr>
          <w:b/>
          <w:sz w:val="24"/>
          <w:szCs w:val="24"/>
        </w:rPr>
        <w:t>4. Select * from sys.database_mirroring</w:t>
      </w:r>
      <w:r w:rsidRPr="002049F3">
        <w:rPr>
          <w:sz w:val="24"/>
          <w:szCs w:val="24"/>
        </w:rPr>
        <w:t xml:space="preserve"> ---&gt; provides information about principal and mirror</w:t>
      </w:r>
    </w:p>
    <w:p w:rsidR="002049F3" w:rsidRPr="002049F3" w:rsidRDefault="002049F3" w:rsidP="002049F3">
      <w:pPr>
        <w:rPr>
          <w:sz w:val="24"/>
          <w:szCs w:val="24"/>
        </w:rPr>
      </w:pPr>
      <w:r w:rsidRPr="002049F3">
        <w:rPr>
          <w:b/>
          <w:sz w:val="24"/>
          <w:szCs w:val="24"/>
        </w:rPr>
        <w:t>5. Select * from sys.database_mirroring_witnesses</w:t>
      </w:r>
      <w:r w:rsidRPr="002049F3">
        <w:rPr>
          <w:sz w:val="24"/>
          <w:szCs w:val="24"/>
        </w:rPr>
        <w:t xml:space="preserve"> ---&gt; provides information about witness server</w:t>
      </w:r>
    </w:p>
    <w:p w:rsidR="00BA1488" w:rsidRPr="00661F57" w:rsidRDefault="00BA1488" w:rsidP="00BA1488">
      <w:pPr>
        <w:rPr>
          <w:sz w:val="24"/>
          <w:szCs w:val="24"/>
        </w:rPr>
      </w:pPr>
    </w:p>
    <w:p w:rsidR="009C324D" w:rsidRPr="00661F57" w:rsidRDefault="00996C83" w:rsidP="009C324D">
      <w:pPr>
        <w:rPr>
          <w:b/>
          <w:sz w:val="24"/>
          <w:szCs w:val="24"/>
        </w:rPr>
      </w:pPr>
      <w:r w:rsidRPr="00661F57">
        <w:rPr>
          <w:b/>
          <w:sz w:val="24"/>
          <w:szCs w:val="24"/>
          <w:highlight w:val="yellow"/>
        </w:rPr>
        <w:t>2. FAILOVER PROCESS IN MIRROR</w:t>
      </w:r>
    </w:p>
    <w:p w:rsidR="009C324D" w:rsidRPr="00661F57" w:rsidRDefault="009C324D" w:rsidP="009C324D">
      <w:pPr>
        <w:rPr>
          <w:sz w:val="24"/>
          <w:szCs w:val="24"/>
        </w:rPr>
      </w:pPr>
      <w:r w:rsidRPr="00661F57">
        <w:rPr>
          <w:sz w:val="24"/>
          <w:szCs w:val="24"/>
        </w:rPr>
        <w:t>There are three types of failures:</w:t>
      </w:r>
    </w:p>
    <w:p w:rsidR="009C324D" w:rsidRPr="00996C83" w:rsidRDefault="008951D3" w:rsidP="009C324D">
      <w:pPr>
        <w:rPr>
          <w:b/>
          <w:color w:val="FF0000"/>
          <w:sz w:val="24"/>
          <w:szCs w:val="24"/>
        </w:rPr>
      </w:pPr>
      <w:r>
        <w:rPr>
          <w:b/>
          <w:color w:val="FF0000"/>
          <w:sz w:val="24"/>
          <w:szCs w:val="24"/>
        </w:rPr>
        <w:t>1</w:t>
      </w:r>
      <w:r w:rsidR="009C324D" w:rsidRPr="00996C83">
        <w:rPr>
          <w:b/>
          <w:color w:val="FF0000"/>
          <w:sz w:val="24"/>
          <w:szCs w:val="24"/>
        </w:rPr>
        <w:t>&gt; Automatic failover</w:t>
      </w:r>
    </w:p>
    <w:p w:rsidR="009C324D" w:rsidRPr="00996C83" w:rsidRDefault="008951D3" w:rsidP="009C324D">
      <w:pPr>
        <w:rPr>
          <w:b/>
          <w:color w:val="FF0000"/>
          <w:sz w:val="24"/>
          <w:szCs w:val="24"/>
        </w:rPr>
      </w:pPr>
      <w:r>
        <w:rPr>
          <w:b/>
          <w:color w:val="FF0000"/>
          <w:sz w:val="24"/>
          <w:szCs w:val="24"/>
        </w:rPr>
        <w:t>2</w:t>
      </w:r>
      <w:r w:rsidR="009C324D" w:rsidRPr="00996C83">
        <w:rPr>
          <w:b/>
          <w:color w:val="FF0000"/>
          <w:sz w:val="24"/>
          <w:szCs w:val="24"/>
        </w:rPr>
        <w:t>&gt; Manual failover</w:t>
      </w:r>
    </w:p>
    <w:p w:rsidR="009C324D" w:rsidRDefault="008951D3" w:rsidP="009C324D">
      <w:pPr>
        <w:rPr>
          <w:b/>
          <w:color w:val="FF0000"/>
          <w:sz w:val="24"/>
          <w:szCs w:val="24"/>
        </w:rPr>
      </w:pPr>
      <w:r>
        <w:rPr>
          <w:b/>
          <w:color w:val="FF0000"/>
          <w:sz w:val="24"/>
          <w:szCs w:val="24"/>
        </w:rPr>
        <w:t>3</w:t>
      </w:r>
      <w:r w:rsidR="009C324D" w:rsidRPr="00996C83">
        <w:rPr>
          <w:b/>
          <w:color w:val="FF0000"/>
          <w:sz w:val="24"/>
          <w:szCs w:val="24"/>
        </w:rPr>
        <w:t>&gt; Force failover</w:t>
      </w:r>
    </w:p>
    <w:p w:rsidR="00B52E08" w:rsidRPr="00996C83" w:rsidRDefault="00B52E08" w:rsidP="009C324D">
      <w:pPr>
        <w:rPr>
          <w:b/>
          <w:color w:val="FF0000"/>
          <w:sz w:val="24"/>
          <w:szCs w:val="24"/>
        </w:rPr>
      </w:pPr>
    </w:p>
    <w:p w:rsidR="009C324D" w:rsidRPr="00661F57" w:rsidRDefault="008951D3" w:rsidP="009C324D">
      <w:pPr>
        <w:rPr>
          <w:b/>
          <w:sz w:val="24"/>
          <w:szCs w:val="24"/>
        </w:rPr>
      </w:pPr>
      <w:r>
        <w:rPr>
          <w:b/>
          <w:sz w:val="24"/>
          <w:szCs w:val="24"/>
        </w:rPr>
        <w:t>1</w:t>
      </w:r>
      <w:r w:rsidR="009C324D" w:rsidRPr="00661F57">
        <w:rPr>
          <w:b/>
          <w:sz w:val="24"/>
          <w:szCs w:val="24"/>
        </w:rPr>
        <w:t>&gt; Automatic failover:</w:t>
      </w:r>
    </w:p>
    <w:p w:rsidR="009C324D" w:rsidRPr="00661F57" w:rsidRDefault="009C324D" w:rsidP="009C324D">
      <w:pPr>
        <w:rPr>
          <w:sz w:val="24"/>
          <w:szCs w:val="24"/>
        </w:rPr>
      </w:pPr>
      <w:r w:rsidRPr="00661F57">
        <w:rPr>
          <w:sz w:val="24"/>
          <w:szCs w:val="24"/>
        </w:rPr>
        <w:t>Whenever principle database\server down witness come into picture to perform failover to mirror server and brings the mirror database online i.e...</w:t>
      </w:r>
      <w:r w:rsidR="00A53DCF" w:rsidRPr="00661F57">
        <w:rPr>
          <w:sz w:val="24"/>
          <w:szCs w:val="24"/>
        </w:rPr>
        <w:t>Accessible</w:t>
      </w:r>
      <w:r w:rsidRPr="00661F57">
        <w:rPr>
          <w:sz w:val="24"/>
          <w:szCs w:val="24"/>
        </w:rPr>
        <w:t xml:space="preserve"> to end user\application.</w:t>
      </w:r>
    </w:p>
    <w:p w:rsidR="009C324D" w:rsidRDefault="009C324D" w:rsidP="009C324D">
      <w:pPr>
        <w:rPr>
          <w:sz w:val="24"/>
          <w:szCs w:val="24"/>
        </w:rPr>
      </w:pPr>
      <w:r w:rsidRPr="00661F57">
        <w:rPr>
          <w:sz w:val="24"/>
          <w:szCs w:val="24"/>
        </w:rPr>
        <w:t>If no witness then DBA need to perform manual failover operations.</w:t>
      </w:r>
    </w:p>
    <w:p w:rsidR="00996C83" w:rsidRPr="00661F57" w:rsidRDefault="00996C83" w:rsidP="009C324D">
      <w:pPr>
        <w:rPr>
          <w:sz w:val="24"/>
          <w:szCs w:val="24"/>
        </w:rPr>
      </w:pPr>
    </w:p>
    <w:p w:rsidR="009C324D" w:rsidRPr="00661F57" w:rsidRDefault="008951D3" w:rsidP="009C324D">
      <w:pPr>
        <w:rPr>
          <w:b/>
          <w:sz w:val="24"/>
          <w:szCs w:val="24"/>
        </w:rPr>
      </w:pPr>
      <w:r>
        <w:rPr>
          <w:b/>
          <w:sz w:val="24"/>
          <w:szCs w:val="24"/>
        </w:rPr>
        <w:t>2</w:t>
      </w:r>
      <w:r w:rsidR="009C324D" w:rsidRPr="00661F57">
        <w:rPr>
          <w:b/>
          <w:sz w:val="24"/>
          <w:szCs w:val="24"/>
        </w:rPr>
        <w:t>&gt; Manual failover process:</w:t>
      </w:r>
    </w:p>
    <w:p w:rsidR="009C324D" w:rsidRPr="00661F57" w:rsidRDefault="009C324D" w:rsidP="009C324D">
      <w:pPr>
        <w:rPr>
          <w:sz w:val="24"/>
          <w:szCs w:val="24"/>
        </w:rPr>
      </w:pPr>
      <w:r w:rsidRPr="00661F57">
        <w:rPr>
          <w:sz w:val="24"/>
          <w:szCs w:val="24"/>
        </w:rPr>
        <w:t>Whenever principle goes down DBA should perform manual failover if no witness.</w:t>
      </w:r>
    </w:p>
    <w:p w:rsidR="009C324D" w:rsidRPr="00661F57" w:rsidRDefault="009C324D" w:rsidP="009C324D">
      <w:pPr>
        <w:rPr>
          <w:sz w:val="24"/>
          <w:szCs w:val="24"/>
        </w:rPr>
      </w:pPr>
      <w:r w:rsidRPr="00661F57">
        <w:rPr>
          <w:sz w:val="24"/>
          <w:szCs w:val="24"/>
        </w:rPr>
        <w:t>&gt; GUI: go to databases&gt; right click&gt; mirror&gt; click failover tab</w:t>
      </w:r>
    </w:p>
    <w:p w:rsidR="009C324D" w:rsidRPr="00661F57" w:rsidRDefault="009C324D" w:rsidP="009C324D">
      <w:pPr>
        <w:rPr>
          <w:sz w:val="24"/>
          <w:szCs w:val="24"/>
        </w:rPr>
      </w:pPr>
      <w:r w:rsidRPr="00661F57">
        <w:rPr>
          <w:sz w:val="24"/>
          <w:szCs w:val="24"/>
        </w:rPr>
        <w:t xml:space="preserve">&gt; Query: </w:t>
      </w:r>
      <w:r w:rsidR="008951D3" w:rsidRPr="008951D3">
        <w:rPr>
          <w:b/>
          <w:sz w:val="24"/>
          <w:szCs w:val="24"/>
        </w:rPr>
        <w:t>alter database [dbname] set partner failover</w:t>
      </w:r>
    </w:p>
    <w:p w:rsidR="00996C83" w:rsidRDefault="009C324D" w:rsidP="009C324D">
      <w:pPr>
        <w:rPr>
          <w:sz w:val="24"/>
          <w:szCs w:val="24"/>
        </w:rPr>
      </w:pPr>
      <w:r w:rsidRPr="00661F57">
        <w:rPr>
          <w:b/>
          <w:sz w:val="24"/>
          <w:szCs w:val="24"/>
        </w:rPr>
        <w:t>Note:</w:t>
      </w:r>
      <w:r w:rsidRPr="00661F57">
        <w:rPr>
          <w:sz w:val="24"/>
          <w:szCs w:val="24"/>
        </w:rPr>
        <w:t xml:space="preserve"> This type of failover supports in “HIGH AVALIBILITY WITH AUTOMATIC FAIL</w:t>
      </w:r>
      <w:r w:rsidR="00996C83">
        <w:rPr>
          <w:sz w:val="24"/>
          <w:szCs w:val="24"/>
        </w:rPr>
        <w:t>OVER + High protection” modes</w:t>
      </w:r>
    </w:p>
    <w:p w:rsidR="009C324D" w:rsidRPr="00996C83" w:rsidRDefault="009C324D" w:rsidP="009C324D">
      <w:pPr>
        <w:rPr>
          <w:sz w:val="24"/>
          <w:szCs w:val="24"/>
        </w:rPr>
      </w:pPr>
      <w:r w:rsidRPr="00661F57">
        <w:rPr>
          <w:b/>
          <w:sz w:val="24"/>
          <w:szCs w:val="24"/>
        </w:rPr>
        <w:t>Post failover:</w:t>
      </w:r>
    </w:p>
    <w:p w:rsidR="009C324D" w:rsidRPr="00661F57" w:rsidRDefault="009C324D" w:rsidP="009C324D">
      <w:pPr>
        <w:rPr>
          <w:sz w:val="24"/>
          <w:szCs w:val="24"/>
        </w:rPr>
      </w:pPr>
      <w:r w:rsidRPr="00661F57">
        <w:rPr>
          <w:sz w:val="24"/>
          <w:szCs w:val="24"/>
        </w:rPr>
        <w:t>&gt;</w:t>
      </w:r>
      <w:r w:rsidR="00D556B5">
        <w:rPr>
          <w:sz w:val="24"/>
          <w:szCs w:val="24"/>
        </w:rPr>
        <w:t xml:space="preserve"> </w:t>
      </w:r>
      <w:r w:rsidRPr="00661F57">
        <w:rPr>
          <w:sz w:val="24"/>
          <w:szCs w:val="24"/>
        </w:rPr>
        <w:t>Application\end users can auto redirect connection to mirror server. No need to inform DBA specifically to app team.</w:t>
      </w:r>
    </w:p>
    <w:p w:rsidR="009C324D" w:rsidRPr="00661F57" w:rsidRDefault="009C324D" w:rsidP="009C324D">
      <w:pPr>
        <w:rPr>
          <w:sz w:val="24"/>
          <w:szCs w:val="24"/>
        </w:rPr>
      </w:pPr>
      <w:r w:rsidRPr="00661F57">
        <w:rPr>
          <w:sz w:val="24"/>
          <w:szCs w:val="24"/>
        </w:rPr>
        <w:t>&gt;</w:t>
      </w:r>
      <w:r w:rsidR="00D556B5">
        <w:rPr>
          <w:sz w:val="24"/>
          <w:szCs w:val="24"/>
        </w:rPr>
        <w:t xml:space="preserve"> </w:t>
      </w:r>
      <w:r w:rsidRPr="00661F57">
        <w:rPr>
          <w:sz w:val="24"/>
          <w:szCs w:val="24"/>
        </w:rPr>
        <w:t>Logins need to create in mirror server whenever you create in principle instance...</w:t>
      </w:r>
    </w:p>
    <w:p w:rsidR="00996C83" w:rsidRDefault="00996C83" w:rsidP="009C324D">
      <w:pPr>
        <w:spacing w:line="480" w:lineRule="auto"/>
        <w:rPr>
          <w:sz w:val="24"/>
          <w:szCs w:val="24"/>
        </w:rPr>
      </w:pPr>
    </w:p>
    <w:p w:rsidR="009C324D" w:rsidRPr="00661F57" w:rsidRDefault="008951D3" w:rsidP="009C324D">
      <w:pPr>
        <w:spacing w:line="480" w:lineRule="auto"/>
        <w:rPr>
          <w:sz w:val="24"/>
          <w:szCs w:val="24"/>
        </w:rPr>
      </w:pPr>
      <w:r>
        <w:rPr>
          <w:b/>
          <w:sz w:val="24"/>
          <w:szCs w:val="24"/>
        </w:rPr>
        <w:t>3</w:t>
      </w:r>
      <w:r w:rsidR="009C324D" w:rsidRPr="00661F57">
        <w:rPr>
          <w:b/>
          <w:sz w:val="24"/>
          <w:szCs w:val="24"/>
        </w:rPr>
        <w:t>&gt; Force failover:</w:t>
      </w:r>
      <w:r w:rsidR="009C324D" w:rsidRPr="00661F57">
        <w:rPr>
          <w:sz w:val="24"/>
          <w:szCs w:val="24"/>
        </w:rPr>
        <w:t xml:space="preserve"> </w:t>
      </w:r>
      <w:r w:rsidR="00996C83" w:rsidRPr="00661F57">
        <w:rPr>
          <w:sz w:val="24"/>
          <w:szCs w:val="24"/>
        </w:rPr>
        <w:t>[ASYNC]</w:t>
      </w:r>
      <w:r w:rsidR="009715D2">
        <w:rPr>
          <w:sz w:val="24"/>
          <w:szCs w:val="24"/>
        </w:rPr>
        <w:t xml:space="preserve"> </w:t>
      </w:r>
      <w:r w:rsidR="009C324D" w:rsidRPr="00661F57">
        <w:rPr>
          <w:sz w:val="24"/>
          <w:szCs w:val="24"/>
        </w:rPr>
        <w:t>Supports only in high performance mode.</w:t>
      </w:r>
    </w:p>
    <w:p w:rsidR="00A82A3E" w:rsidRPr="00202F1D" w:rsidRDefault="009C324D" w:rsidP="009C324D">
      <w:pPr>
        <w:spacing w:line="480" w:lineRule="auto"/>
        <w:rPr>
          <w:b/>
          <w:sz w:val="24"/>
          <w:szCs w:val="24"/>
        </w:rPr>
      </w:pPr>
      <w:r w:rsidRPr="00202F1D">
        <w:rPr>
          <w:b/>
          <w:sz w:val="24"/>
          <w:szCs w:val="24"/>
        </w:rPr>
        <w:t>ALTER DATABASE [DBNAME] SET PARTNER FORCE_</w:t>
      </w:r>
      <w:r w:rsidR="004D162F" w:rsidRPr="00202F1D">
        <w:rPr>
          <w:b/>
          <w:sz w:val="24"/>
          <w:szCs w:val="24"/>
        </w:rPr>
        <w:t>SERVICE_</w:t>
      </w:r>
      <w:r w:rsidRPr="00202F1D">
        <w:rPr>
          <w:b/>
          <w:sz w:val="24"/>
          <w:szCs w:val="24"/>
        </w:rPr>
        <w:t>ALLOW_</w:t>
      </w:r>
      <w:r w:rsidR="004D162F" w:rsidRPr="00202F1D">
        <w:rPr>
          <w:b/>
          <w:sz w:val="24"/>
          <w:szCs w:val="24"/>
        </w:rPr>
        <w:t>DATA_LOSS</w:t>
      </w:r>
    </w:p>
    <w:p w:rsidR="00BA1488" w:rsidRPr="00661F57" w:rsidRDefault="00996C83" w:rsidP="00BA1488">
      <w:pPr>
        <w:rPr>
          <w:b/>
          <w:sz w:val="24"/>
          <w:szCs w:val="24"/>
        </w:rPr>
      </w:pPr>
      <w:r w:rsidRPr="00661F57">
        <w:rPr>
          <w:b/>
          <w:sz w:val="24"/>
          <w:szCs w:val="24"/>
          <w:highlight w:val="yellow"/>
        </w:rPr>
        <w:t>3. SWITCHOVER PROCESS:</w:t>
      </w:r>
    </w:p>
    <w:p w:rsidR="00661F57" w:rsidRDefault="00661F57" w:rsidP="00661F57">
      <w:pPr>
        <w:rPr>
          <w:sz w:val="24"/>
          <w:szCs w:val="24"/>
        </w:rPr>
      </w:pPr>
      <w:r w:rsidRPr="00661F57">
        <w:rPr>
          <w:sz w:val="24"/>
          <w:szCs w:val="24"/>
        </w:rPr>
        <w:t xml:space="preserve">&gt; In mirroring there is no separate switch over process. Why because </w:t>
      </w:r>
      <w:r w:rsidR="00653911" w:rsidRPr="00661F57">
        <w:rPr>
          <w:sz w:val="24"/>
          <w:szCs w:val="24"/>
        </w:rPr>
        <w:t>if</w:t>
      </w:r>
      <w:r w:rsidRPr="00661F57">
        <w:rPr>
          <w:sz w:val="24"/>
          <w:szCs w:val="24"/>
        </w:rPr>
        <w:t xml:space="preserve"> we do failover then automatically roles get changes</w:t>
      </w:r>
      <w:r w:rsidR="001E60A2">
        <w:rPr>
          <w:sz w:val="24"/>
          <w:szCs w:val="24"/>
        </w:rPr>
        <w:t xml:space="preserve"> and again no switch over concept is required</w:t>
      </w:r>
      <w:r w:rsidRPr="00661F57">
        <w:rPr>
          <w:sz w:val="24"/>
          <w:szCs w:val="24"/>
        </w:rPr>
        <w:t>.</w:t>
      </w:r>
    </w:p>
    <w:p w:rsidR="00653911" w:rsidRPr="007A5390" w:rsidRDefault="004356C8" w:rsidP="00661F57">
      <w:pPr>
        <w:rPr>
          <w:b/>
          <w:sz w:val="24"/>
          <w:szCs w:val="24"/>
        </w:rPr>
      </w:pPr>
      <w:r w:rsidRPr="007A5390">
        <w:rPr>
          <w:b/>
          <w:sz w:val="24"/>
          <w:szCs w:val="24"/>
        </w:rPr>
        <w:t xml:space="preserve">&gt; </w:t>
      </w:r>
      <w:r w:rsidR="00653911" w:rsidRPr="007A5390">
        <w:rPr>
          <w:b/>
          <w:sz w:val="24"/>
          <w:szCs w:val="24"/>
        </w:rPr>
        <w:t>After failover in mirroring, Auto client direct happen automatically.</w:t>
      </w:r>
    </w:p>
    <w:p w:rsidR="00661F57" w:rsidRPr="00661F57" w:rsidRDefault="00661F57" w:rsidP="00661F57">
      <w:pPr>
        <w:rPr>
          <w:sz w:val="24"/>
          <w:szCs w:val="24"/>
        </w:rPr>
      </w:pPr>
      <w:r w:rsidRPr="00661F57">
        <w:rPr>
          <w:sz w:val="24"/>
          <w:szCs w:val="24"/>
        </w:rPr>
        <w:t>Principle db: become mirror: restoring state</w:t>
      </w:r>
    </w:p>
    <w:p w:rsidR="00661F57" w:rsidRDefault="00661F57" w:rsidP="00661F57">
      <w:pPr>
        <w:rPr>
          <w:sz w:val="24"/>
          <w:szCs w:val="24"/>
        </w:rPr>
      </w:pPr>
      <w:r w:rsidRPr="00661F57">
        <w:rPr>
          <w:sz w:val="24"/>
          <w:szCs w:val="24"/>
        </w:rPr>
        <w:t>Mirror db: Become principle: Online state.</w:t>
      </w:r>
    </w:p>
    <w:p w:rsidR="00613799" w:rsidRDefault="00613799" w:rsidP="00661F57">
      <w:pPr>
        <w:rPr>
          <w:sz w:val="24"/>
          <w:szCs w:val="24"/>
        </w:rPr>
      </w:pPr>
      <w:r w:rsidRPr="00613799">
        <w:rPr>
          <w:b/>
          <w:sz w:val="24"/>
          <w:szCs w:val="24"/>
        </w:rPr>
        <w:t>Note:</w:t>
      </w:r>
      <w:r w:rsidRPr="00613799">
        <w:rPr>
          <w:sz w:val="24"/>
          <w:szCs w:val="24"/>
        </w:rPr>
        <w:t xml:space="preserve"> In High performance mode, we cannot be able to perform manual failover. If we need to do failover then first need to change the database transfer type from Asynchronous mode to synchronous mode.i.e. please change the mirroring mode from high performance to high protection.</w:t>
      </w:r>
    </w:p>
    <w:p w:rsidR="006A594A" w:rsidRDefault="006A594A" w:rsidP="00661F57">
      <w:pPr>
        <w:rPr>
          <w:sz w:val="24"/>
          <w:szCs w:val="24"/>
        </w:rPr>
      </w:pPr>
      <w:r>
        <w:rPr>
          <w:sz w:val="24"/>
          <w:szCs w:val="24"/>
        </w:rPr>
        <w:t>&gt; In High performance mode, only supports FORCE FULL FAILOVER MODE</w:t>
      </w:r>
    </w:p>
    <w:p w:rsidR="000F3967" w:rsidRPr="009F7A96" w:rsidRDefault="000F3967" w:rsidP="000F3967">
      <w:pPr>
        <w:spacing w:line="480" w:lineRule="auto"/>
        <w:rPr>
          <w:b/>
          <w:sz w:val="24"/>
          <w:szCs w:val="24"/>
        </w:rPr>
      </w:pPr>
      <w:r w:rsidRPr="009F7A96">
        <w:rPr>
          <w:b/>
          <w:sz w:val="24"/>
          <w:szCs w:val="24"/>
        </w:rPr>
        <w:t>ALTER DATABASE [DBNAME] SET PARTNER FORCE_SERVICE_ALLOW_DATA_LOSS</w:t>
      </w:r>
    </w:p>
    <w:p w:rsidR="006A594A" w:rsidRPr="000F3967" w:rsidRDefault="006A594A" w:rsidP="00661F57">
      <w:pPr>
        <w:rPr>
          <w:b/>
          <w:sz w:val="24"/>
          <w:szCs w:val="24"/>
        </w:rPr>
      </w:pPr>
      <w:r w:rsidRPr="000F3967">
        <w:rPr>
          <w:b/>
          <w:sz w:val="24"/>
          <w:szCs w:val="24"/>
        </w:rPr>
        <w:t>&gt; Manual failover supports only SYNCHRONOUS MODE ONLY</w:t>
      </w:r>
    </w:p>
    <w:p w:rsidR="006A594A" w:rsidRPr="00861049" w:rsidRDefault="000F3967" w:rsidP="00661F57">
      <w:pPr>
        <w:rPr>
          <w:b/>
          <w:sz w:val="24"/>
          <w:szCs w:val="24"/>
        </w:rPr>
      </w:pPr>
      <w:r w:rsidRPr="000F3967">
        <w:rPr>
          <w:b/>
          <w:sz w:val="24"/>
          <w:szCs w:val="24"/>
        </w:rPr>
        <w:t>&gt; Force Full Failover supports in ASYNCHRONOUS MODE</w:t>
      </w:r>
    </w:p>
    <w:p w:rsidR="001537C6" w:rsidRPr="008639B3" w:rsidRDefault="00C67B93" w:rsidP="001537C6">
      <w:pPr>
        <w:rPr>
          <w:b/>
          <w:sz w:val="24"/>
          <w:szCs w:val="24"/>
        </w:rPr>
      </w:pPr>
      <w:r w:rsidRPr="008639B3">
        <w:rPr>
          <w:b/>
          <w:sz w:val="24"/>
          <w:szCs w:val="24"/>
          <w:highlight w:val="yellow"/>
        </w:rPr>
        <w:t>4. ADDING A FILE STEPS:</w:t>
      </w:r>
    </w:p>
    <w:p w:rsidR="001537C6" w:rsidRPr="001537C6" w:rsidRDefault="001537C6" w:rsidP="001537C6">
      <w:pPr>
        <w:rPr>
          <w:sz w:val="24"/>
          <w:szCs w:val="24"/>
        </w:rPr>
      </w:pPr>
      <w:r w:rsidRPr="001537C6">
        <w:rPr>
          <w:sz w:val="24"/>
          <w:szCs w:val="24"/>
        </w:rPr>
        <w:t xml:space="preserve">1. Break the mirroring between principle and mirror server. </w:t>
      </w:r>
    </w:p>
    <w:p w:rsidR="001537C6" w:rsidRPr="001537C6" w:rsidRDefault="001537C6" w:rsidP="001537C6">
      <w:pPr>
        <w:rPr>
          <w:b/>
          <w:sz w:val="24"/>
          <w:szCs w:val="24"/>
        </w:rPr>
      </w:pPr>
      <w:r w:rsidRPr="001537C6">
        <w:rPr>
          <w:b/>
          <w:sz w:val="24"/>
          <w:szCs w:val="24"/>
        </w:rPr>
        <w:t>Alter database dbname set partner off</w:t>
      </w:r>
    </w:p>
    <w:p w:rsidR="001537C6" w:rsidRPr="001537C6" w:rsidRDefault="001537C6" w:rsidP="001537C6">
      <w:pPr>
        <w:rPr>
          <w:sz w:val="24"/>
          <w:szCs w:val="24"/>
        </w:rPr>
      </w:pPr>
      <w:r w:rsidRPr="001537C6">
        <w:rPr>
          <w:sz w:val="24"/>
          <w:szCs w:val="24"/>
        </w:rPr>
        <w:t>2. Add the file in principle database.</w:t>
      </w:r>
    </w:p>
    <w:p w:rsidR="001537C6" w:rsidRPr="001537C6" w:rsidRDefault="001537C6" w:rsidP="001537C6">
      <w:pPr>
        <w:rPr>
          <w:sz w:val="24"/>
          <w:szCs w:val="24"/>
        </w:rPr>
      </w:pPr>
      <w:r w:rsidRPr="001537C6">
        <w:rPr>
          <w:sz w:val="24"/>
          <w:szCs w:val="24"/>
        </w:rPr>
        <w:t>3. Apply one transactional log backup in principle server database and copy the log backup to mirror server.</w:t>
      </w:r>
    </w:p>
    <w:p w:rsidR="001537C6" w:rsidRPr="001537C6" w:rsidRDefault="001537C6" w:rsidP="001537C6">
      <w:pPr>
        <w:rPr>
          <w:sz w:val="24"/>
          <w:szCs w:val="24"/>
        </w:rPr>
      </w:pPr>
      <w:r w:rsidRPr="001537C6">
        <w:rPr>
          <w:sz w:val="24"/>
          <w:szCs w:val="24"/>
        </w:rPr>
        <w:t>4. Take the t</w:t>
      </w:r>
      <w:r w:rsidR="00A53DCF">
        <w:rPr>
          <w:sz w:val="24"/>
          <w:szCs w:val="24"/>
        </w:rPr>
        <w:t>-</w:t>
      </w:r>
      <w:r w:rsidRPr="001537C6">
        <w:rPr>
          <w:sz w:val="24"/>
          <w:szCs w:val="24"/>
        </w:rPr>
        <w:t>log backup file and restore in mirror database with no recovery by using with move.</w:t>
      </w:r>
    </w:p>
    <w:p w:rsidR="001537C6" w:rsidRPr="001537C6" w:rsidRDefault="001537C6" w:rsidP="001537C6">
      <w:pPr>
        <w:rPr>
          <w:b/>
          <w:sz w:val="24"/>
          <w:szCs w:val="24"/>
        </w:rPr>
      </w:pPr>
      <w:r w:rsidRPr="001537C6">
        <w:rPr>
          <w:b/>
          <w:sz w:val="24"/>
          <w:szCs w:val="24"/>
        </w:rPr>
        <w:t>RESTORE log testdb FROM Disk='path\testdblog.trn'</w:t>
      </w:r>
    </w:p>
    <w:p w:rsidR="001537C6" w:rsidRPr="001537C6" w:rsidRDefault="001537C6" w:rsidP="001537C6">
      <w:pPr>
        <w:rPr>
          <w:b/>
          <w:sz w:val="24"/>
          <w:szCs w:val="24"/>
        </w:rPr>
      </w:pPr>
      <w:r w:rsidRPr="001537C6">
        <w:rPr>
          <w:b/>
          <w:sz w:val="24"/>
          <w:szCs w:val="24"/>
        </w:rPr>
        <w:t xml:space="preserve">with </w:t>
      </w:r>
      <w:r w:rsidR="00A53DCF" w:rsidRPr="001537C6">
        <w:rPr>
          <w:b/>
          <w:sz w:val="24"/>
          <w:szCs w:val="24"/>
        </w:rPr>
        <w:t>no recovery</w:t>
      </w:r>
      <w:r w:rsidRPr="001537C6">
        <w:rPr>
          <w:b/>
          <w:sz w:val="24"/>
          <w:szCs w:val="24"/>
        </w:rPr>
        <w:t>,</w:t>
      </w:r>
    </w:p>
    <w:p w:rsidR="001537C6" w:rsidRPr="001537C6" w:rsidRDefault="001537C6" w:rsidP="001537C6">
      <w:pPr>
        <w:rPr>
          <w:b/>
          <w:sz w:val="24"/>
          <w:szCs w:val="24"/>
        </w:rPr>
      </w:pPr>
      <w:r w:rsidRPr="001537C6">
        <w:rPr>
          <w:b/>
          <w:sz w:val="24"/>
          <w:szCs w:val="24"/>
        </w:rPr>
        <w:t>MOVE 'logical file name ' TO 'mirror path\physical file name'</w:t>
      </w:r>
    </w:p>
    <w:p w:rsidR="001537C6" w:rsidRPr="001537C6" w:rsidRDefault="001537C6" w:rsidP="001537C6">
      <w:pPr>
        <w:rPr>
          <w:sz w:val="24"/>
          <w:szCs w:val="24"/>
        </w:rPr>
      </w:pPr>
      <w:r w:rsidRPr="001537C6">
        <w:rPr>
          <w:sz w:val="24"/>
          <w:szCs w:val="24"/>
        </w:rPr>
        <w:t>5. Reconfigure the mirroring for the database and check the stats of mirroring monitor.</w:t>
      </w:r>
    </w:p>
    <w:p w:rsidR="001537C6" w:rsidRPr="001537C6" w:rsidRDefault="001537C6" w:rsidP="001537C6">
      <w:pPr>
        <w:rPr>
          <w:sz w:val="24"/>
          <w:szCs w:val="24"/>
        </w:rPr>
      </w:pPr>
      <w:r w:rsidRPr="001537C6">
        <w:rPr>
          <w:b/>
          <w:sz w:val="24"/>
          <w:szCs w:val="24"/>
        </w:rPr>
        <w:t>Note:</w:t>
      </w:r>
      <w:r w:rsidRPr="001537C6">
        <w:rPr>
          <w:sz w:val="24"/>
          <w:szCs w:val="24"/>
        </w:rPr>
        <w:t xml:space="preserve"> Generally perform these kind of activities in weekends.</w:t>
      </w:r>
    </w:p>
    <w:p w:rsidR="00821A6E" w:rsidRDefault="00821A6E" w:rsidP="001537C6">
      <w:pPr>
        <w:rPr>
          <w:sz w:val="24"/>
          <w:szCs w:val="24"/>
        </w:rPr>
      </w:pPr>
    </w:p>
    <w:p w:rsidR="001537C6" w:rsidRPr="001537C6" w:rsidRDefault="001537C6" w:rsidP="001537C6">
      <w:pPr>
        <w:rPr>
          <w:sz w:val="24"/>
          <w:szCs w:val="24"/>
        </w:rPr>
      </w:pPr>
      <w:r w:rsidRPr="00821A6E">
        <w:rPr>
          <w:b/>
          <w:sz w:val="24"/>
          <w:szCs w:val="24"/>
        </w:rPr>
        <w:t>Method 2:</w:t>
      </w:r>
      <w:r w:rsidRPr="001537C6">
        <w:rPr>
          <w:sz w:val="24"/>
          <w:szCs w:val="24"/>
        </w:rPr>
        <w:t xml:space="preserve">  Instead of breaking the mirroring we can perform "PAUSE Mirroring” from database properties.</w:t>
      </w:r>
    </w:p>
    <w:p w:rsidR="001537C6" w:rsidRPr="001537C6" w:rsidRDefault="001537C6" w:rsidP="001537C6">
      <w:pPr>
        <w:rPr>
          <w:sz w:val="24"/>
          <w:szCs w:val="24"/>
        </w:rPr>
      </w:pPr>
      <w:r w:rsidRPr="001537C6">
        <w:rPr>
          <w:sz w:val="24"/>
          <w:szCs w:val="24"/>
        </w:rPr>
        <w:t>Repeat all steps as like from point 2 to point 4.</w:t>
      </w:r>
    </w:p>
    <w:p w:rsidR="001537C6" w:rsidRDefault="001537C6" w:rsidP="001537C6">
      <w:pPr>
        <w:rPr>
          <w:sz w:val="24"/>
          <w:szCs w:val="24"/>
        </w:rPr>
      </w:pPr>
      <w:r w:rsidRPr="001537C6">
        <w:rPr>
          <w:sz w:val="24"/>
          <w:szCs w:val="24"/>
        </w:rPr>
        <w:t>After 4th step we should resume the mirroring and check whether mirroring is working or not.</w:t>
      </w:r>
    </w:p>
    <w:p w:rsidR="000E6275" w:rsidRPr="00202F1D" w:rsidRDefault="000E6275" w:rsidP="001537C6">
      <w:pPr>
        <w:rPr>
          <w:b/>
          <w:sz w:val="24"/>
          <w:szCs w:val="24"/>
          <w:u w:val="single"/>
        </w:rPr>
      </w:pPr>
      <w:r w:rsidRPr="00202F1D">
        <w:rPr>
          <w:b/>
          <w:sz w:val="24"/>
          <w:szCs w:val="24"/>
          <w:u w:val="single"/>
        </w:rPr>
        <w:t>http://www.mssqltips.com/sqlservertip/2834/how-to-add-a-database-file-to-a-mirrored-sql-server-database/</w:t>
      </w:r>
    </w:p>
    <w:p w:rsidR="001537C6" w:rsidRPr="001537C6" w:rsidRDefault="001537C6" w:rsidP="001537C6">
      <w:pPr>
        <w:rPr>
          <w:sz w:val="24"/>
          <w:szCs w:val="24"/>
        </w:rPr>
      </w:pPr>
    </w:p>
    <w:p w:rsidR="00B24B77" w:rsidRDefault="00B24B77" w:rsidP="001537C6">
      <w:pPr>
        <w:rPr>
          <w:b/>
          <w:sz w:val="24"/>
          <w:szCs w:val="24"/>
          <w:highlight w:val="yellow"/>
        </w:rPr>
      </w:pPr>
    </w:p>
    <w:p w:rsidR="00202F1D" w:rsidRDefault="00202F1D" w:rsidP="001537C6">
      <w:pPr>
        <w:rPr>
          <w:b/>
          <w:sz w:val="24"/>
          <w:szCs w:val="24"/>
          <w:highlight w:val="yellow"/>
        </w:rPr>
      </w:pPr>
    </w:p>
    <w:p w:rsidR="00861049" w:rsidRDefault="00861049" w:rsidP="001537C6">
      <w:pPr>
        <w:rPr>
          <w:b/>
          <w:sz w:val="24"/>
          <w:szCs w:val="24"/>
          <w:highlight w:val="yellow"/>
        </w:rPr>
      </w:pPr>
    </w:p>
    <w:p w:rsidR="00861049" w:rsidRDefault="00861049" w:rsidP="001537C6">
      <w:pPr>
        <w:rPr>
          <w:b/>
          <w:sz w:val="24"/>
          <w:szCs w:val="24"/>
          <w:highlight w:val="yellow"/>
        </w:rPr>
      </w:pPr>
    </w:p>
    <w:p w:rsidR="00861049" w:rsidRDefault="00861049" w:rsidP="001537C6">
      <w:pPr>
        <w:rPr>
          <w:b/>
          <w:sz w:val="24"/>
          <w:szCs w:val="24"/>
          <w:highlight w:val="yellow"/>
        </w:rPr>
      </w:pPr>
    </w:p>
    <w:p w:rsidR="001537C6" w:rsidRPr="001537C6" w:rsidRDefault="00C67B93" w:rsidP="001537C6">
      <w:pPr>
        <w:rPr>
          <w:b/>
          <w:sz w:val="24"/>
          <w:szCs w:val="24"/>
        </w:rPr>
      </w:pPr>
      <w:r w:rsidRPr="001537C6">
        <w:rPr>
          <w:b/>
          <w:sz w:val="24"/>
          <w:szCs w:val="24"/>
          <w:highlight w:val="yellow"/>
        </w:rPr>
        <w:t>5. FILE MOVEMENT IN MIRRORING:</w:t>
      </w:r>
    </w:p>
    <w:p w:rsidR="001537C6" w:rsidRPr="001537C6" w:rsidRDefault="001537C6" w:rsidP="001537C6">
      <w:pPr>
        <w:rPr>
          <w:sz w:val="24"/>
          <w:szCs w:val="24"/>
        </w:rPr>
      </w:pPr>
      <w:r w:rsidRPr="001537C6">
        <w:rPr>
          <w:sz w:val="24"/>
          <w:szCs w:val="24"/>
        </w:rPr>
        <w:t>Start activity @ Principle server:</w:t>
      </w:r>
    </w:p>
    <w:p w:rsidR="001537C6" w:rsidRPr="001537C6" w:rsidRDefault="001537C6" w:rsidP="001537C6">
      <w:pPr>
        <w:rPr>
          <w:sz w:val="24"/>
          <w:szCs w:val="24"/>
        </w:rPr>
      </w:pPr>
      <w:r w:rsidRPr="001537C6">
        <w:rPr>
          <w:sz w:val="24"/>
          <w:szCs w:val="24"/>
        </w:rPr>
        <w:t>1. Collect logical file names for your databases [User and system]</w:t>
      </w:r>
    </w:p>
    <w:p w:rsidR="001537C6" w:rsidRPr="001537C6" w:rsidRDefault="001537C6" w:rsidP="001537C6">
      <w:pPr>
        <w:rPr>
          <w:b/>
          <w:sz w:val="24"/>
          <w:szCs w:val="24"/>
        </w:rPr>
      </w:pPr>
      <w:r w:rsidRPr="001537C6">
        <w:rPr>
          <w:b/>
          <w:sz w:val="24"/>
          <w:szCs w:val="24"/>
        </w:rPr>
        <w:t>sp_helpfile</w:t>
      </w:r>
    </w:p>
    <w:p w:rsidR="001537C6" w:rsidRPr="001537C6" w:rsidRDefault="001537C6" w:rsidP="001537C6">
      <w:pPr>
        <w:rPr>
          <w:sz w:val="24"/>
          <w:szCs w:val="24"/>
        </w:rPr>
      </w:pPr>
      <w:r w:rsidRPr="001537C6">
        <w:rPr>
          <w:sz w:val="24"/>
          <w:szCs w:val="24"/>
        </w:rPr>
        <w:t>2. Change logical name for user database by using alter command.</w:t>
      </w:r>
    </w:p>
    <w:p w:rsidR="00CB0C29" w:rsidRDefault="00CB0C29" w:rsidP="001537C6">
      <w:pPr>
        <w:rPr>
          <w:sz w:val="24"/>
          <w:szCs w:val="24"/>
        </w:rPr>
      </w:pPr>
    </w:p>
    <w:p w:rsidR="001537C6" w:rsidRPr="001537C6" w:rsidRDefault="001537C6" w:rsidP="001537C6">
      <w:pPr>
        <w:rPr>
          <w:sz w:val="24"/>
          <w:szCs w:val="24"/>
        </w:rPr>
      </w:pPr>
      <w:r w:rsidRPr="001537C6">
        <w:rPr>
          <w:sz w:val="24"/>
          <w:szCs w:val="24"/>
        </w:rPr>
        <w:t>alter database dbname modify file (name='logical file name', filename='newpath') -----Data file</w:t>
      </w:r>
    </w:p>
    <w:p w:rsidR="001537C6" w:rsidRPr="001537C6" w:rsidRDefault="001537C6" w:rsidP="001537C6">
      <w:pPr>
        <w:rPr>
          <w:sz w:val="24"/>
          <w:szCs w:val="24"/>
        </w:rPr>
      </w:pPr>
      <w:r w:rsidRPr="001537C6">
        <w:rPr>
          <w:sz w:val="24"/>
          <w:szCs w:val="24"/>
        </w:rPr>
        <w:t xml:space="preserve">alter database dbname modify </w:t>
      </w:r>
      <w:r w:rsidR="00CB0C29" w:rsidRPr="001537C6">
        <w:rPr>
          <w:sz w:val="24"/>
          <w:szCs w:val="24"/>
        </w:rPr>
        <w:t>file (</w:t>
      </w:r>
      <w:r w:rsidRPr="001537C6">
        <w:rPr>
          <w:sz w:val="24"/>
          <w:szCs w:val="24"/>
        </w:rPr>
        <w:t>name='logical file name', filename='newpath') -----log file</w:t>
      </w:r>
    </w:p>
    <w:p w:rsidR="001537C6" w:rsidRPr="001537C6" w:rsidRDefault="001537C6" w:rsidP="001537C6">
      <w:pPr>
        <w:rPr>
          <w:sz w:val="24"/>
          <w:szCs w:val="24"/>
        </w:rPr>
      </w:pPr>
    </w:p>
    <w:p w:rsidR="001537C6" w:rsidRPr="001537C6" w:rsidRDefault="001537C6" w:rsidP="001537C6">
      <w:pPr>
        <w:rPr>
          <w:sz w:val="24"/>
          <w:szCs w:val="24"/>
        </w:rPr>
      </w:pPr>
      <w:r w:rsidRPr="00CB0C29">
        <w:rPr>
          <w:b/>
          <w:sz w:val="24"/>
          <w:szCs w:val="24"/>
        </w:rPr>
        <w:t>Note:</w:t>
      </w:r>
      <w:r w:rsidRPr="001537C6">
        <w:rPr>
          <w:sz w:val="24"/>
          <w:szCs w:val="24"/>
        </w:rPr>
        <w:t xml:space="preserve"> Verify whether logical name is updated with new path by using </w:t>
      </w:r>
      <w:r w:rsidR="00A53DCF" w:rsidRPr="001537C6">
        <w:rPr>
          <w:sz w:val="24"/>
          <w:szCs w:val="24"/>
        </w:rPr>
        <w:t>sp_helpfile</w:t>
      </w:r>
      <w:r w:rsidRPr="001537C6">
        <w:rPr>
          <w:sz w:val="24"/>
          <w:szCs w:val="24"/>
        </w:rPr>
        <w:t xml:space="preserve"> again...</w:t>
      </w:r>
    </w:p>
    <w:p w:rsidR="001537C6" w:rsidRPr="001537C6" w:rsidRDefault="00CB0C29" w:rsidP="001537C6">
      <w:pPr>
        <w:rPr>
          <w:sz w:val="24"/>
          <w:szCs w:val="24"/>
        </w:rPr>
      </w:pPr>
      <w:r w:rsidRPr="001537C6">
        <w:rPr>
          <w:sz w:val="24"/>
          <w:szCs w:val="24"/>
        </w:rPr>
        <w:t>3. Take</w:t>
      </w:r>
      <w:r w:rsidR="001537C6" w:rsidRPr="001537C6">
        <w:rPr>
          <w:sz w:val="24"/>
          <w:szCs w:val="24"/>
        </w:rPr>
        <w:t xml:space="preserve"> instance offline due to db </w:t>
      </w:r>
      <w:r w:rsidRPr="001537C6">
        <w:rPr>
          <w:sz w:val="24"/>
          <w:szCs w:val="24"/>
        </w:rPr>
        <w:t>cannot</w:t>
      </w:r>
      <w:r w:rsidR="001537C6" w:rsidRPr="001537C6">
        <w:rPr>
          <w:sz w:val="24"/>
          <w:szCs w:val="24"/>
        </w:rPr>
        <w:t xml:space="preserve"> take offline (Mirroring configured)</w:t>
      </w:r>
    </w:p>
    <w:p w:rsidR="001537C6" w:rsidRPr="001537C6" w:rsidRDefault="00CB0C29" w:rsidP="001537C6">
      <w:pPr>
        <w:rPr>
          <w:sz w:val="24"/>
          <w:szCs w:val="24"/>
        </w:rPr>
      </w:pPr>
      <w:r>
        <w:rPr>
          <w:sz w:val="24"/>
          <w:szCs w:val="24"/>
        </w:rPr>
        <w:t xml:space="preserve">&gt; </w:t>
      </w:r>
      <w:r w:rsidR="001537C6" w:rsidRPr="001537C6">
        <w:rPr>
          <w:sz w:val="24"/>
          <w:szCs w:val="24"/>
        </w:rPr>
        <w:t>If witness included, then automatic failover occur and mirror become principle.</w:t>
      </w:r>
    </w:p>
    <w:p w:rsidR="001537C6" w:rsidRPr="001537C6" w:rsidRDefault="001537C6" w:rsidP="001537C6">
      <w:pPr>
        <w:rPr>
          <w:sz w:val="24"/>
          <w:szCs w:val="24"/>
        </w:rPr>
      </w:pPr>
      <w:r w:rsidRPr="001537C6">
        <w:rPr>
          <w:sz w:val="24"/>
          <w:szCs w:val="24"/>
        </w:rPr>
        <w:t>4. Move physical files to new path and bring the instance online.</w:t>
      </w:r>
    </w:p>
    <w:p w:rsidR="001537C6" w:rsidRPr="001537C6" w:rsidRDefault="001537C6" w:rsidP="001537C6">
      <w:pPr>
        <w:rPr>
          <w:sz w:val="24"/>
          <w:szCs w:val="24"/>
        </w:rPr>
      </w:pPr>
      <w:r w:rsidRPr="00CB0C29">
        <w:rPr>
          <w:b/>
          <w:sz w:val="24"/>
          <w:szCs w:val="24"/>
        </w:rPr>
        <w:t>Note:</w:t>
      </w:r>
      <w:r w:rsidRPr="001537C6">
        <w:rPr>
          <w:sz w:val="24"/>
          <w:szCs w:val="24"/>
        </w:rPr>
        <w:t xml:space="preserve"> While moving physical .</w:t>
      </w:r>
      <w:r w:rsidR="00CB0C29" w:rsidRPr="001537C6">
        <w:rPr>
          <w:sz w:val="24"/>
          <w:szCs w:val="24"/>
        </w:rPr>
        <w:t>mdf, .ldf, .</w:t>
      </w:r>
      <w:r w:rsidRPr="001537C6">
        <w:rPr>
          <w:sz w:val="24"/>
          <w:szCs w:val="24"/>
        </w:rPr>
        <w:t>ndf files use always copy &amp; paste method but not cut and paste.</w:t>
      </w:r>
    </w:p>
    <w:p w:rsidR="001537C6" w:rsidRPr="00CB0C29" w:rsidRDefault="001537C6" w:rsidP="001537C6">
      <w:pPr>
        <w:rPr>
          <w:b/>
          <w:sz w:val="24"/>
          <w:szCs w:val="24"/>
        </w:rPr>
      </w:pPr>
      <w:r w:rsidRPr="00CB0C29">
        <w:rPr>
          <w:b/>
          <w:sz w:val="24"/>
          <w:szCs w:val="24"/>
        </w:rPr>
        <w:t>@ Mirror which is current principle:</w:t>
      </w:r>
    </w:p>
    <w:p w:rsidR="001537C6" w:rsidRPr="001537C6" w:rsidRDefault="001537C6" w:rsidP="001537C6">
      <w:pPr>
        <w:rPr>
          <w:sz w:val="24"/>
          <w:szCs w:val="24"/>
        </w:rPr>
      </w:pPr>
      <w:r w:rsidRPr="001537C6">
        <w:rPr>
          <w:sz w:val="24"/>
          <w:szCs w:val="24"/>
        </w:rPr>
        <w:t>Repeat the same steps @mirror which is current principle server.</w:t>
      </w:r>
    </w:p>
    <w:p w:rsidR="001537C6" w:rsidRPr="001537C6" w:rsidRDefault="001537C6" w:rsidP="001537C6">
      <w:pPr>
        <w:rPr>
          <w:sz w:val="24"/>
          <w:szCs w:val="24"/>
        </w:rPr>
      </w:pPr>
      <w:r w:rsidRPr="00CB0C29">
        <w:rPr>
          <w:b/>
          <w:sz w:val="24"/>
          <w:szCs w:val="24"/>
        </w:rPr>
        <w:t>Note:</w:t>
      </w:r>
      <w:r w:rsidRPr="001537C6">
        <w:rPr>
          <w:sz w:val="24"/>
          <w:szCs w:val="24"/>
        </w:rPr>
        <w:t xml:space="preserve"> When you are performing @mirror server automatic failover happen and principle become online at principle instance.</w:t>
      </w:r>
    </w:p>
    <w:p w:rsidR="001537C6" w:rsidRDefault="001537C6" w:rsidP="001537C6">
      <w:pPr>
        <w:rPr>
          <w:sz w:val="24"/>
          <w:szCs w:val="24"/>
        </w:rPr>
      </w:pPr>
      <w:r w:rsidRPr="001537C6">
        <w:rPr>
          <w:sz w:val="24"/>
          <w:szCs w:val="24"/>
        </w:rPr>
        <w:t>Do the validation whether file movement is performed.</w:t>
      </w:r>
    </w:p>
    <w:p w:rsidR="00F003B3" w:rsidRDefault="00F003B3" w:rsidP="001537C6">
      <w:pPr>
        <w:rPr>
          <w:sz w:val="24"/>
          <w:szCs w:val="24"/>
        </w:rPr>
      </w:pPr>
      <w:r w:rsidRPr="00F003B3">
        <w:rPr>
          <w:b/>
          <w:sz w:val="24"/>
          <w:szCs w:val="24"/>
        </w:rPr>
        <w:t>Note:</w:t>
      </w:r>
      <w:r w:rsidRPr="00F003B3">
        <w:rPr>
          <w:sz w:val="24"/>
          <w:szCs w:val="24"/>
        </w:rPr>
        <w:t xml:space="preserve"> If we don’t have witness then DBA need to perform manual failover before taking the instance offline in both principle and mirror instance.</w:t>
      </w:r>
    </w:p>
    <w:p w:rsidR="00390A09" w:rsidRDefault="00390A09" w:rsidP="001537C6">
      <w:pPr>
        <w:rPr>
          <w:sz w:val="24"/>
          <w:szCs w:val="24"/>
        </w:rPr>
      </w:pPr>
    </w:p>
    <w:p w:rsidR="00390A09" w:rsidRDefault="00390A09" w:rsidP="001537C6">
      <w:pPr>
        <w:rPr>
          <w:sz w:val="24"/>
          <w:szCs w:val="24"/>
        </w:rPr>
      </w:pPr>
    </w:p>
    <w:p w:rsidR="00390A09" w:rsidRPr="001537C6" w:rsidRDefault="00390A09" w:rsidP="001537C6">
      <w:pPr>
        <w:rPr>
          <w:sz w:val="24"/>
          <w:szCs w:val="24"/>
        </w:rPr>
      </w:pPr>
    </w:p>
    <w:p w:rsidR="001537C6" w:rsidRPr="001537C6" w:rsidRDefault="003612E7" w:rsidP="001537C6">
      <w:pPr>
        <w:rPr>
          <w:b/>
          <w:sz w:val="24"/>
          <w:szCs w:val="24"/>
        </w:rPr>
      </w:pPr>
      <w:r w:rsidRPr="001537C6">
        <w:rPr>
          <w:b/>
          <w:sz w:val="24"/>
          <w:szCs w:val="24"/>
          <w:highlight w:val="yellow"/>
        </w:rPr>
        <w:t>6. INSERT \UPDATE\DELETE \SHRINK\TRUNCATE IN PRINCIPLE WHAT HAPPEN TO MIRROR DATABASE?</w:t>
      </w:r>
    </w:p>
    <w:p w:rsidR="003612E7" w:rsidRDefault="003612E7" w:rsidP="007635BA">
      <w:pPr>
        <w:rPr>
          <w:sz w:val="24"/>
          <w:szCs w:val="24"/>
        </w:rPr>
      </w:pPr>
      <w:r w:rsidRPr="003612E7">
        <w:rPr>
          <w:sz w:val="24"/>
          <w:szCs w:val="24"/>
        </w:rPr>
        <w:t>If we delete, insert, update, truncate</w:t>
      </w:r>
      <w:r>
        <w:rPr>
          <w:sz w:val="24"/>
          <w:szCs w:val="24"/>
        </w:rPr>
        <w:t>, shrink</w:t>
      </w:r>
      <w:r w:rsidRPr="003612E7">
        <w:rPr>
          <w:sz w:val="24"/>
          <w:szCs w:val="24"/>
        </w:rPr>
        <w:t xml:space="preserve"> records in principle server then automatically delete, insert, update, truncate</w:t>
      </w:r>
      <w:r>
        <w:rPr>
          <w:sz w:val="24"/>
          <w:szCs w:val="24"/>
        </w:rPr>
        <w:t>, shrink</w:t>
      </w:r>
      <w:r w:rsidRPr="003612E7">
        <w:rPr>
          <w:sz w:val="24"/>
          <w:szCs w:val="24"/>
        </w:rPr>
        <w:t xml:space="preserve"> records in mirror databases also without effect mirroring configuration.</w:t>
      </w:r>
    </w:p>
    <w:p w:rsidR="007635BA" w:rsidRPr="007635BA" w:rsidRDefault="003612E7" w:rsidP="007635BA">
      <w:pPr>
        <w:rPr>
          <w:sz w:val="24"/>
          <w:szCs w:val="24"/>
        </w:rPr>
      </w:pPr>
      <w:r w:rsidRPr="007635BA">
        <w:rPr>
          <w:b/>
          <w:sz w:val="24"/>
          <w:szCs w:val="24"/>
          <w:highlight w:val="yellow"/>
        </w:rPr>
        <w:t>7. JOBS IN MIRRORING?</w:t>
      </w:r>
    </w:p>
    <w:p w:rsidR="007635BA" w:rsidRDefault="007635BA" w:rsidP="007635BA">
      <w:pPr>
        <w:rPr>
          <w:sz w:val="24"/>
          <w:szCs w:val="24"/>
        </w:rPr>
      </w:pPr>
      <w:r w:rsidRPr="008248B7">
        <w:rPr>
          <w:sz w:val="24"/>
          <w:szCs w:val="24"/>
        </w:rPr>
        <w:t>Only 1 job: “Database Mirroring Monitor Job” gets created in both principle and mirror server. But witness does not have the job</w:t>
      </w:r>
    </w:p>
    <w:p w:rsidR="005E655F" w:rsidRDefault="005E655F" w:rsidP="007635BA">
      <w:pPr>
        <w:rPr>
          <w:sz w:val="24"/>
          <w:szCs w:val="24"/>
        </w:rPr>
      </w:pPr>
    </w:p>
    <w:p w:rsidR="007635BA" w:rsidRDefault="003612E7" w:rsidP="007635BA">
      <w:pPr>
        <w:rPr>
          <w:b/>
          <w:sz w:val="24"/>
          <w:szCs w:val="24"/>
        </w:rPr>
      </w:pPr>
      <w:r w:rsidRPr="007635BA">
        <w:rPr>
          <w:b/>
          <w:sz w:val="24"/>
          <w:szCs w:val="24"/>
          <w:highlight w:val="yellow"/>
        </w:rPr>
        <w:t>8. WHAT IS UNSENT LOG AND UNRESTORED LOG? REASONS TO FULL?</w:t>
      </w:r>
    </w:p>
    <w:p w:rsidR="007635BA" w:rsidRPr="008248B7" w:rsidRDefault="007635BA" w:rsidP="007635BA">
      <w:pPr>
        <w:rPr>
          <w:b/>
          <w:sz w:val="24"/>
          <w:szCs w:val="24"/>
        </w:rPr>
      </w:pPr>
      <w:r w:rsidRPr="008248B7">
        <w:rPr>
          <w:b/>
          <w:sz w:val="24"/>
          <w:szCs w:val="24"/>
        </w:rPr>
        <w:t>Reasons for unsent log become store:</w:t>
      </w:r>
    </w:p>
    <w:p w:rsidR="007635BA" w:rsidRPr="008248B7" w:rsidRDefault="007635BA" w:rsidP="007635BA">
      <w:pPr>
        <w:rPr>
          <w:sz w:val="24"/>
          <w:szCs w:val="24"/>
        </w:rPr>
      </w:pPr>
      <w:r w:rsidRPr="008248B7">
        <w:rPr>
          <w:sz w:val="24"/>
          <w:szCs w:val="24"/>
        </w:rPr>
        <w:t>•</w:t>
      </w:r>
      <w:r w:rsidRPr="008248B7">
        <w:rPr>
          <w:sz w:val="24"/>
          <w:szCs w:val="24"/>
        </w:rPr>
        <w:tab/>
        <w:t xml:space="preserve"> Mirror db offline</w:t>
      </w:r>
    </w:p>
    <w:p w:rsidR="007635BA" w:rsidRPr="008248B7" w:rsidRDefault="007635BA" w:rsidP="007635BA">
      <w:pPr>
        <w:rPr>
          <w:sz w:val="24"/>
          <w:szCs w:val="24"/>
        </w:rPr>
      </w:pPr>
      <w:r w:rsidRPr="008248B7">
        <w:rPr>
          <w:sz w:val="24"/>
          <w:szCs w:val="24"/>
        </w:rPr>
        <w:t>•</w:t>
      </w:r>
      <w:r w:rsidRPr="008248B7">
        <w:rPr>
          <w:sz w:val="24"/>
          <w:szCs w:val="24"/>
        </w:rPr>
        <w:tab/>
        <w:t>Mirror server is not available</w:t>
      </w:r>
    </w:p>
    <w:p w:rsidR="007635BA" w:rsidRPr="008248B7" w:rsidRDefault="007635BA" w:rsidP="007635BA">
      <w:pPr>
        <w:rPr>
          <w:sz w:val="24"/>
          <w:szCs w:val="24"/>
        </w:rPr>
      </w:pPr>
      <w:r w:rsidRPr="008248B7">
        <w:rPr>
          <w:sz w:val="24"/>
          <w:szCs w:val="24"/>
        </w:rPr>
        <w:t>•</w:t>
      </w:r>
      <w:r w:rsidRPr="008248B7">
        <w:rPr>
          <w:sz w:val="24"/>
          <w:szCs w:val="24"/>
        </w:rPr>
        <w:tab/>
        <w:t>End point issue</w:t>
      </w:r>
    </w:p>
    <w:p w:rsidR="007635BA" w:rsidRDefault="007635BA" w:rsidP="007635BA">
      <w:pPr>
        <w:rPr>
          <w:sz w:val="24"/>
          <w:szCs w:val="24"/>
        </w:rPr>
      </w:pPr>
      <w:r w:rsidRPr="008248B7">
        <w:rPr>
          <w:sz w:val="24"/>
          <w:szCs w:val="24"/>
        </w:rPr>
        <w:t>•</w:t>
      </w:r>
      <w:r w:rsidRPr="008248B7">
        <w:rPr>
          <w:sz w:val="24"/>
          <w:szCs w:val="24"/>
        </w:rPr>
        <w:tab/>
        <w:t>Database full [.MDF, .NDF or .LDF]</w:t>
      </w:r>
    </w:p>
    <w:p w:rsidR="005E655F" w:rsidRDefault="005E655F" w:rsidP="007635BA">
      <w:pPr>
        <w:rPr>
          <w:sz w:val="24"/>
          <w:szCs w:val="24"/>
        </w:rPr>
      </w:pPr>
    </w:p>
    <w:p w:rsidR="00814317" w:rsidRDefault="005E655F" w:rsidP="00814317">
      <w:pPr>
        <w:rPr>
          <w:b/>
          <w:sz w:val="24"/>
          <w:szCs w:val="24"/>
        </w:rPr>
      </w:pPr>
      <w:r>
        <w:rPr>
          <w:b/>
          <w:sz w:val="24"/>
          <w:szCs w:val="24"/>
          <w:highlight w:val="yellow"/>
        </w:rPr>
        <w:t xml:space="preserve">9. </w:t>
      </w:r>
      <w:r w:rsidRPr="00814317">
        <w:rPr>
          <w:b/>
          <w:sz w:val="24"/>
          <w:szCs w:val="24"/>
          <w:highlight w:val="yellow"/>
        </w:rPr>
        <w:t>FIXING \MOVING LOGINS?</w:t>
      </w:r>
    </w:p>
    <w:p w:rsidR="00814317" w:rsidRPr="00814317" w:rsidRDefault="00814317" w:rsidP="00814317">
      <w:pPr>
        <w:rPr>
          <w:sz w:val="24"/>
          <w:szCs w:val="24"/>
        </w:rPr>
      </w:pPr>
      <w:r>
        <w:rPr>
          <w:sz w:val="24"/>
          <w:szCs w:val="24"/>
        </w:rPr>
        <w:t xml:space="preserve">&gt; </w:t>
      </w:r>
      <w:r w:rsidRPr="00814317">
        <w:rPr>
          <w:sz w:val="24"/>
          <w:szCs w:val="24"/>
        </w:rPr>
        <w:t>Take a login script in principle server and execute the same script in mirror server to recreate in mirror instance.</w:t>
      </w:r>
    </w:p>
    <w:p w:rsidR="00814317" w:rsidRPr="00814317" w:rsidRDefault="00814317" w:rsidP="00814317">
      <w:pPr>
        <w:rPr>
          <w:sz w:val="24"/>
          <w:szCs w:val="24"/>
        </w:rPr>
      </w:pPr>
      <w:r>
        <w:rPr>
          <w:sz w:val="24"/>
          <w:szCs w:val="24"/>
        </w:rPr>
        <w:t xml:space="preserve">&gt; </w:t>
      </w:r>
      <w:r w:rsidRPr="00814317">
        <w:rPr>
          <w:sz w:val="24"/>
          <w:szCs w:val="24"/>
        </w:rPr>
        <w:t>After creation login in disabled status.</w:t>
      </w:r>
    </w:p>
    <w:p w:rsidR="00814317" w:rsidRPr="00814317" w:rsidRDefault="00814317" w:rsidP="00814317">
      <w:pPr>
        <w:rPr>
          <w:sz w:val="24"/>
          <w:szCs w:val="24"/>
        </w:rPr>
      </w:pPr>
      <w:r>
        <w:rPr>
          <w:sz w:val="24"/>
          <w:szCs w:val="24"/>
        </w:rPr>
        <w:t xml:space="preserve">&gt; </w:t>
      </w:r>
      <w:r w:rsidRPr="00814317">
        <w:rPr>
          <w:sz w:val="24"/>
          <w:szCs w:val="24"/>
        </w:rPr>
        <w:t>In mirroring users move automatically from principle to mirror server database after synchronization.</w:t>
      </w:r>
    </w:p>
    <w:p w:rsidR="00814317" w:rsidRPr="00814317" w:rsidRDefault="00814317" w:rsidP="00814317">
      <w:pPr>
        <w:rPr>
          <w:sz w:val="24"/>
          <w:szCs w:val="24"/>
        </w:rPr>
      </w:pPr>
      <w:r>
        <w:rPr>
          <w:sz w:val="24"/>
          <w:szCs w:val="24"/>
        </w:rPr>
        <w:t xml:space="preserve">&gt; </w:t>
      </w:r>
      <w:r w:rsidRPr="00814317">
        <w:rPr>
          <w:sz w:val="24"/>
          <w:szCs w:val="24"/>
        </w:rPr>
        <w:t>If you want to see then perform failover to mirror.</w:t>
      </w:r>
    </w:p>
    <w:p w:rsidR="00814317" w:rsidRDefault="00814317" w:rsidP="00814317">
      <w:pPr>
        <w:ind w:left="360"/>
        <w:rPr>
          <w:sz w:val="24"/>
          <w:szCs w:val="24"/>
        </w:rPr>
      </w:pPr>
      <w:r>
        <w:rPr>
          <w:b/>
          <w:sz w:val="24"/>
          <w:szCs w:val="24"/>
        </w:rPr>
        <w:t xml:space="preserve">                                                 </w:t>
      </w:r>
      <w:r w:rsidRPr="00814317">
        <w:rPr>
          <w:sz w:val="24"/>
          <w:szCs w:val="24"/>
        </w:rPr>
        <w:t xml:space="preserve"> (Or)</w:t>
      </w:r>
    </w:p>
    <w:p w:rsidR="00814317" w:rsidRPr="008248B7" w:rsidRDefault="00814317" w:rsidP="00814317">
      <w:pPr>
        <w:rPr>
          <w:sz w:val="24"/>
          <w:szCs w:val="24"/>
        </w:rPr>
      </w:pPr>
      <w:r w:rsidRPr="008248B7">
        <w:rPr>
          <w:sz w:val="24"/>
          <w:szCs w:val="24"/>
        </w:rPr>
        <w:t>&gt; When create any login @ principle then create the same login @mirror server as well.</w:t>
      </w:r>
    </w:p>
    <w:p w:rsidR="00814317" w:rsidRPr="008248B7" w:rsidRDefault="00814317" w:rsidP="00814317">
      <w:pPr>
        <w:rPr>
          <w:sz w:val="24"/>
          <w:szCs w:val="24"/>
        </w:rPr>
      </w:pPr>
      <w:r w:rsidRPr="008248B7">
        <w:rPr>
          <w:sz w:val="24"/>
          <w:szCs w:val="24"/>
        </w:rPr>
        <w:t>&gt; If you map the same login @ principle to any mirror configured database, then same login create as a user in mirror database.</w:t>
      </w:r>
    </w:p>
    <w:p w:rsidR="00814317" w:rsidRPr="008248B7" w:rsidRDefault="00814317" w:rsidP="00814317">
      <w:pPr>
        <w:rPr>
          <w:sz w:val="24"/>
          <w:szCs w:val="24"/>
        </w:rPr>
      </w:pPr>
      <w:r w:rsidRPr="008248B7">
        <w:rPr>
          <w:sz w:val="24"/>
          <w:szCs w:val="24"/>
        </w:rPr>
        <w:t>&gt; Automatically same user account replicate from princ</w:t>
      </w:r>
      <w:r>
        <w:rPr>
          <w:sz w:val="24"/>
          <w:szCs w:val="24"/>
        </w:rPr>
        <w:t>ipal</w:t>
      </w:r>
      <w:r w:rsidRPr="008248B7">
        <w:rPr>
          <w:sz w:val="24"/>
          <w:szCs w:val="24"/>
        </w:rPr>
        <w:t xml:space="preserve"> db to mirror db.</w:t>
      </w:r>
    </w:p>
    <w:p w:rsidR="00814317" w:rsidRPr="008248B7" w:rsidRDefault="00814317" w:rsidP="00814317">
      <w:pPr>
        <w:rPr>
          <w:sz w:val="24"/>
          <w:szCs w:val="24"/>
        </w:rPr>
      </w:pPr>
      <w:r w:rsidRPr="008248B7">
        <w:rPr>
          <w:sz w:val="24"/>
          <w:szCs w:val="24"/>
        </w:rPr>
        <w:t>This point of case generally get "ORPHAN USERS"</w:t>
      </w:r>
    </w:p>
    <w:p w:rsidR="00814317" w:rsidRPr="008248B7" w:rsidRDefault="00814317" w:rsidP="00814317">
      <w:pPr>
        <w:rPr>
          <w:sz w:val="24"/>
          <w:szCs w:val="24"/>
        </w:rPr>
      </w:pPr>
      <w:r w:rsidRPr="008248B7">
        <w:rPr>
          <w:b/>
          <w:sz w:val="24"/>
          <w:szCs w:val="24"/>
        </w:rPr>
        <w:t>Orphan User</w:t>
      </w:r>
      <w:r w:rsidRPr="008248B7">
        <w:rPr>
          <w:sz w:val="24"/>
          <w:szCs w:val="24"/>
        </w:rPr>
        <w:t>: A user without having login called "ORPHAN USERS"</w:t>
      </w:r>
    </w:p>
    <w:p w:rsidR="00814317" w:rsidRPr="008248B7" w:rsidRDefault="00814317" w:rsidP="00814317">
      <w:pPr>
        <w:rPr>
          <w:b/>
          <w:sz w:val="24"/>
          <w:szCs w:val="24"/>
        </w:rPr>
      </w:pPr>
      <w:r w:rsidRPr="008248B7">
        <w:rPr>
          <w:b/>
          <w:sz w:val="24"/>
          <w:szCs w:val="24"/>
        </w:rPr>
        <w:t>How to find:</w:t>
      </w:r>
    </w:p>
    <w:p w:rsidR="00814317" w:rsidRPr="008248B7" w:rsidRDefault="00814317" w:rsidP="00814317">
      <w:pPr>
        <w:rPr>
          <w:sz w:val="24"/>
          <w:szCs w:val="24"/>
        </w:rPr>
      </w:pPr>
      <w:r w:rsidRPr="008248B7">
        <w:rPr>
          <w:sz w:val="24"/>
          <w:szCs w:val="24"/>
        </w:rPr>
        <w:t>sp_change_users_login @action='report'</w:t>
      </w:r>
    </w:p>
    <w:p w:rsidR="00814317" w:rsidRPr="008248B7" w:rsidRDefault="00814317" w:rsidP="00814317">
      <w:pPr>
        <w:rPr>
          <w:b/>
          <w:sz w:val="24"/>
          <w:szCs w:val="24"/>
        </w:rPr>
      </w:pPr>
      <w:r w:rsidRPr="008248B7">
        <w:rPr>
          <w:b/>
          <w:sz w:val="24"/>
          <w:szCs w:val="24"/>
        </w:rPr>
        <w:t>How to fix:</w:t>
      </w:r>
    </w:p>
    <w:p w:rsidR="00814317" w:rsidRPr="008248B7" w:rsidRDefault="00814317" w:rsidP="00814317">
      <w:pPr>
        <w:rPr>
          <w:sz w:val="24"/>
          <w:szCs w:val="24"/>
        </w:rPr>
      </w:pPr>
      <w:r w:rsidRPr="008248B7">
        <w:rPr>
          <w:sz w:val="24"/>
          <w:szCs w:val="24"/>
        </w:rPr>
        <w:t>sp_change_users_login 'update_one’,</w:t>
      </w:r>
      <w:r>
        <w:rPr>
          <w:sz w:val="24"/>
          <w:szCs w:val="24"/>
        </w:rPr>
        <w:t xml:space="preserve">’user </w:t>
      </w:r>
      <w:r w:rsidR="00A53DCF">
        <w:rPr>
          <w:sz w:val="24"/>
          <w:szCs w:val="24"/>
        </w:rPr>
        <w:t>name’,</w:t>
      </w:r>
      <w:r w:rsidR="00A53DCF" w:rsidRPr="008248B7">
        <w:rPr>
          <w:sz w:val="24"/>
          <w:szCs w:val="24"/>
        </w:rPr>
        <w:t xml:space="preserve"> ‘login</w:t>
      </w:r>
      <w:r>
        <w:rPr>
          <w:sz w:val="24"/>
          <w:szCs w:val="24"/>
        </w:rPr>
        <w:t xml:space="preserve"> name</w:t>
      </w:r>
      <w:r w:rsidRPr="008248B7">
        <w:rPr>
          <w:sz w:val="24"/>
          <w:szCs w:val="24"/>
        </w:rPr>
        <w:t>'</w:t>
      </w:r>
    </w:p>
    <w:p w:rsidR="00814317" w:rsidRPr="008248B7" w:rsidRDefault="00814317" w:rsidP="00814317">
      <w:pPr>
        <w:rPr>
          <w:sz w:val="24"/>
          <w:szCs w:val="24"/>
        </w:rPr>
      </w:pPr>
      <w:r w:rsidRPr="008248B7">
        <w:rPr>
          <w:sz w:val="24"/>
          <w:szCs w:val="24"/>
        </w:rPr>
        <w:t>Once fixed, automatically a mapping happen between login and user along with the permissions.</w:t>
      </w:r>
    </w:p>
    <w:p w:rsidR="00814317" w:rsidRPr="008248B7" w:rsidRDefault="00814317" w:rsidP="00814317">
      <w:pPr>
        <w:rPr>
          <w:sz w:val="24"/>
          <w:szCs w:val="24"/>
        </w:rPr>
      </w:pPr>
      <w:r w:rsidRPr="00814317">
        <w:rPr>
          <w:b/>
          <w:sz w:val="24"/>
          <w:szCs w:val="24"/>
        </w:rPr>
        <w:t>Note:</w:t>
      </w:r>
      <w:r w:rsidRPr="008248B7">
        <w:rPr>
          <w:sz w:val="24"/>
          <w:szCs w:val="24"/>
        </w:rPr>
        <w:t xml:space="preserve"> After creating login @mirror server login state in DISABLE status. Ensure you have to enable the login.</w:t>
      </w:r>
    </w:p>
    <w:p w:rsidR="007635BA" w:rsidRDefault="00814317" w:rsidP="00814317">
      <w:pPr>
        <w:rPr>
          <w:sz w:val="24"/>
          <w:szCs w:val="24"/>
        </w:rPr>
      </w:pPr>
      <w:r w:rsidRPr="00814317">
        <w:rPr>
          <w:b/>
          <w:sz w:val="24"/>
          <w:szCs w:val="24"/>
        </w:rPr>
        <w:t>Note:</w:t>
      </w:r>
      <w:r>
        <w:rPr>
          <w:sz w:val="24"/>
          <w:szCs w:val="24"/>
        </w:rPr>
        <w:t xml:space="preserve"> In</w:t>
      </w:r>
      <w:r w:rsidRPr="00814317">
        <w:rPr>
          <w:sz w:val="24"/>
          <w:szCs w:val="24"/>
        </w:rPr>
        <w:t xml:space="preserve"> real time whenever you</w:t>
      </w:r>
      <w:r>
        <w:rPr>
          <w:sz w:val="24"/>
          <w:szCs w:val="24"/>
        </w:rPr>
        <w:t xml:space="preserve"> create any login in principle </w:t>
      </w:r>
      <w:r w:rsidRPr="00814317">
        <w:rPr>
          <w:sz w:val="24"/>
          <w:szCs w:val="24"/>
        </w:rPr>
        <w:t>ensure that the same login you create in mirror immediately.</w:t>
      </w:r>
    </w:p>
    <w:p w:rsidR="00C062B8" w:rsidRDefault="00C062B8" w:rsidP="00814317">
      <w:pPr>
        <w:rPr>
          <w:sz w:val="24"/>
          <w:szCs w:val="24"/>
        </w:rPr>
      </w:pPr>
    </w:p>
    <w:p w:rsidR="00BD0953" w:rsidRDefault="00BD0953" w:rsidP="00814317">
      <w:pPr>
        <w:rPr>
          <w:sz w:val="24"/>
          <w:szCs w:val="24"/>
        </w:rPr>
      </w:pPr>
    </w:p>
    <w:p w:rsidR="00A53DCF" w:rsidRPr="00C062B8" w:rsidRDefault="005E655F" w:rsidP="00C062B8">
      <w:pPr>
        <w:rPr>
          <w:b/>
          <w:sz w:val="24"/>
          <w:szCs w:val="24"/>
        </w:rPr>
      </w:pPr>
      <w:r w:rsidRPr="00C062B8">
        <w:rPr>
          <w:b/>
          <w:sz w:val="24"/>
          <w:szCs w:val="24"/>
          <w:highlight w:val="yellow"/>
        </w:rPr>
        <w:t>10. MANUAL FULL \TLOG BACKUP?</w:t>
      </w:r>
      <w:r w:rsidRPr="00C062B8">
        <w:rPr>
          <w:b/>
          <w:sz w:val="24"/>
          <w:szCs w:val="24"/>
        </w:rPr>
        <w:t xml:space="preserve"> </w:t>
      </w:r>
    </w:p>
    <w:p w:rsidR="00C062B8" w:rsidRDefault="00C062B8" w:rsidP="00C062B8">
      <w:pPr>
        <w:rPr>
          <w:sz w:val="24"/>
          <w:szCs w:val="24"/>
        </w:rPr>
      </w:pPr>
      <w:r>
        <w:rPr>
          <w:sz w:val="24"/>
          <w:szCs w:val="24"/>
        </w:rPr>
        <w:t>&gt;</w:t>
      </w:r>
      <w:r w:rsidR="00B24B77">
        <w:rPr>
          <w:sz w:val="24"/>
          <w:szCs w:val="24"/>
        </w:rPr>
        <w:t xml:space="preserve"> </w:t>
      </w:r>
      <w:r w:rsidRPr="00C062B8">
        <w:rPr>
          <w:sz w:val="24"/>
          <w:szCs w:val="24"/>
        </w:rPr>
        <w:t>If we take manual full or t</w:t>
      </w:r>
      <w:r w:rsidR="00A53DCF">
        <w:rPr>
          <w:sz w:val="24"/>
          <w:szCs w:val="24"/>
        </w:rPr>
        <w:t>-</w:t>
      </w:r>
      <w:r w:rsidRPr="00C062B8">
        <w:rPr>
          <w:sz w:val="24"/>
          <w:szCs w:val="24"/>
        </w:rPr>
        <w:t>log backup for principle database there is no impact to mirror server database and mirroring still works.</w:t>
      </w:r>
    </w:p>
    <w:p w:rsidR="00726860" w:rsidRDefault="00726860" w:rsidP="00C062B8">
      <w:pPr>
        <w:rPr>
          <w:sz w:val="24"/>
          <w:szCs w:val="24"/>
        </w:rPr>
      </w:pPr>
    </w:p>
    <w:p w:rsidR="00390A09" w:rsidRDefault="00390A09" w:rsidP="00C062B8">
      <w:pPr>
        <w:rPr>
          <w:sz w:val="24"/>
          <w:szCs w:val="24"/>
        </w:rPr>
      </w:pPr>
    </w:p>
    <w:p w:rsidR="00390A09" w:rsidRDefault="00390A09" w:rsidP="00C062B8">
      <w:pPr>
        <w:rPr>
          <w:sz w:val="24"/>
          <w:szCs w:val="24"/>
        </w:rPr>
      </w:pPr>
    </w:p>
    <w:p w:rsidR="00390A09" w:rsidRDefault="00390A09" w:rsidP="00C062B8">
      <w:pPr>
        <w:rPr>
          <w:sz w:val="24"/>
          <w:szCs w:val="24"/>
        </w:rPr>
      </w:pPr>
    </w:p>
    <w:p w:rsidR="00390A09" w:rsidRPr="00C062B8" w:rsidRDefault="00390A09" w:rsidP="00C062B8">
      <w:pPr>
        <w:rPr>
          <w:sz w:val="24"/>
          <w:szCs w:val="24"/>
        </w:rPr>
      </w:pPr>
    </w:p>
    <w:p w:rsidR="00202F1D" w:rsidRDefault="00202F1D" w:rsidP="00A83DA4">
      <w:pPr>
        <w:rPr>
          <w:b/>
          <w:sz w:val="24"/>
          <w:szCs w:val="24"/>
          <w:highlight w:val="yellow"/>
        </w:rPr>
      </w:pPr>
    </w:p>
    <w:p w:rsidR="00202F1D" w:rsidRDefault="00202F1D" w:rsidP="00A83DA4">
      <w:pPr>
        <w:rPr>
          <w:b/>
          <w:sz w:val="24"/>
          <w:szCs w:val="24"/>
          <w:highlight w:val="yellow"/>
        </w:rPr>
      </w:pPr>
    </w:p>
    <w:p w:rsidR="00202F1D" w:rsidRDefault="00202F1D" w:rsidP="00A83DA4">
      <w:pPr>
        <w:rPr>
          <w:b/>
          <w:sz w:val="24"/>
          <w:szCs w:val="24"/>
          <w:highlight w:val="yellow"/>
        </w:rPr>
      </w:pPr>
    </w:p>
    <w:p w:rsidR="00A83DA4" w:rsidRDefault="005E655F" w:rsidP="00A83DA4">
      <w:pPr>
        <w:rPr>
          <w:b/>
          <w:sz w:val="24"/>
          <w:szCs w:val="24"/>
        </w:rPr>
      </w:pPr>
      <w:r w:rsidRPr="00A83DA4">
        <w:rPr>
          <w:b/>
          <w:sz w:val="24"/>
          <w:szCs w:val="24"/>
          <w:highlight w:val="yellow"/>
        </w:rPr>
        <w:t>11. PATCH MANAGEMENT PROCESS IN MIRRORING?</w:t>
      </w:r>
    </w:p>
    <w:p w:rsidR="00A83DA4" w:rsidRPr="00A83DA4" w:rsidRDefault="00A83DA4" w:rsidP="00A83DA4">
      <w:pPr>
        <w:rPr>
          <w:b/>
          <w:sz w:val="24"/>
          <w:szCs w:val="24"/>
        </w:rPr>
      </w:pPr>
      <w:r w:rsidRPr="00A83DA4">
        <w:rPr>
          <w:b/>
          <w:sz w:val="24"/>
          <w:szCs w:val="24"/>
        </w:rPr>
        <w:t>Process steps:</w:t>
      </w:r>
    </w:p>
    <w:p w:rsidR="00A83DA4" w:rsidRPr="00A83DA4" w:rsidRDefault="00A83DA4" w:rsidP="00A83DA4">
      <w:pPr>
        <w:rPr>
          <w:sz w:val="24"/>
          <w:szCs w:val="24"/>
        </w:rPr>
      </w:pPr>
      <w:r w:rsidRPr="00A83DA4">
        <w:rPr>
          <w:sz w:val="24"/>
          <w:szCs w:val="24"/>
        </w:rPr>
        <w:t>1. Apply in witness server instance even there is no impact to mirroring [Only impact failover process become manual</w:t>
      </w:r>
      <w:r w:rsidR="00BB0B79">
        <w:rPr>
          <w:sz w:val="24"/>
          <w:szCs w:val="24"/>
        </w:rPr>
        <w:t>]</w:t>
      </w:r>
      <w:r w:rsidRPr="00A83DA4">
        <w:rPr>
          <w:sz w:val="24"/>
          <w:szCs w:val="24"/>
        </w:rPr>
        <w:t>.</w:t>
      </w:r>
    </w:p>
    <w:p w:rsidR="00A83DA4" w:rsidRPr="00A83DA4" w:rsidRDefault="00A83DA4" w:rsidP="00A83DA4">
      <w:pPr>
        <w:rPr>
          <w:sz w:val="24"/>
          <w:szCs w:val="24"/>
        </w:rPr>
      </w:pPr>
      <w:r w:rsidRPr="00A83DA4">
        <w:rPr>
          <w:sz w:val="24"/>
          <w:szCs w:val="24"/>
        </w:rPr>
        <w:t>2. Once done, perform patch in mirror server instance only after witness online.</w:t>
      </w:r>
    </w:p>
    <w:p w:rsidR="00A83DA4" w:rsidRPr="00A83DA4" w:rsidRDefault="00A83DA4" w:rsidP="00A83DA4">
      <w:pPr>
        <w:rPr>
          <w:sz w:val="24"/>
          <w:szCs w:val="24"/>
        </w:rPr>
      </w:pPr>
      <w:r w:rsidRPr="00A83DA4">
        <w:rPr>
          <w:sz w:val="24"/>
          <w:szCs w:val="24"/>
        </w:rPr>
        <w:t>3. Once mirroring patch completed, perform manual FAILOVER to mirror instance before start patch in principle.</w:t>
      </w:r>
    </w:p>
    <w:p w:rsidR="00A83DA4" w:rsidRDefault="00A83DA4" w:rsidP="00A83DA4">
      <w:pPr>
        <w:rPr>
          <w:sz w:val="24"/>
          <w:szCs w:val="24"/>
        </w:rPr>
      </w:pPr>
      <w:r w:rsidRPr="00A83DA4">
        <w:rPr>
          <w:sz w:val="24"/>
          <w:szCs w:val="24"/>
        </w:rPr>
        <w:t>4. Apply patch in principle instance and fail back if required after the service pack.</w:t>
      </w:r>
    </w:p>
    <w:p w:rsidR="00A83DA4" w:rsidRPr="00A83DA4" w:rsidRDefault="00A83DA4" w:rsidP="00A83DA4">
      <w:pPr>
        <w:rPr>
          <w:sz w:val="24"/>
          <w:szCs w:val="24"/>
        </w:rPr>
      </w:pPr>
      <w:r w:rsidRPr="00A83DA4">
        <w:rPr>
          <w:b/>
          <w:sz w:val="24"/>
          <w:szCs w:val="24"/>
        </w:rPr>
        <w:t>Note:</w:t>
      </w:r>
      <w:r w:rsidRPr="00A83DA4">
        <w:rPr>
          <w:sz w:val="24"/>
          <w:szCs w:val="24"/>
        </w:rPr>
        <w:t xml:space="preserve"> Check whether mirroring is working after service packs.</w:t>
      </w:r>
    </w:p>
    <w:p w:rsidR="00C062B8" w:rsidRDefault="00C062B8" w:rsidP="00A6048D">
      <w:pPr>
        <w:spacing w:after="160" w:line="259" w:lineRule="auto"/>
        <w:rPr>
          <w:sz w:val="24"/>
          <w:szCs w:val="24"/>
        </w:rPr>
      </w:pPr>
    </w:p>
    <w:p w:rsidR="00A83DA4" w:rsidRDefault="005E655F" w:rsidP="00A83DA4">
      <w:pPr>
        <w:rPr>
          <w:b/>
          <w:sz w:val="24"/>
          <w:szCs w:val="24"/>
        </w:rPr>
      </w:pPr>
      <w:r w:rsidRPr="00662883">
        <w:rPr>
          <w:b/>
          <w:sz w:val="24"/>
          <w:szCs w:val="24"/>
          <w:highlight w:val="yellow"/>
        </w:rPr>
        <w:t xml:space="preserve">12. </w:t>
      </w:r>
      <w:r>
        <w:rPr>
          <w:b/>
          <w:sz w:val="24"/>
          <w:szCs w:val="24"/>
          <w:highlight w:val="yellow"/>
        </w:rPr>
        <w:t>DATABASE SNAPSHOT</w:t>
      </w:r>
      <w:r w:rsidR="00A53DCF">
        <w:rPr>
          <w:b/>
          <w:sz w:val="24"/>
          <w:szCs w:val="24"/>
          <w:highlight w:val="yellow"/>
        </w:rPr>
        <w:t xml:space="preserve"> ?</w:t>
      </w:r>
    </w:p>
    <w:p w:rsidR="00A53DCF" w:rsidRDefault="00A53DCF" w:rsidP="00A83DA4">
      <w:pPr>
        <w:rPr>
          <w:b/>
          <w:sz w:val="24"/>
          <w:szCs w:val="24"/>
        </w:rPr>
      </w:pPr>
    </w:p>
    <w:p w:rsidR="000625F5" w:rsidRPr="00202F1D" w:rsidRDefault="000625F5" w:rsidP="00A83DA4">
      <w:pPr>
        <w:rPr>
          <w:b/>
          <w:sz w:val="24"/>
          <w:szCs w:val="24"/>
          <w:u w:val="single"/>
        </w:rPr>
      </w:pPr>
      <w:r w:rsidRPr="00202F1D">
        <w:rPr>
          <w:b/>
          <w:sz w:val="24"/>
          <w:szCs w:val="24"/>
          <w:u w:val="single"/>
        </w:rPr>
        <w:t>http://blog.sqlauthority.com/2010/04/05/sql-server-2008-introduction-to-snapshot-database-restore-from-snapshot/</w:t>
      </w:r>
    </w:p>
    <w:p w:rsidR="00A83DA4" w:rsidRPr="008248B7" w:rsidRDefault="00A83DA4" w:rsidP="00A83DA4">
      <w:pPr>
        <w:rPr>
          <w:sz w:val="24"/>
          <w:szCs w:val="24"/>
        </w:rPr>
      </w:pPr>
      <w:r w:rsidRPr="008248B7">
        <w:rPr>
          <w:sz w:val="24"/>
          <w:szCs w:val="24"/>
        </w:rPr>
        <w:t xml:space="preserve">Newly introduced in SQL Server 2005 version for database mirroring </w:t>
      </w:r>
    </w:p>
    <w:p w:rsidR="00A83DA4" w:rsidRPr="008248B7" w:rsidRDefault="00A83DA4" w:rsidP="00A83DA4">
      <w:pPr>
        <w:rPr>
          <w:b/>
          <w:sz w:val="24"/>
          <w:szCs w:val="24"/>
        </w:rPr>
      </w:pPr>
      <w:r w:rsidRPr="008248B7">
        <w:rPr>
          <w:b/>
          <w:sz w:val="24"/>
          <w:szCs w:val="24"/>
        </w:rPr>
        <w:t>Main purpose:</w:t>
      </w:r>
    </w:p>
    <w:p w:rsidR="00A83DA4" w:rsidRPr="008248B7" w:rsidRDefault="00A83DA4" w:rsidP="00A83DA4">
      <w:pPr>
        <w:rPr>
          <w:sz w:val="24"/>
          <w:szCs w:val="24"/>
        </w:rPr>
      </w:pPr>
      <w:r w:rsidRPr="008248B7">
        <w:rPr>
          <w:sz w:val="24"/>
          <w:szCs w:val="24"/>
        </w:rPr>
        <w:t>1. We generate snapshot on mirror database (Restoring status) and can perform data reading from snapshot in mirror server.</w:t>
      </w:r>
    </w:p>
    <w:p w:rsidR="00A83DA4" w:rsidRPr="008248B7" w:rsidRDefault="00A83DA4" w:rsidP="00A83DA4">
      <w:pPr>
        <w:rPr>
          <w:sz w:val="24"/>
          <w:szCs w:val="24"/>
        </w:rPr>
      </w:pPr>
      <w:r w:rsidRPr="008248B7">
        <w:rPr>
          <w:sz w:val="24"/>
          <w:szCs w:val="24"/>
        </w:rPr>
        <w:t xml:space="preserve">2. Snapshot is a read_only and static view. </w:t>
      </w:r>
    </w:p>
    <w:p w:rsidR="00A83DA4" w:rsidRPr="008248B7" w:rsidRDefault="00A83DA4" w:rsidP="00A83DA4">
      <w:pPr>
        <w:rPr>
          <w:sz w:val="24"/>
          <w:szCs w:val="24"/>
        </w:rPr>
      </w:pPr>
      <w:r w:rsidRPr="008248B7">
        <w:rPr>
          <w:sz w:val="24"/>
          <w:szCs w:val="24"/>
        </w:rPr>
        <w:t>i.e. we cannot update\delete \insert into snapshot database tables due to read_only.</w:t>
      </w:r>
    </w:p>
    <w:p w:rsidR="00A83DA4" w:rsidRPr="008248B7" w:rsidRDefault="00A83DA4" w:rsidP="00A83DA4">
      <w:pPr>
        <w:rPr>
          <w:sz w:val="24"/>
          <w:szCs w:val="24"/>
        </w:rPr>
      </w:pPr>
      <w:r w:rsidRPr="008248B7">
        <w:rPr>
          <w:sz w:val="24"/>
          <w:szCs w:val="24"/>
        </w:rPr>
        <w:t>3. If we want to read recent \concurrent changes from snapshot required to generate always RECENT snapshot to read recent updates.</w:t>
      </w:r>
    </w:p>
    <w:p w:rsidR="00A83DA4" w:rsidRPr="008248B7" w:rsidRDefault="00A83DA4" w:rsidP="00A83DA4">
      <w:pPr>
        <w:rPr>
          <w:b/>
          <w:sz w:val="24"/>
          <w:szCs w:val="24"/>
        </w:rPr>
      </w:pPr>
      <w:r w:rsidRPr="008248B7">
        <w:rPr>
          <w:b/>
          <w:sz w:val="24"/>
          <w:szCs w:val="24"/>
        </w:rPr>
        <w:t>Syntax to create snapshot:</w:t>
      </w:r>
    </w:p>
    <w:p w:rsidR="00A83DA4" w:rsidRPr="00662883" w:rsidRDefault="00A83DA4" w:rsidP="00A83DA4">
      <w:pPr>
        <w:rPr>
          <w:b/>
          <w:sz w:val="24"/>
          <w:szCs w:val="24"/>
        </w:rPr>
      </w:pPr>
      <w:r w:rsidRPr="00662883">
        <w:rPr>
          <w:b/>
          <w:sz w:val="24"/>
          <w:szCs w:val="24"/>
        </w:rPr>
        <w:t xml:space="preserve">CREATE DATABASE </w:t>
      </w:r>
      <w:r w:rsidR="00A53DCF" w:rsidRPr="00662883">
        <w:rPr>
          <w:b/>
          <w:sz w:val="24"/>
          <w:szCs w:val="24"/>
        </w:rPr>
        <w:t>snapshot name</w:t>
      </w:r>
      <w:r w:rsidRPr="00662883">
        <w:rPr>
          <w:b/>
          <w:sz w:val="24"/>
          <w:szCs w:val="24"/>
        </w:rPr>
        <w:t xml:space="preserve"> ON</w:t>
      </w:r>
    </w:p>
    <w:p w:rsidR="00A83DA4" w:rsidRPr="00662883" w:rsidRDefault="00A83DA4" w:rsidP="00A83DA4">
      <w:pPr>
        <w:rPr>
          <w:b/>
          <w:sz w:val="24"/>
          <w:szCs w:val="24"/>
        </w:rPr>
      </w:pPr>
      <w:r w:rsidRPr="00662883">
        <w:rPr>
          <w:b/>
          <w:sz w:val="24"/>
          <w:szCs w:val="24"/>
        </w:rPr>
        <w:t>(Name =’dbname’, Filename='path.ss1')</w:t>
      </w:r>
    </w:p>
    <w:p w:rsidR="00A83DA4" w:rsidRPr="00662883" w:rsidRDefault="00A83DA4" w:rsidP="00A83DA4">
      <w:pPr>
        <w:rPr>
          <w:b/>
          <w:sz w:val="24"/>
          <w:szCs w:val="24"/>
        </w:rPr>
      </w:pPr>
      <w:r w:rsidRPr="00662883">
        <w:rPr>
          <w:b/>
          <w:sz w:val="24"/>
          <w:szCs w:val="24"/>
        </w:rPr>
        <w:t>AS SNAPSHOT OF logical data file name</w:t>
      </w:r>
    </w:p>
    <w:p w:rsidR="00211B60" w:rsidRPr="00211B60" w:rsidRDefault="00211B60" w:rsidP="00211B60">
      <w:pPr>
        <w:rPr>
          <w:sz w:val="24"/>
          <w:szCs w:val="24"/>
        </w:rPr>
      </w:pPr>
      <w:r w:rsidRPr="00662883">
        <w:rPr>
          <w:b/>
          <w:sz w:val="24"/>
          <w:szCs w:val="24"/>
        </w:rPr>
        <w:t>Case 1:</w:t>
      </w:r>
      <w:r w:rsidRPr="00211B60">
        <w:rPr>
          <w:sz w:val="24"/>
          <w:szCs w:val="24"/>
        </w:rPr>
        <w:t xml:space="preserve"> Can we delete a database when snapshot is created?</w:t>
      </w:r>
    </w:p>
    <w:p w:rsidR="00211B60" w:rsidRDefault="00662883" w:rsidP="00211B60">
      <w:pPr>
        <w:rPr>
          <w:sz w:val="24"/>
          <w:szCs w:val="24"/>
        </w:rPr>
      </w:pPr>
      <w:r w:rsidRPr="00211B60">
        <w:rPr>
          <w:sz w:val="24"/>
          <w:szCs w:val="24"/>
        </w:rPr>
        <w:t xml:space="preserve">No. </w:t>
      </w:r>
      <w:r w:rsidR="00211B60" w:rsidRPr="00211B60">
        <w:rPr>
          <w:sz w:val="24"/>
          <w:szCs w:val="24"/>
        </w:rPr>
        <w:t xml:space="preserve">You </w:t>
      </w:r>
      <w:r w:rsidRPr="00211B60">
        <w:rPr>
          <w:sz w:val="24"/>
          <w:szCs w:val="24"/>
        </w:rPr>
        <w:t>cannot</w:t>
      </w:r>
      <w:r w:rsidR="00211B60" w:rsidRPr="00211B60">
        <w:rPr>
          <w:sz w:val="24"/>
          <w:szCs w:val="24"/>
        </w:rPr>
        <w:t xml:space="preserve"> delete the database until you first delete the snapshot database.</w:t>
      </w:r>
    </w:p>
    <w:p w:rsidR="00662883" w:rsidRDefault="00662883" w:rsidP="00211B60">
      <w:pPr>
        <w:rPr>
          <w:sz w:val="24"/>
          <w:szCs w:val="24"/>
        </w:rPr>
      </w:pPr>
    </w:p>
    <w:p w:rsidR="00662883" w:rsidRPr="00662883" w:rsidRDefault="00662883" w:rsidP="00662883">
      <w:pPr>
        <w:rPr>
          <w:sz w:val="24"/>
          <w:szCs w:val="24"/>
        </w:rPr>
      </w:pPr>
      <w:r w:rsidRPr="00662883">
        <w:rPr>
          <w:b/>
          <w:sz w:val="24"/>
          <w:szCs w:val="24"/>
        </w:rPr>
        <w:t>Case 2:</w:t>
      </w:r>
      <w:r w:rsidRPr="00662883">
        <w:rPr>
          <w:sz w:val="24"/>
          <w:szCs w:val="24"/>
        </w:rPr>
        <w:t xml:space="preserve"> Can we create a database by restoring from snapshot file?</w:t>
      </w:r>
    </w:p>
    <w:p w:rsidR="00662883" w:rsidRPr="00662883" w:rsidRDefault="00662883" w:rsidP="00662883">
      <w:pPr>
        <w:rPr>
          <w:sz w:val="24"/>
          <w:szCs w:val="24"/>
        </w:rPr>
      </w:pPr>
      <w:r w:rsidRPr="00662883">
        <w:rPr>
          <w:sz w:val="24"/>
          <w:szCs w:val="24"/>
        </w:rPr>
        <w:t>Yes possible.</w:t>
      </w:r>
    </w:p>
    <w:p w:rsidR="00662883" w:rsidRPr="00662883" w:rsidRDefault="00662883" w:rsidP="00662883">
      <w:pPr>
        <w:rPr>
          <w:b/>
          <w:sz w:val="24"/>
          <w:szCs w:val="24"/>
        </w:rPr>
      </w:pPr>
      <w:r w:rsidRPr="00662883">
        <w:rPr>
          <w:b/>
          <w:sz w:val="24"/>
          <w:szCs w:val="24"/>
        </w:rPr>
        <w:t>RESTORE DATABASE [DBNAME]</w:t>
      </w:r>
    </w:p>
    <w:p w:rsidR="00662883" w:rsidRDefault="00662883" w:rsidP="00662883">
      <w:pPr>
        <w:rPr>
          <w:b/>
          <w:sz w:val="24"/>
          <w:szCs w:val="24"/>
        </w:rPr>
      </w:pPr>
      <w:r w:rsidRPr="00662883">
        <w:rPr>
          <w:b/>
          <w:sz w:val="24"/>
          <w:szCs w:val="24"/>
        </w:rPr>
        <w:t>FROM DATABASE_SNAPSHOT = 'SNAPSHOTNAME';</w:t>
      </w:r>
    </w:p>
    <w:p w:rsidR="0018118C" w:rsidRPr="0018118C" w:rsidRDefault="0018118C" w:rsidP="00662883">
      <w:pPr>
        <w:rPr>
          <w:sz w:val="24"/>
          <w:szCs w:val="24"/>
        </w:rPr>
      </w:pPr>
      <w:r>
        <w:rPr>
          <w:b/>
          <w:sz w:val="24"/>
          <w:szCs w:val="24"/>
        </w:rPr>
        <w:t>Note:</w:t>
      </w:r>
      <w:r>
        <w:rPr>
          <w:sz w:val="24"/>
          <w:szCs w:val="24"/>
        </w:rPr>
        <w:t xml:space="preserve"> I can generate snapshot even database is in online.</w:t>
      </w:r>
    </w:p>
    <w:p w:rsidR="00662883" w:rsidRDefault="00662883" w:rsidP="00662883">
      <w:pPr>
        <w:rPr>
          <w:b/>
          <w:sz w:val="24"/>
          <w:szCs w:val="24"/>
        </w:rPr>
      </w:pPr>
    </w:p>
    <w:p w:rsidR="00662883" w:rsidRDefault="00662883" w:rsidP="00662883">
      <w:pPr>
        <w:rPr>
          <w:b/>
          <w:sz w:val="24"/>
          <w:szCs w:val="24"/>
        </w:rPr>
      </w:pPr>
    </w:p>
    <w:p w:rsidR="00662883" w:rsidRPr="00662883" w:rsidRDefault="005E655F" w:rsidP="00662883">
      <w:pPr>
        <w:rPr>
          <w:b/>
          <w:sz w:val="24"/>
          <w:szCs w:val="24"/>
        </w:rPr>
      </w:pPr>
      <w:r w:rsidRPr="00662883">
        <w:rPr>
          <w:b/>
          <w:sz w:val="24"/>
          <w:szCs w:val="24"/>
          <w:highlight w:val="yellow"/>
        </w:rPr>
        <w:t>13. MIRRORING FAIL REASONS:</w:t>
      </w:r>
    </w:p>
    <w:p w:rsidR="00662883" w:rsidRPr="00662883" w:rsidRDefault="00662883" w:rsidP="00662883">
      <w:pPr>
        <w:rPr>
          <w:sz w:val="24"/>
          <w:szCs w:val="24"/>
        </w:rPr>
      </w:pPr>
      <w:r>
        <w:rPr>
          <w:sz w:val="24"/>
          <w:szCs w:val="24"/>
        </w:rPr>
        <w:t>1.</w:t>
      </w:r>
      <w:r w:rsidRPr="00662883">
        <w:rPr>
          <w:sz w:val="24"/>
          <w:szCs w:val="24"/>
        </w:rPr>
        <w:t xml:space="preserve"> Recovery model change </w:t>
      </w:r>
    </w:p>
    <w:p w:rsidR="00662883" w:rsidRPr="00662883" w:rsidRDefault="00662883" w:rsidP="00662883">
      <w:pPr>
        <w:rPr>
          <w:sz w:val="24"/>
          <w:szCs w:val="24"/>
        </w:rPr>
      </w:pPr>
      <w:r>
        <w:rPr>
          <w:sz w:val="24"/>
          <w:szCs w:val="24"/>
        </w:rPr>
        <w:t>2.</w:t>
      </w:r>
      <w:r w:rsidRPr="00662883">
        <w:rPr>
          <w:sz w:val="24"/>
          <w:szCs w:val="24"/>
        </w:rPr>
        <w:t xml:space="preserve"> Endpoint issue disabled\removed</w:t>
      </w:r>
    </w:p>
    <w:p w:rsidR="00662883" w:rsidRPr="00662883" w:rsidRDefault="00662883" w:rsidP="00662883">
      <w:pPr>
        <w:rPr>
          <w:sz w:val="24"/>
          <w:szCs w:val="24"/>
        </w:rPr>
      </w:pPr>
      <w:r>
        <w:rPr>
          <w:sz w:val="24"/>
          <w:szCs w:val="24"/>
        </w:rPr>
        <w:t>3.</w:t>
      </w:r>
      <w:r w:rsidRPr="00662883">
        <w:rPr>
          <w:sz w:val="24"/>
          <w:szCs w:val="24"/>
        </w:rPr>
        <w:t xml:space="preserve"> Network issue</w:t>
      </w:r>
    </w:p>
    <w:p w:rsidR="00662883" w:rsidRPr="00662883" w:rsidRDefault="00662883" w:rsidP="00662883">
      <w:pPr>
        <w:rPr>
          <w:sz w:val="24"/>
          <w:szCs w:val="24"/>
        </w:rPr>
      </w:pPr>
      <w:r>
        <w:rPr>
          <w:sz w:val="24"/>
          <w:szCs w:val="24"/>
        </w:rPr>
        <w:t>4.</w:t>
      </w:r>
      <w:r w:rsidRPr="00662883">
        <w:rPr>
          <w:sz w:val="24"/>
          <w:szCs w:val="24"/>
        </w:rPr>
        <w:t xml:space="preserve"> Principle or mirror db files corrupted</w:t>
      </w:r>
    </w:p>
    <w:p w:rsidR="00662883" w:rsidRPr="00662883" w:rsidRDefault="00662883" w:rsidP="00662883">
      <w:pPr>
        <w:rPr>
          <w:sz w:val="24"/>
          <w:szCs w:val="24"/>
        </w:rPr>
      </w:pPr>
      <w:r>
        <w:rPr>
          <w:sz w:val="24"/>
          <w:szCs w:val="24"/>
        </w:rPr>
        <w:t>5.</w:t>
      </w:r>
      <w:r w:rsidRPr="00662883">
        <w:rPr>
          <w:sz w:val="24"/>
          <w:szCs w:val="24"/>
        </w:rPr>
        <w:t xml:space="preserve"> Db name is different or change</w:t>
      </w:r>
    </w:p>
    <w:p w:rsidR="00662883" w:rsidRPr="00662883" w:rsidRDefault="00662883" w:rsidP="00662883">
      <w:pPr>
        <w:rPr>
          <w:sz w:val="24"/>
          <w:szCs w:val="24"/>
        </w:rPr>
      </w:pPr>
      <w:r>
        <w:rPr>
          <w:sz w:val="24"/>
          <w:szCs w:val="24"/>
        </w:rPr>
        <w:t>6.</w:t>
      </w:r>
      <w:r w:rsidRPr="00662883">
        <w:rPr>
          <w:sz w:val="24"/>
          <w:szCs w:val="24"/>
        </w:rPr>
        <w:t xml:space="preserve"> Collation name is different between principle and mirror server.</w:t>
      </w:r>
    </w:p>
    <w:p w:rsidR="00662883" w:rsidRPr="00662883" w:rsidRDefault="00662883" w:rsidP="00662883">
      <w:pPr>
        <w:rPr>
          <w:sz w:val="24"/>
          <w:szCs w:val="24"/>
        </w:rPr>
      </w:pPr>
      <w:r>
        <w:rPr>
          <w:sz w:val="24"/>
          <w:szCs w:val="24"/>
        </w:rPr>
        <w:t>7.</w:t>
      </w:r>
      <w:r w:rsidRPr="00662883">
        <w:rPr>
          <w:sz w:val="24"/>
          <w:szCs w:val="24"/>
        </w:rPr>
        <w:t xml:space="preserve"> Version and edition differ</w:t>
      </w:r>
    </w:p>
    <w:p w:rsidR="00662883" w:rsidRPr="00662883" w:rsidRDefault="00662883" w:rsidP="00662883">
      <w:pPr>
        <w:rPr>
          <w:sz w:val="24"/>
          <w:szCs w:val="24"/>
        </w:rPr>
      </w:pPr>
      <w:r>
        <w:rPr>
          <w:sz w:val="24"/>
          <w:szCs w:val="24"/>
        </w:rPr>
        <w:t>8.</w:t>
      </w:r>
      <w:r w:rsidRPr="00662883">
        <w:rPr>
          <w:sz w:val="24"/>
          <w:szCs w:val="24"/>
        </w:rPr>
        <w:t xml:space="preserve"> Adding file will fail </w:t>
      </w:r>
    </w:p>
    <w:p w:rsidR="00662883" w:rsidRPr="00662883" w:rsidRDefault="00662883" w:rsidP="00662883">
      <w:pPr>
        <w:rPr>
          <w:sz w:val="24"/>
          <w:szCs w:val="24"/>
        </w:rPr>
      </w:pPr>
      <w:r>
        <w:rPr>
          <w:sz w:val="24"/>
          <w:szCs w:val="24"/>
        </w:rPr>
        <w:t>9.</w:t>
      </w:r>
      <w:r w:rsidRPr="00662883">
        <w:rPr>
          <w:sz w:val="24"/>
          <w:szCs w:val="24"/>
        </w:rPr>
        <w:t xml:space="preserve"> Service account issue</w:t>
      </w:r>
    </w:p>
    <w:p w:rsidR="00662883" w:rsidRPr="00662883" w:rsidRDefault="00662883" w:rsidP="00662883">
      <w:pPr>
        <w:rPr>
          <w:sz w:val="24"/>
          <w:szCs w:val="24"/>
        </w:rPr>
      </w:pPr>
      <w:r>
        <w:rPr>
          <w:sz w:val="24"/>
          <w:szCs w:val="24"/>
        </w:rPr>
        <w:t>10.</w:t>
      </w:r>
      <w:r w:rsidRPr="00662883">
        <w:rPr>
          <w:sz w:val="24"/>
          <w:szCs w:val="24"/>
        </w:rPr>
        <w:t xml:space="preserve"> Principle db log file full</w:t>
      </w:r>
    </w:p>
    <w:p w:rsidR="00662883" w:rsidRPr="00662883" w:rsidRDefault="00662883" w:rsidP="00662883">
      <w:pPr>
        <w:rPr>
          <w:sz w:val="24"/>
          <w:szCs w:val="24"/>
        </w:rPr>
      </w:pPr>
      <w:r>
        <w:rPr>
          <w:sz w:val="24"/>
          <w:szCs w:val="24"/>
        </w:rPr>
        <w:t>11.</w:t>
      </w:r>
      <w:r w:rsidRPr="00662883">
        <w:rPr>
          <w:sz w:val="24"/>
          <w:szCs w:val="24"/>
        </w:rPr>
        <w:t xml:space="preserve"> Principle instance down</w:t>
      </w:r>
    </w:p>
    <w:p w:rsidR="00662883" w:rsidRDefault="00662883" w:rsidP="00662883">
      <w:pPr>
        <w:rPr>
          <w:sz w:val="24"/>
          <w:szCs w:val="24"/>
        </w:rPr>
      </w:pPr>
      <w:r>
        <w:rPr>
          <w:sz w:val="24"/>
          <w:szCs w:val="24"/>
        </w:rPr>
        <w:t>12.</w:t>
      </w:r>
      <w:r w:rsidRPr="00662883">
        <w:rPr>
          <w:sz w:val="24"/>
          <w:szCs w:val="24"/>
        </w:rPr>
        <w:t xml:space="preserve"> Mirror instance down</w:t>
      </w:r>
    </w:p>
    <w:p w:rsidR="00662883" w:rsidRPr="008248B7" w:rsidRDefault="00662883" w:rsidP="00211B60">
      <w:pPr>
        <w:rPr>
          <w:sz w:val="24"/>
          <w:szCs w:val="24"/>
        </w:rPr>
      </w:pPr>
    </w:p>
    <w:p w:rsidR="00662883" w:rsidRPr="00662883" w:rsidRDefault="005E655F" w:rsidP="00662883">
      <w:pPr>
        <w:spacing w:after="160" w:line="259" w:lineRule="auto"/>
        <w:rPr>
          <w:rFonts w:cs="Times New Roman"/>
          <w:b/>
          <w:sz w:val="24"/>
          <w:szCs w:val="24"/>
        </w:rPr>
      </w:pPr>
      <w:r w:rsidRPr="005E655F">
        <w:rPr>
          <w:rFonts w:cs="Times New Roman"/>
          <w:b/>
          <w:sz w:val="24"/>
          <w:szCs w:val="24"/>
          <w:highlight w:val="yellow"/>
        </w:rPr>
        <w:t>14. MIRRORING ADVANTAGES AND DISADVANTAGES?</w:t>
      </w:r>
    </w:p>
    <w:p w:rsidR="00662883" w:rsidRPr="00662883" w:rsidRDefault="00662883" w:rsidP="00662883">
      <w:pPr>
        <w:spacing w:after="160" w:line="259" w:lineRule="auto"/>
        <w:rPr>
          <w:rFonts w:cs="Times New Roman"/>
          <w:sz w:val="26"/>
          <w:szCs w:val="26"/>
        </w:rPr>
      </w:pPr>
    </w:p>
    <w:p w:rsidR="00662883" w:rsidRPr="00662883" w:rsidRDefault="00662883" w:rsidP="00662883">
      <w:pPr>
        <w:spacing w:after="160" w:line="259" w:lineRule="auto"/>
        <w:rPr>
          <w:rFonts w:cs="Times New Roman"/>
          <w:b/>
          <w:sz w:val="24"/>
          <w:szCs w:val="24"/>
        </w:rPr>
      </w:pPr>
      <w:r w:rsidRPr="00662883">
        <w:rPr>
          <w:rFonts w:cs="Times New Roman"/>
          <w:b/>
          <w:sz w:val="24"/>
          <w:szCs w:val="24"/>
        </w:rPr>
        <w:t>Advantages:</w:t>
      </w:r>
    </w:p>
    <w:p w:rsidR="00662883" w:rsidRPr="00662883" w:rsidRDefault="00662883" w:rsidP="00662883">
      <w:pPr>
        <w:spacing w:after="160" w:line="259" w:lineRule="auto"/>
        <w:rPr>
          <w:rFonts w:cs="Times New Roman"/>
          <w:sz w:val="24"/>
          <w:szCs w:val="24"/>
        </w:rPr>
      </w:pPr>
      <w:r w:rsidRPr="00662883">
        <w:rPr>
          <w:rFonts w:cs="Times New Roman"/>
          <w:sz w:val="24"/>
          <w:szCs w:val="24"/>
        </w:rPr>
        <w:t>Automatic failover</w:t>
      </w:r>
    </w:p>
    <w:p w:rsidR="00662883" w:rsidRPr="00662883" w:rsidRDefault="00662883" w:rsidP="00662883">
      <w:pPr>
        <w:spacing w:after="160" w:line="259" w:lineRule="auto"/>
        <w:rPr>
          <w:rFonts w:cs="Times New Roman"/>
          <w:sz w:val="24"/>
          <w:szCs w:val="24"/>
        </w:rPr>
      </w:pPr>
      <w:r w:rsidRPr="00662883">
        <w:rPr>
          <w:rFonts w:cs="Times New Roman"/>
          <w:sz w:val="24"/>
          <w:szCs w:val="24"/>
        </w:rPr>
        <w:t>Auto client re direct</w:t>
      </w:r>
    </w:p>
    <w:p w:rsidR="00662883" w:rsidRPr="00662883" w:rsidRDefault="00662883" w:rsidP="00662883">
      <w:pPr>
        <w:spacing w:after="160" w:line="259" w:lineRule="auto"/>
        <w:rPr>
          <w:rFonts w:cs="Times New Roman"/>
          <w:sz w:val="24"/>
          <w:szCs w:val="24"/>
        </w:rPr>
      </w:pPr>
      <w:r w:rsidRPr="00662883">
        <w:rPr>
          <w:rFonts w:cs="Times New Roman"/>
          <w:sz w:val="24"/>
          <w:szCs w:val="24"/>
        </w:rPr>
        <w:t>Maintaince activities can perform with less down time</w:t>
      </w:r>
    </w:p>
    <w:p w:rsidR="00662883" w:rsidRPr="00662883" w:rsidRDefault="00662883" w:rsidP="00662883">
      <w:pPr>
        <w:spacing w:after="160" w:line="259" w:lineRule="auto"/>
        <w:rPr>
          <w:rFonts w:cs="Times New Roman"/>
          <w:sz w:val="24"/>
          <w:szCs w:val="24"/>
        </w:rPr>
      </w:pPr>
      <w:r w:rsidRPr="00662883">
        <w:rPr>
          <w:rFonts w:cs="Times New Roman"/>
          <w:sz w:val="24"/>
          <w:szCs w:val="24"/>
        </w:rPr>
        <w:t>Data safety is always 100% high in synchronous data transfer type.</w:t>
      </w:r>
    </w:p>
    <w:p w:rsidR="00662883" w:rsidRPr="00662883" w:rsidRDefault="00662883" w:rsidP="00662883">
      <w:pPr>
        <w:spacing w:after="160" w:line="259" w:lineRule="auto"/>
        <w:rPr>
          <w:rFonts w:cs="Times New Roman"/>
          <w:b/>
          <w:sz w:val="24"/>
          <w:szCs w:val="24"/>
        </w:rPr>
      </w:pPr>
      <w:r w:rsidRPr="00662883">
        <w:rPr>
          <w:rFonts w:cs="Times New Roman"/>
          <w:b/>
          <w:sz w:val="24"/>
          <w:szCs w:val="24"/>
        </w:rPr>
        <w:t>Disadvantages:</w:t>
      </w:r>
    </w:p>
    <w:p w:rsidR="00662883" w:rsidRPr="00662883" w:rsidRDefault="00662883" w:rsidP="00662883">
      <w:pPr>
        <w:spacing w:after="160" w:line="259" w:lineRule="auto"/>
        <w:rPr>
          <w:rFonts w:cs="Times New Roman"/>
          <w:sz w:val="24"/>
          <w:szCs w:val="24"/>
        </w:rPr>
      </w:pPr>
      <w:r w:rsidRPr="00662883">
        <w:rPr>
          <w:rFonts w:cs="Times New Roman"/>
          <w:sz w:val="24"/>
          <w:szCs w:val="24"/>
        </w:rPr>
        <w:t>&gt;</w:t>
      </w:r>
      <w:r>
        <w:rPr>
          <w:rFonts w:cs="Times New Roman"/>
          <w:sz w:val="24"/>
          <w:szCs w:val="24"/>
        </w:rPr>
        <w:t xml:space="preserve"> </w:t>
      </w:r>
      <w:r w:rsidRPr="00662883">
        <w:rPr>
          <w:rFonts w:cs="Times New Roman"/>
          <w:sz w:val="24"/>
          <w:szCs w:val="24"/>
        </w:rPr>
        <w:t xml:space="preserve">Direct there is no reporting support from mirror server due to restoring state until you have used Database SNAPSHOT </w:t>
      </w:r>
    </w:p>
    <w:p w:rsidR="00662883" w:rsidRPr="00662883" w:rsidRDefault="00662883" w:rsidP="00662883">
      <w:pPr>
        <w:spacing w:after="160" w:line="259" w:lineRule="auto"/>
        <w:rPr>
          <w:rFonts w:cs="Times New Roman"/>
          <w:sz w:val="24"/>
          <w:szCs w:val="24"/>
        </w:rPr>
      </w:pPr>
      <w:r w:rsidRPr="00662883">
        <w:rPr>
          <w:rFonts w:cs="Times New Roman"/>
          <w:sz w:val="24"/>
          <w:szCs w:val="24"/>
        </w:rPr>
        <w:t>&gt;</w:t>
      </w:r>
      <w:r>
        <w:rPr>
          <w:rFonts w:cs="Times New Roman"/>
          <w:sz w:val="24"/>
          <w:szCs w:val="24"/>
        </w:rPr>
        <w:t xml:space="preserve"> </w:t>
      </w:r>
      <w:r w:rsidRPr="00662883">
        <w:rPr>
          <w:rFonts w:cs="Times New Roman"/>
          <w:sz w:val="24"/>
          <w:szCs w:val="24"/>
        </w:rPr>
        <w:t>Multiple mirror servers does not support. Only 1 mirror server is possible.</w:t>
      </w:r>
    </w:p>
    <w:p w:rsidR="00A83DA4" w:rsidRDefault="00662883" w:rsidP="00662883">
      <w:pPr>
        <w:spacing w:after="160" w:line="259" w:lineRule="auto"/>
        <w:rPr>
          <w:rFonts w:cs="Times New Roman"/>
          <w:sz w:val="24"/>
          <w:szCs w:val="24"/>
        </w:rPr>
      </w:pPr>
      <w:r w:rsidRPr="00662883">
        <w:rPr>
          <w:rFonts w:cs="Times New Roman"/>
          <w:sz w:val="24"/>
          <w:szCs w:val="24"/>
        </w:rPr>
        <w:t>&gt; It does not support bulk -logged or simple recovery model.</w:t>
      </w:r>
    </w:p>
    <w:p w:rsidR="005E655F" w:rsidRDefault="005E655F" w:rsidP="00662883">
      <w:pPr>
        <w:spacing w:after="160" w:line="259" w:lineRule="auto"/>
        <w:rPr>
          <w:rFonts w:cs="Times New Roman"/>
          <w:sz w:val="24"/>
          <w:szCs w:val="24"/>
        </w:rPr>
      </w:pPr>
    </w:p>
    <w:p w:rsidR="00662883" w:rsidRDefault="005E655F" w:rsidP="00662883">
      <w:pPr>
        <w:rPr>
          <w:b/>
          <w:sz w:val="24"/>
          <w:szCs w:val="24"/>
        </w:rPr>
      </w:pPr>
      <w:r w:rsidRPr="00662883">
        <w:rPr>
          <w:b/>
          <w:sz w:val="24"/>
          <w:szCs w:val="24"/>
          <w:highlight w:val="yellow"/>
        </w:rPr>
        <w:t>15. IF WE CHANGE THE RECOVERY MODEL IN PRINCIPLE DB WHAT HAPPEN TO MIRROR?</w:t>
      </w:r>
    </w:p>
    <w:p w:rsidR="00A53DCF" w:rsidRPr="008248B7" w:rsidRDefault="00A53DCF" w:rsidP="00662883">
      <w:pPr>
        <w:rPr>
          <w:b/>
          <w:sz w:val="24"/>
          <w:szCs w:val="24"/>
        </w:rPr>
      </w:pPr>
    </w:p>
    <w:p w:rsidR="00662883" w:rsidRPr="008248B7" w:rsidRDefault="00662883" w:rsidP="00662883">
      <w:pPr>
        <w:rPr>
          <w:sz w:val="24"/>
          <w:szCs w:val="24"/>
        </w:rPr>
      </w:pPr>
      <w:r w:rsidRPr="008248B7">
        <w:rPr>
          <w:sz w:val="24"/>
          <w:szCs w:val="24"/>
        </w:rPr>
        <w:t>For mirrored configured database, you cannot be able to change the recovery model from full to any other bulk-logged\simple.</w:t>
      </w:r>
    </w:p>
    <w:p w:rsidR="00662883" w:rsidRPr="008248B7" w:rsidRDefault="00662883" w:rsidP="00662883">
      <w:pPr>
        <w:rPr>
          <w:sz w:val="24"/>
          <w:szCs w:val="24"/>
        </w:rPr>
      </w:pPr>
      <w:r w:rsidRPr="008248B7">
        <w:rPr>
          <w:b/>
          <w:sz w:val="24"/>
          <w:szCs w:val="24"/>
        </w:rPr>
        <w:t>Note:</w:t>
      </w:r>
      <w:r w:rsidRPr="008248B7">
        <w:rPr>
          <w:sz w:val="24"/>
          <w:szCs w:val="24"/>
        </w:rPr>
        <w:t xml:space="preserve"> why the reason: mirroring supports only full recovery model. If you change the recovery model mirroring is going to fails.</w:t>
      </w:r>
    </w:p>
    <w:p w:rsidR="00390A09" w:rsidRDefault="00662883" w:rsidP="00662883">
      <w:pPr>
        <w:rPr>
          <w:sz w:val="24"/>
          <w:szCs w:val="24"/>
        </w:rPr>
      </w:pPr>
      <w:r w:rsidRPr="008248B7">
        <w:rPr>
          <w:sz w:val="24"/>
          <w:szCs w:val="24"/>
        </w:rPr>
        <w:t>If you need to change, break the mirroring and then perform the recover model change operation. But again can't configure mirroring.</w:t>
      </w:r>
    </w:p>
    <w:p w:rsidR="00390A09" w:rsidRDefault="00390A09" w:rsidP="00662883">
      <w:pPr>
        <w:rPr>
          <w:sz w:val="24"/>
          <w:szCs w:val="24"/>
        </w:rPr>
      </w:pPr>
    </w:p>
    <w:p w:rsidR="00662883" w:rsidRPr="00662883" w:rsidRDefault="005E655F" w:rsidP="00662883">
      <w:pPr>
        <w:rPr>
          <w:b/>
          <w:sz w:val="24"/>
          <w:szCs w:val="24"/>
        </w:rPr>
      </w:pPr>
      <w:r w:rsidRPr="00662883">
        <w:rPr>
          <w:b/>
          <w:sz w:val="24"/>
          <w:szCs w:val="24"/>
          <w:highlight w:val="yellow"/>
        </w:rPr>
        <w:t>16. WHAT ARE THE NEW FEATURES IN SQL 2008 MIRRORING ONWARDS?</w:t>
      </w:r>
    </w:p>
    <w:p w:rsidR="00662883" w:rsidRPr="00662883" w:rsidRDefault="00662883" w:rsidP="00662883">
      <w:pPr>
        <w:rPr>
          <w:sz w:val="24"/>
          <w:szCs w:val="24"/>
        </w:rPr>
      </w:pPr>
    </w:p>
    <w:p w:rsidR="00662883" w:rsidRPr="00662883" w:rsidRDefault="00662883" w:rsidP="00662883">
      <w:pPr>
        <w:rPr>
          <w:sz w:val="24"/>
          <w:szCs w:val="24"/>
        </w:rPr>
      </w:pPr>
      <w:r w:rsidRPr="00662883">
        <w:rPr>
          <w:sz w:val="24"/>
          <w:szCs w:val="24"/>
        </w:rPr>
        <w:t xml:space="preserve">&gt; If any page is corrupted in mirror server database in 2005 SQL then mirroring is in out of sync </w:t>
      </w:r>
      <w:r>
        <w:rPr>
          <w:sz w:val="24"/>
          <w:szCs w:val="24"/>
        </w:rPr>
        <w:t xml:space="preserve">and DBA should fix this issue </w:t>
      </w:r>
      <w:r w:rsidRPr="00662883">
        <w:rPr>
          <w:sz w:val="24"/>
          <w:szCs w:val="24"/>
        </w:rPr>
        <w:t>manually by performing auto page recovery process.</w:t>
      </w:r>
    </w:p>
    <w:p w:rsidR="00662883" w:rsidRPr="00662883" w:rsidRDefault="00662883" w:rsidP="00662883">
      <w:pPr>
        <w:rPr>
          <w:sz w:val="24"/>
          <w:szCs w:val="24"/>
        </w:rPr>
      </w:pPr>
      <w:r>
        <w:rPr>
          <w:sz w:val="24"/>
          <w:szCs w:val="24"/>
        </w:rPr>
        <w:t xml:space="preserve">&gt; </w:t>
      </w:r>
      <w:r w:rsidRPr="00662883">
        <w:rPr>
          <w:sz w:val="24"/>
          <w:szCs w:val="24"/>
        </w:rPr>
        <w:t xml:space="preserve">Where as in SQL 2008 onwards AUTO PAGE RECOVERY is possible. If any page is corrupted in </w:t>
      </w:r>
      <w:r>
        <w:rPr>
          <w:sz w:val="24"/>
          <w:szCs w:val="24"/>
        </w:rPr>
        <w:t xml:space="preserve">    </w:t>
      </w:r>
      <w:r w:rsidRPr="00662883">
        <w:rPr>
          <w:sz w:val="24"/>
          <w:szCs w:val="24"/>
        </w:rPr>
        <w:t>MS then get t</w:t>
      </w:r>
      <w:r>
        <w:rPr>
          <w:sz w:val="24"/>
          <w:szCs w:val="24"/>
        </w:rPr>
        <w:t xml:space="preserve">he same copy of the page from </w:t>
      </w:r>
      <w:r w:rsidRPr="00662883">
        <w:rPr>
          <w:sz w:val="24"/>
          <w:szCs w:val="24"/>
        </w:rPr>
        <w:t>PS.</w:t>
      </w:r>
    </w:p>
    <w:p w:rsidR="00662883" w:rsidRPr="00662883" w:rsidRDefault="00662883" w:rsidP="00662883">
      <w:pPr>
        <w:rPr>
          <w:sz w:val="24"/>
          <w:szCs w:val="24"/>
        </w:rPr>
      </w:pPr>
      <w:r w:rsidRPr="00662883">
        <w:rPr>
          <w:sz w:val="24"/>
          <w:szCs w:val="24"/>
        </w:rPr>
        <w:t>&gt; Data encrypt and sent from P</w:t>
      </w:r>
      <w:r>
        <w:rPr>
          <w:sz w:val="24"/>
          <w:szCs w:val="24"/>
        </w:rPr>
        <w:t>rinciple</w:t>
      </w:r>
      <w:r w:rsidRPr="00662883">
        <w:rPr>
          <w:sz w:val="24"/>
          <w:szCs w:val="24"/>
        </w:rPr>
        <w:t xml:space="preserve"> </w:t>
      </w:r>
      <w:r>
        <w:rPr>
          <w:sz w:val="24"/>
          <w:szCs w:val="24"/>
        </w:rPr>
        <w:t>Server</w:t>
      </w:r>
      <w:r w:rsidRPr="00662883">
        <w:rPr>
          <w:sz w:val="24"/>
          <w:szCs w:val="24"/>
        </w:rPr>
        <w:t xml:space="preserve"> to M</w:t>
      </w:r>
      <w:r>
        <w:rPr>
          <w:sz w:val="24"/>
          <w:szCs w:val="24"/>
        </w:rPr>
        <w:t xml:space="preserve">irror </w:t>
      </w:r>
      <w:r w:rsidRPr="00662883">
        <w:rPr>
          <w:sz w:val="24"/>
          <w:szCs w:val="24"/>
        </w:rPr>
        <w:t>S</w:t>
      </w:r>
      <w:r>
        <w:rPr>
          <w:sz w:val="24"/>
          <w:szCs w:val="24"/>
        </w:rPr>
        <w:t>erver</w:t>
      </w:r>
    </w:p>
    <w:p w:rsidR="00662883" w:rsidRPr="00662883" w:rsidRDefault="00662883" w:rsidP="00662883">
      <w:pPr>
        <w:rPr>
          <w:sz w:val="24"/>
          <w:szCs w:val="24"/>
        </w:rPr>
      </w:pPr>
      <w:r w:rsidRPr="00662883">
        <w:rPr>
          <w:sz w:val="24"/>
          <w:szCs w:val="24"/>
        </w:rPr>
        <w:t>&gt; Data compress and sent from P</w:t>
      </w:r>
      <w:r>
        <w:rPr>
          <w:sz w:val="24"/>
          <w:szCs w:val="24"/>
        </w:rPr>
        <w:t>rinciple</w:t>
      </w:r>
      <w:r w:rsidRPr="00662883">
        <w:rPr>
          <w:sz w:val="24"/>
          <w:szCs w:val="24"/>
        </w:rPr>
        <w:t xml:space="preserve"> </w:t>
      </w:r>
      <w:r>
        <w:rPr>
          <w:sz w:val="24"/>
          <w:szCs w:val="24"/>
        </w:rPr>
        <w:t>Server</w:t>
      </w:r>
      <w:r w:rsidRPr="00662883">
        <w:rPr>
          <w:sz w:val="24"/>
          <w:szCs w:val="24"/>
        </w:rPr>
        <w:t xml:space="preserve"> to M</w:t>
      </w:r>
      <w:r>
        <w:rPr>
          <w:sz w:val="24"/>
          <w:szCs w:val="24"/>
        </w:rPr>
        <w:t xml:space="preserve">irror </w:t>
      </w:r>
      <w:r w:rsidRPr="00662883">
        <w:rPr>
          <w:sz w:val="24"/>
          <w:szCs w:val="24"/>
        </w:rPr>
        <w:t>S</w:t>
      </w:r>
      <w:r>
        <w:rPr>
          <w:sz w:val="24"/>
          <w:szCs w:val="24"/>
        </w:rPr>
        <w:t>erver</w:t>
      </w:r>
    </w:p>
    <w:p w:rsidR="00662883" w:rsidRPr="00662883" w:rsidRDefault="00662883" w:rsidP="00662883">
      <w:pPr>
        <w:rPr>
          <w:sz w:val="24"/>
          <w:szCs w:val="24"/>
        </w:rPr>
      </w:pPr>
      <w:r w:rsidRPr="00662883">
        <w:rPr>
          <w:sz w:val="24"/>
          <w:szCs w:val="24"/>
        </w:rPr>
        <w:t>&gt;</w:t>
      </w:r>
      <w:r>
        <w:rPr>
          <w:sz w:val="24"/>
          <w:szCs w:val="24"/>
        </w:rPr>
        <w:t xml:space="preserve"> </w:t>
      </w:r>
      <w:r w:rsidRPr="00662883">
        <w:rPr>
          <w:sz w:val="24"/>
          <w:szCs w:val="24"/>
        </w:rPr>
        <w:t>I/O errors on the principle server may be fixed during the mirroring session</w:t>
      </w:r>
    </w:p>
    <w:p w:rsidR="00662883" w:rsidRPr="00662883" w:rsidRDefault="00662883" w:rsidP="00662883">
      <w:pPr>
        <w:rPr>
          <w:sz w:val="24"/>
          <w:szCs w:val="24"/>
        </w:rPr>
      </w:pPr>
      <w:r w:rsidRPr="00662883">
        <w:rPr>
          <w:sz w:val="24"/>
          <w:szCs w:val="24"/>
        </w:rPr>
        <w:t>&gt;</w:t>
      </w:r>
      <w:r>
        <w:rPr>
          <w:sz w:val="24"/>
          <w:szCs w:val="24"/>
        </w:rPr>
        <w:t xml:space="preserve"> </w:t>
      </w:r>
      <w:r w:rsidRPr="00662883">
        <w:rPr>
          <w:sz w:val="24"/>
          <w:szCs w:val="24"/>
        </w:rPr>
        <w:t>I/O errors on the mirror server require the mirroring session to be suspended</w:t>
      </w:r>
    </w:p>
    <w:p w:rsidR="00662883" w:rsidRPr="00662883" w:rsidRDefault="00662883" w:rsidP="00662883">
      <w:pPr>
        <w:rPr>
          <w:sz w:val="24"/>
          <w:szCs w:val="24"/>
        </w:rPr>
      </w:pPr>
      <w:r w:rsidRPr="00662883">
        <w:rPr>
          <w:sz w:val="24"/>
          <w:szCs w:val="24"/>
        </w:rPr>
        <w:t>&gt; Write-ahead on the incoming log stream on the mirror server</w:t>
      </w:r>
    </w:p>
    <w:p w:rsidR="00662883" w:rsidRPr="00662883" w:rsidRDefault="00662883" w:rsidP="00662883">
      <w:pPr>
        <w:rPr>
          <w:sz w:val="24"/>
          <w:szCs w:val="24"/>
        </w:rPr>
      </w:pPr>
      <w:r w:rsidRPr="00662883">
        <w:rPr>
          <w:sz w:val="24"/>
          <w:szCs w:val="24"/>
        </w:rPr>
        <w:t>&gt;</w:t>
      </w:r>
      <w:r>
        <w:rPr>
          <w:sz w:val="24"/>
          <w:szCs w:val="24"/>
        </w:rPr>
        <w:t xml:space="preserve"> </w:t>
      </w:r>
      <w:r w:rsidRPr="00662883">
        <w:rPr>
          <w:sz w:val="24"/>
          <w:szCs w:val="24"/>
        </w:rPr>
        <w:t>Improved use of log-send buffers</w:t>
      </w:r>
    </w:p>
    <w:p w:rsidR="00662883" w:rsidRDefault="00662883" w:rsidP="00662883">
      <w:pPr>
        <w:rPr>
          <w:sz w:val="24"/>
          <w:szCs w:val="24"/>
        </w:rPr>
      </w:pPr>
      <w:r w:rsidRPr="00662883">
        <w:rPr>
          <w:sz w:val="24"/>
          <w:szCs w:val="24"/>
        </w:rPr>
        <w:t>&gt; Manual failover no longer required restart of database.</w:t>
      </w:r>
    </w:p>
    <w:p w:rsidR="00BD0953" w:rsidRPr="008248B7" w:rsidRDefault="00BD0953" w:rsidP="00662883">
      <w:pPr>
        <w:rPr>
          <w:sz w:val="24"/>
          <w:szCs w:val="24"/>
        </w:rPr>
      </w:pPr>
    </w:p>
    <w:p w:rsidR="0008130F" w:rsidRPr="008248B7" w:rsidRDefault="0008130F" w:rsidP="0008130F">
      <w:pPr>
        <w:rPr>
          <w:b/>
          <w:sz w:val="24"/>
          <w:szCs w:val="24"/>
        </w:rPr>
      </w:pPr>
      <w:r w:rsidRPr="00BC1928">
        <w:rPr>
          <w:b/>
          <w:sz w:val="24"/>
          <w:szCs w:val="24"/>
          <w:highlight w:val="yellow"/>
        </w:rPr>
        <w:t>QUORUM:</w:t>
      </w:r>
      <w:r w:rsidRPr="008248B7">
        <w:rPr>
          <w:b/>
          <w:sz w:val="24"/>
          <w:szCs w:val="24"/>
        </w:rPr>
        <w:t xml:space="preserve"> </w:t>
      </w:r>
    </w:p>
    <w:p w:rsidR="0008130F" w:rsidRPr="008248B7" w:rsidRDefault="0008130F" w:rsidP="0008130F">
      <w:pPr>
        <w:rPr>
          <w:sz w:val="24"/>
          <w:szCs w:val="24"/>
        </w:rPr>
      </w:pPr>
      <w:r w:rsidRPr="008248B7">
        <w:rPr>
          <w:sz w:val="24"/>
          <w:szCs w:val="24"/>
        </w:rPr>
        <w:t>1. Quorum contains the information of which instance is currently acting as principle (online) and which instance is acting as a mirror server.</w:t>
      </w:r>
    </w:p>
    <w:p w:rsidR="0008130F" w:rsidRDefault="0008130F" w:rsidP="0008130F">
      <w:pPr>
        <w:rPr>
          <w:sz w:val="24"/>
          <w:szCs w:val="24"/>
        </w:rPr>
      </w:pPr>
      <w:r w:rsidRPr="008248B7">
        <w:rPr>
          <w:b/>
          <w:sz w:val="24"/>
          <w:szCs w:val="24"/>
        </w:rPr>
        <w:t>Note:</w:t>
      </w:r>
      <w:r w:rsidRPr="008248B7">
        <w:rPr>
          <w:sz w:val="24"/>
          <w:szCs w:val="24"/>
        </w:rPr>
        <w:t xml:space="preserve"> When witness included in mirror configuration, always before perform automatic failover witness reads from QUORUM to know from which instance to failover.</w:t>
      </w:r>
    </w:p>
    <w:p w:rsidR="0008130F" w:rsidRDefault="0008130F" w:rsidP="0008130F">
      <w:pPr>
        <w:rPr>
          <w:sz w:val="24"/>
          <w:szCs w:val="24"/>
        </w:rPr>
      </w:pPr>
    </w:p>
    <w:p w:rsidR="0008130F" w:rsidRPr="008248B7" w:rsidRDefault="0008130F" w:rsidP="0008130F">
      <w:pPr>
        <w:rPr>
          <w:sz w:val="24"/>
          <w:szCs w:val="24"/>
        </w:rPr>
      </w:pPr>
      <w:r w:rsidRPr="00BC1928">
        <w:rPr>
          <w:b/>
          <w:sz w:val="24"/>
          <w:szCs w:val="24"/>
          <w:highlight w:val="yellow"/>
        </w:rPr>
        <w:t>DYNAMIC MANAGEMENT VIEWS</w:t>
      </w:r>
      <w:r w:rsidRPr="008248B7">
        <w:rPr>
          <w:b/>
          <w:sz w:val="24"/>
          <w:szCs w:val="24"/>
        </w:rPr>
        <w:t>:</w:t>
      </w:r>
      <w:r w:rsidRPr="008248B7">
        <w:rPr>
          <w:sz w:val="24"/>
          <w:szCs w:val="24"/>
        </w:rPr>
        <w:t xml:space="preserve"> This concept is introduced in SQL Server 2005 version.</w:t>
      </w:r>
    </w:p>
    <w:p w:rsidR="0008130F" w:rsidRDefault="0008130F" w:rsidP="0008130F">
      <w:pPr>
        <w:rPr>
          <w:sz w:val="24"/>
          <w:szCs w:val="24"/>
        </w:rPr>
      </w:pPr>
      <w:r w:rsidRPr="008248B7">
        <w:rPr>
          <w:sz w:val="24"/>
          <w:szCs w:val="24"/>
        </w:rPr>
        <w:t>The main purpose we can monitor SQL Server without consuming hardware resources like DBCC queries.</w:t>
      </w:r>
    </w:p>
    <w:p w:rsidR="0008130F" w:rsidRPr="008248B7" w:rsidRDefault="0008130F" w:rsidP="0008130F">
      <w:pPr>
        <w:rPr>
          <w:sz w:val="24"/>
          <w:szCs w:val="24"/>
        </w:rPr>
      </w:pPr>
      <w:r w:rsidRPr="0008130F">
        <w:rPr>
          <w:sz w:val="24"/>
          <w:szCs w:val="24"/>
        </w:rPr>
        <w:t>Whereas DBCC queries always create slight impact on system.</w:t>
      </w:r>
    </w:p>
    <w:p w:rsidR="00A53DCF" w:rsidRDefault="00A53DCF" w:rsidP="0008130F">
      <w:pPr>
        <w:rPr>
          <w:b/>
          <w:sz w:val="24"/>
          <w:szCs w:val="24"/>
        </w:rPr>
      </w:pPr>
    </w:p>
    <w:p w:rsidR="0008130F" w:rsidRPr="008248B7" w:rsidRDefault="0008130F" w:rsidP="0008130F">
      <w:pPr>
        <w:rPr>
          <w:b/>
          <w:sz w:val="24"/>
          <w:szCs w:val="24"/>
        </w:rPr>
      </w:pPr>
      <w:r w:rsidRPr="008248B7">
        <w:rPr>
          <w:b/>
          <w:sz w:val="24"/>
          <w:szCs w:val="24"/>
        </w:rPr>
        <w:t>To know list of DMV’s:</w:t>
      </w:r>
    </w:p>
    <w:p w:rsidR="0008130F" w:rsidRPr="008248B7" w:rsidRDefault="0008130F" w:rsidP="0008130F">
      <w:pPr>
        <w:rPr>
          <w:sz w:val="24"/>
          <w:szCs w:val="24"/>
        </w:rPr>
      </w:pPr>
      <w:r w:rsidRPr="008248B7">
        <w:rPr>
          <w:sz w:val="24"/>
          <w:szCs w:val="24"/>
        </w:rPr>
        <w:t>SELECT name, type, type_desc FROM sys.system_objects WHERE name LIKE 'dm_%' ORDER BY name</w:t>
      </w:r>
    </w:p>
    <w:p w:rsidR="0008130F" w:rsidRPr="008248B7" w:rsidRDefault="0008130F" w:rsidP="0008130F">
      <w:pPr>
        <w:rPr>
          <w:sz w:val="24"/>
          <w:szCs w:val="24"/>
        </w:rPr>
      </w:pPr>
      <w:r w:rsidRPr="008248B7">
        <w:rPr>
          <w:sz w:val="24"/>
          <w:szCs w:val="24"/>
        </w:rPr>
        <w:t>Output:</w:t>
      </w:r>
    </w:p>
    <w:p w:rsidR="0008130F" w:rsidRPr="008248B7" w:rsidRDefault="0008130F" w:rsidP="0008130F">
      <w:pPr>
        <w:rPr>
          <w:sz w:val="24"/>
          <w:szCs w:val="24"/>
        </w:rPr>
      </w:pPr>
      <w:r w:rsidRPr="008248B7">
        <w:rPr>
          <w:sz w:val="24"/>
          <w:szCs w:val="24"/>
        </w:rPr>
        <w:t>List of DMV'S</w:t>
      </w:r>
    </w:p>
    <w:p w:rsidR="0008130F" w:rsidRPr="008248B7" w:rsidRDefault="0008130F" w:rsidP="0008130F">
      <w:pPr>
        <w:rPr>
          <w:sz w:val="24"/>
          <w:szCs w:val="24"/>
        </w:rPr>
      </w:pPr>
      <w:r w:rsidRPr="008248B7">
        <w:rPr>
          <w:sz w:val="24"/>
          <w:szCs w:val="24"/>
        </w:rPr>
        <w:t>2005 version of Sql -89….. 2008 version of sql-176……2012 version of sql-900+</w:t>
      </w:r>
    </w:p>
    <w:p w:rsidR="00A9199B" w:rsidRPr="008248B7" w:rsidRDefault="00A9199B" w:rsidP="0008130F">
      <w:pPr>
        <w:rPr>
          <w:sz w:val="24"/>
          <w:szCs w:val="24"/>
        </w:rPr>
      </w:pPr>
    </w:p>
    <w:p w:rsidR="0008130F" w:rsidRPr="008248B7" w:rsidRDefault="0008130F" w:rsidP="0008130F">
      <w:pPr>
        <w:rPr>
          <w:b/>
          <w:sz w:val="24"/>
          <w:szCs w:val="24"/>
        </w:rPr>
      </w:pPr>
      <w:r w:rsidRPr="0008130F">
        <w:rPr>
          <w:b/>
          <w:sz w:val="24"/>
          <w:szCs w:val="24"/>
          <w:highlight w:val="yellow"/>
        </w:rPr>
        <w:t>17. MIRRORING DMV'S:</w:t>
      </w:r>
    </w:p>
    <w:p w:rsidR="0008130F" w:rsidRPr="008248B7" w:rsidRDefault="0008130F" w:rsidP="0008130F">
      <w:pPr>
        <w:rPr>
          <w:b/>
          <w:sz w:val="24"/>
          <w:szCs w:val="24"/>
        </w:rPr>
      </w:pPr>
      <w:r w:rsidRPr="008248B7">
        <w:rPr>
          <w:b/>
          <w:sz w:val="24"/>
          <w:szCs w:val="24"/>
        </w:rPr>
        <w:t xml:space="preserve">1. Sys.dm_db_mirroring_auto_page_repair: New in 2008 version of SQL Server </w:t>
      </w:r>
    </w:p>
    <w:p w:rsidR="0008130F" w:rsidRPr="008248B7" w:rsidRDefault="0008130F" w:rsidP="0008130F">
      <w:pPr>
        <w:rPr>
          <w:sz w:val="24"/>
          <w:szCs w:val="24"/>
        </w:rPr>
      </w:pPr>
      <w:r w:rsidRPr="008248B7">
        <w:rPr>
          <w:sz w:val="24"/>
          <w:szCs w:val="24"/>
        </w:rPr>
        <w:t>1. Returns a row for every automatic page-repair attempt on any mirrored database on the server instance.</w:t>
      </w:r>
    </w:p>
    <w:p w:rsidR="0008130F" w:rsidRDefault="0008130F" w:rsidP="0008130F">
      <w:pPr>
        <w:rPr>
          <w:sz w:val="24"/>
          <w:szCs w:val="24"/>
        </w:rPr>
      </w:pPr>
      <w:r w:rsidRPr="008248B7">
        <w:rPr>
          <w:sz w:val="24"/>
          <w:szCs w:val="24"/>
        </w:rPr>
        <w:t>2. This view contains rows for the latest automatic page-repair attempts on a given mirrored database, with a maximum of 100 rows per database.</w:t>
      </w:r>
    </w:p>
    <w:p w:rsidR="0008130F" w:rsidRPr="0008130F" w:rsidRDefault="0008130F" w:rsidP="0008130F">
      <w:pPr>
        <w:rPr>
          <w:sz w:val="24"/>
          <w:szCs w:val="24"/>
        </w:rPr>
      </w:pPr>
      <w:r w:rsidRPr="0008130F">
        <w:rPr>
          <w:sz w:val="24"/>
          <w:szCs w:val="24"/>
        </w:rPr>
        <w:t>connection_id</w:t>
      </w:r>
      <w:r w:rsidRPr="0008130F">
        <w:rPr>
          <w:sz w:val="24"/>
          <w:szCs w:val="24"/>
        </w:rPr>
        <w:tab/>
      </w:r>
    </w:p>
    <w:p w:rsidR="0008130F" w:rsidRPr="0008130F" w:rsidRDefault="0008130F" w:rsidP="0008130F">
      <w:pPr>
        <w:rPr>
          <w:sz w:val="24"/>
          <w:szCs w:val="24"/>
        </w:rPr>
      </w:pPr>
      <w:r w:rsidRPr="0008130F">
        <w:rPr>
          <w:sz w:val="24"/>
          <w:szCs w:val="24"/>
        </w:rPr>
        <w:t>transport_stream_id</w:t>
      </w:r>
      <w:r w:rsidRPr="0008130F">
        <w:rPr>
          <w:sz w:val="24"/>
          <w:szCs w:val="24"/>
        </w:rPr>
        <w:tab/>
      </w:r>
    </w:p>
    <w:p w:rsidR="0008130F" w:rsidRDefault="00F5708B" w:rsidP="0008130F">
      <w:pPr>
        <w:rPr>
          <w:sz w:val="24"/>
          <w:szCs w:val="24"/>
        </w:rPr>
      </w:pPr>
      <w:r>
        <w:rPr>
          <w:sz w:val="24"/>
          <w:szCs w:val="24"/>
        </w:rPr>
        <w:t>s</w:t>
      </w:r>
      <w:r w:rsidR="0008130F" w:rsidRPr="0008130F">
        <w:rPr>
          <w:sz w:val="24"/>
          <w:szCs w:val="24"/>
        </w:rPr>
        <w:t>tate</w:t>
      </w:r>
      <w:r w:rsidR="0008130F" w:rsidRPr="0008130F">
        <w:rPr>
          <w:sz w:val="24"/>
          <w:szCs w:val="24"/>
        </w:rPr>
        <w:tab/>
      </w:r>
    </w:p>
    <w:p w:rsidR="0008130F" w:rsidRPr="0008130F" w:rsidRDefault="0008130F" w:rsidP="0008130F">
      <w:pPr>
        <w:rPr>
          <w:sz w:val="24"/>
          <w:szCs w:val="24"/>
        </w:rPr>
      </w:pPr>
      <w:r w:rsidRPr="0008130F">
        <w:rPr>
          <w:sz w:val="24"/>
          <w:szCs w:val="24"/>
        </w:rPr>
        <w:t>state_desc</w:t>
      </w:r>
      <w:r w:rsidRPr="0008130F">
        <w:rPr>
          <w:sz w:val="24"/>
          <w:szCs w:val="24"/>
        </w:rPr>
        <w:tab/>
      </w:r>
    </w:p>
    <w:p w:rsidR="0008130F" w:rsidRPr="0008130F" w:rsidRDefault="0008130F" w:rsidP="0008130F">
      <w:pPr>
        <w:rPr>
          <w:sz w:val="24"/>
          <w:szCs w:val="24"/>
        </w:rPr>
      </w:pPr>
      <w:r w:rsidRPr="0008130F">
        <w:rPr>
          <w:sz w:val="24"/>
          <w:szCs w:val="24"/>
        </w:rPr>
        <w:t>connect_time</w:t>
      </w:r>
      <w:r w:rsidRPr="0008130F">
        <w:rPr>
          <w:sz w:val="24"/>
          <w:szCs w:val="24"/>
        </w:rPr>
        <w:tab/>
      </w:r>
    </w:p>
    <w:p w:rsidR="0008130F" w:rsidRPr="0008130F" w:rsidRDefault="0008130F" w:rsidP="0008130F">
      <w:pPr>
        <w:rPr>
          <w:sz w:val="24"/>
          <w:szCs w:val="24"/>
        </w:rPr>
      </w:pPr>
      <w:r w:rsidRPr="0008130F">
        <w:rPr>
          <w:sz w:val="24"/>
          <w:szCs w:val="24"/>
        </w:rPr>
        <w:t>login_time</w:t>
      </w:r>
      <w:r w:rsidRPr="0008130F">
        <w:rPr>
          <w:sz w:val="24"/>
          <w:szCs w:val="24"/>
        </w:rPr>
        <w:tab/>
      </w:r>
    </w:p>
    <w:p w:rsidR="0008130F" w:rsidRPr="0008130F" w:rsidRDefault="0008130F" w:rsidP="0008130F">
      <w:pPr>
        <w:rPr>
          <w:sz w:val="24"/>
          <w:szCs w:val="24"/>
        </w:rPr>
      </w:pPr>
      <w:r w:rsidRPr="0008130F">
        <w:rPr>
          <w:sz w:val="24"/>
          <w:szCs w:val="24"/>
        </w:rPr>
        <w:t>authentication_method</w:t>
      </w:r>
      <w:r w:rsidRPr="0008130F">
        <w:rPr>
          <w:sz w:val="24"/>
          <w:szCs w:val="24"/>
        </w:rPr>
        <w:tab/>
      </w:r>
    </w:p>
    <w:p w:rsidR="0008130F" w:rsidRPr="0008130F" w:rsidRDefault="0008130F" w:rsidP="0008130F">
      <w:pPr>
        <w:rPr>
          <w:sz w:val="24"/>
          <w:szCs w:val="24"/>
        </w:rPr>
      </w:pPr>
      <w:r w:rsidRPr="0008130F">
        <w:rPr>
          <w:sz w:val="24"/>
          <w:szCs w:val="24"/>
        </w:rPr>
        <w:t>principal_name</w:t>
      </w:r>
      <w:r w:rsidRPr="0008130F">
        <w:rPr>
          <w:sz w:val="24"/>
          <w:szCs w:val="24"/>
        </w:rPr>
        <w:tab/>
      </w:r>
    </w:p>
    <w:p w:rsidR="0008130F" w:rsidRPr="0008130F" w:rsidRDefault="0008130F" w:rsidP="0008130F">
      <w:pPr>
        <w:rPr>
          <w:sz w:val="24"/>
          <w:szCs w:val="24"/>
        </w:rPr>
      </w:pPr>
      <w:r w:rsidRPr="0008130F">
        <w:rPr>
          <w:sz w:val="24"/>
          <w:szCs w:val="24"/>
        </w:rPr>
        <w:t>remote_user_name</w:t>
      </w:r>
    </w:p>
    <w:p w:rsidR="0008130F" w:rsidRPr="0008130F" w:rsidRDefault="0008130F" w:rsidP="0008130F">
      <w:pPr>
        <w:rPr>
          <w:sz w:val="24"/>
          <w:szCs w:val="24"/>
        </w:rPr>
      </w:pPr>
      <w:r w:rsidRPr="0008130F">
        <w:rPr>
          <w:sz w:val="24"/>
          <w:szCs w:val="24"/>
        </w:rPr>
        <w:t>last_activity_time</w:t>
      </w:r>
    </w:p>
    <w:p w:rsidR="0008130F" w:rsidRPr="0008130F" w:rsidRDefault="0008130F" w:rsidP="0008130F">
      <w:pPr>
        <w:rPr>
          <w:sz w:val="24"/>
          <w:szCs w:val="24"/>
        </w:rPr>
      </w:pPr>
      <w:r w:rsidRPr="0008130F">
        <w:rPr>
          <w:sz w:val="24"/>
          <w:szCs w:val="24"/>
        </w:rPr>
        <w:t>is_accept</w:t>
      </w:r>
      <w:r w:rsidRPr="0008130F">
        <w:rPr>
          <w:sz w:val="24"/>
          <w:szCs w:val="24"/>
        </w:rPr>
        <w:tab/>
      </w:r>
    </w:p>
    <w:p w:rsidR="0008130F" w:rsidRPr="0008130F" w:rsidRDefault="0008130F" w:rsidP="0008130F">
      <w:pPr>
        <w:rPr>
          <w:sz w:val="24"/>
          <w:szCs w:val="24"/>
        </w:rPr>
      </w:pPr>
      <w:r w:rsidRPr="0008130F">
        <w:rPr>
          <w:sz w:val="24"/>
          <w:szCs w:val="24"/>
        </w:rPr>
        <w:t>login_state</w:t>
      </w:r>
      <w:r w:rsidRPr="0008130F">
        <w:rPr>
          <w:sz w:val="24"/>
          <w:szCs w:val="24"/>
        </w:rPr>
        <w:tab/>
      </w:r>
    </w:p>
    <w:p w:rsidR="0008130F" w:rsidRPr="0008130F" w:rsidRDefault="0008130F" w:rsidP="0008130F">
      <w:pPr>
        <w:rPr>
          <w:sz w:val="24"/>
          <w:szCs w:val="24"/>
        </w:rPr>
      </w:pPr>
      <w:r w:rsidRPr="0008130F">
        <w:rPr>
          <w:sz w:val="24"/>
          <w:szCs w:val="24"/>
        </w:rPr>
        <w:t>login_state_desc</w:t>
      </w:r>
    </w:p>
    <w:p w:rsidR="0008130F" w:rsidRPr="0008130F" w:rsidRDefault="0008130F" w:rsidP="0008130F">
      <w:pPr>
        <w:rPr>
          <w:sz w:val="24"/>
          <w:szCs w:val="24"/>
        </w:rPr>
      </w:pPr>
      <w:r w:rsidRPr="0008130F">
        <w:rPr>
          <w:sz w:val="24"/>
          <w:szCs w:val="24"/>
        </w:rPr>
        <w:t>peer_certificate_id</w:t>
      </w:r>
      <w:r w:rsidRPr="0008130F">
        <w:rPr>
          <w:sz w:val="24"/>
          <w:szCs w:val="24"/>
        </w:rPr>
        <w:tab/>
      </w:r>
    </w:p>
    <w:p w:rsidR="0008130F" w:rsidRPr="0008130F" w:rsidRDefault="0008130F" w:rsidP="0008130F">
      <w:pPr>
        <w:rPr>
          <w:sz w:val="24"/>
          <w:szCs w:val="24"/>
        </w:rPr>
      </w:pPr>
      <w:r w:rsidRPr="0008130F">
        <w:rPr>
          <w:sz w:val="24"/>
          <w:szCs w:val="24"/>
        </w:rPr>
        <w:t>encryption_algorithm</w:t>
      </w:r>
      <w:r w:rsidRPr="0008130F">
        <w:rPr>
          <w:sz w:val="24"/>
          <w:szCs w:val="24"/>
        </w:rPr>
        <w:tab/>
      </w:r>
    </w:p>
    <w:p w:rsidR="0008130F" w:rsidRPr="0008130F" w:rsidRDefault="0008130F" w:rsidP="0008130F">
      <w:pPr>
        <w:rPr>
          <w:sz w:val="24"/>
          <w:szCs w:val="24"/>
        </w:rPr>
      </w:pPr>
      <w:r w:rsidRPr="0008130F">
        <w:rPr>
          <w:sz w:val="24"/>
          <w:szCs w:val="24"/>
        </w:rPr>
        <w:t>encryption_algorithm_desc</w:t>
      </w:r>
      <w:r w:rsidRPr="0008130F">
        <w:rPr>
          <w:sz w:val="24"/>
          <w:szCs w:val="24"/>
        </w:rPr>
        <w:tab/>
      </w:r>
    </w:p>
    <w:p w:rsidR="0008130F" w:rsidRDefault="0008130F" w:rsidP="0008130F">
      <w:pPr>
        <w:rPr>
          <w:sz w:val="24"/>
          <w:szCs w:val="24"/>
        </w:rPr>
      </w:pPr>
      <w:r w:rsidRPr="0008130F">
        <w:rPr>
          <w:sz w:val="24"/>
          <w:szCs w:val="24"/>
        </w:rPr>
        <w:t>receives_posted</w:t>
      </w:r>
      <w:r w:rsidRPr="0008130F">
        <w:rPr>
          <w:sz w:val="24"/>
          <w:szCs w:val="24"/>
        </w:rPr>
        <w:tab/>
      </w:r>
    </w:p>
    <w:p w:rsidR="0008130F" w:rsidRPr="0008130F" w:rsidRDefault="0008130F" w:rsidP="0008130F">
      <w:pPr>
        <w:rPr>
          <w:sz w:val="24"/>
          <w:szCs w:val="24"/>
        </w:rPr>
      </w:pPr>
      <w:r w:rsidRPr="0008130F">
        <w:rPr>
          <w:sz w:val="24"/>
          <w:szCs w:val="24"/>
        </w:rPr>
        <w:t>is_receive_flow_controlled</w:t>
      </w:r>
    </w:p>
    <w:p w:rsidR="0008130F" w:rsidRPr="0008130F" w:rsidRDefault="0008130F" w:rsidP="0008130F">
      <w:pPr>
        <w:rPr>
          <w:sz w:val="24"/>
          <w:szCs w:val="24"/>
        </w:rPr>
      </w:pPr>
      <w:r w:rsidRPr="0008130F">
        <w:rPr>
          <w:sz w:val="24"/>
          <w:szCs w:val="24"/>
        </w:rPr>
        <w:t>sends_posted</w:t>
      </w:r>
      <w:r w:rsidRPr="0008130F">
        <w:rPr>
          <w:sz w:val="24"/>
          <w:szCs w:val="24"/>
        </w:rPr>
        <w:tab/>
      </w:r>
    </w:p>
    <w:p w:rsidR="0008130F" w:rsidRDefault="0008130F" w:rsidP="0008130F">
      <w:pPr>
        <w:rPr>
          <w:sz w:val="24"/>
          <w:szCs w:val="24"/>
        </w:rPr>
      </w:pPr>
      <w:r w:rsidRPr="0008130F">
        <w:rPr>
          <w:sz w:val="24"/>
          <w:szCs w:val="24"/>
        </w:rPr>
        <w:t>is_send_flow_controlled</w:t>
      </w:r>
      <w:r w:rsidRPr="0008130F">
        <w:rPr>
          <w:sz w:val="24"/>
          <w:szCs w:val="24"/>
        </w:rPr>
        <w:tab/>
      </w:r>
    </w:p>
    <w:p w:rsidR="0008130F" w:rsidRPr="0008130F" w:rsidRDefault="0008130F" w:rsidP="0008130F">
      <w:pPr>
        <w:rPr>
          <w:sz w:val="24"/>
          <w:szCs w:val="24"/>
        </w:rPr>
      </w:pPr>
      <w:r w:rsidRPr="0008130F">
        <w:rPr>
          <w:sz w:val="24"/>
          <w:szCs w:val="24"/>
        </w:rPr>
        <w:t>total_bytes_sent</w:t>
      </w:r>
    </w:p>
    <w:p w:rsidR="0008130F" w:rsidRPr="0008130F" w:rsidRDefault="0008130F" w:rsidP="0008130F">
      <w:pPr>
        <w:rPr>
          <w:sz w:val="24"/>
          <w:szCs w:val="24"/>
        </w:rPr>
      </w:pPr>
      <w:r w:rsidRPr="0008130F">
        <w:rPr>
          <w:sz w:val="24"/>
          <w:szCs w:val="24"/>
        </w:rPr>
        <w:t>total_bytes_received</w:t>
      </w:r>
      <w:r w:rsidRPr="0008130F">
        <w:rPr>
          <w:sz w:val="24"/>
          <w:szCs w:val="24"/>
        </w:rPr>
        <w:tab/>
      </w:r>
    </w:p>
    <w:p w:rsidR="0008130F" w:rsidRPr="0008130F" w:rsidRDefault="0008130F" w:rsidP="0008130F">
      <w:pPr>
        <w:rPr>
          <w:sz w:val="24"/>
          <w:szCs w:val="24"/>
        </w:rPr>
      </w:pPr>
      <w:r w:rsidRPr="0008130F">
        <w:rPr>
          <w:sz w:val="24"/>
          <w:szCs w:val="24"/>
        </w:rPr>
        <w:t>total_fragments_sent</w:t>
      </w:r>
      <w:r w:rsidRPr="0008130F">
        <w:rPr>
          <w:sz w:val="24"/>
          <w:szCs w:val="24"/>
        </w:rPr>
        <w:tab/>
      </w:r>
    </w:p>
    <w:p w:rsidR="0008130F" w:rsidRPr="0008130F" w:rsidRDefault="0008130F" w:rsidP="0008130F">
      <w:pPr>
        <w:rPr>
          <w:sz w:val="24"/>
          <w:szCs w:val="24"/>
        </w:rPr>
      </w:pPr>
      <w:r w:rsidRPr="0008130F">
        <w:rPr>
          <w:sz w:val="24"/>
          <w:szCs w:val="24"/>
        </w:rPr>
        <w:t>total_fragments_received</w:t>
      </w:r>
      <w:r w:rsidRPr="0008130F">
        <w:rPr>
          <w:sz w:val="24"/>
          <w:szCs w:val="24"/>
        </w:rPr>
        <w:tab/>
      </w:r>
    </w:p>
    <w:p w:rsidR="0008130F" w:rsidRPr="0008130F" w:rsidRDefault="0008130F" w:rsidP="0008130F">
      <w:pPr>
        <w:rPr>
          <w:sz w:val="24"/>
          <w:szCs w:val="24"/>
        </w:rPr>
      </w:pPr>
      <w:r w:rsidRPr="0008130F">
        <w:rPr>
          <w:sz w:val="24"/>
          <w:szCs w:val="24"/>
        </w:rPr>
        <w:t>total_sends</w:t>
      </w:r>
      <w:r w:rsidRPr="0008130F">
        <w:rPr>
          <w:sz w:val="24"/>
          <w:szCs w:val="24"/>
        </w:rPr>
        <w:tab/>
      </w:r>
    </w:p>
    <w:p w:rsidR="0008130F" w:rsidRDefault="0008130F" w:rsidP="0008130F">
      <w:pPr>
        <w:rPr>
          <w:sz w:val="24"/>
          <w:szCs w:val="24"/>
        </w:rPr>
      </w:pPr>
      <w:r w:rsidRPr="0008130F">
        <w:rPr>
          <w:sz w:val="24"/>
          <w:szCs w:val="24"/>
        </w:rPr>
        <w:t>total_receives</w:t>
      </w:r>
      <w:r w:rsidRPr="0008130F">
        <w:rPr>
          <w:sz w:val="24"/>
          <w:szCs w:val="24"/>
        </w:rPr>
        <w:tab/>
        <w:t>peer_arbitration_id</w:t>
      </w:r>
    </w:p>
    <w:p w:rsidR="00460303" w:rsidRPr="008248B7" w:rsidRDefault="00460303" w:rsidP="0008130F">
      <w:pPr>
        <w:rPr>
          <w:sz w:val="24"/>
          <w:szCs w:val="24"/>
        </w:rPr>
      </w:pPr>
    </w:p>
    <w:p w:rsidR="0008130F" w:rsidRPr="008248B7" w:rsidRDefault="0008130F" w:rsidP="0008130F">
      <w:pPr>
        <w:rPr>
          <w:b/>
          <w:sz w:val="24"/>
          <w:szCs w:val="24"/>
        </w:rPr>
      </w:pPr>
      <w:r w:rsidRPr="008248B7">
        <w:rPr>
          <w:b/>
          <w:sz w:val="24"/>
          <w:szCs w:val="24"/>
        </w:rPr>
        <w:t>2. Sys.dm_db_mirroring_connections:</w:t>
      </w:r>
    </w:p>
    <w:p w:rsidR="0008130F" w:rsidRPr="008248B7" w:rsidRDefault="0008130F" w:rsidP="0008130F">
      <w:pPr>
        <w:rPr>
          <w:sz w:val="24"/>
          <w:szCs w:val="24"/>
        </w:rPr>
      </w:pPr>
      <w:r w:rsidRPr="008248B7">
        <w:rPr>
          <w:sz w:val="24"/>
          <w:szCs w:val="24"/>
        </w:rPr>
        <w:t xml:space="preserve">Returns a row for each connection established for database mirroring. </w:t>
      </w:r>
    </w:p>
    <w:p w:rsidR="0008130F" w:rsidRPr="0008130F" w:rsidRDefault="0008130F" w:rsidP="0008130F">
      <w:pPr>
        <w:spacing w:after="160" w:line="259" w:lineRule="auto"/>
        <w:rPr>
          <w:rFonts w:cs="Times New Roman"/>
          <w:sz w:val="24"/>
          <w:szCs w:val="24"/>
        </w:rPr>
      </w:pPr>
      <w:r w:rsidRPr="0008130F">
        <w:rPr>
          <w:rFonts w:cs="Times New Roman"/>
          <w:sz w:val="24"/>
          <w:szCs w:val="24"/>
        </w:rPr>
        <w:t>Db id</w:t>
      </w:r>
    </w:p>
    <w:p w:rsidR="0008130F" w:rsidRPr="0008130F" w:rsidRDefault="0008130F" w:rsidP="0008130F">
      <w:pPr>
        <w:spacing w:after="160" w:line="259" w:lineRule="auto"/>
        <w:rPr>
          <w:rFonts w:cs="Times New Roman"/>
          <w:sz w:val="24"/>
          <w:szCs w:val="24"/>
        </w:rPr>
      </w:pPr>
      <w:r w:rsidRPr="0008130F">
        <w:rPr>
          <w:rFonts w:cs="Times New Roman"/>
          <w:sz w:val="24"/>
          <w:szCs w:val="24"/>
        </w:rPr>
        <w:t>File id</w:t>
      </w:r>
    </w:p>
    <w:p w:rsidR="0008130F" w:rsidRPr="0008130F" w:rsidRDefault="0008130F" w:rsidP="0008130F">
      <w:pPr>
        <w:spacing w:after="160" w:line="259" w:lineRule="auto"/>
        <w:rPr>
          <w:rFonts w:cs="Times New Roman"/>
          <w:sz w:val="24"/>
          <w:szCs w:val="24"/>
        </w:rPr>
      </w:pPr>
      <w:r w:rsidRPr="0008130F">
        <w:rPr>
          <w:rFonts w:cs="Times New Roman"/>
          <w:sz w:val="24"/>
          <w:szCs w:val="24"/>
        </w:rPr>
        <w:t>Page id</w:t>
      </w:r>
    </w:p>
    <w:p w:rsidR="0008130F" w:rsidRPr="0008130F" w:rsidRDefault="0008130F" w:rsidP="0008130F">
      <w:pPr>
        <w:spacing w:after="160" w:line="259" w:lineRule="auto"/>
        <w:rPr>
          <w:rFonts w:cs="Times New Roman"/>
          <w:sz w:val="24"/>
          <w:szCs w:val="24"/>
        </w:rPr>
      </w:pPr>
      <w:r w:rsidRPr="0008130F">
        <w:rPr>
          <w:rFonts w:cs="Times New Roman"/>
          <w:sz w:val="24"/>
          <w:szCs w:val="24"/>
        </w:rPr>
        <w:t>Error type</w:t>
      </w:r>
    </w:p>
    <w:p w:rsidR="0008130F" w:rsidRPr="0008130F" w:rsidRDefault="0008130F" w:rsidP="0008130F">
      <w:pPr>
        <w:spacing w:after="160" w:line="259" w:lineRule="auto"/>
        <w:rPr>
          <w:rFonts w:cs="Times New Roman"/>
          <w:sz w:val="24"/>
          <w:szCs w:val="24"/>
        </w:rPr>
      </w:pPr>
      <w:r w:rsidRPr="0008130F">
        <w:rPr>
          <w:rFonts w:cs="Times New Roman"/>
          <w:sz w:val="24"/>
          <w:szCs w:val="24"/>
        </w:rPr>
        <w:t>Page status</w:t>
      </w:r>
    </w:p>
    <w:p w:rsidR="00662883" w:rsidRDefault="0008130F" w:rsidP="0008130F">
      <w:pPr>
        <w:spacing w:after="160" w:line="259" w:lineRule="auto"/>
        <w:rPr>
          <w:rFonts w:cs="Times New Roman"/>
          <w:sz w:val="24"/>
          <w:szCs w:val="24"/>
        </w:rPr>
      </w:pPr>
      <w:r w:rsidRPr="0008130F">
        <w:rPr>
          <w:rFonts w:cs="Times New Roman"/>
          <w:sz w:val="24"/>
          <w:szCs w:val="24"/>
        </w:rPr>
        <w:t>Modification time</w:t>
      </w:r>
    </w:p>
    <w:p w:rsidR="00F5708B" w:rsidRDefault="00F5708B"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331C54" w:rsidRPr="00331C54" w:rsidRDefault="00BD0953" w:rsidP="00202F1D">
      <w:pPr>
        <w:spacing w:after="160" w:line="259" w:lineRule="auto"/>
        <w:jc w:val="center"/>
        <w:rPr>
          <w:rFonts w:cs="Times New Roman"/>
          <w:b/>
          <w:sz w:val="24"/>
          <w:szCs w:val="24"/>
        </w:rPr>
      </w:pPr>
      <w:r w:rsidRPr="00202F1D">
        <w:rPr>
          <w:rFonts w:cs="Times New Roman"/>
          <w:b/>
          <w:sz w:val="24"/>
          <w:szCs w:val="24"/>
        </w:rPr>
        <w:t>DIFFERENCE BETWE</w:t>
      </w:r>
      <w:r w:rsidR="00202F1D">
        <w:rPr>
          <w:rFonts w:cs="Times New Roman"/>
          <w:b/>
          <w:sz w:val="24"/>
          <w:szCs w:val="24"/>
        </w:rPr>
        <w:t>EN LOGSHIPPING AND DB MIRRORING</w:t>
      </w:r>
    </w:p>
    <w:p w:rsidR="00A9199B" w:rsidRDefault="00A9199B" w:rsidP="0008130F">
      <w:pPr>
        <w:spacing w:after="160" w:line="259" w:lineRule="auto"/>
        <w:rPr>
          <w:rFonts w:cs="Times New Roman"/>
          <w:sz w:val="24"/>
          <w:szCs w:val="24"/>
        </w:rPr>
      </w:pPr>
    </w:p>
    <w:tbl>
      <w:tblPr>
        <w:tblW w:w="10800" w:type="dxa"/>
        <w:tblInd w:w="-623" w:type="dxa"/>
        <w:tblLook w:val="04A0" w:firstRow="1" w:lastRow="0" w:firstColumn="1" w:lastColumn="0" w:noHBand="0" w:noVBand="1"/>
      </w:tblPr>
      <w:tblGrid>
        <w:gridCol w:w="5200"/>
        <w:gridCol w:w="5600"/>
      </w:tblGrid>
      <w:tr w:rsidR="00A9199B" w:rsidRPr="00A9199B" w:rsidTr="00A9199B">
        <w:trPr>
          <w:trHeight w:val="300"/>
        </w:trPr>
        <w:tc>
          <w:tcPr>
            <w:tcW w:w="52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9199B" w:rsidRPr="00A9199B" w:rsidRDefault="00A53DCF" w:rsidP="00A9199B">
            <w:pPr>
              <w:spacing w:after="0" w:line="240" w:lineRule="auto"/>
              <w:rPr>
                <w:rFonts w:ascii="Calibri" w:eastAsia="Times New Roman" w:hAnsi="Calibri" w:cs="Times New Roman"/>
                <w:b/>
                <w:bCs/>
                <w:iCs/>
                <w:color w:val="000000"/>
                <w:sz w:val="24"/>
                <w:szCs w:val="24"/>
              </w:rPr>
            </w:pPr>
            <w:r w:rsidRPr="00A9199B">
              <w:rPr>
                <w:rFonts w:ascii="Calibri" w:eastAsia="Times New Roman" w:hAnsi="Calibri" w:cs="Times New Roman"/>
                <w:b/>
                <w:bCs/>
                <w:iCs/>
                <w:color w:val="000000"/>
                <w:sz w:val="24"/>
                <w:szCs w:val="24"/>
              </w:rPr>
              <w:t>Log shipping</w:t>
            </w:r>
          </w:p>
        </w:tc>
        <w:tc>
          <w:tcPr>
            <w:tcW w:w="5600" w:type="dxa"/>
            <w:tcBorders>
              <w:top w:val="single" w:sz="4" w:space="0" w:color="auto"/>
              <w:left w:val="nil"/>
              <w:bottom w:val="single" w:sz="4" w:space="0" w:color="auto"/>
              <w:right w:val="single" w:sz="4" w:space="0" w:color="auto"/>
            </w:tcBorders>
            <w:shd w:val="clear" w:color="000000" w:fill="FFFF00"/>
            <w:noWrap/>
            <w:vAlign w:val="bottom"/>
            <w:hideMark/>
          </w:tcPr>
          <w:p w:rsidR="00A9199B" w:rsidRPr="00A9199B" w:rsidRDefault="00A9199B" w:rsidP="00A9199B">
            <w:pPr>
              <w:spacing w:after="0" w:line="240" w:lineRule="auto"/>
              <w:rPr>
                <w:rFonts w:ascii="Calibri" w:eastAsia="Times New Roman" w:hAnsi="Calibri" w:cs="Times New Roman"/>
                <w:b/>
                <w:bCs/>
                <w:i/>
                <w:iCs/>
                <w:color w:val="000000"/>
                <w:sz w:val="24"/>
                <w:szCs w:val="24"/>
              </w:rPr>
            </w:pPr>
            <w:r w:rsidRPr="00A9199B">
              <w:rPr>
                <w:rFonts w:ascii="Calibri" w:eastAsia="Times New Roman" w:hAnsi="Calibri" w:cs="Times New Roman"/>
                <w:b/>
                <w:bCs/>
                <w:iCs/>
                <w:color w:val="000000"/>
                <w:sz w:val="24"/>
                <w:szCs w:val="24"/>
              </w:rPr>
              <w:t>DB</w:t>
            </w:r>
            <w:r w:rsidRPr="00A9199B">
              <w:rPr>
                <w:rFonts w:ascii="Calibri" w:eastAsia="Times New Roman" w:hAnsi="Calibri" w:cs="Times New Roman"/>
                <w:b/>
                <w:bCs/>
                <w:i/>
                <w:iCs/>
                <w:color w:val="000000"/>
                <w:sz w:val="24"/>
                <w:szCs w:val="24"/>
              </w:rPr>
              <w:t xml:space="preserve"> </w:t>
            </w:r>
            <w:r w:rsidRPr="00A9199B">
              <w:rPr>
                <w:rFonts w:ascii="Calibri" w:eastAsia="Times New Roman" w:hAnsi="Calibri" w:cs="Times New Roman"/>
                <w:b/>
                <w:color w:val="000000"/>
                <w:sz w:val="24"/>
                <w:szCs w:val="24"/>
              </w:rPr>
              <w:t>Mirroring</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Database level HA</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Database level HA</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Transaction log backups shipped from PS TO SS</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Transaction log records sent from principle to mirror server</w:t>
            </w:r>
          </w:p>
        </w:tc>
      </w:tr>
      <w:tr w:rsidR="00A9199B" w:rsidRPr="00A9199B" w:rsidTr="00A9199B">
        <w:trPr>
          <w:trHeight w:val="600"/>
        </w:trPr>
        <w:tc>
          <w:tcPr>
            <w:tcW w:w="5200" w:type="dxa"/>
            <w:tcBorders>
              <w:top w:val="nil"/>
              <w:left w:val="single" w:sz="4" w:space="0" w:color="auto"/>
              <w:bottom w:val="single" w:sz="4" w:space="0" w:color="auto"/>
              <w:right w:val="single" w:sz="4" w:space="0" w:color="auto"/>
            </w:tcBorders>
            <w:shd w:val="clear" w:color="auto" w:fill="auto"/>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Data transfer from PS to SS by using backup, copy and restore jobs</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Data transfer from PS TO MS by using ENDPOINTS</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Min down time 30 min</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Min down time 3 sec</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database name may or may not be same still LS support</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DB name should be same</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Support different editions</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Should be same edition</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Data loss chances are more</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Data loss chanced are very less</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Support both bulk and full recovery model</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Support only full recovery model</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Directly can use secondary server for reporting</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Not possible MS for reporting directly</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Multiple secondary servers are possible</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Only 1 mirror server can possible.</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 xml:space="preserve">Support only manual failover </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Support automatic ,manu</w:t>
            </w:r>
            <w:r>
              <w:rPr>
                <w:rFonts w:ascii="Calibri" w:eastAsia="Times New Roman" w:hAnsi="Calibri" w:cs="Times New Roman"/>
                <w:color w:val="000000"/>
                <w:sz w:val="24"/>
                <w:szCs w:val="24"/>
              </w:rPr>
              <w:t>al</w:t>
            </w:r>
            <w:r w:rsidRPr="00A9199B">
              <w:rPr>
                <w:rFonts w:ascii="Calibri" w:eastAsia="Times New Roman" w:hAnsi="Calibri" w:cs="Times New Roman"/>
                <w:color w:val="000000"/>
                <w:sz w:val="24"/>
                <w:szCs w:val="24"/>
              </w:rPr>
              <w:t>, forceful failover types</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 xml:space="preserve">Data transfer type is always </w:t>
            </w:r>
            <w:r w:rsidR="00A36C42" w:rsidRPr="00A9199B">
              <w:rPr>
                <w:rFonts w:ascii="Calibri" w:eastAsia="Times New Roman" w:hAnsi="Calibri" w:cs="Times New Roman"/>
                <w:color w:val="000000"/>
                <w:sz w:val="24"/>
                <w:szCs w:val="24"/>
              </w:rPr>
              <w:t>an</w:t>
            </w:r>
            <w:r w:rsidRPr="00A9199B">
              <w:rPr>
                <w:rFonts w:ascii="Calibri" w:eastAsia="Times New Roman" w:hAnsi="Calibri" w:cs="Times New Roman"/>
                <w:color w:val="000000"/>
                <w:sz w:val="24"/>
                <w:szCs w:val="24"/>
              </w:rPr>
              <w:t xml:space="preserve"> As</w:t>
            </w:r>
            <w:r>
              <w:rPr>
                <w:rFonts w:ascii="Calibri" w:eastAsia="Times New Roman" w:hAnsi="Calibri" w:cs="Times New Roman"/>
                <w:color w:val="000000"/>
                <w:sz w:val="24"/>
                <w:szCs w:val="24"/>
              </w:rPr>
              <w:t>y</w:t>
            </w:r>
            <w:r w:rsidRPr="00A9199B">
              <w:rPr>
                <w:rFonts w:ascii="Calibri" w:eastAsia="Times New Roman" w:hAnsi="Calibri" w:cs="Times New Roman"/>
                <w:color w:val="000000"/>
                <w:sz w:val="24"/>
                <w:szCs w:val="24"/>
              </w:rPr>
              <w:t>nchronous</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Data transfer support both synchronous and Async</w:t>
            </w:r>
            <w:r>
              <w:rPr>
                <w:rFonts w:ascii="Calibri" w:eastAsia="Times New Roman" w:hAnsi="Calibri" w:cs="Times New Roman"/>
                <w:color w:val="000000"/>
                <w:sz w:val="24"/>
                <w:szCs w:val="24"/>
              </w:rPr>
              <w:t>hronous</w:t>
            </w:r>
            <w:r w:rsidRPr="00A9199B">
              <w:rPr>
                <w:rFonts w:ascii="Calibri" w:eastAsia="Times New Roman" w:hAnsi="Calibri" w:cs="Times New Roman"/>
                <w:color w:val="000000"/>
                <w:sz w:val="24"/>
                <w:szCs w:val="24"/>
              </w:rPr>
              <w:t xml:space="preserve"> types</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Failover and switch over supports</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Only failover is possible</w:t>
            </w:r>
          </w:p>
        </w:tc>
      </w:tr>
      <w:tr w:rsidR="00A9199B" w:rsidRPr="00A9199B" w:rsidTr="00A9199B">
        <w:trPr>
          <w:trHeight w:val="900"/>
        </w:trPr>
        <w:tc>
          <w:tcPr>
            <w:tcW w:w="5200" w:type="dxa"/>
            <w:tcBorders>
              <w:top w:val="nil"/>
              <w:left w:val="single" w:sz="4" w:space="0" w:color="auto"/>
              <w:bottom w:val="single" w:sz="4" w:space="0" w:color="auto"/>
              <w:right w:val="single" w:sz="4" w:space="0" w:color="auto"/>
            </w:tcBorders>
            <w:shd w:val="clear" w:color="auto" w:fill="auto"/>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If primary server is down then users cannot connect automatically to secondary server as no auto client redirect</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Supports auto client redirect method.</w:t>
            </w:r>
          </w:p>
        </w:tc>
      </w:tr>
      <w:tr w:rsidR="00A9199B" w:rsidRPr="00A9199B" w:rsidTr="00A9199B">
        <w:trPr>
          <w:trHeight w:val="300"/>
        </w:trPr>
        <w:tc>
          <w:tcPr>
            <w:tcW w:w="5200" w:type="dxa"/>
            <w:tcBorders>
              <w:top w:val="nil"/>
              <w:left w:val="single" w:sz="4" w:space="0" w:color="auto"/>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Monitoring is via jobs or reports</w:t>
            </w:r>
          </w:p>
        </w:tc>
        <w:tc>
          <w:tcPr>
            <w:tcW w:w="5600" w:type="dxa"/>
            <w:tcBorders>
              <w:top w:val="nil"/>
              <w:left w:val="nil"/>
              <w:bottom w:val="single" w:sz="4" w:space="0" w:color="auto"/>
              <w:right w:val="single" w:sz="4" w:space="0" w:color="auto"/>
            </w:tcBorders>
            <w:shd w:val="clear" w:color="auto" w:fill="auto"/>
            <w:noWrap/>
            <w:vAlign w:val="bottom"/>
            <w:hideMark/>
          </w:tcPr>
          <w:p w:rsidR="00A9199B" w:rsidRPr="00A9199B" w:rsidRDefault="00A9199B" w:rsidP="00A9199B">
            <w:pPr>
              <w:spacing w:after="0" w:line="240" w:lineRule="auto"/>
              <w:rPr>
                <w:rFonts w:ascii="Calibri" w:eastAsia="Times New Roman" w:hAnsi="Calibri" w:cs="Times New Roman"/>
                <w:color w:val="000000"/>
                <w:sz w:val="24"/>
                <w:szCs w:val="24"/>
              </w:rPr>
            </w:pPr>
            <w:r w:rsidRPr="00A9199B">
              <w:rPr>
                <w:rFonts w:ascii="Calibri" w:eastAsia="Times New Roman" w:hAnsi="Calibri" w:cs="Times New Roman"/>
                <w:color w:val="000000"/>
                <w:sz w:val="24"/>
                <w:szCs w:val="24"/>
              </w:rPr>
              <w:t>Mirroring monitor tool is now in place to monitor.</w:t>
            </w:r>
          </w:p>
        </w:tc>
      </w:tr>
    </w:tbl>
    <w:p w:rsidR="00A9199B" w:rsidRDefault="00A9199B" w:rsidP="00A9199B">
      <w:pPr>
        <w:spacing w:after="160" w:line="259" w:lineRule="auto"/>
        <w:rPr>
          <w:rFonts w:cs="Times New Roman"/>
          <w:sz w:val="24"/>
          <w:szCs w:val="24"/>
        </w:rPr>
      </w:pPr>
    </w:p>
    <w:p w:rsidR="00A36C42" w:rsidRDefault="00A36C42" w:rsidP="00A9199B">
      <w:pPr>
        <w:spacing w:after="160" w:line="259" w:lineRule="auto"/>
        <w:rPr>
          <w:rFonts w:cs="Times New Roman"/>
          <w:sz w:val="24"/>
          <w:szCs w:val="24"/>
        </w:rPr>
      </w:pPr>
    </w:p>
    <w:p w:rsidR="00A9199B" w:rsidRDefault="00A9199B" w:rsidP="00A9199B">
      <w:pPr>
        <w:spacing w:after="160" w:line="259" w:lineRule="auto"/>
        <w:rPr>
          <w:rFonts w:cs="Times New Roman"/>
          <w:sz w:val="24"/>
          <w:szCs w:val="24"/>
        </w:rPr>
      </w:pPr>
    </w:p>
    <w:p w:rsidR="00A9199B" w:rsidRPr="00A9199B" w:rsidRDefault="00A9199B" w:rsidP="00A9199B">
      <w:pPr>
        <w:spacing w:after="160" w:line="259" w:lineRule="auto"/>
        <w:rPr>
          <w:rFonts w:cs="Times New Roman"/>
          <w:b/>
          <w:sz w:val="24"/>
          <w:szCs w:val="24"/>
        </w:rPr>
      </w:pPr>
      <w:r w:rsidRPr="00A9199B">
        <w:rPr>
          <w:rFonts w:cs="Times New Roman"/>
          <w:b/>
          <w:sz w:val="24"/>
          <w:szCs w:val="24"/>
          <w:highlight w:val="yellow"/>
        </w:rPr>
        <w:t>End point changes</w:t>
      </w:r>
      <w:r w:rsidRPr="00A9199B">
        <w:rPr>
          <w:rFonts w:cs="Times New Roman"/>
          <w:b/>
          <w:sz w:val="24"/>
          <w:szCs w:val="24"/>
        </w:rPr>
        <w:t xml:space="preserve"> </w:t>
      </w:r>
    </w:p>
    <w:p w:rsidR="00A9199B" w:rsidRPr="006206C9" w:rsidRDefault="00A9199B" w:rsidP="00A9199B">
      <w:pPr>
        <w:spacing w:after="160" w:line="259" w:lineRule="auto"/>
        <w:rPr>
          <w:rFonts w:cs="Times New Roman"/>
          <w:b/>
          <w:sz w:val="24"/>
          <w:szCs w:val="24"/>
        </w:rPr>
      </w:pPr>
      <w:r w:rsidRPr="006206C9">
        <w:rPr>
          <w:rFonts w:cs="Times New Roman"/>
          <w:b/>
          <w:sz w:val="24"/>
          <w:szCs w:val="24"/>
        </w:rPr>
        <w:t>-- Create endpoint for PRINCIPAL server --</w:t>
      </w:r>
    </w:p>
    <w:p w:rsidR="00A9199B" w:rsidRPr="00A9199B" w:rsidRDefault="00A9199B" w:rsidP="00A9199B">
      <w:pPr>
        <w:spacing w:after="160" w:line="259" w:lineRule="auto"/>
        <w:rPr>
          <w:rFonts w:cs="Times New Roman"/>
          <w:sz w:val="24"/>
          <w:szCs w:val="24"/>
        </w:rPr>
      </w:pPr>
      <w:r w:rsidRPr="00A9199B">
        <w:rPr>
          <w:rFonts w:cs="Times New Roman"/>
          <w:sz w:val="24"/>
          <w:szCs w:val="24"/>
        </w:rPr>
        <w:t>CREATE ENDPOINT [EndPoint4DBMirroring1430]</w:t>
      </w:r>
    </w:p>
    <w:p w:rsidR="00A9199B" w:rsidRPr="00A9199B" w:rsidRDefault="00A9199B" w:rsidP="00A9199B">
      <w:pPr>
        <w:spacing w:after="160" w:line="259" w:lineRule="auto"/>
        <w:rPr>
          <w:rFonts w:cs="Times New Roman"/>
          <w:sz w:val="24"/>
          <w:szCs w:val="24"/>
        </w:rPr>
      </w:pPr>
      <w:r w:rsidRPr="00A9199B">
        <w:rPr>
          <w:rFonts w:cs="Times New Roman"/>
          <w:sz w:val="24"/>
          <w:szCs w:val="24"/>
        </w:rPr>
        <w:t>STATE=STARTED</w:t>
      </w:r>
    </w:p>
    <w:p w:rsidR="00A9199B" w:rsidRPr="00A9199B" w:rsidRDefault="00A9199B" w:rsidP="00A9199B">
      <w:pPr>
        <w:spacing w:after="160" w:line="259" w:lineRule="auto"/>
        <w:rPr>
          <w:rFonts w:cs="Times New Roman"/>
          <w:sz w:val="24"/>
          <w:szCs w:val="24"/>
        </w:rPr>
      </w:pPr>
      <w:r w:rsidRPr="00A9199B">
        <w:rPr>
          <w:rFonts w:cs="Times New Roman"/>
          <w:sz w:val="24"/>
          <w:szCs w:val="24"/>
        </w:rPr>
        <w:t>AS TCP (LISTENER_PORT = 5022, LISTENER_IP = ALL)</w:t>
      </w:r>
    </w:p>
    <w:p w:rsidR="00A9199B" w:rsidRPr="00A9199B" w:rsidRDefault="00A9199B" w:rsidP="00A9199B">
      <w:pPr>
        <w:spacing w:after="160" w:line="259" w:lineRule="auto"/>
        <w:rPr>
          <w:rFonts w:cs="Times New Roman"/>
          <w:sz w:val="24"/>
          <w:szCs w:val="24"/>
        </w:rPr>
      </w:pPr>
      <w:r w:rsidRPr="00A9199B">
        <w:rPr>
          <w:rFonts w:cs="Times New Roman"/>
          <w:sz w:val="24"/>
          <w:szCs w:val="24"/>
        </w:rPr>
        <w:t>FOR DATA_MIRRORING (ROLE = PARTNER,</w:t>
      </w:r>
    </w:p>
    <w:p w:rsidR="00A9199B" w:rsidRPr="00A9199B" w:rsidRDefault="00A9199B" w:rsidP="00A9199B">
      <w:pPr>
        <w:spacing w:after="160" w:line="259" w:lineRule="auto"/>
        <w:rPr>
          <w:rFonts w:cs="Times New Roman"/>
          <w:sz w:val="24"/>
          <w:szCs w:val="24"/>
        </w:rPr>
      </w:pPr>
      <w:r w:rsidRPr="00A9199B">
        <w:rPr>
          <w:rFonts w:cs="Times New Roman"/>
          <w:sz w:val="24"/>
          <w:szCs w:val="24"/>
        </w:rPr>
        <w:t>AUTHENTICATION = WINDOWS NEGOTIATE</w:t>
      </w:r>
    </w:p>
    <w:p w:rsidR="00A9199B" w:rsidRPr="00A9199B" w:rsidRDefault="00A9199B" w:rsidP="00A9199B">
      <w:pPr>
        <w:spacing w:after="160" w:line="259" w:lineRule="auto"/>
        <w:rPr>
          <w:rFonts w:cs="Times New Roman"/>
          <w:sz w:val="24"/>
          <w:szCs w:val="24"/>
        </w:rPr>
      </w:pPr>
      <w:r w:rsidRPr="00A9199B">
        <w:rPr>
          <w:rFonts w:cs="Times New Roman"/>
          <w:sz w:val="24"/>
          <w:szCs w:val="24"/>
        </w:rPr>
        <w:t>, ENCRYPTION = REQUIRED ALGORITHM RC4)</w:t>
      </w:r>
    </w:p>
    <w:p w:rsidR="00A9199B" w:rsidRPr="00A9199B" w:rsidRDefault="00A9199B" w:rsidP="00A9199B">
      <w:pPr>
        <w:spacing w:after="160" w:line="259" w:lineRule="auto"/>
        <w:rPr>
          <w:rFonts w:cs="Times New Roman"/>
          <w:sz w:val="24"/>
          <w:szCs w:val="24"/>
        </w:rPr>
      </w:pPr>
    </w:p>
    <w:p w:rsidR="00A9199B" w:rsidRPr="00A9199B" w:rsidRDefault="00A9199B" w:rsidP="00A9199B">
      <w:pPr>
        <w:spacing w:after="160" w:line="259" w:lineRule="auto"/>
        <w:rPr>
          <w:rFonts w:cs="Times New Roman"/>
          <w:sz w:val="24"/>
          <w:szCs w:val="24"/>
        </w:rPr>
      </w:pPr>
    </w:p>
    <w:p w:rsidR="00A9199B" w:rsidRPr="006206C9" w:rsidRDefault="00A9199B" w:rsidP="00A9199B">
      <w:pPr>
        <w:spacing w:after="160" w:line="259" w:lineRule="auto"/>
        <w:rPr>
          <w:rFonts w:cs="Times New Roman"/>
          <w:b/>
          <w:sz w:val="24"/>
          <w:szCs w:val="24"/>
        </w:rPr>
      </w:pPr>
      <w:r w:rsidRPr="006206C9">
        <w:rPr>
          <w:rFonts w:cs="Times New Roman"/>
          <w:b/>
          <w:sz w:val="24"/>
          <w:szCs w:val="24"/>
        </w:rPr>
        <w:t>-- Create endpoint for MIRROR server --</w:t>
      </w:r>
    </w:p>
    <w:p w:rsidR="00A9199B" w:rsidRPr="00A9199B" w:rsidRDefault="00A9199B" w:rsidP="00A9199B">
      <w:pPr>
        <w:spacing w:after="160" w:line="259" w:lineRule="auto"/>
        <w:rPr>
          <w:rFonts w:cs="Times New Roman"/>
          <w:sz w:val="24"/>
          <w:szCs w:val="24"/>
        </w:rPr>
      </w:pPr>
      <w:r w:rsidRPr="00A9199B">
        <w:rPr>
          <w:rFonts w:cs="Times New Roman"/>
          <w:sz w:val="24"/>
          <w:szCs w:val="24"/>
        </w:rPr>
        <w:t>CREATE ENDPOINT [EndPoint4DBMirroring1440]</w:t>
      </w:r>
    </w:p>
    <w:p w:rsidR="00A9199B" w:rsidRPr="00A9199B" w:rsidRDefault="00A9199B" w:rsidP="00A9199B">
      <w:pPr>
        <w:spacing w:after="160" w:line="259" w:lineRule="auto"/>
        <w:rPr>
          <w:rFonts w:cs="Times New Roman"/>
          <w:sz w:val="24"/>
          <w:szCs w:val="24"/>
        </w:rPr>
      </w:pPr>
      <w:r w:rsidRPr="00A9199B">
        <w:rPr>
          <w:rFonts w:cs="Times New Roman"/>
          <w:sz w:val="24"/>
          <w:szCs w:val="24"/>
        </w:rPr>
        <w:t>STATE=STARTED</w:t>
      </w:r>
    </w:p>
    <w:p w:rsidR="00A9199B" w:rsidRPr="00A9199B" w:rsidRDefault="00A9199B" w:rsidP="00A9199B">
      <w:pPr>
        <w:spacing w:after="160" w:line="259" w:lineRule="auto"/>
        <w:rPr>
          <w:rFonts w:cs="Times New Roman"/>
          <w:sz w:val="24"/>
          <w:szCs w:val="24"/>
        </w:rPr>
      </w:pPr>
      <w:r w:rsidRPr="00A9199B">
        <w:rPr>
          <w:rFonts w:cs="Times New Roman"/>
          <w:sz w:val="24"/>
          <w:szCs w:val="24"/>
        </w:rPr>
        <w:t>AS TCP (LISTENER_PORT = 5023, LISTENER_IP = ALL)</w:t>
      </w:r>
    </w:p>
    <w:p w:rsidR="00A9199B" w:rsidRPr="00A9199B" w:rsidRDefault="00A9199B" w:rsidP="00A9199B">
      <w:pPr>
        <w:spacing w:after="160" w:line="259" w:lineRule="auto"/>
        <w:rPr>
          <w:rFonts w:cs="Times New Roman"/>
          <w:sz w:val="24"/>
          <w:szCs w:val="24"/>
        </w:rPr>
      </w:pPr>
      <w:r w:rsidRPr="00A9199B">
        <w:rPr>
          <w:rFonts w:cs="Times New Roman"/>
          <w:sz w:val="24"/>
          <w:szCs w:val="24"/>
        </w:rPr>
        <w:t>FOR DATA_MIRRORING (ROLE = PARTNER,</w:t>
      </w:r>
    </w:p>
    <w:p w:rsidR="00A9199B" w:rsidRPr="00A9199B" w:rsidRDefault="00A9199B" w:rsidP="00A9199B">
      <w:pPr>
        <w:spacing w:after="160" w:line="259" w:lineRule="auto"/>
        <w:rPr>
          <w:rFonts w:cs="Times New Roman"/>
          <w:sz w:val="24"/>
          <w:szCs w:val="24"/>
        </w:rPr>
      </w:pPr>
      <w:r w:rsidRPr="00A9199B">
        <w:rPr>
          <w:rFonts w:cs="Times New Roman"/>
          <w:sz w:val="24"/>
          <w:szCs w:val="24"/>
        </w:rPr>
        <w:t>AUTHENTICATION = WINDOWS NEGOTIATE</w:t>
      </w:r>
    </w:p>
    <w:p w:rsidR="00A9199B" w:rsidRPr="00A9199B" w:rsidRDefault="00A9199B" w:rsidP="00A9199B">
      <w:pPr>
        <w:spacing w:after="160" w:line="259" w:lineRule="auto"/>
        <w:rPr>
          <w:rFonts w:cs="Times New Roman"/>
          <w:sz w:val="24"/>
          <w:szCs w:val="24"/>
        </w:rPr>
      </w:pPr>
      <w:r w:rsidRPr="00A9199B">
        <w:rPr>
          <w:rFonts w:cs="Times New Roman"/>
          <w:sz w:val="24"/>
          <w:szCs w:val="24"/>
        </w:rPr>
        <w:t>, ENCRYPTION = REQUIRED ALGORITHM RC4)</w:t>
      </w:r>
    </w:p>
    <w:p w:rsidR="00A9199B" w:rsidRPr="00A9199B" w:rsidRDefault="00A9199B" w:rsidP="00A9199B">
      <w:pPr>
        <w:spacing w:after="160" w:line="259" w:lineRule="auto"/>
        <w:rPr>
          <w:rFonts w:cs="Times New Roman"/>
          <w:sz w:val="24"/>
          <w:szCs w:val="24"/>
        </w:rPr>
      </w:pPr>
    </w:p>
    <w:p w:rsidR="00A9199B" w:rsidRPr="00A9199B" w:rsidRDefault="00A9199B" w:rsidP="00A9199B">
      <w:pPr>
        <w:spacing w:after="160" w:line="259" w:lineRule="auto"/>
        <w:rPr>
          <w:rFonts w:cs="Times New Roman"/>
          <w:sz w:val="24"/>
          <w:szCs w:val="24"/>
        </w:rPr>
      </w:pPr>
    </w:p>
    <w:p w:rsidR="00A9199B" w:rsidRPr="006206C9" w:rsidRDefault="00A9199B" w:rsidP="00A9199B">
      <w:pPr>
        <w:spacing w:after="160" w:line="259" w:lineRule="auto"/>
        <w:rPr>
          <w:rFonts w:cs="Times New Roman"/>
          <w:b/>
          <w:sz w:val="24"/>
          <w:szCs w:val="24"/>
        </w:rPr>
      </w:pPr>
      <w:r w:rsidRPr="006206C9">
        <w:rPr>
          <w:rFonts w:cs="Times New Roman"/>
          <w:b/>
          <w:sz w:val="24"/>
          <w:szCs w:val="24"/>
        </w:rPr>
        <w:t>-- Create endpoint for WITNESS server --</w:t>
      </w:r>
    </w:p>
    <w:p w:rsidR="00A9199B" w:rsidRPr="00A9199B" w:rsidRDefault="00A9199B" w:rsidP="00A9199B">
      <w:pPr>
        <w:spacing w:after="160" w:line="259" w:lineRule="auto"/>
        <w:rPr>
          <w:rFonts w:cs="Times New Roman"/>
          <w:sz w:val="24"/>
          <w:szCs w:val="24"/>
        </w:rPr>
      </w:pPr>
      <w:r w:rsidRPr="00A9199B">
        <w:rPr>
          <w:rFonts w:cs="Times New Roman"/>
          <w:sz w:val="24"/>
          <w:szCs w:val="24"/>
        </w:rPr>
        <w:t>CREATE ENDPOINT [EndPoint4DBMirroring1450]</w:t>
      </w:r>
    </w:p>
    <w:p w:rsidR="00A9199B" w:rsidRPr="00A9199B" w:rsidRDefault="00A9199B" w:rsidP="00A9199B">
      <w:pPr>
        <w:spacing w:after="160" w:line="259" w:lineRule="auto"/>
        <w:rPr>
          <w:rFonts w:cs="Times New Roman"/>
          <w:sz w:val="24"/>
          <w:szCs w:val="24"/>
        </w:rPr>
      </w:pPr>
      <w:r w:rsidRPr="00A9199B">
        <w:rPr>
          <w:rFonts w:cs="Times New Roman"/>
          <w:sz w:val="24"/>
          <w:szCs w:val="24"/>
        </w:rPr>
        <w:t>STATE=STARTED</w:t>
      </w:r>
    </w:p>
    <w:p w:rsidR="00A9199B" w:rsidRPr="00A9199B" w:rsidRDefault="00A9199B" w:rsidP="00A9199B">
      <w:pPr>
        <w:spacing w:after="160" w:line="259" w:lineRule="auto"/>
        <w:rPr>
          <w:rFonts w:cs="Times New Roman"/>
          <w:sz w:val="24"/>
          <w:szCs w:val="24"/>
        </w:rPr>
      </w:pPr>
      <w:r w:rsidRPr="00A9199B">
        <w:rPr>
          <w:rFonts w:cs="Times New Roman"/>
          <w:sz w:val="24"/>
          <w:szCs w:val="24"/>
        </w:rPr>
        <w:t>AS TCP (LISTENER_PORT = 5024, LISTENER_IP = ALL)</w:t>
      </w:r>
    </w:p>
    <w:p w:rsidR="00A9199B" w:rsidRPr="00A9199B" w:rsidRDefault="00A9199B" w:rsidP="00A9199B">
      <w:pPr>
        <w:spacing w:after="160" w:line="259" w:lineRule="auto"/>
        <w:rPr>
          <w:rFonts w:cs="Times New Roman"/>
          <w:sz w:val="24"/>
          <w:szCs w:val="24"/>
        </w:rPr>
      </w:pPr>
      <w:r w:rsidRPr="00A9199B">
        <w:rPr>
          <w:rFonts w:cs="Times New Roman"/>
          <w:sz w:val="24"/>
          <w:szCs w:val="24"/>
        </w:rPr>
        <w:t>FOR DATA_MIRRORING (ROLE = WITNESS,</w:t>
      </w:r>
    </w:p>
    <w:p w:rsidR="00A9199B" w:rsidRPr="00A9199B" w:rsidRDefault="00A9199B" w:rsidP="00A9199B">
      <w:pPr>
        <w:spacing w:after="160" w:line="259" w:lineRule="auto"/>
        <w:rPr>
          <w:rFonts w:cs="Times New Roman"/>
          <w:sz w:val="24"/>
          <w:szCs w:val="24"/>
        </w:rPr>
      </w:pPr>
      <w:r w:rsidRPr="00A9199B">
        <w:rPr>
          <w:rFonts w:cs="Times New Roman"/>
          <w:sz w:val="24"/>
          <w:szCs w:val="24"/>
        </w:rPr>
        <w:t>AUTHENTICATION = WINDOWS NEGOTIATE</w:t>
      </w:r>
    </w:p>
    <w:p w:rsidR="00A9199B" w:rsidRDefault="00A9199B" w:rsidP="00A9199B">
      <w:pPr>
        <w:spacing w:after="160" w:line="259" w:lineRule="auto"/>
        <w:rPr>
          <w:rFonts w:cs="Times New Roman"/>
          <w:sz w:val="24"/>
          <w:szCs w:val="24"/>
        </w:rPr>
      </w:pPr>
      <w:r w:rsidRPr="00A9199B">
        <w:rPr>
          <w:rFonts w:cs="Times New Roman"/>
          <w:sz w:val="24"/>
          <w:szCs w:val="24"/>
        </w:rPr>
        <w:t>, ENCRYPTION = REQUIRED ALGORITHM RC4)</w:t>
      </w:r>
    </w:p>
    <w:p w:rsidR="00A9199B" w:rsidRDefault="00A9199B" w:rsidP="0008130F">
      <w:pPr>
        <w:spacing w:after="160" w:line="259" w:lineRule="auto"/>
        <w:rPr>
          <w:rFonts w:cs="Times New Roman"/>
          <w:sz w:val="24"/>
          <w:szCs w:val="24"/>
        </w:rPr>
      </w:pPr>
    </w:p>
    <w:p w:rsidR="00A9199B" w:rsidRDefault="00A9199B" w:rsidP="0008130F">
      <w:pPr>
        <w:spacing w:after="160" w:line="259" w:lineRule="auto"/>
        <w:rPr>
          <w:rFonts w:cs="Times New Roman"/>
          <w:sz w:val="24"/>
          <w:szCs w:val="24"/>
        </w:rPr>
      </w:pPr>
    </w:p>
    <w:p w:rsidR="00A9199B" w:rsidRDefault="00A9199B" w:rsidP="0008130F">
      <w:pPr>
        <w:spacing w:after="160" w:line="259" w:lineRule="auto"/>
        <w:rPr>
          <w:rFonts w:cs="Times New Roman"/>
          <w:sz w:val="24"/>
          <w:szCs w:val="24"/>
        </w:rPr>
      </w:pPr>
    </w:p>
    <w:p w:rsidR="00A9199B" w:rsidRDefault="00A9199B" w:rsidP="0008130F">
      <w:pPr>
        <w:spacing w:after="160" w:line="259" w:lineRule="auto"/>
        <w:rPr>
          <w:rFonts w:cs="Times New Roman"/>
          <w:sz w:val="24"/>
          <w:szCs w:val="24"/>
        </w:rPr>
      </w:pPr>
    </w:p>
    <w:p w:rsidR="00A9199B" w:rsidRDefault="00A9199B" w:rsidP="0008130F">
      <w:pPr>
        <w:spacing w:after="160" w:line="259" w:lineRule="auto"/>
        <w:rPr>
          <w:rFonts w:cs="Times New Roman"/>
          <w:sz w:val="24"/>
          <w:szCs w:val="24"/>
        </w:rPr>
      </w:pPr>
    </w:p>
    <w:p w:rsidR="00A9199B" w:rsidRDefault="00A9199B" w:rsidP="0008130F">
      <w:pPr>
        <w:spacing w:after="160" w:line="259" w:lineRule="auto"/>
        <w:rPr>
          <w:rFonts w:cs="Times New Roman"/>
          <w:sz w:val="24"/>
          <w:szCs w:val="24"/>
        </w:rPr>
      </w:pPr>
    </w:p>
    <w:p w:rsidR="00390A09" w:rsidRDefault="00390A09" w:rsidP="0008130F">
      <w:pPr>
        <w:spacing w:after="160" w:line="259" w:lineRule="auto"/>
        <w:rPr>
          <w:rFonts w:cs="Times New Roman"/>
          <w:sz w:val="24"/>
          <w:szCs w:val="24"/>
        </w:rPr>
      </w:pPr>
    </w:p>
    <w:p w:rsidR="00390A09" w:rsidRDefault="00390A09" w:rsidP="0008130F">
      <w:pPr>
        <w:spacing w:after="160" w:line="259" w:lineRule="auto"/>
        <w:rPr>
          <w:rFonts w:cs="Times New Roman"/>
          <w:sz w:val="24"/>
          <w:szCs w:val="24"/>
        </w:rPr>
      </w:pPr>
    </w:p>
    <w:p w:rsidR="00B82AD8" w:rsidRDefault="00B82AD8" w:rsidP="0008130F">
      <w:pPr>
        <w:spacing w:after="160" w:line="259" w:lineRule="auto"/>
        <w:rPr>
          <w:rFonts w:cs="Times New Roman"/>
          <w:sz w:val="24"/>
          <w:szCs w:val="24"/>
        </w:rPr>
      </w:pPr>
    </w:p>
    <w:p w:rsidR="00202F1D" w:rsidRDefault="00202F1D" w:rsidP="0008130F">
      <w:pPr>
        <w:spacing w:after="160" w:line="259" w:lineRule="auto"/>
        <w:rPr>
          <w:rFonts w:cs="Times New Roman"/>
          <w:sz w:val="24"/>
          <w:szCs w:val="24"/>
        </w:rPr>
      </w:pPr>
    </w:p>
    <w:p w:rsidR="008A1BD3" w:rsidRPr="00202F1D" w:rsidRDefault="00390A09" w:rsidP="00202F1D">
      <w:pPr>
        <w:spacing w:after="160" w:line="259" w:lineRule="auto"/>
        <w:jc w:val="center"/>
        <w:rPr>
          <w:rFonts w:cs="Times New Roman"/>
          <w:b/>
          <w:color w:val="C00000"/>
          <w:sz w:val="24"/>
          <w:szCs w:val="24"/>
        </w:rPr>
      </w:pPr>
      <w:r w:rsidRPr="00B82AD8">
        <w:rPr>
          <w:rFonts w:cs="Times New Roman"/>
          <w:b/>
          <w:color w:val="C00000"/>
          <w:sz w:val="24"/>
          <w:szCs w:val="24"/>
        </w:rPr>
        <w:t>REPLICATION</w:t>
      </w:r>
    </w:p>
    <w:p w:rsidR="00567FD8" w:rsidRDefault="00567FD8" w:rsidP="00567FD8">
      <w:pPr>
        <w:spacing w:after="160" w:line="259" w:lineRule="auto"/>
        <w:rPr>
          <w:rFonts w:cs="Times New Roman"/>
          <w:b/>
          <w:sz w:val="24"/>
          <w:szCs w:val="24"/>
        </w:rPr>
      </w:pPr>
      <w:r>
        <w:rPr>
          <w:rFonts w:cs="Times New Roman"/>
          <w:b/>
          <w:sz w:val="24"/>
          <w:szCs w:val="24"/>
        </w:rPr>
        <w:t>What is Replication?</w:t>
      </w:r>
    </w:p>
    <w:p w:rsidR="00567FD8" w:rsidRDefault="00567FD8" w:rsidP="00567FD8">
      <w:pPr>
        <w:rPr>
          <w:sz w:val="24"/>
          <w:szCs w:val="24"/>
        </w:rPr>
      </w:pPr>
      <w:r>
        <w:rPr>
          <w:sz w:val="24"/>
          <w:szCs w:val="24"/>
        </w:rPr>
        <w:t xml:space="preserve">&gt; </w:t>
      </w:r>
      <w:r w:rsidRPr="00567FD8">
        <w:rPr>
          <w:sz w:val="24"/>
          <w:szCs w:val="24"/>
        </w:rPr>
        <w:t>It is a set of technologies for copying and distributing data and database objects from one database to another and then synchronizing between databases to maintain consistency. Using replication, you can distribute data to different locations and to remote or mobile users over local and wide area networks, dial-up connections, wireless connections, and the Internet.</w:t>
      </w:r>
    </w:p>
    <w:p w:rsidR="000376CE" w:rsidRDefault="000376CE" w:rsidP="00567FD8">
      <w:pPr>
        <w:rPr>
          <w:sz w:val="24"/>
          <w:szCs w:val="24"/>
        </w:rPr>
      </w:pPr>
      <w:r>
        <w:rPr>
          <w:sz w:val="24"/>
          <w:szCs w:val="24"/>
        </w:rPr>
        <w:t>&gt;This is called as Object Level of High Availability</w:t>
      </w:r>
    </w:p>
    <w:p w:rsidR="00805290" w:rsidRPr="001A0CA9" w:rsidRDefault="00805290" w:rsidP="00805290">
      <w:pPr>
        <w:rPr>
          <w:b/>
          <w:sz w:val="24"/>
          <w:szCs w:val="24"/>
          <w:u w:val="single"/>
          <w:bdr w:val="none" w:sz="0" w:space="0" w:color="auto" w:frame="1"/>
        </w:rPr>
      </w:pPr>
      <w:r w:rsidRPr="001A0CA9">
        <w:rPr>
          <w:b/>
          <w:sz w:val="24"/>
          <w:szCs w:val="24"/>
          <w:u w:val="single"/>
          <w:bdr w:val="none" w:sz="0" w:space="0" w:color="auto" w:frame="1"/>
        </w:rPr>
        <w:t>What can it do?</w:t>
      </w:r>
    </w:p>
    <w:p w:rsidR="00805290" w:rsidRPr="00805290" w:rsidRDefault="00805290" w:rsidP="00805290">
      <w:pPr>
        <w:rPr>
          <w:sz w:val="24"/>
          <w:szCs w:val="24"/>
          <w:bdr w:val="none" w:sz="0" w:space="0" w:color="auto" w:frame="1"/>
        </w:rPr>
      </w:pPr>
      <w:r>
        <w:rPr>
          <w:sz w:val="24"/>
          <w:szCs w:val="24"/>
          <w:bdr w:val="none" w:sz="0" w:space="0" w:color="auto" w:frame="1"/>
        </w:rPr>
        <w:t xml:space="preserve">&gt; </w:t>
      </w:r>
      <w:r w:rsidRPr="00805290">
        <w:rPr>
          <w:sz w:val="24"/>
          <w:szCs w:val="24"/>
          <w:bdr w:val="none" w:sz="0" w:space="0" w:color="auto" w:frame="1"/>
        </w:rPr>
        <w:t>Move data from one source to another.</w:t>
      </w:r>
    </w:p>
    <w:p w:rsidR="00805290" w:rsidRPr="00805290" w:rsidRDefault="00805290" w:rsidP="00805290">
      <w:pPr>
        <w:rPr>
          <w:sz w:val="24"/>
          <w:szCs w:val="24"/>
          <w:bdr w:val="none" w:sz="0" w:space="0" w:color="auto" w:frame="1"/>
        </w:rPr>
      </w:pPr>
      <w:r>
        <w:rPr>
          <w:sz w:val="24"/>
          <w:szCs w:val="24"/>
          <w:bdr w:val="none" w:sz="0" w:space="0" w:color="auto" w:frame="1"/>
        </w:rPr>
        <w:t xml:space="preserve">&gt; </w:t>
      </w:r>
      <w:r w:rsidRPr="00805290">
        <w:rPr>
          <w:sz w:val="24"/>
          <w:szCs w:val="24"/>
          <w:bdr w:val="none" w:sz="0" w:space="0" w:color="auto" w:frame="1"/>
        </w:rPr>
        <w:t xml:space="preserve">Manipulation/transformation of data when moving from source to destination. </w:t>
      </w:r>
    </w:p>
    <w:p w:rsidR="00805290" w:rsidRPr="00805290" w:rsidRDefault="00805290" w:rsidP="00805290">
      <w:pPr>
        <w:rPr>
          <w:sz w:val="24"/>
          <w:szCs w:val="24"/>
          <w:bdr w:val="none" w:sz="0" w:space="0" w:color="auto" w:frame="1"/>
        </w:rPr>
      </w:pPr>
      <w:r>
        <w:rPr>
          <w:sz w:val="24"/>
          <w:szCs w:val="24"/>
          <w:bdr w:val="none" w:sz="0" w:space="0" w:color="auto" w:frame="1"/>
        </w:rPr>
        <w:t xml:space="preserve">&gt; </w:t>
      </w:r>
      <w:r w:rsidRPr="00805290">
        <w:rPr>
          <w:sz w:val="24"/>
          <w:szCs w:val="24"/>
          <w:bdr w:val="none" w:sz="0" w:space="0" w:color="auto" w:frame="1"/>
        </w:rPr>
        <w:t>E.g. it can map data from a data-type in DB2 to an equivalent in Sybase.</w:t>
      </w:r>
    </w:p>
    <w:p w:rsidR="00805290" w:rsidRPr="00805290" w:rsidRDefault="00805290" w:rsidP="00805290">
      <w:pPr>
        <w:rPr>
          <w:sz w:val="24"/>
          <w:szCs w:val="24"/>
          <w:bdr w:val="none" w:sz="0" w:space="0" w:color="auto" w:frame="1"/>
        </w:rPr>
      </w:pPr>
      <w:r>
        <w:rPr>
          <w:sz w:val="24"/>
          <w:szCs w:val="24"/>
          <w:bdr w:val="none" w:sz="0" w:space="0" w:color="auto" w:frame="1"/>
        </w:rPr>
        <w:t xml:space="preserve">&gt; </w:t>
      </w:r>
      <w:r w:rsidRPr="00805290">
        <w:rPr>
          <w:sz w:val="24"/>
          <w:szCs w:val="24"/>
          <w:bdr w:val="none" w:sz="0" w:space="0" w:color="auto" w:frame="1"/>
        </w:rPr>
        <w:t>Provide a warm-standby system. </w:t>
      </w:r>
    </w:p>
    <w:p w:rsidR="00805290" w:rsidRPr="00805290" w:rsidRDefault="00805290" w:rsidP="00805290">
      <w:pPr>
        <w:rPr>
          <w:sz w:val="24"/>
          <w:szCs w:val="24"/>
          <w:bdr w:val="none" w:sz="0" w:space="0" w:color="auto" w:frame="1"/>
        </w:rPr>
      </w:pPr>
      <w:r>
        <w:rPr>
          <w:sz w:val="24"/>
          <w:szCs w:val="24"/>
          <w:bdr w:val="none" w:sz="0" w:space="0" w:color="auto" w:frame="1"/>
        </w:rPr>
        <w:t xml:space="preserve">&gt; </w:t>
      </w:r>
      <w:r w:rsidRPr="00805290">
        <w:rPr>
          <w:sz w:val="24"/>
          <w:szCs w:val="24"/>
          <w:bdr w:val="none" w:sz="0" w:space="0" w:color="auto" w:frame="1"/>
        </w:rPr>
        <w:t>Merge data from several source databases into one destination database</w:t>
      </w:r>
    </w:p>
    <w:p w:rsidR="00805290" w:rsidRDefault="00805290" w:rsidP="00567FD8">
      <w:pPr>
        <w:rPr>
          <w:sz w:val="24"/>
          <w:szCs w:val="24"/>
        </w:rPr>
      </w:pPr>
    </w:p>
    <w:p w:rsidR="000376CE" w:rsidRPr="000376CE" w:rsidRDefault="000376CE" w:rsidP="000376CE">
      <w:pPr>
        <w:rPr>
          <w:b/>
          <w:sz w:val="26"/>
          <w:szCs w:val="26"/>
        </w:rPr>
      </w:pPr>
      <w:r w:rsidRPr="000376CE">
        <w:rPr>
          <w:b/>
          <w:sz w:val="26"/>
          <w:szCs w:val="26"/>
          <w:highlight w:val="yellow"/>
        </w:rPr>
        <w:t>Replication Terminologies:</w:t>
      </w:r>
    </w:p>
    <w:p w:rsidR="000376CE" w:rsidRPr="000376CE" w:rsidRDefault="000376CE" w:rsidP="000376CE">
      <w:pPr>
        <w:rPr>
          <w:sz w:val="24"/>
          <w:szCs w:val="24"/>
        </w:rPr>
      </w:pPr>
      <w:r w:rsidRPr="000376CE">
        <w:rPr>
          <w:b/>
          <w:sz w:val="24"/>
          <w:szCs w:val="24"/>
        </w:rPr>
        <w:t>1. ARTICAL:</w:t>
      </w:r>
      <w:r w:rsidRPr="000376CE">
        <w:rPr>
          <w:sz w:val="24"/>
          <w:szCs w:val="24"/>
        </w:rPr>
        <w:t xml:space="preserve"> A table, schema, column, rows, indexes, views, store procedure, triggers. </w:t>
      </w:r>
      <w:r w:rsidR="00A53DCF" w:rsidRPr="000376CE">
        <w:rPr>
          <w:sz w:val="24"/>
          <w:szCs w:val="24"/>
        </w:rPr>
        <w:t>Etc.</w:t>
      </w:r>
      <w:r w:rsidRPr="000376CE">
        <w:rPr>
          <w:sz w:val="24"/>
          <w:szCs w:val="24"/>
        </w:rPr>
        <w:t xml:space="preserve"> can called as "ARTICAL" in replication.</w:t>
      </w:r>
    </w:p>
    <w:p w:rsidR="000376CE" w:rsidRPr="000376CE" w:rsidRDefault="000376CE" w:rsidP="000376CE">
      <w:pPr>
        <w:rPr>
          <w:sz w:val="24"/>
          <w:szCs w:val="24"/>
        </w:rPr>
      </w:pPr>
      <w:r w:rsidRPr="000376CE">
        <w:rPr>
          <w:b/>
          <w:sz w:val="24"/>
          <w:szCs w:val="24"/>
        </w:rPr>
        <w:t>2. PUBLISHER:</w:t>
      </w:r>
      <w:r w:rsidRPr="000376CE">
        <w:rPr>
          <w:sz w:val="24"/>
          <w:szCs w:val="24"/>
        </w:rPr>
        <w:t xml:space="preserve"> Where data coming from application and the article is online.</w:t>
      </w:r>
    </w:p>
    <w:p w:rsidR="000376CE" w:rsidRPr="000376CE" w:rsidRDefault="000376CE" w:rsidP="000376CE">
      <w:pPr>
        <w:rPr>
          <w:sz w:val="24"/>
          <w:szCs w:val="24"/>
        </w:rPr>
      </w:pPr>
      <w:r w:rsidRPr="000376CE">
        <w:rPr>
          <w:b/>
          <w:sz w:val="24"/>
          <w:szCs w:val="24"/>
        </w:rPr>
        <w:t>3. SUBSCRIBER:</w:t>
      </w:r>
      <w:r w:rsidRPr="000376CE">
        <w:rPr>
          <w:sz w:val="24"/>
          <w:szCs w:val="24"/>
        </w:rPr>
        <w:t xml:space="preserve"> Where it contains a copy of the publisher article.</w:t>
      </w:r>
    </w:p>
    <w:p w:rsidR="000376CE" w:rsidRPr="000376CE" w:rsidRDefault="000376CE" w:rsidP="000376CE">
      <w:pPr>
        <w:rPr>
          <w:sz w:val="24"/>
          <w:szCs w:val="24"/>
        </w:rPr>
      </w:pPr>
      <w:r w:rsidRPr="000376CE">
        <w:rPr>
          <w:b/>
          <w:sz w:val="24"/>
          <w:szCs w:val="24"/>
        </w:rPr>
        <w:t>4. DISTRIBUTOR:</w:t>
      </w:r>
      <w:r w:rsidRPr="000376CE">
        <w:rPr>
          <w:sz w:val="24"/>
          <w:szCs w:val="24"/>
        </w:rPr>
        <w:t xml:space="preserve"> It act as intermediate bet</w:t>
      </w:r>
      <w:r>
        <w:rPr>
          <w:sz w:val="24"/>
          <w:szCs w:val="24"/>
        </w:rPr>
        <w:t>ween publisher and subscriber. i</w:t>
      </w:r>
      <w:r w:rsidRPr="000376CE">
        <w:rPr>
          <w:sz w:val="24"/>
          <w:szCs w:val="24"/>
        </w:rPr>
        <w:t>.e. distributing article data from publisher to subscriber(S).</w:t>
      </w:r>
    </w:p>
    <w:p w:rsidR="000376CE" w:rsidRPr="000376CE" w:rsidRDefault="000376CE" w:rsidP="000376CE">
      <w:pPr>
        <w:rPr>
          <w:sz w:val="24"/>
          <w:szCs w:val="24"/>
        </w:rPr>
      </w:pPr>
      <w:r w:rsidRPr="000376CE">
        <w:rPr>
          <w:b/>
          <w:sz w:val="24"/>
          <w:szCs w:val="24"/>
        </w:rPr>
        <w:t>5. LOCAL PUBLICATION:</w:t>
      </w:r>
      <w:r w:rsidRPr="000376CE">
        <w:rPr>
          <w:sz w:val="24"/>
          <w:szCs w:val="24"/>
        </w:rPr>
        <w:t xml:space="preserve"> The number of articles included as </w:t>
      </w:r>
      <w:r w:rsidR="00A53DCF" w:rsidRPr="000376CE">
        <w:rPr>
          <w:sz w:val="24"/>
          <w:szCs w:val="24"/>
        </w:rPr>
        <w:t>a part</w:t>
      </w:r>
      <w:r w:rsidRPr="000376CE">
        <w:rPr>
          <w:sz w:val="24"/>
          <w:szCs w:val="24"/>
        </w:rPr>
        <w:t xml:space="preserve"> of publisher server called "local publication"</w:t>
      </w:r>
    </w:p>
    <w:p w:rsidR="000376CE" w:rsidRDefault="000376CE" w:rsidP="000376CE">
      <w:pPr>
        <w:rPr>
          <w:sz w:val="24"/>
          <w:szCs w:val="24"/>
        </w:rPr>
      </w:pPr>
      <w:r w:rsidRPr="000376CE">
        <w:rPr>
          <w:b/>
          <w:sz w:val="24"/>
          <w:szCs w:val="24"/>
        </w:rPr>
        <w:t>6: LOCAL SUBSCRIPTION:</w:t>
      </w:r>
      <w:r w:rsidRPr="000376CE">
        <w:rPr>
          <w:sz w:val="24"/>
          <w:szCs w:val="24"/>
        </w:rPr>
        <w:t xml:space="preserve"> The number of articles included as </w:t>
      </w:r>
      <w:r w:rsidR="00A53DCF" w:rsidRPr="000376CE">
        <w:rPr>
          <w:sz w:val="24"/>
          <w:szCs w:val="24"/>
        </w:rPr>
        <w:t>a part</w:t>
      </w:r>
      <w:r w:rsidRPr="000376CE">
        <w:rPr>
          <w:sz w:val="24"/>
          <w:szCs w:val="24"/>
        </w:rPr>
        <w:t xml:space="preserve"> of subscriber server called "local subscription</w:t>
      </w:r>
    </w:p>
    <w:p w:rsidR="007E5BEE" w:rsidRPr="00567FD8" w:rsidRDefault="00046592" w:rsidP="00567FD8">
      <w:pPr>
        <w:rPr>
          <w:sz w:val="24"/>
          <w:szCs w:val="24"/>
        </w:rPr>
      </w:pPr>
      <w:r>
        <w:rPr>
          <w:sz w:val="24"/>
          <w:szCs w:val="24"/>
        </w:rPr>
        <w:t>&gt;</w:t>
      </w:r>
      <w:r w:rsidR="00A53DCF">
        <w:rPr>
          <w:sz w:val="24"/>
          <w:szCs w:val="24"/>
        </w:rPr>
        <w:t xml:space="preserve"> </w:t>
      </w:r>
      <w:r w:rsidRPr="00046592">
        <w:rPr>
          <w:sz w:val="24"/>
          <w:szCs w:val="24"/>
        </w:rPr>
        <w:t>Data transfer in replication: Replication always uses "replication agents" to transfer data.</w:t>
      </w:r>
    </w:p>
    <w:p w:rsidR="00A231FA" w:rsidRDefault="00A231FA" w:rsidP="00046592">
      <w:pPr>
        <w:rPr>
          <w:b/>
          <w:sz w:val="26"/>
          <w:szCs w:val="26"/>
          <w:highlight w:val="yellow"/>
        </w:rPr>
      </w:pPr>
    </w:p>
    <w:p w:rsidR="00046592" w:rsidRPr="00661F57" w:rsidRDefault="00046592" w:rsidP="00046592">
      <w:pPr>
        <w:rPr>
          <w:b/>
          <w:sz w:val="26"/>
          <w:szCs w:val="26"/>
        </w:rPr>
      </w:pPr>
      <w:r>
        <w:rPr>
          <w:b/>
          <w:sz w:val="26"/>
          <w:szCs w:val="26"/>
          <w:highlight w:val="yellow"/>
        </w:rPr>
        <w:t>Replication</w:t>
      </w:r>
      <w:r w:rsidRPr="00661F57">
        <w:rPr>
          <w:b/>
          <w:sz w:val="26"/>
          <w:szCs w:val="26"/>
          <w:highlight w:val="yellow"/>
        </w:rPr>
        <w:t xml:space="preserve"> pre-requisites:</w:t>
      </w:r>
    </w:p>
    <w:p w:rsidR="00046592" w:rsidRPr="00046592" w:rsidRDefault="00046592" w:rsidP="00046592">
      <w:pPr>
        <w:jc w:val="both"/>
        <w:rPr>
          <w:sz w:val="24"/>
          <w:szCs w:val="24"/>
        </w:rPr>
      </w:pPr>
      <w:r>
        <w:rPr>
          <w:sz w:val="24"/>
          <w:szCs w:val="24"/>
        </w:rPr>
        <w:t xml:space="preserve">&gt; </w:t>
      </w:r>
      <w:r w:rsidRPr="00046592">
        <w:rPr>
          <w:sz w:val="24"/>
          <w:szCs w:val="24"/>
        </w:rPr>
        <w:t>Verify that there are no differences in system collation settings between the servers.</w:t>
      </w:r>
    </w:p>
    <w:p w:rsidR="00046592" w:rsidRPr="00046592" w:rsidRDefault="00046592" w:rsidP="00046592">
      <w:pPr>
        <w:jc w:val="both"/>
        <w:rPr>
          <w:sz w:val="24"/>
          <w:szCs w:val="24"/>
        </w:rPr>
      </w:pPr>
      <w:r>
        <w:rPr>
          <w:sz w:val="24"/>
          <w:szCs w:val="24"/>
        </w:rPr>
        <w:t xml:space="preserve">&gt; </w:t>
      </w:r>
      <w:r w:rsidRPr="00046592">
        <w:rPr>
          <w:sz w:val="24"/>
          <w:szCs w:val="24"/>
        </w:rPr>
        <w:t>Verify that the local windows groups and SQL Server Login definitions are the same on both servers.</w:t>
      </w:r>
    </w:p>
    <w:p w:rsidR="00046592" w:rsidRPr="00046592" w:rsidRDefault="00046592" w:rsidP="00046592">
      <w:pPr>
        <w:jc w:val="both"/>
        <w:rPr>
          <w:sz w:val="24"/>
          <w:szCs w:val="24"/>
        </w:rPr>
      </w:pPr>
      <w:r>
        <w:rPr>
          <w:sz w:val="24"/>
          <w:szCs w:val="24"/>
        </w:rPr>
        <w:t xml:space="preserve">&gt; </w:t>
      </w:r>
      <w:r w:rsidRPr="00046592">
        <w:rPr>
          <w:sz w:val="24"/>
          <w:szCs w:val="24"/>
        </w:rPr>
        <w:t>Verify that external software components are installed on both servers.</w:t>
      </w:r>
    </w:p>
    <w:p w:rsidR="00046592" w:rsidRPr="00046592" w:rsidRDefault="00046592" w:rsidP="00046592">
      <w:pPr>
        <w:jc w:val="both"/>
        <w:rPr>
          <w:sz w:val="24"/>
          <w:szCs w:val="24"/>
        </w:rPr>
      </w:pPr>
      <w:r>
        <w:rPr>
          <w:sz w:val="24"/>
          <w:szCs w:val="24"/>
        </w:rPr>
        <w:t xml:space="preserve">&gt; </w:t>
      </w:r>
      <w:r w:rsidRPr="00046592">
        <w:rPr>
          <w:sz w:val="24"/>
          <w:szCs w:val="24"/>
        </w:rPr>
        <w:t>Verify that CLR assemblies deployed on the publisher are also deployed on the subscriber.</w:t>
      </w:r>
    </w:p>
    <w:p w:rsidR="00046592" w:rsidRPr="00046592" w:rsidRDefault="00046592" w:rsidP="00046592">
      <w:pPr>
        <w:jc w:val="both"/>
        <w:rPr>
          <w:sz w:val="24"/>
          <w:szCs w:val="24"/>
        </w:rPr>
      </w:pPr>
      <w:r>
        <w:rPr>
          <w:sz w:val="24"/>
          <w:szCs w:val="24"/>
        </w:rPr>
        <w:t xml:space="preserve">&gt; </w:t>
      </w:r>
      <w:r w:rsidRPr="00046592">
        <w:rPr>
          <w:sz w:val="24"/>
          <w:szCs w:val="24"/>
        </w:rPr>
        <w:t>Verify that SQL agent jobs and alerts are present on the subscriber server, if these are required.</w:t>
      </w:r>
    </w:p>
    <w:p w:rsidR="00046592" w:rsidRPr="00046592" w:rsidRDefault="00046592" w:rsidP="00046592">
      <w:pPr>
        <w:jc w:val="both"/>
        <w:rPr>
          <w:sz w:val="24"/>
          <w:szCs w:val="24"/>
        </w:rPr>
      </w:pPr>
      <w:r>
        <w:rPr>
          <w:sz w:val="24"/>
          <w:szCs w:val="24"/>
        </w:rPr>
        <w:t xml:space="preserve">&gt; </w:t>
      </w:r>
      <w:r w:rsidRPr="00046592">
        <w:rPr>
          <w:sz w:val="24"/>
          <w:szCs w:val="24"/>
        </w:rPr>
        <w:t>Verify that for the certificates and keys used to access external resources, authentication and encryption match on the publisher and subscriber server.</w:t>
      </w:r>
    </w:p>
    <w:p w:rsidR="00390A09" w:rsidRDefault="00390A09" w:rsidP="00046592">
      <w:pPr>
        <w:jc w:val="both"/>
        <w:rPr>
          <w:b/>
          <w:sz w:val="24"/>
          <w:szCs w:val="24"/>
        </w:rPr>
      </w:pPr>
    </w:p>
    <w:p w:rsidR="001A0CA9" w:rsidRDefault="001A0CA9" w:rsidP="00046592">
      <w:pPr>
        <w:jc w:val="both"/>
        <w:rPr>
          <w:b/>
          <w:sz w:val="24"/>
          <w:szCs w:val="24"/>
        </w:rPr>
      </w:pPr>
    </w:p>
    <w:p w:rsidR="001A0CA9" w:rsidRDefault="001A0CA9" w:rsidP="005E64CB">
      <w:pPr>
        <w:jc w:val="right"/>
        <w:rPr>
          <w:b/>
          <w:sz w:val="24"/>
          <w:szCs w:val="24"/>
        </w:rPr>
      </w:pPr>
    </w:p>
    <w:p w:rsidR="001A0CA9" w:rsidRDefault="001A0CA9" w:rsidP="00046592">
      <w:pPr>
        <w:jc w:val="both"/>
        <w:rPr>
          <w:b/>
          <w:sz w:val="24"/>
          <w:szCs w:val="24"/>
        </w:rPr>
      </w:pPr>
    </w:p>
    <w:p w:rsidR="001A0CA9" w:rsidRPr="001A0CA9" w:rsidRDefault="001A0CA9" w:rsidP="001A0CA9">
      <w:pPr>
        <w:jc w:val="both"/>
        <w:rPr>
          <w:b/>
          <w:color w:val="FF0000"/>
          <w:sz w:val="24"/>
          <w:szCs w:val="24"/>
        </w:rPr>
      </w:pPr>
      <w:r w:rsidRPr="001A0CA9">
        <w:rPr>
          <w:b/>
          <w:color w:val="FF0000"/>
          <w:sz w:val="24"/>
          <w:szCs w:val="24"/>
          <w:highlight w:val="yellow"/>
        </w:rPr>
        <w:t>TYPES OF REPLICATIONS:</w:t>
      </w:r>
      <w:r w:rsidRPr="001A0CA9">
        <w:rPr>
          <w:b/>
          <w:color w:val="FF0000"/>
          <w:sz w:val="24"/>
          <w:szCs w:val="24"/>
        </w:rPr>
        <w:t xml:space="preserve"> </w:t>
      </w:r>
    </w:p>
    <w:p w:rsidR="001A0CA9" w:rsidRPr="001A0CA9" w:rsidRDefault="001A0CA9" w:rsidP="001A0CA9">
      <w:pPr>
        <w:jc w:val="both"/>
        <w:rPr>
          <w:b/>
          <w:sz w:val="24"/>
          <w:szCs w:val="24"/>
        </w:rPr>
      </w:pPr>
      <w:r w:rsidRPr="001A0CA9">
        <w:rPr>
          <w:b/>
          <w:sz w:val="24"/>
          <w:szCs w:val="24"/>
        </w:rPr>
        <w:t>There are 5 types of replications</w:t>
      </w:r>
    </w:p>
    <w:p w:rsidR="001A0CA9" w:rsidRPr="001A0CA9" w:rsidRDefault="001A0CA9" w:rsidP="001A0CA9">
      <w:pPr>
        <w:jc w:val="both"/>
        <w:rPr>
          <w:sz w:val="24"/>
          <w:szCs w:val="24"/>
        </w:rPr>
      </w:pPr>
      <w:r w:rsidRPr="001A0CA9">
        <w:rPr>
          <w:sz w:val="24"/>
          <w:szCs w:val="24"/>
        </w:rPr>
        <w:t>1. SNAPSHOT REPLICATION [ONE DIRECTION]</w:t>
      </w:r>
    </w:p>
    <w:p w:rsidR="001A0CA9" w:rsidRPr="001A0CA9" w:rsidRDefault="001A0CA9" w:rsidP="001A0CA9">
      <w:pPr>
        <w:jc w:val="both"/>
        <w:rPr>
          <w:sz w:val="24"/>
          <w:szCs w:val="24"/>
        </w:rPr>
      </w:pPr>
      <w:r w:rsidRPr="001A0CA9">
        <w:rPr>
          <w:sz w:val="24"/>
          <w:szCs w:val="24"/>
        </w:rPr>
        <w:t>2. TRANSACTION REPLICATION [ONE DIRECTION]</w:t>
      </w:r>
    </w:p>
    <w:p w:rsidR="001A0CA9" w:rsidRPr="001A0CA9" w:rsidRDefault="001A0CA9" w:rsidP="001A0CA9">
      <w:pPr>
        <w:rPr>
          <w:sz w:val="24"/>
          <w:szCs w:val="24"/>
        </w:rPr>
      </w:pPr>
      <w:r w:rsidRPr="001A0CA9">
        <w:rPr>
          <w:sz w:val="24"/>
          <w:szCs w:val="24"/>
        </w:rPr>
        <w:t>3. TRANSACTIONAL WITH UPDATABLE SUBSCRIPTION [BI DIRECTIONAL] ---</w:t>
      </w:r>
      <w:r>
        <w:rPr>
          <w:sz w:val="24"/>
          <w:szCs w:val="24"/>
        </w:rPr>
        <w:t xml:space="preserve"> </w:t>
      </w:r>
      <w:r w:rsidRPr="001A0CA9">
        <w:rPr>
          <w:sz w:val="24"/>
          <w:szCs w:val="24"/>
        </w:rPr>
        <w:t xml:space="preserve">Removed from SQL </w:t>
      </w:r>
      <w:r>
        <w:rPr>
          <w:sz w:val="24"/>
          <w:szCs w:val="24"/>
        </w:rPr>
        <w:t xml:space="preserve">         </w:t>
      </w:r>
      <w:r w:rsidRPr="001A0CA9">
        <w:rPr>
          <w:sz w:val="24"/>
          <w:szCs w:val="24"/>
        </w:rPr>
        <w:t>SERVER 2012</w:t>
      </w:r>
    </w:p>
    <w:p w:rsidR="001A0CA9" w:rsidRPr="001A0CA9" w:rsidRDefault="001A0CA9" w:rsidP="001A0CA9">
      <w:pPr>
        <w:jc w:val="both"/>
        <w:rPr>
          <w:sz w:val="24"/>
          <w:szCs w:val="24"/>
        </w:rPr>
      </w:pPr>
      <w:r w:rsidRPr="001A0CA9">
        <w:rPr>
          <w:sz w:val="24"/>
          <w:szCs w:val="24"/>
        </w:rPr>
        <w:t>4. MERGE REPLICATION [BI DIRECTIONAL]</w:t>
      </w:r>
    </w:p>
    <w:p w:rsidR="00A53DCF" w:rsidRPr="004B4065" w:rsidRDefault="001A0CA9" w:rsidP="001A0CA9">
      <w:pPr>
        <w:jc w:val="both"/>
        <w:rPr>
          <w:sz w:val="24"/>
          <w:szCs w:val="24"/>
        </w:rPr>
      </w:pPr>
      <w:r w:rsidRPr="001A0CA9">
        <w:rPr>
          <w:sz w:val="24"/>
          <w:szCs w:val="24"/>
        </w:rPr>
        <w:t>5. PEER-TO-PEER REPLICATION [BI DIRECTIONAL]</w:t>
      </w:r>
    </w:p>
    <w:p w:rsidR="00B82AD8" w:rsidRDefault="00B82AD8" w:rsidP="001A0CA9">
      <w:pPr>
        <w:jc w:val="both"/>
        <w:rPr>
          <w:b/>
          <w:sz w:val="24"/>
          <w:szCs w:val="24"/>
          <w:highlight w:val="yellow"/>
        </w:rPr>
      </w:pPr>
    </w:p>
    <w:p w:rsidR="00B82AD8" w:rsidRDefault="00B82AD8" w:rsidP="001A0CA9">
      <w:pPr>
        <w:jc w:val="both"/>
        <w:rPr>
          <w:b/>
          <w:sz w:val="24"/>
          <w:szCs w:val="24"/>
          <w:highlight w:val="yellow"/>
        </w:rPr>
      </w:pPr>
    </w:p>
    <w:p w:rsidR="00861049" w:rsidRDefault="00861049" w:rsidP="001A0CA9">
      <w:pPr>
        <w:jc w:val="both"/>
        <w:rPr>
          <w:b/>
          <w:sz w:val="24"/>
          <w:szCs w:val="24"/>
          <w:highlight w:val="yellow"/>
        </w:rPr>
      </w:pPr>
    </w:p>
    <w:p w:rsidR="00861049" w:rsidRDefault="00861049" w:rsidP="001A0CA9">
      <w:pPr>
        <w:jc w:val="both"/>
        <w:rPr>
          <w:b/>
          <w:sz w:val="24"/>
          <w:szCs w:val="24"/>
          <w:highlight w:val="yellow"/>
        </w:rPr>
      </w:pPr>
    </w:p>
    <w:p w:rsidR="00B82AD8" w:rsidRDefault="00B82AD8" w:rsidP="001A0CA9">
      <w:pPr>
        <w:jc w:val="both"/>
        <w:rPr>
          <w:b/>
          <w:sz w:val="24"/>
          <w:szCs w:val="24"/>
          <w:highlight w:val="yellow"/>
        </w:rPr>
      </w:pPr>
    </w:p>
    <w:p w:rsidR="001A0CA9" w:rsidRDefault="001A0CA9" w:rsidP="001A0CA9">
      <w:pPr>
        <w:jc w:val="both"/>
        <w:rPr>
          <w:b/>
          <w:sz w:val="24"/>
          <w:szCs w:val="24"/>
        </w:rPr>
      </w:pPr>
      <w:r w:rsidRPr="00CA05CA">
        <w:rPr>
          <w:b/>
          <w:sz w:val="24"/>
          <w:szCs w:val="24"/>
          <w:highlight w:val="yellow"/>
        </w:rPr>
        <w:t>1. SNAPSHOT REPLICATION [ONE DIRECTION]</w:t>
      </w:r>
    </w:p>
    <w:p w:rsidR="00A231FA" w:rsidRDefault="00A231FA" w:rsidP="001A0CA9">
      <w:pPr>
        <w:jc w:val="both"/>
        <w:rPr>
          <w:b/>
          <w:sz w:val="24"/>
          <w:szCs w:val="24"/>
        </w:rPr>
      </w:pPr>
    </w:p>
    <w:p w:rsidR="00ED7062" w:rsidRPr="001A0CA9" w:rsidRDefault="00ED7062" w:rsidP="001A0CA9">
      <w:pPr>
        <w:jc w:val="both"/>
        <w:rPr>
          <w:b/>
          <w:sz w:val="24"/>
          <w:szCs w:val="24"/>
        </w:rPr>
      </w:pPr>
      <w:r>
        <w:rPr>
          <w:b/>
          <w:sz w:val="24"/>
          <w:szCs w:val="24"/>
        </w:rPr>
        <w:t>What is Snapshot Replication?</w:t>
      </w:r>
    </w:p>
    <w:p w:rsidR="001A0CA9" w:rsidRDefault="00FE4FAF" w:rsidP="00FE4FAF">
      <w:pPr>
        <w:rPr>
          <w:sz w:val="24"/>
          <w:szCs w:val="24"/>
          <w:shd w:val="clear" w:color="auto" w:fill="FFFFFF"/>
        </w:rPr>
      </w:pPr>
      <w:r>
        <w:rPr>
          <w:sz w:val="24"/>
          <w:szCs w:val="24"/>
          <w:shd w:val="clear" w:color="auto" w:fill="FFFFFF"/>
        </w:rPr>
        <w:t xml:space="preserve">&gt; </w:t>
      </w:r>
      <w:r w:rsidRPr="00FE4FAF">
        <w:rPr>
          <w:sz w:val="24"/>
          <w:szCs w:val="24"/>
          <w:shd w:val="clear" w:color="auto" w:fill="FFFFFF"/>
        </w:rPr>
        <w:t>Snapshot replication refers to a replication method between databases. During this process, data is infrequently updated at specified times by copying data changes from the original database (publisher) to a receiving database (subscriber).</w:t>
      </w:r>
    </w:p>
    <w:p w:rsidR="00CA05CA" w:rsidRPr="00CA05CA" w:rsidRDefault="00CA05CA" w:rsidP="00CA05CA">
      <w:pPr>
        <w:rPr>
          <w:sz w:val="24"/>
          <w:szCs w:val="24"/>
          <w:shd w:val="clear" w:color="auto" w:fill="FFFFFF"/>
        </w:rPr>
      </w:pPr>
    </w:p>
    <w:p w:rsidR="00CA05CA" w:rsidRPr="00CA05CA" w:rsidRDefault="00CA05CA" w:rsidP="00CA05CA">
      <w:pPr>
        <w:rPr>
          <w:b/>
          <w:sz w:val="24"/>
          <w:szCs w:val="24"/>
          <w:shd w:val="clear" w:color="auto" w:fill="FFFFFF"/>
        </w:rPr>
      </w:pPr>
      <w:r w:rsidRPr="00CA05CA">
        <w:rPr>
          <w:b/>
          <w:sz w:val="24"/>
          <w:szCs w:val="24"/>
          <w:highlight w:val="yellow"/>
          <w:shd w:val="clear" w:color="auto" w:fill="FFFFFF"/>
        </w:rPr>
        <w:t>MINIMUM REQUIREMENTS:</w:t>
      </w:r>
    </w:p>
    <w:p w:rsidR="00CA05CA" w:rsidRPr="00CA05CA" w:rsidRDefault="00CA05CA" w:rsidP="00CA05CA">
      <w:pPr>
        <w:rPr>
          <w:sz w:val="24"/>
          <w:szCs w:val="24"/>
          <w:shd w:val="clear" w:color="auto" w:fill="FFFFFF"/>
        </w:rPr>
      </w:pPr>
      <w:r w:rsidRPr="00CA05CA">
        <w:rPr>
          <w:sz w:val="24"/>
          <w:szCs w:val="24"/>
          <w:shd w:val="clear" w:color="auto" w:fill="FFFFFF"/>
        </w:rPr>
        <w:t>1. Min</w:t>
      </w:r>
      <w:r w:rsidR="007D370B">
        <w:rPr>
          <w:sz w:val="24"/>
          <w:szCs w:val="24"/>
          <w:shd w:val="clear" w:color="auto" w:fill="FFFFFF"/>
        </w:rPr>
        <w:t>imum</w:t>
      </w:r>
      <w:r w:rsidRPr="00CA05CA">
        <w:rPr>
          <w:sz w:val="24"/>
          <w:szCs w:val="24"/>
          <w:shd w:val="clear" w:color="auto" w:fill="FFFFFF"/>
        </w:rPr>
        <w:t xml:space="preserve"> 2 server are required </w:t>
      </w:r>
    </w:p>
    <w:p w:rsidR="00CA05CA" w:rsidRPr="00CA05CA" w:rsidRDefault="00CA05CA" w:rsidP="00CA05CA">
      <w:pPr>
        <w:rPr>
          <w:sz w:val="24"/>
          <w:szCs w:val="24"/>
          <w:shd w:val="clear" w:color="auto" w:fill="FFFFFF"/>
        </w:rPr>
      </w:pPr>
      <w:r w:rsidRPr="00CA05CA">
        <w:rPr>
          <w:sz w:val="24"/>
          <w:szCs w:val="24"/>
          <w:shd w:val="clear" w:color="auto" w:fill="FFFFFF"/>
        </w:rPr>
        <w:t>2. Minimum 1 article is required</w:t>
      </w:r>
    </w:p>
    <w:p w:rsidR="00CA05CA" w:rsidRPr="00CA05CA" w:rsidRDefault="00CA05CA" w:rsidP="00CA05CA">
      <w:pPr>
        <w:rPr>
          <w:sz w:val="24"/>
          <w:szCs w:val="24"/>
          <w:shd w:val="clear" w:color="auto" w:fill="FFFFFF"/>
        </w:rPr>
      </w:pPr>
      <w:r w:rsidRPr="00CA05CA">
        <w:rPr>
          <w:sz w:val="24"/>
          <w:szCs w:val="24"/>
          <w:shd w:val="clear" w:color="auto" w:fill="FFFFFF"/>
        </w:rPr>
        <w:t>3. Snapshot folder is required</w:t>
      </w:r>
    </w:p>
    <w:p w:rsidR="00CA05CA" w:rsidRPr="00CA05CA" w:rsidRDefault="00CA05CA" w:rsidP="00CA05CA">
      <w:pPr>
        <w:rPr>
          <w:sz w:val="24"/>
          <w:szCs w:val="24"/>
          <w:shd w:val="clear" w:color="auto" w:fill="FFFFFF"/>
        </w:rPr>
      </w:pPr>
      <w:r w:rsidRPr="00CA05CA">
        <w:rPr>
          <w:sz w:val="24"/>
          <w:szCs w:val="24"/>
          <w:shd w:val="clear" w:color="auto" w:fill="FFFFFF"/>
        </w:rPr>
        <w:t>4. SQL SERVER AGENT SHOULD BE UP AND RUNNING</w:t>
      </w:r>
    </w:p>
    <w:p w:rsidR="00CA05CA" w:rsidRPr="00CA05CA" w:rsidRDefault="005E64CB" w:rsidP="00CA05CA">
      <w:pPr>
        <w:rPr>
          <w:sz w:val="24"/>
          <w:szCs w:val="24"/>
          <w:shd w:val="clear" w:color="auto" w:fill="FFFFFF"/>
        </w:rPr>
      </w:pPr>
      <w:r>
        <w:rPr>
          <w:sz w:val="24"/>
          <w:szCs w:val="24"/>
          <w:shd w:val="clear" w:color="auto" w:fill="FFFFFF"/>
        </w:rPr>
        <w:t>5. REPLICATION SUPPORTS ANY TYP</w:t>
      </w:r>
      <w:r w:rsidR="00CA05CA" w:rsidRPr="00CA05CA">
        <w:rPr>
          <w:sz w:val="24"/>
          <w:szCs w:val="24"/>
          <w:shd w:val="clear" w:color="auto" w:fill="FFFFFF"/>
        </w:rPr>
        <w:t>E OF RECOVERY MODEL [FULL\BULK-LOGGED\SIMPLE].</w:t>
      </w:r>
    </w:p>
    <w:p w:rsidR="00CA05CA" w:rsidRDefault="001272E5" w:rsidP="00CA05CA">
      <w:pPr>
        <w:rPr>
          <w:sz w:val="24"/>
          <w:szCs w:val="24"/>
          <w:shd w:val="clear" w:color="auto" w:fill="FFFFFF"/>
        </w:rPr>
      </w:pPr>
      <w:r>
        <w:rPr>
          <w:sz w:val="24"/>
          <w:szCs w:val="24"/>
          <w:shd w:val="clear" w:color="auto" w:fill="FFFFFF"/>
        </w:rPr>
        <w:t>6. Same</w:t>
      </w:r>
      <w:r w:rsidR="00CA05CA" w:rsidRPr="00CA05CA">
        <w:rPr>
          <w:sz w:val="24"/>
          <w:szCs w:val="24"/>
          <w:shd w:val="clear" w:color="auto" w:fill="FFFFFF"/>
        </w:rPr>
        <w:t xml:space="preserve"> SQL server edition and version is recommended to keep</w:t>
      </w:r>
    </w:p>
    <w:p w:rsidR="00CA05CA" w:rsidRDefault="00CA05CA" w:rsidP="00CA05CA">
      <w:pPr>
        <w:rPr>
          <w:sz w:val="24"/>
          <w:szCs w:val="24"/>
          <w:shd w:val="clear" w:color="auto" w:fill="FFFFFF"/>
        </w:rPr>
      </w:pPr>
    </w:p>
    <w:p w:rsidR="00CA05CA" w:rsidRDefault="00CA05CA" w:rsidP="00CA05CA">
      <w:pPr>
        <w:rPr>
          <w:sz w:val="24"/>
          <w:szCs w:val="24"/>
          <w:shd w:val="clear" w:color="auto" w:fill="FFFFFF"/>
        </w:rPr>
      </w:pPr>
    </w:p>
    <w:p w:rsidR="00CA05CA" w:rsidRDefault="00CA05CA" w:rsidP="00CA05CA">
      <w:pPr>
        <w:rPr>
          <w:sz w:val="24"/>
          <w:szCs w:val="24"/>
          <w:shd w:val="clear" w:color="auto" w:fill="FFFFFF"/>
        </w:rPr>
      </w:pPr>
    </w:p>
    <w:p w:rsidR="00CA05CA" w:rsidRPr="00CA05CA" w:rsidRDefault="00CA05CA" w:rsidP="00CA05CA">
      <w:pPr>
        <w:rPr>
          <w:sz w:val="24"/>
          <w:szCs w:val="24"/>
        </w:rPr>
      </w:pPr>
    </w:p>
    <w:p w:rsidR="00CA05CA" w:rsidRDefault="00CA05CA" w:rsidP="00CA05CA">
      <w:pPr>
        <w:rPr>
          <w:b/>
          <w:sz w:val="24"/>
          <w:szCs w:val="24"/>
        </w:rPr>
      </w:pPr>
      <w:r w:rsidRPr="00CA05CA">
        <w:rPr>
          <w:b/>
          <w:noProof/>
          <w:sz w:val="24"/>
          <w:szCs w:val="24"/>
        </w:rPr>
        <w:drawing>
          <wp:inline distT="0" distB="0" distL="0" distR="0" wp14:anchorId="79E777FB" wp14:editId="3FF2C67A">
            <wp:extent cx="5486400" cy="4400550"/>
            <wp:effectExtent l="0" t="0" r="0" b="0"/>
            <wp:docPr id="3075"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103" cstate="print"/>
                    <a:srcRect/>
                    <a:stretch>
                      <a:fillRect/>
                    </a:stretch>
                  </pic:blipFill>
                  <pic:spPr bwMode="auto">
                    <a:xfrm>
                      <a:off x="0" y="0"/>
                      <a:ext cx="5486400" cy="4400550"/>
                    </a:xfrm>
                    <a:prstGeom prst="rect">
                      <a:avLst/>
                    </a:prstGeom>
                    <a:noFill/>
                    <a:ln w="9525">
                      <a:noFill/>
                      <a:miter lim="800000"/>
                      <a:headEnd/>
                      <a:tailEnd/>
                    </a:ln>
                  </pic:spPr>
                </pic:pic>
              </a:graphicData>
            </a:graphic>
          </wp:inline>
        </w:drawing>
      </w:r>
    </w:p>
    <w:p w:rsidR="00CA05CA" w:rsidRDefault="00CA05CA" w:rsidP="00CA05CA">
      <w:pPr>
        <w:rPr>
          <w:b/>
          <w:sz w:val="24"/>
          <w:szCs w:val="24"/>
        </w:rPr>
      </w:pPr>
    </w:p>
    <w:p w:rsidR="00A231FA" w:rsidRDefault="00A231FA" w:rsidP="00CA05CA">
      <w:pPr>
        <w:rPr>
          <w:b/>
          <w:sz w:val="24"/>
          <w:szCs w:val="24"/>
        </w:rPr>
      </w:pPr>
    </w:p>
    <w:p w:rsidR="00CA05CA" w:rsidRPr="00CA05CA" w:rsidRDefault="00CA05CA" w:rsidP="00CA05CA">
      <w:pPr>
        <w:rPr>
          <w:b/>
          <w:sz w:val="24"/>
          <w:szCs w:val="24"/>
        </w:rPr>
      </w:pPr>
      <w:r w:rsidRPr="00ED7062">
        <w:rPr>
          <w:b/>
          <w:sz w:val="24"/>
          <w:szCs w:val="24"/>
          <w:highlight w:val="yellow"/>
        </w:rPr>
        <w:t>ARCHITECTURE:</w:t>
      </w:r>
    </w:p>
    <w:p w:rsidR="00CA05CA" w:rsidRPr="00CA05CA" w:rsidRDefault="00CA05CA" w:rsidP="00CA05CA">
      <w:pPr>
        <w:rPr>
          <w:sz w:val="24"/>
          <w:szCs w:val="24"/>
        </w:rPr>
      </w:pPr>
      <w:r w:rsidRPr="00CA05CA">
        <w:rPr>
          <w:sz w:val="24"/>
          <w:szCs w:val="24"/>
        </w:rPr>
        <w:t>&gt; Snapshot taken from publisher on article and stored into snapshot folder in distributor server by SNAPSHOT AGENT</w:t>
      </w:r>
    </w:p>
    <w:p w:rsidR="00FE4FAF" w:rsidRDefault="00CA05CA" w:rsidP="00CA05CA">
      <w:pPr>
        <w:rPr>
          <w:sz w:val="24"/>
          <w:szCs w:val="24"/>
        </w:rPr>
      </w:pPr>
      <w:r w:rsidRPr="00CA05CA">
        <w:rPr>
          <w:sz w:val="24"/>
          <w:szCs w:val="24"/>
        </w:rPr>
        <w:t>&gt; From snapshot folder collect snapshot by distributor agent and distributes the data to subscriber and store into subscriber server.</w:t>
      </w:r>
    </w:p>
    <w:p w:rsidR="00CA05CA" w:rsidRDefault="00CA05CA" w:rsidP="00CA05CA">
      <w:pPr>
        <w:rPr>
          <w:sz w:val="24"/>
          <w:szCs w:val="24"/>
        </w:rPr>
      </w:pPr>
    </w:p>
    <w:p w:rsidR="00CA05CA" w:rsidRDefault="00CA05CA" w:rsidP="00CA05CA">
      <w:pPr>
        <w:rPr>
          <w:sz w:val="24"/>
          <w:szCs w:val="24"/>
        </w:rPr>
      </w:pPr>
    </w:p>
    <w:p w:rsidR="00CA05CA" w:rsidRDefault="00CA05CA" w:rsidP="00CA05CA">
      <w:pPr>
        <w:rPr>
          <w:sz w:val="24"/>
          <w:szCs w:val="24"/>
        </w:rPr>
      </w:pPr>
    </w:p>
    <w:p w:rsidR="0076452B" w:rsidRDefault="0076452B" w:rsidP="00CA05CA">
      <w:pPr>
        <w:rPr>
          <w:b/>
          <w:sz w:val="24"/>
          <w:szCs w:val="24"/>
          <w:highlight w:val="yellow"/>
        </w:rPr>
      </w:pPr>
    </w:p>
    <w:p w:rsidR="00CA05CA" w:rsidRPr="00CA05CA" w:rsidRDefault="00CA05CA" w:rsidP="00CA05CA">
      <w:pPr>
        <w:rPr>
          <w:b/>
          <w:sz w:val="24"/>
          <w:szCs w:val="24"/>
        </w:rPr>
      </w:pPr>
      <w:r w:rsidRPr="00ED7062">
        <w:rPr>
          <w:b/>
          <w:sz w:val="24"/>
          <w:szCs w:val="24"/>
          <w:highlight w:val="yellow"/>
        </w:rPr>
        <w:t>CONFIGURATION STEPS:</w:t>
      </w:r>
    </w:p>
    <w:p w:rsidR="00CA05CA" w:rsidRPr="00CA05CA" w:rsidRDefault="00CA05CA" w:rsidP="00CA05CA">
      <w:pPr>
        <w:rPr>
          <w:sz w:val="24"/>
          <w:szCs w:val="24"/>
        </w:rPr>
      </w:pPr>
      <w:r w:rsidRPr="00CA05CA">
        <w:rPr>
          <w:sz w:val="24"/>
          <w:szCs w:val="24"/>
        </w:rPr>
        <w:t>1. Configure distributor in distribution server</w:t>
      </w:r>
      <w:r>
        <w:rPr>
          <w:sz w:val="24"/>
          <w:szCs w:val="24"/>
        </w:rPr>
        <w:t xml:space="preserve"> </w:t>
      </w:r>
      <w:r w:rsidRPr="00CA05CA">
        <w:rPr>
          <w:sz w:val="24"/>
          <w:szCs w:val="24"/>
        </w:rPr>
        <w:t>changes:</w:t>
      </w:r>
    </w:p>
    <w:p w:rsidR="00CA05CA" w:rsidRPr="00CA05CA" w:rsidRDefault="00CA05CA" w:rsidP="00CA05CA">
      <w:pPr>
        <w:rPr>
          <w:sz w:val="24"/>
          <w:szCs w:val="24"/>
        </w:rPr>
      </w:pPr>
      <w:r w:rsidRPr="00CA05CA">
        <w:rPr>
          <w:sz w:val="24"/>
          <w:szCs w:val="24"/>
        </w:rPr>
        <w:t>&gt; Distribution database creates under system database</w:t>
      </w:r>
    </w:p>
    <w:p w:rsidR="00CA05CA" w:rsidRPr="00CA05CA" w:rsidRDefault="00CA05CA" w:rsidP="00CA05CA">
      <w:pPr>
        <w:rPr>
          <w:sz w:val="24"/>
          <w:szCs w:val="24"/>
        </w:rPr>
      </w:pPr>
      <w:r w:rsidRPr="00CA05CA">
        <w:rPr>
          <w:sz w:val="24"/>
          <w:szCs w:val="24"/>
        </w:rPr>
        <w:t xml:space="preserve">&gt; Login "distributor_admin" CREATE with SYS admin permissions automatically </w:t>
      </w:r>
    </w:p>
    <w:p w:rsidR="00CA05CA" w:rsidRPr="00CA05CA" w:rsidRDefault="00CA05CA" w:rsidP="00CA05CA">
      <w:pPr>
        <w:rPr>
          <w:sz w:val="24"/>
          <w:szCs w:val="24"/>
        </w:rPr>
      </w:pPr>
      <w:r w:rsidRPr="00CA05CA">
        <w:rPr>
          <w:sz w:val="24"/>
          <w:szCs w:val="24"/>
        </w:rPr>
        <w:t xml:space="preserve">&gt; Replication 6 </w:t>
      </w:r>
      <w:r w:rsidR="00A53DCF" w:rsidRPr="00CA05CA">
        <w:rPr>
          <w:sz w:val="24"/>
          <w:szCs w:val="24"/>
        </w:rPr>
        <w:t>Maintaince</w:t>
      </w:r>
      <w:r w:rsidRPr="00CA05CA">
        <w:rPr>
          <w:sz w:val="24"/>
          <w:szCs w:val="24"/>
        </w:rPr>
        <w:t xml:space="preserve"> jobs creates after configured distributor</w:t>
      </w:r>
    </w:p>
    <w:p w:rsidR="00CA05CA" w:rsidRDefault="00CA05CA" w:rsidP="00CA05CA">
      <w:pPr>
        <w:rPr>
          <w:sz w:val="24"/>
          <w:szCs w:val="24"/>
        </w:rPr>
      </w:pPr>
      <w:r w:rsidRPr="00CA05CA">
        <w:rPr>
          <w:sz w:val="24"/>
          <w:szCs w:val="24"/>
        </w:rPr>
        <w:t>&gt; Provide the password after adding publisher inst</w:t>
      </w:r>
      <w:r>
        <w:rPr>
          <w:sz w:val="24"/>
          <w:szCs w:val="24"/>
        </w:rPr>
        <w:t>ance</w:t>
      </w:r>
      <w:r w:rsidRPr="00CA05CA">
        <w:rPr>
          <w:sz w:val="24"/>
          <w:szCs w:val="24"/>
        </w:rPr>
        <w:t xml:space="preserve"> and specify the snapshot </w:t>
      </w:r>
      <w:r>
        <w:rPr>
          <w:sz w:val="24"/>
          <w:szCs w:val="24"/>
        </w:rPr>
        <w:t>folder path to store snapshots.</w:t>
      </w:r>
    </w:p>
    <w:p w:rsidR="00CA05CA" w:rsidRPr="00CA05CA" w:rsidRDefault="00CA05CA" w:rsidP="00CA05CA">
      <w:pPr>
        <w:rPr>
          <w:sz w:val="24"/>
          <w:szCs w:val="24"/>
        </w:rPr>
      </w:pPr>
      <w:r w:rsidRPr="00CA05CA">
        <w:rPr>
          <w:sz w:val="24"/>
          <w:szCs w:val="24"/>
        </w:rPr>
        <w:t>2.  Configure publisher instance and select the article table to publish as a part of replication</w:t>
      </w:r>
    </w:p>
    <w:p w:rsidR="00CA05CA" w:rsidRDefault="00CA05CA" w:rsidP="00CA05CA">
      <w:pPr>
        <w:rPr>
          <w:sz w:val="24"/>
          <w:szCs w:val="24"/>
        </w:rPr>
      </w:pPr>
      <w:r w:rsidRPr="00CA05CA">
        <w:rPr>
          <w:sz w:val="24"/>
          <w:szCs w:val="24"/>
        </w:rPr>
        <w:t>3. Configure subscriber.</w:t>
      </w:r>
    </w:p>
    <w:p w:rsidR="00CA05CA" w:rsidRPr="00CA05CA" w:rsidRDefault="00CA05CA" w:rsidP="00CA05CA">
      <w:pPr>
        <w:rPr>
          <w:b/>
          <w:sz w:val="24"/>
          <w:szCs w:val="24"/>
        </w:rPr>
      </w:pPr>
      <w:r w:rsidRPr="00CA05CA">
        <w:rPr>
          <w:b/>
          <w:sz w:val="24"/>
          <w:szCs w:val="24"/>
        </w:rPr>
        <w:t>Key points:</w:t>
      </w:r>
    </w:p>
    <w:p w:rsidR="00CA05CA" w:rsidRPr="00CA05CA" w:rsidRDefault="00CA05CA" w:rsidP="00CA05CA">
      <w:pPr>
        <w:rPr>
          <w:sz w:val="24"/>
          <w:szCs w:val="24"/>
        </w:rPr>
      </w:pPr>
      <w:r w:rsidRPr="00CA05CA">
        <w:rPr>
          <w:sz w:val="24"/>
          <w:szCs w:val="24"/>
        </w:rPr>
        <w:t>&gt; Takes snap from pub</w:t>
      </w:r>
      <w:r w:rsidR="00ED3659">
        <w:rPr>
          <w:sz w:val="24"/>
          <w:szCs w:val="24"/>
        </w:rPr>
        <w:t>lisher</w:t>
      </w:r>
      <w:r w:rsidRPr="00CA05CA">
        <w:rPr>
          <w:sz w:val="24"/>
          <w:szCs w:val="24"/>
        </w:rPr>
        <w:t xml:space="preserve"> and keep to snapshot folder.</w:t>
      </w:r>
    </w:p>
    <w:p w:rsidR="00CA05CA" w:rsidRPr="00CA05CA" w:rsidRDefault="00CA05CA" w:rsidP="00CA05CA">
      <w:pPr>
        <w:rPr>
          <w:sz w:val="24"/>
          <w:szCs w:val="24"/>
        </w:rPr>
      </w:pPr>
      <w:r w:rsidRPr="003F1C97">
        <w:rPr>
          <w:b/>
          <w:sz w:val="24"/>
          <w:szCs w:val="24"/>
        </w:rPr>
        <w:t>SNAPSHOT Background:</w:t>
      </w:r>
      <w:r w:rsidRPr="00CA05CA">
        <w:rPr>
          <w:sz w:val="24"/>
          <w:szCs w:val="24"/>
        </w:rPr>
        <w:t xml:space="preserve"> When </w:t>
      </w:r>
      <w:r w:rsidR="00A53DCF">
        <w:rPr>
          <w:sz w:val="24"/>
          <w:szCs w:val="24"/>
        </w:rPr>
        <w:t>you generate a snapshot initia</w:t>
      </w:r>
      <w:r w:rsidRPr="00CA05CA">
        <w:rPr>
          <w:sz w:val="24"/>
          <w:szCs w:val="24"/>
        </w:rPr>
        <w:t>l schema+data (if any) takes from publisher and store into snapshot folder.</w:t>
      </w:r>
    </w:p>
    <w:p w:rsidR="0076452B" w:rsidRPr="00861049" w:rsidRDefault="00CA05CA" w:rsidP="00CA05CA">
      <w:pPr>
        <w:rPr>
          <w:sz w:val="24"/>
          <w:szCs w:val="24"/>
        </w:rPr>
      </w:pPr>
      <w:r w:rsidRPr="00CA05CA">
        <w:rPr>
          <w:sz w:val="24"/>
          <w:szCs w:val="24"/>
        </w:rPr>
        <w:t>&gt; The same snapshot replicate to subscriber and apply at subscription article.</w:t>
      </w:r>
    </w:p>
    <w:p w:rsidR="00861049" w:rsidRDefault="00861049" w:rsidP="00CA05CA">
      <w:pPr>
        <w:rPr>
          <w:b/>
          <w:sz w:val="24"/>
          <w:szCs w:val="24"/>
          <w:highlight w:val="yellow"/>
        </w:rPr>
      </w:pPr>
    </w:p>
    <w:p w:rsidR="00CA05CA" w:rsidRDefault="00CA05CA" w:rsidP="00CA05CA">
      <w:pPr>
        <w:rPr>
          <w:b/>
          <w:sz w:val="24"/>
          <w:szCs w:val="24"/>
        </w:rPr>
      </w:pPr>
      <w:r w:rsidRPr="00A53DCF">
        <w:rPr>
          <w:b/>
          <w:sz w:val="24"/>
          <w:szCs w:val="24"/>
          <w:highlight w:val="yellow"/>
        </w:rPr>
        <w:t>SNAPSHOT REPLICATION AGENTS:</w:t>
      </w:r>
    </w:p>
    <w:p w:rsidR="00A231FA" w:rsidRPr="00CA05CA" w:rsidRDefault="00A231FA" w:rsidP="00CA05CA">
      <w:pPr>
        <w:rPr>
          <w:b/>
          <w:sz w:val="24"/>
          <w:szCs w:val="24"/>
        </w:rPr>
      </w:pPr>
    </w:p>
    <w:p w:rsidR="00CA05CA" w:rsidRPr="00B822E3" w:rsidRDefault="00CA05CA" w:rsidP="00CA05CA">
      <w:pPr>
        <w:rPr>
          <w:b/>
          <w:sz w:val="24"/>
          <w:szCs w:val="24"/>
        </w:rPr>
      </w:pPr>
      <w:r w:rsidRPr="00B822E3">
        <w:rPr>
          <w:b/>
          <w:sz w:val="24"/>
          <w:szCs w:val="24"/>
        </w:rPr>
        <w:t>1. Snapshot agent</w:t>
      </w:r>
    </w:p>
    <w:p w:rsidR="00E71F91" w:rsidRDefault="00E71F91" w:rsidP="00CA05CA">
      <w:pPr>
        <w:rPr>
          <w:sz w:val="24"/>
          <w:szCs w:val="24"/>
        </w:rPr>
      </w:pPr>
      <w:r>
        <w:rPr>
          <w:sz w:val="24"/>
          <w:szCs w:val="24"/>
        </w:rPr>
        <w:t>1.</w:t>
      </w:r>
      <w:r w:rsidRPr="00CA05CA">
        <w:rPr>
          <w:sz w:val="24"/>
          <w:szCs w:val="24"/>
        </w:rPr>
        <w:t xml:space="preserve"> The</w:t>
      </w:r>
      <w:r w:rsidR="00CA05CA" w:rsidRPr="00CA05CA">
        <w:rPr>
          <w:sz w:val="24"/>
          <w:szCs w:val="24"/>
        </w:rPr>
        <w:t xml:space="preserve"> Snapshot Agent is typically used with all types of replication. </w:t>
      </w:r>
    </w:p>
    <w:p w:rsidR="00E71F91" w:rsidRDefault="00E71F91" w:rsidP="00CA05CA">
      <w:pPr>
        <w:rPr>
          <w:sz w:val="24"/>
          <w:szCs w:val="24"/>
        </w:rPr>
      </w:pPr>
      <w:r>
        <w:rPr>
          <w:sz w:val="24"/>
          <w:szCs w:val="24"/>
        </w:rPr>
        <w:t>2.</w:t>
      </w:r>
      <w:r w:rsidRPr="00CA05CA">
        <w:rPr>
          <w:sz w:val="24"/>
          <w:szCs w:val="24"/>
        </w:rPr>
        <w:t xml:space="preserve"> It</w:t>
      </w:r>
      <w:r w:rsidR="00CA05CA" w:rsidRPr="00CA05CA">
        <w:rPr>
          <w:sz w:val="24"/>
          <w:szCs w:val="24"/>
        </w:rPr>
        <w:t xml:space="preserve"> prepares schema and initial data files of published tables and other objects</w:t>
      </w:r>
      <w:r>
        <w:rPr>
          <w:sz w:val="24"/>
          <w:szCs w:val="24"/>
        </w:rPr>
        <w:t>, stores the snapshot files.</w:t>
      </w:r>
      <w:r w:rsidR="00CA05CA" w:rsidRPr="00CA05CA">
        <w:rPr>
          <w:sz w:val="24"/>
          <w:szCs w:val="24"/>
        </w:rPr>
        <w:t xml:space="preserve"> </w:t>
      </w:r>
    </w:p>
    <w:p w:rsidR="00E71F91" w:rsidRDefault="00E71F91" w:rsidP="00CA05CA">
      <w:pPr>
        <w:rPr>
          <w:sz w:val="24"/>
          <w:szCs w:val="24"/>
        </w:rPr>
      </w:pPr>
      <w:r>
        <w:rPr>
          <w:sz w:val="24"/>
          <w:szCs w:val="24"/>
        </w:rPr>
        <w:t>3.</w:t>
      </w:r>
      <w:r w:rsidRPr="00CA05CA">
        <w:rPr>
          <w:sz w:val="24"/>
          <w:szCs w:val="24"/>
        </w:rPr>
        <w:t xml:space="preserve"> Records</w:t>
      </w:r>
      <w:r w:rsidR="00CA05CA" w:rsidRPr="00CA05CA">
        <w:rPr>
          <w:sz w:val="24"/>
          <w:szCs w:val="24"/>
        </w:rPr>
        <w:t xml:space="preserve"> information about synchronization in the distribution database. </w:t>
      </w:r>
    </w:p>
    <w:p w:rsidR="00CA05CA" w:rsidRPr="00CA05CA" w:rsidRDefault="00E71F91" w:rsidP="00CA05CA">
      <w:pPr>
        <w:rPr>
          <w:sz w:val="24"/>
          <w:szCs w:val="24"/>
        </w:rPr>
      </w:pPr>
      <w:r>
        <w:rPr>
          <w:sz w:val="24"/>
          <w:szCs w:val="24"/>
        </w:rPr>
        <w:t xml:space="preserve">4. </w:t>
      </w:r>
      <w:r w:rsidR="00CA05CA" w:rsidRPr="00CA05CA">
        <w:rPr>
          <w:sz w:val="24"/>
          <w:szCs w:val="24"/>
        </w:rPr>
        <w:t>The Snapshot Agent runs at the Distributor.</w:t>
      </w:r>
    </w:p>
    <w:p w:rsidR="00CA05CA" w:rsidRPr="00B822E3" w:rsidRDefault="00CA05CA" w:rsidP="00CA05CA">
      <w:pPr>
        <w:rPr>
          <w:b/>
          <w:sz w:val="24"/>
          <w:szCs w:val="24"/>
        </w:rPr>
      </w:pPr>
      <w:r w:rsidRPr="00B822E3">
        <w:rPr>
          <w:b/>
          <w:sz w:val="24"/>
          <w:szCs w:val="24"/>
        </w:rPr>
        <w:t>2. Distributor agent</w:t>
      </w:r>
    </w:p>
    <w:p w:rsidR="00E71F91" w:rsidRPr="00E71F91" w:rsidRDefault="00E71F91" w:rsidP="00E71F91">
      <w:pPr>
        <w:rPr>
          <w:sz w:val="24"/>
          <w:szCs w:val="24"/>
        </w:rPr>
      </w:pPr>
      <w:r w:rsidRPr="00E71F91">
        <w:rPr>
          <w:sz w:val="24"/>
          <w:szCs w:val="24"/>
        </w:rPr>
        <w:t>1. Distributor agent takes snapshot files from snapshot folder, apply to subscriber.</w:t>
      </w:r>
    </w:p>
    <w:p w:rsidR="00E71F91" w:rsidRPr="00E71F91" w:rsidRDefault="00E71F91" w:rsidP="00E71F91">
      <w:pPr>
        <w:rPr>
          <w:sz w:val="24"/>
          <w:szCs w:val="24"/>
        </w:rPr>
      </w:pPr>
      <w:r w:rsidRPr="00E71F91">
        <w:rPr>
          <w:sz w:val="24"/>
          <w:szCs w:val="24"/>
        </w:rPr>
        <w:t>2. Depending on the push and pull type of replication distributor agent operate either from distributor or from subscriber</w:t>
      </w:r>
    </w:p>
    <w:p w:rsidR="00B822E3" w:rsidRPr="00CA05CA" w:rsidRDefault="00B822E3" w:rsidP="00CA05CA">
      <w:pPr>
        <w:rPr>
          <w:sz w:val="24"/>
          <w:szCs w:val="24"/>
        </w:rPr>
      </w:pPr>
    </w:p>
    <w:p w:rsidR="00CA05CA" w:rsidRPr="00CA05CA" w:rsidRDefault="002E6AF1" w:rsidP="00CA05CA">
      <w:pPr>
        <w:rPr>
          <w:sz w:val="24"/>
          <w:szCs w:val="24"/>
        </w:rPr>
      </w:pPr>
      <w:r>
        <w:rPr>
          <w:sz w:val="24"/>
          <w:szCs w:val="24"/>
        </w:rPr>
        <w:t>Agent .exe</w:t>
      </w:r>
      <w:r w:rsidR="00CA05CA" w:rsidRPr="00CA05CA">
        <w:rPr>
          <w:sz w:val="24"/>
          <w:szCs w:val="24"/>
        </w:rPr>
        <w:t xml:space="preserve"> file location:</w:t>
      </w:r>
    </w:p>
    <w:p w:rsidR="00CA05CA" w:rsidRPr="00CA05CA" w:rsidRDefault="00CA05CA" w:rsidP="00CA05CA">
      <w:pPr>
        <w:rPr>
          <w:b/>
          <w:sz w:val="24"/>
          <w:szCs w:val="24"/>
        </w:rPr>
      </w:pPr>
      <w:r w:rsidRPr="00CA05CA">
        <w:rPr>
          <w:b/>
          <w:sz w:val="24"/>
          <w:szCs w:val="24"/>
        </w:rPr>
        <w:t>Location:  C:\Program Files\Microsoft SQL Server\90\COM</w:t>
      </w:r>
    </w:p>
    <w:p w:rsidR="00CA05CA" w:rsidRPr="00CA05CA" w:rsidRDefault="00693577" w:rsidP="00CA05CA">
      <w:pPr>
        <w:rPr>
          <w:sz w:val="24"/>
          <w:szCs w:val="24"/>
        </w:rPr>
      </w:pPr>
      <w:r>
        <w:rPr>
          <w:sz w:val="24"/>
          <w:szCs w:val="24"/>
        </w:rPr>
        <w:t>SNAP.exe</w:t>
      </w:r>
    </w:p>
    <w:p w:rsidR="00CA05CA" w:rsidRDefault="00CA05CA" w:rsidP="00CA05CA">
      <w:pPr>
        <w:rPr>
          <w:sz w:val="24"/>
          <w:szCs w:val="24"/>
        </w:rPr>
      </w:pPr>
      <w:r w:rsidRPr="00CA05CA">
        <w:rPr>
          <w:sz w:val="24"/>
          <w:szCs w:val="24"/>
        </w:rPr>
        <w:t>Distrib.exe</w:t>
      </w:r>
    </w:p>
    <w:p w:rsidR="00B822E3" w:rsidRPr="00FE4FAF" w:rsidRDefault="00B822E3" w:rsidP="00CA05CA">
      <w:pPr>
        <w:rPr>
          <w:sz w:val="24"/>
          <w:szCs w:val="24"/>
        </w:rPr>
      </w:pPr>
    </w:p>
    <w:p w:rsidR="00B822E3" w:rsidRPr="00B822E3" w:rsidRDefault="00B822E3" w:rsidP="00B822E3">
      <w:pPr>
        <w:jc w:val="both"/>
        <w:rPr>
          <w:b/>
          <w:sz w:val="24"/>
          <w:szCs w:val="24"/>
        </w:rPr>
      </w:pPr>
      <w:r w:rsidRPr="00ED7062">
        <w:rPr>
          <w:b/>
          <w:sz w:val="24"/>
          <w:szCs w:val="24"/>
          <w:highlight w:val="yellow"/>
        </w:rPr>
        <w:t>SNAPSHOT FILES IN REPL DATA FOLDER:</w:t>
      </w:r>
    </w:p>
    <w:p w:rsidR="00B822E3" w:rsidRPr="00B822E3" w:rsidRDefault="00B822E3" w:rsidP="00B822E3">
      <w:pPr>
        <w:jc w:val="both"/>
        <w:rPr>
          <w:sz w:val="24"/>
          <w:szCs w:val="24"/>
        </w:rPr>
      </w:pPr>
      <w:r w:rsidRPr="00B822E3">
        <w:rPr>
          <w:b/>
          <w:sz w:val="24"/>
          <w:szCs w:val="24"/>
        </w:rPr>
        <w:t xml:space="preserve">1. </w:t>
      </w:r>
      <w:r w:rsidR="00533A96" w:rsidRPr="00B822E3">
        <w:rPr>
          <w:b/>
          <w:sz w:val="24"/>
          <w:szCs w:val="24"/>
        </w:rPr>
        <w:t>SCH</w:t>
      </w:r>
      <w:r w:rsidR="00533A96">
        <w:rPr>
          <w:b/>
          <w:sz w:val="24"/>
          <w:szCs w:val="24"/>
        </w:rPr>
        <w:t xml:space="preserve"> [Schema Script]</w:t>
      </w:r>
      <w:r w:rsidRPr="00B822E3">
        <w:rPr>
          <w:b/>
          <w:sz w:val="24"/>
          <w:szCs w:val="24"/>
        </w:rPr>
        <w:t>:</w:t>
      </w:r>
      <w:r w:rsidRPr="00B822E3">
        <w:rPr>
          <w:sz w:val="24"/>
          <w:szCs w:val="24"/>
        </w:rPr>
        <w:t xml:space="preserve"> This contains the script of the published tables (schema)</w:t>
      </w:r>
    </w:p>
    <w:p w:rsidR="00B822E3" w:rsidRPr="00B822E3" w:rsidRDefault="00B822E3" w:rsidP="00B822E3">
      <w:pPr>
        <w:jc w:val="both"/>
        <w:rPr>
          <w:sz w:val="24"/>
          <w:szCs w:val="24"/>
        </w:rPr>
      </w:pPr>
      <w:r w:rsidRPr="00B822E3">
        <w:rPr>
          <w:b/>
          <w:sz w:val="24"/>
          <w:szCs w:val="24"/>
        </w:rPr>
        <w:t xml:space="preserve">2. </w:t>
      </w:r>
      <w:r w:rsidR="00533A96" w:rsidRPr="00B822E3">
        <w:rPr>
          <w:b/>
          <w:sz w:val="24"/>
          <w:szCs w:val="24"/>
        </w:rPr>
        <w:t>BCP</w:t>
      </w:r>
      <w:r w:rsidR="00533A96">
        <w:rPr>
          <w:b/>
          <w:sz w:val="24"/>
          <w:szCs w:val="24"/>
        </w:rPr>
        <w:t xml:space="preserve"> [Bulk Copy Program]</w:t>
      </w:r>
      <w:r w:rsidRPr="00B822E3">
        <w:rPr>
          <w:b/>
          <w:sz w:val="24"/>
          <w:szCs w:val="24"/>
        </w:rPr>
        <w:t>:</w:t>
      </w:r>
      <w:r w:rsidRPr="00B822E3">
        <w:rPr>
          <w:sz w:val="24"/>
          <w:szCs w:val="24"/>
        </w:rPr>
        <w:t xml:space="preserve"> Contains data which need to move to subscriber</w:t>
      </w:r>
    </w:p>
    <w:p w:rsidR="00B822E3" w:rsidRPr="00B822E3" w:rsidRDefault="00B822E3" w:rsidP="00B822E3">
      <w:pPr>
        <w:jc w:val="both"/>
        <w:rPr>
          <w:sz w:val="24"/>
          <w:szCs w:val="24"/>
        </w:rPr>
      </w:pPr>
      <w:r w:rsidRPr="00B822E3">
        <w:rPr>
          <w:b/>
          <w:sz w:val="24"/>
          <w:szCs w:val="24"/>
        </w:rPr>
        <w:t>3. PRE:</w:t>
      </w:r>
      <w:r w:rsidRPr="00B822E3">
        <w:rPr>
          <w:sz w:val="24"/>
          <w:szCs w:val="24"/>
        </w:rPr>
        <w:t xml:space="preserve"> Contains drop script of the article</w:t>
      </w:r>
    </w:p>
    <w:p w:rsidR="001A0CA9" w:rsidRDefault="00B822E3" w:rsidP="00B822E3">
      <w:pPr>
        <w:jc w:val="both"/>
        <w:rPr>
          <w:sz w:val="24"/>
          <w:szCs w:val="24"/>
        </w:rPr>
      </w:pPr>
      <w:r w:rsidRPr="00B822E3">
        <w:rPr>
          <w:b/>
          <w:sz w:val="24"/>
          <w:szCs w:val="24"/>
        </w:rPr>
        <w:t xml:space="preserve">4. </w:t>
      </w:r>
      <w:r w:rsidR="00533A96" w:rsidRPr="00B822E3">
        <w:rPr>
          <w:b/>
          <w:sz w:val="24"/>
          <w:szCs w:val="24"/>
        </w:rPr>
        <w:t>IDX</w:t>
      </w:r>
      <w:r w:rsidR="00533A96">
        <w:rPr>
          <w:b/>
          <w:sz w:val="24"/>
          <w:szCs w:val="24"/>
        </w:rPr>
        <w:t xml:space="preserve"> [Index File]</w:t>
      </w:r>
      <w:r w:rsidRPr="00B822E3">
        <w:rPr>
          <w:b/>
          <w:sz w:val="24"/>
          <w:szCs w:val="24"/>
        </w:rPr>
        <w:t>:</w:t>
      </w:r>
      <w:r w:rsidRPr="00B822E3">
        <w:rPr>
          <w:sz w:val="24"/>
          <w:szCs w:val="24"/>
        </w:rPr>
        <w:t xml:space="preserve"> Contains index of publisher tables which need to apply in sub</w:t>
      </w:r>
      <w:r w:rsidR="001C55E5">
        <w:rPr>
          <w:sz w:val="24"/>
          <w:szCs w:val="24"/>
        </w:rPr>
        <w:t>scriber</w:t>
      </w:r>
      <w:r w:rsidRPr="00B822E3">
        <w:rPr>
          <w:sz w:val="24"/>
          <w:szCs w:val="24"/>
        </w:rPr>
        <w:t xml:space="preserve"> after creating.</w:t>
      </w:r>
    </w:p>
    <w:p w:rsidR="00B822E3" w:rsidRDefault="00B822E3" w:rsidP="00B822E3">
      <w:pPr>
        <w:jc w:val="both"/>
        <w:rPr>
          <w:sz w:val="24"/>
          <w:szCs w:val="24"/>
        </w:rPr>
      </w:pPr>
    </w:p>
    <w:p w:rsidR="00B822E3" w:rsidRPr="00B822E3" w:rsidRDefault="00B822E3" w:rsidP="00B822E3">
      <w:pPr>
        <w:jc w:val="both"/>
        <w:rPr>
          <w:sz w:val="24"/>
          <w:szCs w:val="24"/>
        </w:rPr>
      </w:pPr>
      <w:r w:rsidRPr="00B822E3">
        <w:rPr>
          <w:b/>
          <w:sz w:val="24"/>
          <w:szCs w:val="24"/>
        </w:rPr>
        <w:t>PULL SUBSCRIPTION:</w:t>
      </w:r>
      <w:r w:rsidRPr="00B822E3">
        <w:rPr>
          <w:sz w:val="24"/>
          <w:szCs w:val="24"/>
        </w:rPr>
        <w:t xml:space="preserve"> In this mode distributor always works from subsc</w:t>
      </w:r>
      <w:r>
        <w:rPr>
          <w:sz w:val="24"/>
          <w:szCs w:val="24"/>
        </w:rPr>
        <w:t>riber and pulls data from dist</w:t>
      </w:r>
      <w:r w:rsidRPr="00B822E3">
        <w:rPr>
          <w:sz w:val="24"/>
          <w:szCs w:val="24"/>
        </w:rPr>
        <w:t>r</w:t>
      </w:r>
      <w:r>
        <w:rPr>
          <w:sz w:val="24"/>
          <w:szCs w:val="24"/>
        </w:rPr>
        <w:t>i</w:t>
      </w:r>
      <w:r w:rsidRPr="00B822E3">
        <w:rPr>
          <w:sz w:val="24"/>
          <w:szCs w:val="24"/>
        </w:rPr>
        <w:t>butor snapshot.</w:t>
      </w:r>
    </w:p>
    <w:p w:rsidR="00B822E3" w:rsidRPr="00B822E3" w:rsidRDefault="00B822E3" w:rsidP="00B822E3">
      <w:pPr>
        <w:jc w:val="both"/>
        <w:rPr>
          <w:sz w:val="24"/>
          <w:szCs w:val="24"/>
        </w:rPr>
      </w:pPr>
      <w:r w:rsidRPr="00B822E3">
        <w:rPr>
          <w:b/>
          <w:sz w:val="24"/>
          <w:szCs w:val="24"/>
        </w:rPr>
        <w:t xml:space="preserve">PUSH SUBSCRIPTION: </w:t>
      </w:r>
      <w:r w:rsidRPr="00B822E3">
        <w:rPr>
          <w:sz w:val="24"/>
          <w:szCs w:val="24"/>
        </w:rPr>
        <w:t>In this mode distributor always works from distributor and sends data to subscriber article.</w:t>
      </w:r>
    </w:p>
    <w:p w:rsidR="00B822E3" w:rsidRPr="00B822E3" w:rsidRDefault="00B822E3" w:rsidP="00B822E3">
      <w:pPr>
        <w:jc w:val="both"/>
        <w:rPr>
          <w:sz w:val="24"/>
          <w:szCs w:val="24"/>
        </w:rPr>
      </w:pPr>
      <w:r w:rsidRPr="00B822E3">
        <w:rPr>
          <w:sz w:val="24"/>
          <w:szCs w:val="24"/>
        </w:rPr>
        <w:t>&gt;</w:t>
      </w:r>
      <w:r>
        <w:rPr>
          <w:sz w:val="24"/>
          <w:szCs w:val="24"/>
        </w:rPr>
        <w:t xml:space="preserve"> </w:t>
      </w:r>
      <w:r w:rsidRPr="00B822E3">
        <w:rPr>
          <w:sz w:val="24"/>
          <w:szCs w:val="24"/>
        </w:rPr>
        <w:t>By default always the type select as "PULL"</w:t>
      </w:r>
    </w:p>
    <w:p w:rsidR="00B822E3" w:rsidRDefault="00B822E3" w:rsidP="00B822E3">
      <w:pPr>
        <w:jc w:val="both"/>
        <w:rPr>
          <w:sz w:val="24"/>
          <w:szCs w:val="24"/>
        </w:rPr>
      </w:pPr>
      <w:r w:rsidRPr="00B822E3">
        <w:rPr>
          <w:sz w:val="24"/>
          <w:szCs w:val="24"/>
        </w:rPr>
        <w:t>&gt;</w:t>
      </w:r>
      <w:r>
        <w:rPr>
          <w:sz w:val="24"/>
          <w:szCs w:val="24"/>
        </w:rPr>
        <w:t xml:space="preserve"> </w:t>
      </w:r>
      <w:r w:rsidRPr="00B822E3">
        <w:rPr>
          <w:sz w:val="24"/>
          <w:szCs w:val="24"/>
        </w:rPr>
        <w:t>Pull types always gives good performance compare to PUSH type.</w:t>
      </w:r>
    </w:p>
    <w:p w:rsidR="00B822E3" w:rsidRDefault="00B822E3" w:rsidP="00B822E3">
      <w:pPr>
        <w:jc w:val="both"/>
        <w:rPr>
          <w:sz w:val="24"/>
          <w:szCs w:val="24"/>
        </w:rPr>
      </w:pPr>
    </w:p>
    <w:p w:rsidR="00A231FA" w:rsidRDefault="00A231FA" w:rsidP="00B822E3">
      <w:pPr>
        <w:jc w:val="both"/>
        <w:rPr>
          <w:sz w:val="24"/>
          <w:szCs w:val="24"/>
        </w:rPr>
      </w:pPr>
    </w:p>
    <w:p w:rsidR="00A231FA" w:rsidRDefault="00A231FA" w:rsidP="00B822E3">
      <w:pPr>
        <w:jc w:val="both"/>
        <w:rPr>
          <w:sz w:val="24"/>
          <w:szCs w:val="24"/>
        </w:rPr>
      </w:pPr>
    </w:p>
    <w:p w:rsidR="00A231FA" w:rsidRDefault="00A231FA" w:rsidP="00B822E3">
      <w:pPr>
        <w:jc w:val="both"/>
        <w:rPr>
          <w:sz w:val="24"/>
          <w:szCs w:val="24"/>
        </w:rPr>
      </w:pPr>
    </w:p>
    <w:p w:rsidR="00A231FA" w:rsidRDefault="00A231FA" w:rsidP="00B822E3">
      <w:pPr>
        <w:jc w:val="both"/>
        <w:rPr>
          <w:sz w:val="24"/>
          <w:szCs w:val="24"/>
        </w:rPr>
      </w:pPr>
    </w:p>
    <w:p w:rsidR="00B822E3" w:rsidRDefault="00B822E3" w:rsidP="00B822E3">
      <w:pPr>
        <w:jc w:val="both"/>
        <w:rPr>
          <w:b/>
          <w:sz w:val="24"/>
          <w:szCs w:val="24"/>
        </w:rPr>
      </w:pPr>
      <w:r w:rsidRPr="00B822E3">
        <w:rPr>
          <w:b/>
          <w:sz w:val="24"/>
          <w:szCs w:val="24"/>
          <w:highlight w:val="yellow"/>
        </w:rPr>
        <w:t>REPLICATION ADVANTAGES AND DISADVANTAGES:</w:t>
      </w:r>
    </w:p>
    <w:p w:rsidR="00B822E3" w:rsidRPr="00B822E3" w:rsidRDefault="00B822E3" w:rsidP="00B822E3">
      <w:pPr>
        <w:jc w:val="both"/>
        <w:rPr>
          <w:b/>
          <w:sz w:val="24"/>
          <w:szCs w:val="24"/>
        </w:rPr>
      </w:pPr>
      <w:r>
        <w:rPr>
          <w:b/>
          <w:sz w:val="24"/>
          <w:szCs w:val="24"/>
        </w:rPr>
        <w:t>Advantages:</w:t>
      </w:r>
    </w:p>
    <w:p w:rsidR="00B822E3" w:rsidRPr="00B822E3" w:rsidRDefault="00B822E3" w:rsidP="00B822E3">
      <w:pPr>
        <w:jc w:val="both"/>
        <w:rPr>
          <w:sz w:val="24"/>
          <w:szCs w:val="24"/>
        </w:rPr>
      </w:pPr>
      <w:r w:rsidRPr="00B822E3">
        <w:rPr>
          <w:sz w:val="24"/>
          <w:szCs w:val="24"/>
        </w:rPr>
        <w:t>&gt; Supports for small table sizes</w:t>
      </w:r>
    </w:p>
    <w:p w:rsidR="00B822E3" w:rsidRPr="00B822E3" w:rsidRDefault="00B822E3" w:rsidP="00B822E3">
      <w:pPr>
        <w:jc w:val="both"/>
        <w:rPr>
          <w:sz w:val="24"/>
          <w:szCs w:val="24"/>
        </w:rPr>
      </w:pPr>
      <w:r w:rsidRPr="00B822E3">
        <w:rPr>
          <w:sz w:val="24"/>
          <w:szCs w:val="24"/>
        </w:rPr>
        <w:t>&gt; Support any recovery model</w:t>
      </w:r>
    </w:p>
    <w:p w:rsidR="00B822E3" w:rsidRPr="00B822E3" w:rsidRDefault="00B822E3" w:rsidP="00B822E3">
      <w:pPr>
        <w:jc w:val="both"/>
        <w:rPr>
          <w:sz w:val="24"/>
          <w:szCs w:val="24"/>
        </w:rPr>
      </w:pPr>
      <w:r w:rsidRPr="00B822E3">
        <w:rPr>
          <w:sz w:val="24"/>
          <w:szCs w:val="24"/>
        </w:rPr>
        <w:t>&gt; Pub and sub db names can be different but still support.</w:t>
      </w:r>
    </w:p>
    <w:p w:rsidR="00B822E3" w:rsidRPr="00B822E3" w:rsidRDefault="00B822E3" w:rsidP="00B822E3">
      <w:pPr>
        <w:jc w:val="both"/>
        <w:rPr>
          <w:sz w:val="24"/>
          <w:szCs w:val="24"/>
        </w:rPr>
      </w:pPr>
    </w:p>
    <w:p w:rsidR="00B822E3" w:rsidRPr="00B822E3" w:rsidRDefault="00B822E3" w:rsidP="00B822E3">
      <w:pPr>
        <w:jc w:val="both"/>
        <w:rPr>
          <w:b/>
          <w:sz w:val="24"/>
          <w:szCs w:val="24"/>
        </w:rPr>
      </w:pPr>
      <w:r w:rsidRPr="00B822E3">
        <w:rPr>
          <w:b/>
          <w:sz w:val="24"/>
          <w:szCs w:val="24"/>
        </w:rPr>
        <w:t>Disadvantages:</w:t>
      </w:r>
    </w:p>
    <w:p w:rsidR="00B822E3" w:rsidRPr="00B822E3" w:rsidRDefault="00B822E3" w:rsidP="00B822E3">
      <w:pPr>
        <w:jc w:val="both"/>
        <w:rPr>
          <w:sz w:val="24"/>
          <w:szCs w:val="24"/>
        </w:rPr>
      </w:pPr>
      <w:r w:rsidRPr="00B822E3">
        <w:rPr>
          <w:sz w:val="24"/>
          <w:szCs w:val="24"/>
        </w:rPr>
        <w:t>&gt; Data loss chances are very high</w:t>
      </w:r>
    </w:p>
    <w:p w:rsidR="00ED7062" w:rsidRDefault="00B822E3" w:rsidP="00B822E3">
      <w:pPr>
        <w:jc w:val="both"/>
        <w:rPr>
          <w:sz w:val="24"/>
          <w:szCs w:val="24"/>
        </w:rPr>
      </w:pPr>
      <w:r>
        <w:rPr>
          <w:sz w:val="24"/>
          <w:szCs w:val="24"/>
        </w:rPr>
        <w:t xml:space="preserve">&gt; </w:t>
      </w:r>
      <w:r w:rsidRPr="00B822E3">
        <w:rPr>
          <w:sz w:val="24"/>
          <w:szCs w:val="24"/>
        </w:rPr>
        <w:t xml:space="preserve">Con current changes in pub are not replicate to sub </w:t>
      </w:r>
      <w:r w:rsidR="00803F9C">
        <w:rPr>
          <w:sz w:val="24"/>
          <w:szCs w:val="24"/>
        </w:rPr>
        <w:t xml:space="preserve">immediately. </w:t>
      </w:r>
      <w:r w:rsidRPr="00B822E3">
        <w:rPr>
          <w:sz w:val="24"/>
          <w:szCs w:val="24"/>
        </w:rPr>
        <w:t xml:space="preserve">Only when after re </w:t>
      </w:r>
      <w:r>
        <w:rPr>
          <w:sz w:val="24"/>
          <w:szCs w:val="24"/>
        </w:rPr>
        <w:t xml:space="preserve">     </w:t>
      </w:r>
      <w:r w:rsidRPr="00B822E3">
        <w:rPr>
          <w:sz w:val="24"/>
          <w:szCs w:val="24"/>
        </w:rPr>
        <w:t>generating the new snapshot.</w:t>
      </w:r>
    </w:p>
    <w:p w:rsidR="009158F1" w:rsidRDefault="009158F1" w:rsidP="00B822E3">
      <w:pPr>
        <w:jc w:val="both"/>
        <w:rPr>
          <w:sz w:val="24"/>
          <w:szCs w:val="24"/>
        </w:rPr>
      </w:pPr>
    </w:p>
    <w:p w:rsidR="009158F1" w:rsidRPr="009158F1" w:rsidRDefault="009158F1" w:rsidP="009158F1">
      <w:pPr>
        <w:rPr>
          <w:sz w:val="24"/>
          <w:szCs w:val="24"/>
        </w:rPr>
      </w:pPr>
      <w:r w:rsidRPr="009158F1">
        <w:rPr>
          <w:b/>
          <w:sz w:val="24"/>
          <w:szCs w:val="24"/>
        </w:rPr>
        <w:t>Note:</w:t>
      </w:r>
      <w:r w:rsidRPr="009158F1">
        <w:rPr>
          <w:sz w:val="24"/>
          <w:szCs w:val="24"/>
        </w:rPr>
        <w:t xml:space="preserve"> When you configure snapshot replication with multiple subscribers then multiple distribution agents will create...</w:t>
      </w:r>
    </w:p>
    <w:p w:rsidR="009158F1" w:rsidRDefault="009158F1" w:rsidP="00B822E3">
      <w:pPr>
        <w:jc w:val="both"/>
        <w:rPr>
          <w:sz w:val="24"/>
          <w:szCs w:val="24"/>
        </w:rPr>
      </w:pPr>
    </w:p>
    <w:p w:rsidR="00ED7062" w:rsidRDefault="00ED7062" w:rsidP="00B822E3">
      <w:pPr>
        <w:jc w:val="both"/>
        <w:rPr>
          <w:sz w:val="24"/>
          <w:szCs w:val="24"/>
        </w:rPr>
      </w:pPr>
    </w:p>
    <w:p w:rsidR="00ED7062" w:rsidRDefault="00ED7062" w:rsidP="00B822E3">
      <w:pPr>
        <w:jc w:val="both"/>
        <w:rPr>
          <w:sz w:val="24"/>
          <w:szCs w:val="24"/>
        </w:rPr>
      </w:pPr>
    </w:p>
    <w:p w:rsidR="00E057B3" w:rsidRDefault="00E057B3" w:rsidP="00B822E3">
      <w:pPr>
        <w:jc w:val="both"/>
        <w:rPr>
          <w:sz w:val="24"/>
          <w:szCs w:val="24"/>
        </w:rPr>
      </w:pPr>
    </w:p>
    <w:p w:rsidR="00861049" w:rsidRDefault="00861049" w:rsidP="00B822E3">
      <w:pPr>
        <w:jc w:val="both"/>
        <w:rPr>
          <w:sz w:val="24"/>
          <w:szCs w:val="24"/>
        </w:rPr>
      </w:pPr>
    </w:p>
    <w:p w:rsidR="00861049" w:rsidRDefault="00861049" w:rsidP="00B822E3">
      <w:pPr>
        <w:jc w:val="both"/>
        <w:rPr>
          <w:sz w:val="24"/>
          <w:szCs w:val="24"/>
        </w:rPr>
      </w:pPr>
    </w:p>
    <w:p w:rsidR="00861049" w:rsidRDefault="00861049" w:rsidP="00B822E3">
      <w:pPr>
        <w:jc w:val="both"/>
        <w:rPr>
          <w:sz w:val="24"/>
          <w:szCs w:val="24"/>
        </w:rPr>
      </w:pPr>
    </w:p>
    <w:p w:rsidR="00861049" w:rsidRDefault="00861049" w:rsidP="00B822E3">
      <w:pPr>
        <w:jc w:val="both"/>
        <w:rPr>
          <w:sz w:val="24"/>
          <w:szCs w:val="24"/>
        </w:rPr>
      </w:pPr>
    </w:p>
    <w:p w:rsidR="00861049" w:rsidRDefault="00861049" w:rsidP="00B822E3">
      <w:pPr>
        <w:jc w:val="both"/>
        <w:rPr>
          <w:sz w:val="24"/>
          <w:szCs w:val="24"/>
        </w:rPr>
      </w:pPr>
    </w:p>
    <w:p w:rsidR="00861049" w:rsidRDefault="00861049" w:rsidP="00B822E3">
      <w:pPr>
        <w:jc w:val="both"/>
        <w:rPr>
          <w:sz w:val="24"/>
          <w:szCs w:val="24"/>
        </w:rPr>
      </w:pPr>
    </w:p>
    <w:p w:rsidR="00A231FA" w:rsidRDefault="00A231FA" w:rsidP="00B822E3">
      <w:pPr>
        <w:jc w:val="both"/>
        <w:rPr>
          <w:sz w:val="24"/>
          <w:szCs w:val="24"/>
        </w:rPr>
      </w:pPr>
    </w:p>
    <w:p w:rsidR="00861049" w:rsidRDefault="00861049" w:rsidP="00ED7062">
      <w:pPr>
        <w:jc w:val="both"/>
        <w:rPr>
          <w:b/>
          <w:sz w:val="24"/>
          <w:szCs w:val="24"/>
          <w:highlight w:val="yellow"/>
        </w:rPr>
      </w:pPr>
    </w:p>
    <w:p w:rsidR="00ED7062" w:rsidRDefault="00ED7062" w:rsidP="00ED7062">
      <w:pPr>
        <w:jc w:val="both"/>
        <w:rPr>
          <w:b/>
          <w:sz w:val="24"/>
          <w:szCs w:val="24"/>
        </w:rPr>
      </w:pPr>
      <w:r w:rsidRPr="00ED7062">
        <w:rPr>
          <w:b/>
          <w:sz w:val="24"/>
          <w:szCs w:val="24"/>
          <w:highlight w:val="yellow"/>
        </w:rPr>
        <w:t>2. TRANSACTION REPLICATION [ONE DIRECTION]</w:t>
      </w:r>
    </w:p>
    <w:p w:rsidR="00A231FA" w:rsidRDefault="00A231FA" w:rsidP="00ED7062">
      <w:pPr>
        <w:jc w:val="both"/>
        <w:rPr>
          <w:b/>
          <w:sz w:val="24"/>
          <w:szCs w:val="24"/>
        </w:rPr>
      </w:pPr>
    </w:p>
    <w:p w:rsidR="00ED7062" w:rsidRPr="00ED7062" w:rsidRDefault="00ED7062" w:rsidP="00ED7062">
      <w:pPr>
        <w:rPr>
          <w:b/>
          <w:sz w:val="24"/>
          <w:szCs w:val="24"/>
          <w:shd w:val="clear" w:color="auto" w:fill="FFFFFF"/>
        </w:rPr>
      </w:pPr>
      <w:r w:rsidRPr="00ED7062">
        <w:rPr>
          <w:b/>
          <w:sz w:val="24"/>
          <w:szCs w:val="24"/>
          <w:shd w:val="clear" w:color="auto" w:fill="FFFFFF"/>
        </w:rPr>
        <w:t>What is Transaction Replication?</w:t>
      </w:r>
    </w:p>
    <w:p w:rsidR="00ED7062" w:rsidRDefault="00685C1C" w:rsidP="00ED7062">
      <w:pPr>
        <w:rPr>
          <w:sz w:val="24"/>
          <w:szCs w:val="24"/>
          <w:shd w:val="clear" w:color="auto" w:fill="FFFFFF"/>
        </w:rPr>
      </w:pPr>
      <w:r>
        <w:rPr>
          <w:sz w:val="24"/>
          <w:szCs w:val="24"/>
          <w:shd w:val="clear" w:color="auto" w:fill="FFFFFF"/>
        </w:rPr>
        <w:t xml:space="preserve">&gt; </w:t>
      </w:r>
      <w:r w:rsidR="00ED7062" w:rsidRPr="00ED7062">
        <w:rPr>
          <w:sz w:val="24"/>
          <w:szCs w:val="24"/>
          <w:shd w:val="clear" w:color="auto" w:fill="FFFFFF"/>
        </w:rPr>
        <w:t>Transactional replication is the automated periodic distribution of changes between databases. Data is copied in (or near) real-time from the primary server (publisher) to the receiving database (subscriber). Thus, transactional replication offers an excellent backup for frequent, daily databases changes.</w:t>
      </w:r>
    </w:p>
    <w:p w:rsidR="00685C1C" w:rsidRDefault="00685C1C" w:rsidP="00685C1C">
      <w:pPr>
        <w:rPr>
          <w:b/>
          <w:bCs/>
          <w:sz w:val="24"/>
          <w:szCs w:val="24"/>
        </w:rPr>
      </w:pPr>
      <w:r w:rsidRPr="00685C1C">
        <w:rPr>
          <w:b/>
          <w:bCs/>
          <w:sz w:val="24"/>
          <w:szCs w:val="24"/>
        </w:rPr>
        <w:t>Transactional replication typically starts with a snapshot of the publication database objects and data. As soon as the initial snapshot is taken, subsequent data changes and schema modifications made at the Publisher are usually delivered to the Subscriber as they occur (in near real time)</w:t>
      </w:r>
    </w:p>
    <w:p w:rsidR="00861049" w:rsidRDefault="00861049" w:rsidP="00685C1C">
      <w:pPr>
        <w:rPr>
          <w:b/>
          <w:bCs/>
          <w:sz w:val="24"/>
          <w:szCs w:val="24"/>
          <w:highlight w:val="yellow"/>
        </w:rPr>
      </w:pPr>
    </w:p>
    <w:p w:rsidR="00EF5078" w:rsidRPr="00685C1C" w:rsidRDefault="00EF5078" w:rsidP="00685C1C">
      <w:pPr>
        <w:rPr>
          <w:b/>
          <w:sz w:val="24"/>
          <w:szCs w:val="24"/>
        </w:rPr>
      </w:pPr>
      <w:r w:rsidRPr="00EF5078">
        <w:rPr>
          <w:b/>
          <w:bCs/>
          <w:sz w:val="24"/>
          <w:szCs w:val="24"/>
          <w:highlight w:val="yellow"/>
        </w:rPr>
        <w:t>ARCHITECUTRE:</w:t>
      </w:r>
    </w:p>
    <w:p w:rsidR="002F708F" w:rsidRPr="002F708F" w:rsidRDefault="002F708F" w:rsidP="002F708F">
      <w:pPr>
        <w:rPr>
          <w:sz w:val="24"/>
          <w:szCs w:val="24"/>
        </w:rPr>
      </w:pPr>
      <w:r w:rsidRPr="002F708F">
        <w:rPr>
          <w:sz w:val="24"/>
          <w:szCs w:val="24"/>
        </w:rPr>
        <w:t>&gt; Initional schema and data sends from publisher to subscriber by using snapshot agent method</w:t>
      </w:r>
    </w:p>
    <w:p w:rsidR="00685C1C" w:rsidRDefault="002F708F" w:rsidP="002F708F">
      <w:pPr>
        <w:rPr>
          <w:sz w:val="24"/>
          <w:szCs w:val="24"/>
        </w:rPr>
      </w:pPr>
      <w:r w:rsidRPr="002F708F">
        <w:rPr>
          <w:sz w:val="24"/>
          <w:szCs w:val="24"/>
        </w:rPr>
        <w:t>&gt; After con current changes replicate from publisher to subscriber by using a new agent creates in tran</w:t>
      </w:r>
      <w:r>
        <w:rPr>
          <w:sz w:val="24"/>
          <w:szCs w:val="24"/>
        </w:rPr>
        <w:t>saction</w:t>
      </w:r>
      <w:r w:rsidRPr="002F708F">
        <w:rPr>
          <w:sz w:val="24"/>
          <w:szCs w:val="24"/>
        </w:rPr>
        <w:t xml:space="preserve"> repl</w:t>
      </w:r>
      <w:r>
        <w:rPr>
          <w:sz w:val="24"/>
          <w:szCs w:val="24"/>
        </w:rPr>
        <w:t>ication “log reader agent [logread.exe</w:t>
      </w:r>
      <w:r w:rsidRPr="002F708F">
        <w:rPr>
          <w:sz w:val="24"/>
          <w:szCs w:val="24"/>
        </w:rPr>
        <w:t>]".</w:t>
      </w:r>
    </w:p>
    <w:p w:rsidR="00A200D7" w:rsidRDefault="00A200D7" w:rsidP="002F708F">
      <w:pPr>
        <w:rPr>
          <w:sz w:val="24"/>
          <w:szCs w:val="24"/>
        </w:rPr>
      </w:pPr>
    </w:p>
    <w:p w:rsidR="00533A96" w:rsidRPr="00A200D7" w:rsidRDefault="00A200D7" w:rsidP="00533A96">
      <w:pPr>
        <w:rPr>
          <w:b/>
          <w:sz w:val="24"/>
          <w:szCs w:val="24"/>
        </w:rPr>
      </w:pPr>
      <w:r w:rsidRPr="00A200D7">
        <w:rPr>
          <w:b/>
          <w:sz w:val="24"/>
          <w:szCs w:val="24"/>
          <w:highlight w:val="yellow"/>
        </w:rPr>
        <w:t>TRANSACTION REPLICATION AGENTS:</w:t>
      </w:r>
    </w:p>
    <w:p w:rsidR="00533A96" w:rsidRPr="00533A96" w:rsidRDefault="00533A96" w:rsidP="00533A96">
      <w:pPr>
        <w:rPr>
          <w:sz w:val="24"/>
          <w:szCs w:val="24"/>
        </w:rPr>
      </w:pPr>
    </w:p>
    <w:p w:rsidR="00A200D7" w:rsidRDefault="00533A96" w:rsidP="00A200D7">
      <w:pPr>
        <w:spacing w:after="0" w:line="270" w:lineRule="atLeast"/>
        <w:rPr>
          <w:sz w:val="24"/>
          <w:szCs w:val="24"/>
        </w:rPr>
      </w:pPr>
      <w:r w:rsidRPr="007726B4">
        <w:rPr>
          <w:b/>
          <w:sz w:val="24"/>
          <w:szCs w:val="24"/>
        </w:rPr>
        <w:t>1. Snapshot agent</w:t>
      </w:r>
      <w:r w:rsidR="00A200D7" w:rsidRPr="007726B4">
        <w:rPr>
          <w:b/>
          <w:sz w:val="24"/>
          <w:szCs w:val="24"/>
        </w:rPr>
        <w:t>:</w:t>
      </w:r>
      <w:r w:rsidR="00A200D7">
        <w:rPr>
          <w:sz w:val="24"/>
          <w:szCs w:val="24"/>
        </w:rPr>
        <w:t xml:space="preserve"> </w:t>
      </w:r>
      <w:r w:rsidR="00A200D7" w:rsidRPr="00A200D7">
        <w:rPr>
          <w:sz w:val="24"/>
          <w:szCs w:val="24"/>
        </w:rPr>
        <w:t>Take initial schema and data in publisher and store to snapshot folder.</w:t>
      </w:r>
    </w:p>
    <w:p w:rsidR="00A200D7" w:rsidRPr="00A200D7" w:rsidRDefault="00A200D7" w:rsidP="00A200D7">
      <w:pPr>
        <w:spacing w:after="0" w:line="270" w:lineRule="atLeast"/>
        <w:rPr>
          <w:sz w:val="24"/>
          <w:szCs w:val="24"/>
        </w:rPr>
      </w:pPr>
    </w:p>
    <w:p w:rsidR="00533A96" w:rsidRPr="00A200D7" w:rsidRDefault="00533A96" w:rsidP="00533A96">
      <w:pPr>
        <w:rPr>
          <w:sz w:val="24"/>
          <w:szCs w:val="24"/>
        </w:rPr>
      </w:pPr>
      <w:r w:rsidRPr="007726B4">
        <w:rPr>
          <w:b/>
          <w:sz w:val="24"/>
          <w:szCs w:val="24"/>
        </w:rPr>
        <w:t xml:space="preserve">2. </w:t>
      </w:r>
      <w:r w:rsidR="00A200D7" w:rsidRPr="007726B4">
        <w:rPr>
          <w:b/>
          <w:sz w:val="24"/>
          <w:szCs w:val="24"/>
        </w:rPr>
        <w:t>Distributor</w:t>
      </w:r>
      <w:r w:rsidRPr="007726B4">
        <w:rPr>
          <w:b/>
          <w:sz w:val="24"/>
          <w:szCs w:val="24"/>
        </w:rPr>
        <w:t xml:space="preserve"> agent</w:t>
      </w:r>
      <w:r w:rsidR="00A200D7" w:rsidRPr="007726B4">
        <w:rPr>
          <w:b/>
          <w:sz w:val="24"/>
          <w:szCs w:val="24"/>
        </w:rPr>
        <w:t>:</w:t>
      </w:r>
      <w:r w:rsidR="00A200D7">
        <w:rPr>
          <w:sz w:val="24"/>
          <w:szCs w:val="24"/>
        </w:rPr>
        <w:t xml:space="preserve"> </w:t>
      </w:r>
      <w:r w:rsidR="00A200D7" w:rsidRPr="00A200D7">
        <w:rPr>
          <w:sz w:val="24"/>
          <w:szCs w:val="24"/>
        </w:rPr>
        <w:t>Snapshot file and concurrent data should replicate to subscriber</w:t>
      </w:r>
      <w:r w:rsidRPr="00A200D7">
        <w:rPr>
          <w:sz w:val="24"/>
          <w:szCs w:val="24"/>
        </w:rPr>
        <w:t xml:space="preserve"> </w:t>
      </w:r>
    </w:p>
    <w:p w:rsidR="00533A96" w:rsidRPr="00533A96" w:rsidRDefault="00533A96" w:rsidP="00533A96">
      <w:pPr>
        <w:rPr>
          <w:sz w:val="24"/>
          <w:szCs w:val="24"/>
        </w:rPr>
      </w:pPr>
      <w:r w:rsidRPr="007726B4">
        <w:rPr>
          <w:b/>
          <w:sz w:val="24"/>
          <w:szCs w:val="24"/>
        </w:rPr>
        <w:t>3. Log reader agent</w:t>
      </w:r>
      <w:r w:rsidR="00A200D7" w:rsidRPr="007726B4">
        <w:rPr>
          <w:b/>
          <w:sz w:val="24"/>
          <w:szCs w:val="24"/>
        </w:rPr>
        <w:t>:</w:t>
      </w:r>
      <w:r w:rsidR="00A200D7">
        <w:rPr>
          <w:sz w:val="24"/>
          <w:szCs w:val="24"/>
        </w:rPr>
        <w:t xml:space="preserve"> </w:t>
      </w:r>
      <w:r w:rsidR="00A200D7" w:rsidRPr="00A200D7">
        <w:rPr>
          <w:sz w:val="24"/>
          <w:szCs w:val="24"/>
        </w:rPr>
        <w:t>Concurrent data changes in publisher send to distributer to subscriber</w:t>
      </w:r>
    </w:p>
    <w:p w:rsidR="007726B4" w:rsidRDefault="007726B4" w:rsidP="00533A96">
      <w:pPr>
        <w:rPr>
          <w:sz w:val="24"/>
          <w:szCs w:val="24"/>
        </w:rPr>
      </w:pPr>
    </w:p>
    <w:p w:rsidR="00533A96" w:rsidRPr="003D19EB" w:rsidRDefault="003D19EB" w:rsidP="00533A96">
      <w:pPr>
        <w:rPr>
          <w:b/>
          <w:sz w:val="24"/>
          <w:szCs w:val="24"/>
        </w:rPr>
      </w:pPr>
      <w:r w:rsidRPr="003D19EB">
        <w:rPr>
          <w:b/>
          <w:sz w:val="24"/>
          <w:szCs w:val="24"/>
          <w:highlight w:val="yellow"/>
        </w:rPr>
        <w:t>CONFIGURATION STEPS:</w:t>
      </w:r>
    </w:p>
    <w:p w:rsidR="00533A96" w:rsidRPr="00533A96" w:rsidRDefault="00533A96" w:rsidP="00533A96">
      <w:pPr>
        <w:rPr>
          <w:sz w:val="24"/>
          <w:szCs w:val="24"/>
        </w:rPr>
      </w:pPr>
      <w:r w:rsidRPr="00533A96">
        <w:rPr>
          <w:sz w:val="24"/>
          <w:szCs w:val="24"/>
        </w:rPr>
        <w:t xml:space="preserve">1. Configure </w:t>
      </w:r>
      <w:r w:rsidR="003D19EB" w:rsidRPr="00533A96">
        <w:rPr>
          <w:sz w:val="24"/>
          <w:szCs w:val="24"/>
        </w:rPr>
        <w:t>distributor</w:t>
      </w:r>
    </w:p>
    <w:p w:rsidR="00533A96" w:rsidRPr="00533A96" w:rsidRDefault="00533A96" w:rsidP="00533A96">
      <w:pPr>
        <w:rPr>
          <w:sz w:val="24"/>
          <w:szCs w:val="24"/>
        </w:rPr>
      </w:pPr>
      <w:r w:rsidRPr="00533A96">
        <w:rPr>
          <w:sz w:val="24"/>
          <w:szCs w:val="24"/>
        </w:rPr>
        <w:t>2. Configure publisher</w:t>
      </w:r>
    </w:p>
    <w:p w:rsidR="00533A96" w:rsidRPr="00533A96" w:rsidRDefault="00533A96" w:rsidP="00533A96">
      <w:pPr>
        <w:rPr>
          <w:sz w:val="24"/>
          <w:szCs w:val="24"/>
        </w:rPr>
      </w:pPr>
      <w:r w:rsidRPr="00533A96">
        <w:rPr>
          <w:sz w:val="24"/>
          <w:szCs w:val="24"/>
        </w:rPr>
        <w:t>3. Configure subscriber</w:t>
      </w:r>
    </w:p>
    <w:p w:rsidR="00533A96" w:rsidRPr="003D19EB" w:rsidRDefault="003D19EB" w:rsidP="00533A96">
      <w:pPr>
        <w:rPr>
          <w:b/>
          <w:sz w:val="24"/>
          <w:szCs w:val="24"/>
        </w:rPr>
      </w:pPr>
      <w:r w:rsidRPr="003D19EB">
        <w:rPr>
          <w:b/>
          <w:sz w:val="24"/>
          <w:szCs w:val="24"/>
          <w:highlight w:val="yellow"/>
        </w:rPr>
        <w:t>DATA FLOW POINTS:</w:t>
      </w:r>
    </w:p>
    <w:p w:rsidR="00533A96" w:rsidRPr="00533A96" w:rsidRDefault="007726B4" w:rsidP="00533A96">
      <w:pPr>
        <w:rPr>
          <w:sz w:val="24"/>
          <w:szCs w:val="24"/>
        </w:rPr>
      </w:pPr>
      <w:r w:rsidRPr="007726B4">
        <w:rPr>
          <w:b/>
          <w:sz w:val="24"/>
          <w:szCs w:val="24"/>
        </w:rPr>
        <w:t>Note</w:t>
      </w:r>
      <w:r w:rsidR="00533A96" w:rsidRPr="007726B4">
        <w:rPr>
          <w:b/>
          <w:sz w:val="24"/>
          <w:szCs w:val="24"/>
        </w:rPr>
        <w:t>:</w:t>
      </w:r>
      <w:r w:rsidR="00533A96" w:rsidRPr="00533A96">
        <w:rPr>
          <w:sz w:val="24"/>
          <w:szCs w:val="24"/>
        </w:rPr>
        <w:t xml:space="preserve"> PRIMARY KEY SHOULD CREATE BEFORE CONFIGRUING TRANSACTIOAL REPLICATION.</w:t>
      </w:r>
    </w:p>
    <w:p w:rsidR="00533A96" w:rsidRPr="00533A96" w:rsidRDefault="00533A96" w:rsidP="00533A96">
      <w:pPr>
        <w:rPr>
          <w:sz w:val="24"/>
          <w:szCs w:val="24"/>
        </w:rPr>
      </w:pPr>
      <w:r w:rsidRPr="00533A96">
        <w:rPr>
          <w:sz w:val="24"/>
          <w:szCs w:val="24"/>
        </w:rPr>
        <w:t>1. Initional snapshot generates in publisher and send to distributor snapshot folder.</w:t>
      </w:r>
    </w:p>
    <w:p w:rsidR="00533A96" w:rsidRPr="00533A96" w:rsidRDefault="00533A96" w:rsidP="00533A96">
      <w:pPr>
        <w:rPr>
          <w:sz w:val="24"/>
          <w:szCs w:val="24"/>
        </w:rPr>
      </w:pPr>
      <w:r w:rsidRPr="00533A96">
        <w:rPr>
          <w:sz w:val="24"/>
          <w:szCs w:val="24"/>
        </w:rPr>
        <w:t>2. From there distributor agent takes the same snap and apply to subscriber.</w:t>
      </w:r>
    </w:p>
    <w:p w:rsidR="00533A96" w:rsidRPr="00533A96" w:rsidRDefault="00533A96" w:rsidP="00533A96">
      <w:pPr>
        <w:rPr>
          <w:sz w:val="24"/>
          <w:szCs w:val="24"/>
        </w:rPr>
      </w:pPr>
      <w:r w:rsidRPr="00533A96">
        <w:rPr>
          <w:sz w:val="24"/>
          <w:szCs w:val="24"/>
        </w:rPr>
        <w:t xml:space="preserve">3. After any con current changes [DML operation or any] @ publisher table then those changes replicate </w:t>
      </w:r>
      <w:r w:rsidR="00A200D7" w:rsidRPr="00533A96">
        <w:rPr>
          <w:sz w:val="24"/>
          <w:szCs w:val="24"/>
        </w:rPr>
        <w:t>immediately to</w:t>
      </w:r>
      <w:r w:rsidR="00A200D7">
        <w:rPr>
          <w:sz w:val="24"/>
          <w:szCs w:val="24"/>
        </w:rPr>
        <w:t xml:space="preserve"> subscriber by </w:t>
      </w:r>
      <w:r w:rsidRPr="00533A96">
        <w:rPr>
          <w:sz w:val="24"/>
          <w:szCs w:val="24"/>
        </w:rPr>
        <w:t>LOG READER AGENT via distributor agent</w:t>
      </w:r>
    </w:p>
    <w:p w:rsidR="00533A96" w:rsidRPr="00533A96" w:rsidRDefault="00A200D7" w:rsidP="00533A96">
      <w:pPr>
        <w:rPr>
          <w:sz w:val="24"/>
          <w:szCs w:val="24"/>
        </w:rPr>
      </w:pPr>
      <w:r w:rsidRPr="00533A96">
        <w:rPr>
          <w:sz w:val="24"/>
          <w:szCs w:val="24"/>
        </w:rPr>
        <w:t>4. Log</w:t>
      </w:r>
      <w:r w:rsidR="00533A96" w:rsidRPr="00533A96">
        <w:rPr>
          <w:sz w:val="24"/>
          <w:szCs w:val="24"/>
        </w:rPr>
        <w:t xml:space="preserve"> reader agent collect data from transaction log file @pub and stores into distributor &gt; dist</w:t>
      </w:r>
      <w:r>
        <w:rPr>
          <w:sz w:val="24"/>
          <w:szCs w:val="24"/>
        </w:rPr>
        <w:t xml:space="preserve">ribution database. From their </w:t>
      </w:r>
      <w:r w:rsidR="00533A96" w:rsidRPr="00533A96">
        <w:rPr>
          <w:sz w:val="24"/>
          <w:szCs w:val="24"/>
        </w:rPr>
        <w:t>distributor agent takes and send to subscriber.</w:t>
      </w:r>
    </w:p>
    <w:p w:rsidR="00533A96" w:rsidRPr="002F708F" w:rsidRDefault="00A200D7" w:rsidP="00533A96">
      <w:pPr>
        <w:rPr>
          <w:sz w:val="24"/>
          <w:szCs w:val="24"/>
        </w:rPr>
      </w:pPr>
      <w:r w:rsidRPr="00533A96">
        <w:rPr>
          <w:sz w:val="24"/>
          <w:szCs w:val="24"/>
        </w:rPr>
        <w:t>5.</w:t>
      </w:r>
      <w:r w:rsidR="00533A96" w:rsidRPr="00533A96">
        <w:rPr>
          <w:sz w:val="24"/>
          <w:szCs w:val="24"/>
        </w:rPr>
        <w:t xml:space="preserve"> Transactional repl</w:t>
      </w:r>
      <w:r>
        <w:rPr>
          <w:sz w:val="24"/>
          <w:szCs w:val="24"/>
        </w:rPr>
        <w:t>ication</w:t>
      </w:r>
      <w:r w:rsidR="00533A96" w:rsidRPr="00533A96">
        <w:rPr>
          <w:sz w:val="24"/>
          <w:szCs w:val="24"/>
        </w:rPr>
        <w:t xml:space="preserve"> is always suitable for any types of critical transaction happen every second.</w:t>
      </w:r>
    </w:p>
    <w:p w:rsidR="003D19EB" w:rsidRDefault="003D19EB" w:rsidP="00B822E3">
      <w:pPr>
        <w:jc w:val="both"/>
        <w:rPr>
          <w:sz w:val="24"/>
          <w:szCs w:val="24"/>
        </w:rPr>
      </w:pPr>
    </w:p>
    <w:p w:rsidR="00ED7062" w:rsidRDefault="00533A96" w:rsidP="00B822E3">
      <w:pPr>
        <w:jc w:val="both"/>
        <w:rPr>
          <w:sz w:val="24"/>
          <w:szCs w:val="24"/>
        </w:rPr>
      </w:pPr>
      <w:r w:rsidRPr="001503E4">
        <w:rPr>
          <w:rFonts w:ascii="Ebrima" w:hAnsi="Ebrima" w:cs="Times New Roman"/>
          <w:noProof/>
        </w:rPr>
        <w:drawing>
          <wp:inline distT="0" distB="0" distL="0" distR="0" wp14:anchorId="42ABDB5C" wp14:editId="560B4391">
            <wp:extent cx="5924390" cy="3688336"/>
            <wp:effectExtent l="0" t="0" r="635" b="7620"/>
            <wp:docPr id="10" name="Picture 10" descr="http://i.technet.microsoft.com/dynimg/IC191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technet.microsoft.com/dynimg/IC19107.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24550" cy="3688436"/>
                    </a:xfrm>
                    <a:prstGeom prst="rect">
                      <a:avLst/>
                    </a:prstGeom>
                    <a:noFill/>
                    <a:ln>
                      <a:noFill/>
                    </a:ln>
                  </pic:spPr>
                </pic:pic>
              </a:graphicData>
            </a:graphic>
          </wp:inline>
        </w:drawing>
      </w:r>
    </w:p>
    <w:p w:rsidR="003D19EB" w:rsidRDefault="003D19EB" w:rsidP="00B822E3">
      <w:pPr>
        <w:jc w:val="both"/>
        <w:rPr>
          <w:sz w:val="24"/>
          <w:szCs w:val="24"/>
        </w:rPr>
      </w:pPr>
    </w:p>
    <w:p w:rsidR="003D19EB" w:rsidRPr="003D19EB" w:rsidRDefault="003D19EB" w:rsidP="003D19EB">
      <w:pPr>
        <w:jc w:val="both"/>
        <w:rPr>
          <w:sz w:val="24"/>
          <w:szCs w:val="24"/>
        </w:rPr>
      </w:pPr>
      <w:r w:rsidRPr="003D19EB">
        <w:rPr>
          <w:sz w:val="24"/>
          <w:szCs w:val="24"/>
        </w:rPr>
        <w:t>&gt; In transactional replication is a one directional type of replication</w:t>
      </w:r>
    </w:p>
    <w:p w:rsidR="003D19EB" w:rsidRPr="003D19EB" w:rsidRDefault="003D19EB" w:rsidP="003D19EB">
      <w:pPr>
        <w:jc w:val="both"/>
        <w:rPr>
          <w:sz w:val="24"/>
          <w:szCs w:val="24"/>
        </w:rPr>
      </w:pPr>
      <w:r w:rsidRPr="003D19EB">
        <w:rPr>
          <w:sz w:val="24"/>
          <w:szCs w:val="24"/>
        </w:rPr>
        <w:t>&gt; If you perform DML at publisher only data goes to subscriber</w:t>
      </w:r>
    </w:p>
    <w:p w:rsidR="003D19EB" w:rsidRPr="003D19EB" w:rsidRDefault="003D19EB" w:rsidP="003D19EB">
      <w:pPr>
        <w:jc w:val="both"/>
        <w:rPr>
          <w:sz w:val="24"/>
          <w:szCs w:val="24"/>
        </w:rPr>
      </w:pPr>
      <w:r w:rsidRPr="003D19EB">
        <w:rPr>
          <w:sz w:val="24"/>
          <w:szCs w:val="24"/>
        </w:rPr>
        <w:t>&gt; But if you insert data at sub data won’t come to publisher</w:t>
      </w:r>
    </w:p>
    <w:p w:rsidR="003D19EB" w:rsidRPr="003D19EB" w:rsidRDefault="003D19EB" w:rsidP="003D19EB">
      <w:pPr>
        <w:jc w:val="both"/>
        <w:rPr>
          <w:sz w:val="24"/>
          <w:szCs w:val="24"/>
        </w:rPr>
      </w:pPr>
      <w:r w:rsidRPr="003D19EB">
        <w:rPr>
          <w:sz w:val="24"/>
          <w:szCs w:val="24"/>
        </w:rPr>
        <w:t>&gt; First transaction commit at sub and later at publisher.</w:t>
      </w:r>
    </w:p>
    <w:p w:rsidR="003D19EB" w:rsidRPr="003D19EB" w:rsidRDefault="003D19EB" w:rsidP="003D19EB">
      <w:pPr>
        <w:jc w:val="both"/>
        <w:rPr>
          <w:sz w:val="24"/>
          <w:szCs w:val="24"/>
        </w:rPr>
      </w:pPr>
    </w:p>
    <w:p w:rsidR="003D19EB" w:rsidRPr="000B02A5" w:rsidRDefault="003D19EB" w:rsidP="003D19EB">
      <w:pPr>
        <w:jc w:val="both"/>
        <w:rPr>
          <w:b/>
          <w:sz w:val="24"/>
          <w:szCs w:val="24"/>
        </w:rPr>
      </w:pPr>
      <w:r w:rsidRPr="000B02A5">
        <w:rPr>
          <w:b/>
          <w:sz w:val="24"/>
          <w:szCs w:val="24"/>
        </w:rPr>
        <w:t>Note: How Tran replication works in simple recovery model?</w:t>
      </w:r>
    </w:p>
    <w:p w:rsidR="003D19EB" w:rsidRPr="003D19EB" w:rsidRDefault="003D19EB" w:rsidP="003D19EB">
      <w:pPr>
        <w:jc w:val="both"/>
        <w:rPr>
          <w:sz w:val="24"/>
          <w:szCs w:val="24"/>
        </w:rPr>
      </w:pPr>
      <w:r>
        <w:rPr>
          <w:sz w:val="24"/>
          <w:szCs w:val="24"/>
        </w:rPr>
        <w:t xml:space="preserve">&gt; </w:t>
      </w:r>
      <w:r w:rsidRPr="003D19EB">
        <w:rPr>
          <w:sz w:val="24"/>
          <w:szCs w:val="24"/>
        </w:rPr>
        <w:t>Generally in simple recovery model when check point the tran</w:t>
      </w:r>
      <w:r>
        <w:rPr>
          <w:sz w:val="24"/>
          <w:szCs w:val="24"/>
        </w:rPr>
        <w:t>saction</w:t>
      </w:r>
      <w:r w:rsidRPr="003D19EB">
        <w:rPr>
          <w:sz w:val="24"/>
          <w:szCs w:val="24"/>
        </w:rPr>
        <w:t xml:space="preserve"> in VLF's truncated.</w:t>
      </w:r>
    </w:p>
    <w:p w:rsidR="003D19EB" w:rsidRDefault="003D19EB" w:rsidP="000B02A5">
      <w:pPr>
        <w:rPr>
          <w:sz w:val="24"/>
          <w:szCs w:val="24"/>
        </w:rPr>
      </w:pPr>
      <w:r>
        <w:rPr>
          <w:sz w:val="24"/>
          <w:szCs w:val="24"/>
        </w:rPr>
        <w:t xml:space="preserve">&gt; </w:t>
      </w:r>
      <w:r w:rsidRPr="003D19EB">
        <w:rPr>
          <w:sz w:val="24"/>
          <w:szCs w:val="24"/>
        </w:rPr>
        <w:t>But in repl</w:t>
      </w:r>
      <w:r>
        <w:rPr>
          <w:sz w:val="24"/>
          <w:szCs w:val="24"/>
        </w:rPr>
        <w:t>ication</w:t>
      </w:r>
      <w:r w:rsidRPr="003D19EB">
        <w:rPr>
          <w:sz w:val="24"/>
          <w:szCs w:val="24"/>
        </w:rPr>
        <w:t xml:space="preserve">, when you perform any transaction as per WAL, should logged into </w:t>
      </w:r>
      <w:r w:rsidR="000B02A5">
        <w:rPr>
          <w:sz w:val="24"/>
          <w:szCs w:val="24"/>
        </w:rPr>
        <w:t xml:space="preserve">      </w:t>
      </w:r>
      <w:r w:rsidRPr="003D19EB">
        <w:rPr>
          <w:sz w:val="24"/>
          <w:szCs w:val="24"/>
        </w:rPr>
        <w:t>tran</w:t>
      </w:r>
      <w:r>
        <w:rPr>
          <w:sz w:val="24"/>
          <w:szCs w:val="24"/>
        </w:rPr>
        <w:t>saction</w:t>
      </w:r>
      <w:r w:rsidRPr="003D19EB">
        <w:rPr>
          <w:sz w:val="24"/>
          <w:szCs w:val="24"/>
        </w:rPr>
        <w:t xml:space="preserve"> log after replicati</w:t>
      </w:r>
      <w:r>
        <w:rPr>
          <w:sz w:val="24"/>
          <w:szCs w:val="24"/>
        </w:rPr>
        <w:t xml:space="preserve">on MARK THOSE TRANSACTIONS AS </w:t>
      </w:r>
      <w:r>
        <w:rPr>
          <w:sz w:val="24"/>
          <w:szCs w:val="24"/>
        </w:rPr>
        <w:cr/>
        <w:t xml:space="preserve">&gt; </w:t>
      </w:r>
      <w:r w:rsidRPr="003D19EB">
        <w:rPr>
          <w:sz w:val="24"/>
          <w:szCs w:val="24"/>
        </w:rPr>
        <w:t>Replication transaction and will not be deleted from log file in publisher until move to distributor even truncate operation comes.</w:t>
      </w:r>
    </w:p>
    <w:p w:rsidR="000B02A5" w:rsidRDefault="000B02A5" w:rsidP="000B02A5">
      <w:pPr>
        <w:rPr>
          <w:sz w:val="24"/>
          <w:szCs w:val="24"/>
        </w:rPr>
      </w:pPr>
    </w:p>
    <w:p w:rsidR="0076452B" w:rsidRDefault="0076452B" w:rsidP="000B02A5">
      <w:pPr>
        <w:rPr>
          <w:b/>
          <w:sz w:val="24"/>
          <w:szCs w:val="24"/>
        </w:rPr>
      </w:pPr>
    </w:p>
    <w:p w:rsidR="000B02A5" w:rsidRPr="000B02A5" w:rsidRDefault="000B02A5" w:rsidP="000B02A5">
      <w:pPr>
        <w:rPr>
          <w:b/>
          <w:sz w:val="24"/>
          <w:szCs w:val="24"/>
        </w:rPr>
      </w:pPr>
      <w:r w:rsidRPr="000B02A5">
        <w:rPr>
          <w:b/>
          <w:sz w:val="24"/>
          <w:szCs w:val="24"/>
        </w:rPr>
        <w:t>Replication Monitor:</w:t>
      </w:r>
    </w:p>
    <w:p w:rsidR="000B02A5" w:rsidRDefault="000B02A5" w:rsidP="000B02A5">
      <w:pPr>
        <w:rPr>
          <w:sz w:val="24"/>
          <w:szCs w:val="24"/>
        </w:rPr>
      </w:pPr>
      <w:r w:rsidRPr="000B02A5">
        <w:rPr>
          <w:sz w:val="24"/>
          <w:szCs w:val="24"/>
        </w:rPr>
        <w:t>IN Replication, to monitor the synchronization status we have to use "REPLICATION monitor" tool...</w:t>
      </w:r>
    </w:p>
    <w:p w:rsidR="000B02A5" w:rsidRPr="000B02A5" w:rsidRDefault="000B02A5" w:rsidP="000B02A5">
      <w:pPr>
        <w:rPr>
          <w:sz w:val="24"/>
          <w:szCs w:val="24"/>
        </w:rPr>
      </w:pPr>
    </w:p>
    <w:p w:rsidR="000B02A5" w:rsidRDefault="000B02A5" w:rsidP="000B02A5">
      <w:pPr>
        <w:rPr>
          <w:b/>
          <w:sz w:val="24"/>
          <w:szCs w:val="24"/>
        </w:rPr>
      </w:pPr>
      <w:r w:rsidRPr="000B02A5">
        <w:rPr>
          <w:b/>
          <w:sz w:val="24"/>
          <w:szCs w:val="24"/>
        </w:rPr>
        <w:t>Transactional Replication:</w:t>
      </w:r>
    </w:p>
    <w:p w:rsidR="000B02A5" w:rsidRPr="000B02A5" w:rsidRDefault="000B02A5" w:rsidP="000B02A5">
      <w:pPr>
        <w:rPr>
          <w:sz w:val="24"/>
          <w:szCs w:val="24"/>
        </w:rPr>
      </w:pPr>
      <w:r w:rsidRPr="000B02A5">
        <w:rPr>
          <w:b/>
          <w:sz w:val="24"/>
          <w:szCs w:val="24"/>
        </w:rPr>
        <w:t>Latency:</w:t>
      </w:r>
      <w:r w:rsidRPr="000B02A5">
        <w:rPr>
          <w:sz w:val="24"/>
          <w:szCs w:val="24"/>
        </w:rPr>
        <w:t xml:space="preserve"> How much time take to send the transaction from pub to sub </w:t>
      </w:r>
    </w:p>
    <w:p w:rsidR="000B02A5" w:rsidRPr="000B02A5" w:rsidRDefault="000B02A5" w:rsidP="000B02A5">
      <w:pPr>
        <w:rPr>
          <w:sz w:val="24"/>
          <w:szCs w:val="24"/>
        </w:rPr>
      </w:pPr>
      <w:r w:rsidRPr="000B02A5">
        <w:rPr>
          <w:b/>
          <w:sz w:val="24"/>
          <w:szCs w:val="24"/>
        </w:rPr>
        <w:t>TRACER TOKEN:</w:t>
      </w:r>
      <w:r w:rsidRPr="000B02A5">
        <w:rPr>
          <w:sz w:val="24"/>
          <w:szCs w:val="24"/>
        </w:rPr>
        <w:t xml:space="preserve"> Measures the latency values from pub</w:t>
      </w:r>
      <w:r>
        <w:rPr>
          <w:sz w:val="24"/>
          <w:szCs w:val="24"/>
        </w:rPr>
        <w:t>lisher</w:t>
      </w:r>
      <w:r w:rsidRPr="000B02A5">
        <w:rPr>
          <w:sz w:val="24"/>
          <w:szCs w:val="24"/>
        </w:rPr>
        <w:t xml:space="preserve"> to dist</w:t>
      </w:r>
      <w:r>
        <w:rPr>
          <w:sz w:val="24"/>
          <w:szCs w:val="24"/>
        </w:rPr>
        <w:t>ributor</w:t>
      </w:r>
      <w:r w:rsidRPr="000B02A5">
        <w:rPr>
          <w:sz w:val="24"/>
          <w:szCs w:val="24"/>
        </w:rPr>
        <w:t xml:space="preserve"> and dist</w:t>
      </w:r>
      <w:r>
        <w:rPr>
          <w:sz w:val="24"/>
          <w:szCs w:val="24"/>
        </w:rPr>
        <w:t>ributor</w:t>
      </w:r>
      <w:r w:rsidRPr="000B02A5">
        <w:rPr>
          <w:sz w:val="24"/>
          <w:szCs w:val="24"/>
        </w:rPr>
        <w:t xml:space="preserve"> to sub</w:t>
      </w:r>
      <w:r>
        <w:rPr>
          <w:sz w:val="24"/>
          <w:szCs w:val="24"/>
        </w:rPr>
        <w:t>scriber</w:t>
      </w:r>
      <w:r w:rsidRPr="000B02A5">
        <w:rPr>
          <w:sz w:val="24"/>
          <w:szCs w:val="24"/>
        </w:rPr>
        <w:t xml:space="preserve"> and overall total latency.</w:t>
      </w:r>
    </w:p>
    <w:p w:rsidR="000B02A5" w:rsidRDefault="000B02A5" w:rsidP="000B02A5">
      <w:pPr>
        <w:rPr>
          <w:sz w:val="24"/>
          <w:szCs w:val="24"/>
        </w:rPr>
      </w:pPr>
      <w:r w:rsidRPr="000B02A5">
        <w:rPr>
          <w:sz w:val="24"/>
          <w:szCs w:val="24"/>
        </w:rPr>
        <w:t>&gt; Check column "PERFORMANCE" to know whether replication working fine or not.</w:t>
      </w:r>
    </w:p>
    <w:p w:rsidR="000B02A5" w:rsidRDefault="000B02A5" w:rsidP="000B02A5">
      <w:pPr>
        <w:rPr>
          <w:sz w:val="24"/>
          <w:szCs w:val="24"/>
        </w:rPr>
      </w:pPr>
    </w:p>
    <w:p w:rsidR="000B02A5" w:rsidRDefault="000B02A5" w:rsidP="000B02A5">
      <w:pPr>
        <w:rPr>
          <w:sz w:val="24"/>
          <w:szCs w:val="24"/>
        </w:rPr>
      </w:pPr>
    </w:p>
    <w:p w:rsidR="00A231FA" w:rsidRDefault="00A231FA" w:rsidP="000B02A5">
      <w:pPr>
        <w:rPr>
          <w:b/>
          <w:sz w:val="24"/>
          <w:szCs w:val="24"/>
          <w:highlight w:val="yellow"/>
        </w:rPr>
      </w:pPr>
    </w:p>
    <w:p w:rsidR="00A231FA" w:rsidRDefault="00A231FA" w:rsidP="000B02A5">
      <w:pPr>
        <w:rPr>
          <w:b/>
          <w:sz w:val="24"/>
          <w:szCs w:val="24"/>
          <w:highlight w:val="yellow"/>
        </w:rPr>
      </w:pPr>
    </w:p>
    <w:p w:rsidR="00A231FA" w:rsidRDefault="00A231FA" w:rsidP="000B02A5">
      <w:pPr>
        <w:rPr>
          <w:b/>
          <w:sz w:val="24"/>
          <w:szCs w:val="24"/>
          <w:highlight w:val="yellow"/>
        </w:rPr>
      </w:pPr>
    </w:p>
    <w:p w:rsidR="00A231FA" w:rsidRDefault="00A231FA" w:rsidP="000B02A5">
      <w:pPr>
        <w:rPr>
          <w:b/>
          <w:sz w:val="24"/>
          <w:szCs w:val="24"/>
          <w:highlight w:val="yellow"/>
        </w:rPr>
      </w:pPr>
    </w:p>
    <w:p w:rsidR="000B02A5" w:rsidRPr="000B02A5" w:rsidRDefault="000B02A5" w:rsidP="000B02A5">
      <w:pPr>
        <w:rPr>
          <w:b/>
          <w:sz w:val="24"/>
          <w:szCs w:val="24"/>
        </w:rPr>
      </w:pPr>
      <w:r w:rsidRPr="000B02A5">
        <w:rPr>
          <w:b/>
          <w:sz w:val="24"/>
          <w:szCs w:val="24"/>
          <w:highlight w:val="yellow"/>
        </w:rPr>
        <w:t>REPLICATION JOBS:</w:t>
      </w:r>
    </w:p>
    <w:p w:rsidR="000B02A5" w:rsidRPr="000B02A5" w:rsidRDefault="000B02A5" w:rsidP="000B02A5">
      <w:pPr>
        <w:rPr>
          <w:sz w:val="24"/>
          <w:szCs w:val="24"/>
        </w:rPr>
      </w:pPr>
    </w:p>
    <w:p w:rsidR="000B02A5" w:rsidRPr="000B02A5" w:rsidRDefault="000B02A5" w:rsidP="000B02A5">
      <w:pPr>
        <w:rPr>
          <w:sz w:val="24"/>
          <w:szCs w:val="24"/>
        </w:rPr>
      </w:pPr>
      <w:r w:rsidRPr="000B02A5">
        <w:rPr>
          <w:b/>
          <w:sz w:val="24"/>
          <w:szCs w:val="24"/>
        </w:rPr>
        <w:t>1. Agent history clean up: distribution:</w:t>
      </w:r>
      <w:r w:rsidRPr="000B02A5">
        <w:rPr>
          <w:sz w:val="24"/>
          <w:szCs w:val="24"/>
        </w:rPr>
        <w:t xml:space="preserve"> Removes replication agent history from distribution database</w:t>
      </w:r>
    </w:p>
    <w:p w:rsidR="000B02A5" w:rsidRPr="000B02A5" w:rsidRDefault="000B02A5" w:rsidP="000B02A5">
      <w:pPr>
        <w:rPr>
          <w:sz w:val="24"/>
          <w:szCs w:val="24"/>
        </w:rPr>
      </w:pPr>
      <w:r w:rsidRPr="000B02A5">
        <w:rPr>
          <w:sz w:val="24"/>
          <w:szCs w:val="24"/>
        </w:rPr>
        <w:t>Default Schedule: 10 min</w:t>
      </w:r>
    </w:p>
    <w:p w:rsidR="000B02A5" w:rsidRPr="000B02A5" w:rsidRDefault="000B02A5" w:rsidP="000B02A5">
      <w:pPr>
        <w:rPr>
          <w:sz w:val="24"/>
          <w:szCs w:val="24"/>
        </w:rPr>
      </w:pPr>
      <w:r w:rsidRPr="000B02A5">
        <w:rPr>
          <w:b/>
          <w:sz w:val="24"/>
          <w:szCs w:val="24"/>
        </w:rPr>
        <w:t>2. Distribution clean up: distribution:</w:t>
      </w:r>
      <w:r w:rsidRPr="000B02A5">
        <w:rPr>
          <w:sz w:val="24"/>
          <w:szCs w:val="24"/>
        </w:rPr>
        <w:t xml:space="preserve"> Removes transactions from distribution database to control the size</w:t>
      </w:r>
    </w:p>
    <w:p w:rsidR="000B02A5" w:rsidRPr="000B02A5" w:rsidRDefault="000B02A5" w:rsidP="000B02A5">
      <w:pPr>
        <w:rPr>
          <w:sz w:val="24"/>
          <w:szCs w:val="24"/>
        </w:rPr>
      </w:pPr>
      <w:r w:rsidRPr="000B02A5">
        <w:rPr>
          <w:sz w:val="24"/>
          <w:szCs w:val="24"/>
        </w:rPr>
        <w:t>Default schedule: 10 MIN</w:t>
      </w:r>
    </w:p>
    <w:p w:rsidR="000B02A5" w:rsidRPr="000B02A5" w:rsidRDefault="000B02A5" w:rsidP="000B02A5">
      <w:pPr>
        <w:rPr>
          <w:sz w:val="24"/>
          <w:szCs w:val="24"/>
        </w:rPr>
      </w:pPr>
      <w:r w:rsidRPr="000B02A5">
        <w:rPr>
          <w:b/>
          <w:sz w:val="24"/>
          <w:szCs w:val="24"/>
        </w:rPr>
        <w:t>3. Expired subscription clean up:</w:t>
      </w:r>
      <w:r w:rsidRPr="000B02A5">
        <w:rPr>
          <w:sz w:val="24"/>
          <w:szCs w:val="24"/>
        </w:rPr>
        <w:t xml:space="preserve">  Detect and removed expired subscriptions from publication database.</w:t>
      </w:r>
    </w:p>
    <w:p w:rsidR="000B02A5" w:rsidRPr="000B02A5" w:rsidRDefault="000B02A5" w:rsidP="000B02A5">
      <w:pPr>
        <w:rPr>
          <w:sz w:val="24"/>
          <w:szCs w:val="24"/>
        </w:rPr>
      </w:pPr>
      <w:r w:rsidRPr="000B02A5">
        <w:rPr>
          <w:sz w:val="24"/>
          <w:szCs w:val="24"/>
        </w:rPr>
        <w:t>Default schedule: Runs every day 1: 00 AM</w:t>
      </w:r>
    </w:p>
    <w:p w:rsidR="000B02A5" w:rsidRPr="000B02A5" w:rsidRDefault="000B02A5" w:rsidP="000B02A5">
      <w:pPr>
        <w:rPr>
          <w:b/>
          <w:sz w:val="24"/>
          <w:szCs w:val="24"/>
        </w:rPr>
      </w:pPr>
      <w:r w:rsidRPr="000B02A5">
        <w:rPr>
          <w:b/>
          <w:sz w:val="24"/>
          <w:szCs w:val="24"/>
        </w:rPr>
        <w:t>4. Reinitialize subscriptions having data validation failures:</w:t>
      </w:r>
    </w:p>
    <w:p w:rsidR="000B02A5" w:rsidRPr="000B02A5" w:rsidRDefault="000B02A5" w:rsidP="000B02A5">
      <w:pPr>
        <w:rPr>
          <w:sz w:val="24"/>
          <w:szCs w:val="24"/>
        </w:rPr>
      </w:pPr>
      <w:r w:rsidRPr="000B02A5">
        <w:rPr>
          <w:sz w:val="24"/>
          <w:szCs w:val="24"/>
        </w:rPr>
        <w:t>Detect whether any data validation errors then if any errors renationalize the subscriber with fresh snapshot from publisher.</w:t>
      </w:r>
    </w:p>
    <w:p w:rsidR="000B02A5" w:rsidRPr="000B02A5" w:rsidRDefault="000B02A5" w:rsidP="000B02A5">
      <w:pPr>
        <w:rPr>
          <w:sz w:val="24"/>
          <w:szCs w:val="24"/>
        </w:rPr>
      </w:pPr>
      <w:r w:rsidRPr="000B02A5">
        <w:rPr>
          <w:sz w:val="24"/>
          <w:szCs w:val="24"/>
        </w:rPr>
        <w:t>Schedule: No schedule</w:t>
      </w:r>
    </w:p>
    <w:p w:rsidR="000B02A5" w:rsidRPr="000B02A5" w:rsidRDefault="000B02A5" w:rsidP="000B02A5">
      <w:pPr>
        <w:rPr>
          <w:sz w:val="24"/>
          <w:szCs w:val="24"/>
        </w:rPr>
      </w:pPr>
      <w:r w:rsidRPr="000B02A5">
        <w:rPr>
          <w:b/>
          <w:sz w:val="24"/>
          <w:szCs w:val="24"/>
        </w:rPr>
        <w:t>Note:</w:t>
      </w:r>
      <w:r w:rsidRPr="000B02A5">
        <w:rPr>
          <w:sz w:val="24"/>
          <w:szCs w:val="24"/>
        </w:rPr>
        <w:t xml:space="preserve"> This job not recommend to run in business hours which cause performance impact.</w:t>
      </w:r>
    </w:p>
    <w:p w:rsidR="000B02A5" w:rsidRPr="000B02A5" w:rsidRDefault="000B02A5" w:rsidP="000B02A5">
      <w:pPr>
        <w:rPr>
          <w:sz w:val="24"/>
          <w:szCs w:val="24"/>
        </w:rPr>
      </w:pPr>
      <w:r w:rsidRPr="000B02A5">
        <w:rPr>
          <w:b/>
          <w:sz w:val="24"/>
          <w:szCs w:val="24"/>
        </w:rPr>
        <w:t>5. Replication agents checkup:</w:t>
      </w:r>
      <w:r w:rsidRPr="000B02A5">
        <w:rPr>
          <w:sz w:val="24"/>
          <w:szCs w:val="24"/>
        </w:rPr>
        <w:t xml:space="preserve"> Checks whether repl</w:t>
      </w:r>
      <w:r>
        <w:rPr>
          <w:sz w:val="24"/>
          <w:szCs w:val="24"/>
        </w:rPr>
        <w:t>ication</w:t>
      </w:r>
      <w:r w:rsidRPr="000B02A5">
        <w:rPr>
          <w:sz w:val="24"/>
          <w:szCs w:val="24"/>
        </w:rPr>
        <w:t xml:space="preserve"> agents are running or not</w:t>
      </w:r>
    </w:p>
    <w:p w:rsidR="000B02A5" w:rsidRPr="000B02A5" w:rsidRDefault="000B02A5" w:rsidP="000B02A5">
      <w:pPr>
        <w:rPr>
          <w:sz w:val="24"/>
          <w:szCs w:val="24"/>
        </w:rPr>
      </w:pPr>
      <w:r w:rsidRPr="000B02A5">
        <w:rPr>
          <w:sz w:val="24"/>
          <w:szCs w:val="24"/>
        </w:rPr>
        <w:t>Default schedule: Run every 10 min</w:t>
      </w:r>
    </w:p>
    <w:p w:rsidR="000B02A5" w:rsidRPr="000B02A5" w:rsidRDefault="000B02A5" w:rsidP="000B02A5">
      <w:pPr>
        <w:rPr>
          <w:b/>
          <w:sz w:val="24"/>
          <w:szCs w:val="24"/>
        </w:rPr>
      </w:pPr>
      <w:r w:rsidRPr="000B02A5">
        <w:rPr>
          <w:b/>
          <w:sz w:val="24"/>
          <w:szCs w:val="24"/>
        </w:rPr>
        <w:t>6. Replication monitoring refresher for distribution:</w:t>
      </w:r>
    </w:p>
    <w:p w:rsidR="000B02A5" w:rsidRPr="000B02A5" w:rsidRDefault="000B02A5" w:rsidP="000B02A5">
      <w:pPr>
        <w:rPr>
          <w:sz w:val="24"/>
          <w:szCs w:val="24"/>
        </w:rPr>
      </w:pPr>
      <w:r w:rsidRPr="000B02A5">
        <w:rPr>
          <w:sz w:val="24"/>
          <w:szCs w:val="24"/>
        </w:rPr>
        <w:t>Refreshes cached queries by using replication monitor</w:t>
      </w:r>
    </w:p>
    <w:p w:rsidR="000B02A5" w:rsidRPr="000B02A5" w:rsidRDefault="000B02A5" w:rsidP="000B02A5">
      <w:pPr>
        <w:rPr>
          <w:sz w:val="24"/>
          <w:szCs w:val="24"/>
        </w:rPr>
      </w:pPr>
      <w:r w:rsidRPr="000B02A5">
        <w:rPr>
          <w:sz w:val="24"/>
          <w:szCs w:val="24"/>
        </w:rPr>
        <w:t>Default schedule: Run continuously</w:t>
      </w:r>
    </w:p>
    <w:p w:rsidR="000B02A5" w:rsidRDefault="000B02A5" w:rsidP="000B02A5">
      <w:pPr>
        <w:rPr>
          <w:sz w:val="24"/>
          <w:szCs w:val="24"/>
        </w:rPr>
      </w:pPr>
    </w:p>
    <w:p w:rsidR="0038062F" w:rsidRDefault="0038062F" w:rsidP="000B02A5">
      <w:pPr>
        <w:rPr>
          <w:sz w:val="24"/>
          <w:szCs w:val="24"/>
        </w:rPr>
      </w:pPr>
    </w:p>
    <w:p w:rsidR="0038062F" w:rsidRDefault="0038062F" w:rsidP="000B02A5">
      <w:pPr>
        <w:rPr>
          <w:sz w:val="24"/>
          <w:szCs w:val="24"/>
        </w:rPr>
      </w:pPr>
    </w:p>
    <w:p w:rsidR="00861049" w:rsidRDefault="00861049" w:rsidP="000B02A5">
      <w:pPr>
        <w:rPr>
          <w:sz w:val="24"/>
          <w:szCs w:val="24"/>
        </w:rPr>
      </w:pPr>
    </w:p>
    <w:p w:rsidR="00A231FA" w:rsidRDefault="00A231FA" w:rsidP="000B02A5">
      <w:pPr>
        <w:rPr>
          <w:sz w:val="24"/>
          <w:szCs w:val="24"/>
        </w:rPr>
      </w:pPr>
    </w:p>
    <w:p w:rsidR="00A923A2" w:rsidRDefault="00A923A2" w:rsidP="000B02A5">
      <w:pPr>
        <w:rPr>
          <w:b/>
          <w:sz w:val="24"/>
          <w:szCs w:val="24"/>
        </w:rPr>
      </w:pPr>
      <w:r w:rsidRPr="00A923A2">
        <w:rPr>
          <w:b/>
          <w:sz w:val="24"/>
          <w:szCs w:val="24"/>
          <w:highlight w:val="yellow"/>
        </w:rPr>
        <w:t>3. TRANSACTIONAL WITH UPDATABLE SUBSCRIPTION [BI DIRECTIONAL]</w:t>
      </w:r>
    </w:p>
    <w:p w:rsidR="00A231FA" w:rsidRDefault="00A231FA" w:rsidP="000B02A5">
      <w:pPr>
        <w:rPr>
          <w:b/>
          <w:sz w:val="24"/>
          <w:szCs w:val="24"/>
        </w:rPr>
      </w:pPr>
    </w:p>
    <w:p w:rsidR="00A923A2" w:rsidRPr="00A923A2" w:rsidRDefault="00A923A2" w:rsidP="00A923A2">
      <w:pPr>
        <w:rPr>
          <w:b/>
          <w:sz w:val="24"/>
          <w:szCs w:val="24"/>
        </w:rPr>
      </w:pPr>
      <w:r w:rsidRPr="00A923A2">
        <w:rPr>
          <w:sz w:val="24"/>
          <w:szCs w:val="24"/>
        </w:rPr>
        <w:t>&gt; This type of replication called as BIDIRECTIONAL replication.</w:t>
      </w:r>
      <w:r w:rsidRPr="00A923A2">
        <w:rPr>
          <w:b/>
          <w:sz w:val="24"/>
          <w:szCs w:val="24"/>
        </w:rPr>
        <w:t xml:space="preserve"> </w:t>
      </w:r>
    </w:p>
    <w:p w:rsidR="004C29DB" w:rsidRDefault="00A923A2" w:rsidP="00A923A2">
      <w:pPr>
        <w:rPr>
          <w:sz w:val="24"/>
          <w:szCs w:val="24"/>
        </w:rPr>
      </w:pPr>
      <w:r>
        <w:rPr>
          <w:sz w:val="24"/>
          <w:szCs w:val="24"/>
        </w:rPr>
        <w:t xml:space="preserve">&gt; </w:t>
      </w:r>
      <w:r w:rsidR="00E022DE" w:rsidRPr="00A923A2">
        <w:rPr>
          <w:sz w:val="24"/>
          <w:szCs w:val="24"/>
        </w:rPr>
        <w:t>Updatable subscriptions for transactional replication allow Subscribers to replicate changes to the Publisher. Triggers are added to the published tables in the subscription database, and when a change is made at the Subscriber, the trigger fires:</w:t>
      </w:r>
    </w:p>
    <w:p w:rsidR="00A923A2" w:rsidRPr="009B0CD7" w:rsidRDefault="00A923A2" w:rsidP="009B0CD7">
      <w:pPr>
        <w:rPr>
          <w:b/>
          <w:sz w:val="24"/>
          <w:szCs w:val="24"/>
        </w:rPr>
      </w:pPr>
      <w:r w:rsidRPr="009B0CD7">
        <w:rPr>
          <w:b/>
          <w:sz w:val="24"/>
          <w:szCs w:val="24"/>
        </w:rPr>
        <w:t>1.</w:t>
      </w:r>
      <w:r w:rsidRPr="009B0CD7">
        <w:rPr>
          <w:sz w:val="24"/>
          <w:szCs w:val="24"/>
        </w:rPr>
        <w:t xml:space="preserve"> When data DML operation performs at publisher, same data sends to sub by using SNPAHOT and Log reader agents.</w:t>
      </w:r>
    </w:p>
    <w:p w:rsidR="00A923A2" w:rsidRDefault="00A923A2" w:rsidP="009B0CD7">
      <w:pPr>
        <w:rPr>
          <w:sz w:val="24"/>
          <w:szCs w:val="24"/>
        </w:rPr>
      </w:pPr>
      <w:r w:rsidRPr="009B0CD7">
        <w:rPr>
          <w:b/>
          <w:sz w:val="24"/>
          <w:szCs w:val="24"/>
        </w:rPr>
        <w:t>2.</w:t>
      </w:r>
      <w:r w:rsidRPr="009B0CD7">
        <w:rPr>
          <w:sz w:val="24"/>
          <w:szCs w:val="24"/>
        </w:rPr>
        <w:t xml:space="preserve"> If you perform any DML operations at subscriber then data sent to pub</w:t>
      </w:r>
      <w:r w:rsidR="004B4065">
        <w:rPr>
          <w:sz w:val="24"/>
          <w:szCs w:val="24"/>
        </w:rPr>
        <w:t>lisher</w:t>
      </w:r>
      <w:r w:rsidRPr="009B0CD7">
        <w:rPr>
          <w:sz w:val="24"/>
          <w:szCs w:val="24"/>
        </w:rPr>
        <w:t xml:space="preserve"> by using 2 methods.</w:t>
      </w:r>
    </w:p>
    <w:p w:rsidR="004C29DB" w:rsidRPr="009B0CD7" w:rsidRDefault="00E022DE" w:rsidP="00E61408">
      <w:pPr>
        <w:numPr>
          <w:ilvl w:val="0"/>
          <w:numId w:val="57"/>
        </w:numPr>
        <w:rPr>
          <w:sz w:val="24"/>
          <w:szCs w:val="24"/>
        </w:rPr>
      </w:pPr>
      <w:r w:rsidRPr="009B0CD7">
        <w:rPr>
          <w:b/>
          <w:bCs/>
          <w:sz w:val="24"/>
          <w:szCs w:val="24"/>
        </w:rPr>
        <w:t>For immediate updating subscriptions</w:t>
      </w:r>
      <w:r w:rsidRPr="009B0CD7">
        <w:rPr>
          <w:sz w:val="24"/>
          <w:szCs w:val="24"/>
        </w:rPr>
        <w:t>, the change is propagated directly to the Publisher and applied using Microsoft Distributed Transaction Coordinator (MSDTC).</w:t>
      </w:r>
    </w:p>
    <w:p w:rsidR="004C29DB" w:rsidRDefault="00E022DE" w:rsidP="00E61408">
      <w:pPr>
        <w:numPr>
          <w:ilvl w:val="0"/>
          <w:numId w:val="57"/>
        </w:numPr>
        <w:rPr>
          <w:sz w:val="24"/>
          <w:szCs w:val="24"/>
        </w:rPr>
      </w:pPr>
      <w:r w:rsidRPr="009B0CD7">
        <w:rPr>
          <w:b/>
          <w:sz w:val="24"/>
          <w:szCs w:val="24"/>
        </w:rPr>
        <w:t>For queued updating subscriptions</w:t>
      </w:r>
      <w:r w:rsidRPr="009B0CD7">
        <w:rPr>
          <w:sz w:val="24"/>
          <w:szCs w:val="24"/>
        </w:rPr>
        <w:t>, the change is first propagated to a queue and then applied to the Publisher by the Queue Reader Agent.</w:t>
      </w:r>
    </w:p>
    <w:p w:rsidR="0038062F" w:rsidRDefault="0038062F" w:rsidP="0038062F">
      <w:pPr>
        <w:rPr>
          <w:sz w:val="24"/>
          <w:szCs w:val="24"/>
        </w:rPr>
      </w:pPr>
    </w:p>
    <w:p w:rsidR="00A549FA" w:rsidRDefault="00A549FA" w:rsidP="00A549FA">
      <w:pPr>
        <w:rPr>
          <w:b/>
          <w:sz w:val="24"/>
          <w:szCs w:val="24"/>
        </w:rPr>
      </w:pPr>
      <w:r>
        <w:rPr>
          <w:b/>
          <w:sz w:val="24"/>
          <w:szCs w:val="24"/>
        </w:rPr>
        <w:t>Transaction with Updatable Subscription Agents:</w:t>
      </w:r>
    </w:p>
    <w:p w:rsidR="0038062F" w:rsidRPr="0038062F" w:rsidRDefault="00A549FA" w:rsidP="0038062F">
      <w:pPr>
        <w:pStyle w:val="ListParagraph"/>
        <w:numPr>
          <w:ilvl w:val="1"/>
          <w:numId w:val="30"/>
        </w:numPr>
        <w:rPr>
          <w:sz w:val="24"/>
          <w:szCs w:val="24"/>
        </w:rPr>
      </w:pPr>
      <w:r w:rsidRPr="0038062F">
        <w:rPr>
          <w:sz w:val="24"/>
          <w:szCs w:val="24"/>
        </w:rPr>
        <w:t>SNAPSHOT AGENT</w:t>
      </w:r>
    </w:p>
    <w:p w:rsidR="0038062F" w:rsidRPr="0038062F" w:rsidRDefault="00A549FA" w:rsidP="0038062F">
      <w:pPr>
        <w:pStyle w:val="ListParagraph"/>
        <w:numPr>
          <w:ilvl w:val="1"/>
          <w:numId w:val="30"/>
        </w:numPr>
        <w:rPr>
          <w:sz w:val="24"/>
          <w:szCs w:val="24"/>
        </w:rPr>
      </w:pPr>
      <w:r w:rsidRPr="0038062F">
        <w:rPr>
          <w:sz w:val="24"/>
          <w:szCs w:val="24"/>
        </w:rPr>
        <w:t>LOG READER AGENT</w:t>
      </w:r>
    </w:p>
    <w:p w:rsidR="0038062F" w:rsidRDefault="00A549FA" w:rsidP="0038062F">
      <w:pPr>
        <w:pStyle w:val="ListParagraph"/>
        <w:numPr>
          <w:ilvl w:val="1"/>
          <w:numId w:val="30"/>
        </w:numPr>
        <w:rPr>
          <w:sz w:val="24"/>
          <w:szCs w:val="24"/>
        </w:rPr>
      </w:pPr>
      <w:r w:rsidRPr="0038062F">
        <w:rPr>
          <w:sz w:val="24"/>
          <w:szCs w:val="24"/>
        </w:rPr>
        <w:t xml:space="preserve">QUEUE READER AGENT </w:t>
      </w:r>
    </w:p>
    <w:p w:rsidR="00A549FA" w:rsidRPr="0038062F" w:rsidRDefault="007726B4" w:rsidP="0038062F">
      <w:pPr>
        <w:pStyle w:val="ListParagraph"/>
        <w:numPr>
          <w:ilvl w:val="1"/>
          <w:numId w:val="30"/>
        </w:numPr>
        <w:rPr>
          <w:sz w:val="24"/>
          <w:szCs w:val="24"/>
        </w:rPr>
      </w:pPr>
      <w:r w:rsidRPr="0038062F">
        <w:rPr>
          <w:sz w:val="24"/>
          <w:szCs w:val="24"/>
        </w:rPr>
        <w:t>DISTRIBUTOR AGENT</w:t>
      </w:r>
    </w:p>
    <w:p w:rsidR="0038062F" w:rsidRDefault="0038062F" w:rsidP="00243FF3">
      <w:pPr>
        <w:rPr>
          <w:sz w:val="24"/>
          <w:szCs w:val="24"/>
        </w:rPr>
      </w:pPr>
    </w:p>
    <w:p w:rsidR="00243FF3" w:rsidRPr="00C071C3" w:rsidRDefault="00243FF3" w:rsidP="00243FF3">
      <w:pPr>
        <w:rPr>
          <w:b/>
          <w:sz w:val="24"/>
          <w:szCs w:val="24"/>
        </w:rPr>
      </w:pPr>
      <w:r w:rsidRPr="00C071C3">
        <w:rPr>
          <w:b/>
          <w:sz w:val="24"/>
          <w:szCs w:val="24"/>
          <w:highlight w:val="yellow"/>
        </w:rPr>
        <w:t>CONFIGURATION STEPS</w:t>
      </w:r>
    </w:p>
    <w:p w:rsidR="00243FF3" w:rsidRPr="00243FF3" w:rsidRDefault="00243FF3" w:rsidP="00243FF3">
      <w:pPr>
        <w:rPr>
          <w:sz w:val="24"/>
          <w:szCs w:val="24"/>
        </w:rPr>
      </w:pPr>
      <w:r w:rsidRPr="00243FF3">
        <w:rPr>
          <w:sz w:val="24"/>
          <w:szCs w:val="24"/>
        </w:rPr>
        <w:t>1. Configure distribution</w:t>
      </w:r>
    </w:p>
    <w:p w:rsidR="00243FF3" w:rsidRPr="00243FF3" w:rsidRDefault="00243FF3" w:rsidP="00243FF3">
      <w:pPr>
        <w:rPr>
          <w:sz w:val="24"/>
          <w:szCs w:val="24"/>
        </w:rPr>
      </w:pPr>
      <w:r w:rsidRPr="00243FF3">
        <w:rPr>
          <w:sz w:val="24"/>
          <w:szCs w:val="24"/>
        </w:rPr>
        <w:t>2. Configure publisher.</w:t>
      </w:r>
    </w:p>
    <w:p w:rsidR="00243FF3" w:rsidRPr="00243FF3" w:rsidRDefault="00243FF3" w:rsidP="00243FF3">
      <w:pPr>
        <w:rPr>
          <w:sz w:val="24"/>
          <w:szCs w:val="24"/>
        </w:rPr>
      </w:pPr>
      <w:r w:rsidRPr="007726B4">
        <w:rPr>
          <w:b/>
          <w:sz w:val="24"/>
          <w:szCs w:val="24"/>
        </w:rPr>
        <w:t>Changes: -</w:t>
      </w:r>
      <w:r w:rsidRPr="00243FF3">
        <w:rPr>
          <w:sz w:val="24"/>
          <w:szCs w:val="24"/>
        </w:rPr>
        <w:t xml:space="preserve"> When you configure, the article gets added with new extra column "MSREPL_TRAN_VERSION"</w:t>
      </w:r>
    </w:p>
    <w:p w:rsidR="00243FF3" w:rsidRPr="00243FF3" w:rsidRDefault="007726B4" w:rsidP="00243FF3">
      <w:pPr>
        <w:rPr>
          <w:sz w:val="24"/>
          <w:szCs w:val="24"/>
        </w:rPr>
      </w:pPr>
      <w:r w:rsidRPr="007726B4">
        <w:rPr>
          <w:b/>
          <w:sz w:val="24"/>
          <w:szCs w:val="24"/>
        </w:rPr>
        <w:t>Note</w:t>
      </w:r>
      <w:r w:rsidR="00243FF3" w:rsidRPr="007726B4">
        <w:rPr>
          <w:b/>
          <w:sz w:val="24"/>
          <w:szCs w:val="24"/>
        </w:rPr>
        <w:t>: -</w:t>
      </w:r>
      <w:r w:rsidR="00243FF3" w:rsidRPr="00243FF3">
        <w:rPr>
          <w:sz w:val="24"/>
          <w:szCs w:val="24"/>
        </w:rPr>
        <w:t xml:space="preserve"> "MSrepl_tran_version" &gt;this column is used for change tracking and conflict detection.</w:t>
      </w:r>
    </w:p>
    <w:p w:rsidR="00243FF3" w:rsidRPr="00243FF3" w:rsidRDefault="007726B4" w:rsidP="00243FF3">
      <w:pPr>
        <w:rPr>
          <w:sz w:val="24"/>
          <w:szCs w:val="24"/>
        </w:rPr>
      </w:pPr>
      <w:r>
        <w:rPr>
          <w:sz w:val="24"/>
          <w:szCs w:val="24"/>
        </w:rPr>
        <w:t xml:space="preserve">&gt; </w:t>
      </w:r>
      <w:r w:rsidR="00243FF3" w:rsidRPr="00243FF3">
        <w:rPr>
          <w:sz w:val="24"/>
          <w:szCs w:val="24"/>
        </w:rPr>
        <w:t>Same published table replicate to subscriber by using snapshot.</w:t>
      </w:r>
    </w:p>
    <w:p w:rsidR="00243FF3" w:rsidRPr="00243FF3" w:rsidRDefault="007726B4" w:rsidP="00243FF3">
      <w:pPr>
        <w:rPr>
          <w:sz w:val="24"/>
          <w:szCs w:val="24"/>
        </w:rPr>
      </w:pPr>
      <w:r>
        <w:rPr>
          <w:sz w:val="24"/>
          <w:szCs w:val="24"/>
        </w:rPr>
        <w:t xml:space="preserve">&gt; </w:t>
      </w:r>
      <w:r w:rsidR="00243FF3" w:rsidRPr="00243FF3">
        <w:rPr>
          <w:sz w:val="24"/>
          <w:szCs w:val="24"/>
        </w:rPr>
        <w:t xml:space="preserve">Concurrent changes from pub to sub by using log reader agent </w:t>
      </w:r>
    </w:p>
    <w:p w:rsidR="00243FF3" w:rsidRPr="00243FF3" w:rsidRDefault="00243FF3" w:rsidP="00243FF3">
      <w:pPr>
        <w:rPr>
          <w:sz w:val="24"/>
          <w:szCs w:val="24"/>
        </w:rPr>
      </w:pPr>
      <w:r w:rsidRPr="00243FF3">
        <w:rPr>
          <w:sz w:val="24"/>
          <w:szCs w:val="24"/>
        </w:rPr>
        <w:t>3. Configure Subscriber:</w:t>
      </w:r>
    </w:p>
    <w:p w:rsidR="00243FF3" w:rsidRPr="007726B4" w:rsidRDefault="00243FF3" w:rsidP="00243FF3">
      <w:pPr>
        <w:rPr>
          <w:b/>
          <w:sz w:val="24"/>
          <w:szCs w:val="24"/>
        </w:rPr>
      </w:pPr>
      <w:r w:rsidRPr="007726B4">
        <w:rPr>
          <w:b/>
          <w:sz w:val="24"/>
          <w:szCs w:val="24"/>
        </w:rPr>
        <w:t>Changes:-</w:t>
      </w:r>
    </w:p>
    <w:p w:rsidR="00243FF3" w:rsidRPr="00243FF3" w:rsidRDefault="00243FF3" w:rsidP="00243FF3">
      <w:pPr>
        <w:rPr>
          <w:sz w:val="24"/>
          <w:szCs w:val="24"/>
        </w:rPr>
      </w:pPr>
      <w:r w:rsidRPr="00243FF3">
        <w:rPr>
          <w:sz w:val="24"/>
          <w:szCs w:val="24"/>
        </w:rPr>
        <w:t>1. At the time of configuration required to configure "LINKED SERVER" for the purpose of connectivity from subscription to publisher articles.</w:t>
      </w:r>
    </w:p>
    <w:p w:rsidR="00243FF3" w:rsidRDefault="00243FF3" w:rsidP="00243FF3">
      <w:pPr>
        <w:rPr>
          <w:sz w:val="24"/>
          <w:szCs w:val="24"/>
        </w:rPr>
      </w:pPr>
      <w:r w:rsidRPr="00243FF3">
        <w:rPr>
          <w:sz w:val="24"/>
          <w:szCs w:val="24"/>
        </w:rPr>
        <w:t>2. You have option to select the type of data sending from sub to pub either "MSDTC [IMMEDIATE SYNCRONISATION] OR QUEUE READER CHANGES"</w:t>
      </w:r>
    </w:p>
    <w:p w:rsidR="007726B4" w:rsidRPr="00243FF3" w:rsidRDefault="007726B4" w:rsidP="00243FF3">
      <w:pPr>
        <w:rPr>
          <w:sz w:val="24"/>
          <w:szCs w:val="24"/>
        </w:rPr>
      </w:pPr>
    </w:p>
    <w:p w:rsidR="00243FF3" w:rsidRPr="00243FF3" w:rsidRDefault="00243FF3" w:rsidP="00243FF3">
      <w:pPr>
        <w:rPr>
          <w:b/>
          <w:sz w:val="24"/>
          <w:szCs w:val="24"/>
        </w:rPr>
      </w:pPr>
      <w:r w:rsidRPr="00243FF3">
        <w:rPr>
          <w:b/>
          <w:sz w:val="24"/>
          <w:szCs w:val="24"/>
        </w:rPr>
        <w:t>Changes @subscriber:</w:t>
      </w:r>
    </w:p>
    <w:p w:rsidR="00243FF3" w:rsidRPr="00243FF3" w:rsidRDefault="00243FF3" w:rsidP="00243FF3">
      <w:pPr>
        <w:rPr>
          <w:b/>
          <w:sz w:val="24"/>
          <w:szCs w:val="24"/>
        </w:rPr>
      </w:pPr>
      <w:r w:rsidRPr="00243FF3">
        <w:rPr>
          <w:b/>
          <w:sz w:val="24"/>
          <w:szCs w:val="24"/>
        </w:rPr>
        <w:t>Trigger @ subscriber:-</w:t>
      </w:r>
    </w:p>
    <w:p w:rsidR="00243FF3" w:rsidRPr="00243FF3" w:rsidRDefault="00243FF3" w:rsidP="00243FF3">
      <w:pPr>
        <w:rPr>
          <w:sz w:val="24"/>
          <w:szCs w:val="24"/>
        </w:rPr>
      </w:pPr>
      <w:r w:rsidRPr="00243FF3">
        <w:rPr>
          <w:sz w:val="24"/>
          <w:szCs w:val="24"/>
        </w:rPr>
        <w:t xml:space="preserve">1. trg_MSsync_del_tab </w:t>
      </w:r>
    </w:p>
    <w:p w:rsidR="00243FF3" w:rsidRPr="00243FF3" w:rsidRDefault="00243FF3" w:rsidP="00243FF3">
      <w:pPr>
        <w:rPr>
          <w:sz w:val="24"/>
          <w:szCs w:val="24"/>
        </w:rPr>
      </w:pPr>
      <w:r w:rsidRPr="00243FF3">
        <w:rPr>
          <w:sz w:val="24"/>
          <w:szCs w:val="24"/>
        </w:rPr>
        <w:t xml:space="preserve">2. trg_MSsync_ins_tab </w:t>
      </w:r>
    </w:p>
    <w:p w:rsidR="00243FF3" w:rsidRPr="00243FF3" w:rsidRDefault="00243FF3" w:rsidP="00243FF3">
      <w:pPr>
        <w:rPr>
          <w:sz w:val="24"/>
          <w:szCs w:val="24"/>
        </w:rPr>
      </w:pPr>
      <w:r w:rsidRPr="00243FF3">
        <w:rPr>
          <w:sz w:val="24"/>
          <w:szCs w:val="24"/>
        </w:rPr>
        <w:t>3. trg_MSsync_upd_tab</w:t>
      </w:r>
    </w:p>
    <w:p w:rsidR="00243FF3" w:rsidRPr="00243FF3" w:rsidRDefault="00243FF3" w:rsidP="00243FF3">
      <w:pPr>
        <w:rPr>
          <w:b/>
          <w:sz w:val="24"/>
          <w:szCs w:val="24"/>
        </w:rPr>
      </w:pPr>
      <w:r w:rsidRPr="00243FF3">
        <w:rPr>
          <w:b/>
          <w:sz w:val="24"/>
          <w:szCs w:val="24"/>
        </w:rPr>
        <w:t>Store procedures @ publisher:-</w:t>
      </w:r>
    </w:p>
    <w:p w:rsidR="00243FF3" w:rsidRPr="00243FF3" w:rsidRDefault="00243FF3" w:rsidP="00243FF3">
      <w:pPr>
        <w:rPr>
          <w:sz w:val="24"/>
          <w:szCs w:val="24"/>
        </w:rPr>
      </w:pPr>
      <w:r w:rsidRPr="00243FF3">
        <w:rPr>
          <w:sz w:val="24"/>
          <w:szCs w:val="24"/>
        </w:rPr>
        <w:t xml:space="preserve">1. Dbo.sp_MSsync_del_tab_1 </w:t>
      </w:r>
    </w:p>
    <w:p w:rsidR="00243FF3" w:rsidRPr="00243FF3" w:rsidRDefault="00243FF3" w:rsidP="00243FF3">
      <w:pPr>
        <w:rPr>
          <w:sz w:val="24"/>
          <w:szCs w:val="24"/>
        </w:rPr>
      </w:pPr>
      <w:r w:rsidRPr="00243FF3">
        <w:rPr>
          <w:sz w:val="24"/>
          <w:szCs w:val="24"/>
        </w:rPr>
        <w:t xml:space="preserve">2. Dbo.sp_MSsync_ins_tab_1 </w:t>
      </w:r>
    </w:p>
    <w:p w:rsidR="00243FF3" w:rsidRPr="00243FF3" w:rsidRDefault="00243FF3" w:rsidP="00243FF3">
      <w:pPr>
        <w:rPr>
          <w:sz w:val="24"/>
          <w:szCs w:val="24"/>
        </w:rPr>
      </w:pPr>
      <w:r w:rsidRPr="00243FF3">
        <w:rPr>
          <w:sz w:val="24"/>
          <w:szCs w:val="24"/>
        </w:rPr>
        <w:t>3. Dbo.sp_MSsync_upd_tab_1</w:t>
      </w:r>
    </w:p>
    <w:p w:rsidR="007726B4" w:rsidRDefault="007726B4" w:rsidP="00243FF3">
      <w:pPr>
        <w:rPr>
          <w:b/>
          <w:sz w:val="24"/>
          <w:szCs w:val="24"/>
        </w:rPr>
      </w:pPr>
    </w:p>
    <w:p w:rsidR="007726B4" w:rsidRDefault="007726B4" w:rsidP="00243FF3">
      <w:pPr>
        <w:rPr>
          <w:b/>
          <w:sz w:val="24"/>
          <w:szCs w:val="24"/>
        </w:rPr>
      </w:pPr>
    </w:p>
    <w:p w:rsidR="007726B4" w:rsidRDefault="007726B4" w:rsidP="00243FF3">
      <w:pPr>
        <w:rPr>
          <w:b/>
          <w:sz w:val="24"/>
          <w:szCs w:val="24"/>
        </w:rPr>
      </w:pPr>
    </w:p>
    <w:p w:rsidR="007726B4" w:rsidRDefault="007726B4" w:rsidP="00243FF3">
      <w:pPr>
        <w:rPr>
          <w:b/>
          <w:sz w:val="24"/>
          <w:szCs w:val="24"/>
        </w:rPr>
      </w:pPr>
    </w:p>
    <w:p w:rsidR="007726B4" w:rsidRDefault="007726B4" w:rsidP="00243FF3">
      <w:pPr>
        <w:rPr>
          <w:b/>
          <w:sz w:val="24"/>
          <w:szCs w:val="24"/>
        </w:rPr>
      </w:pPr>
    </w:p>
    <w:p w:rsidR="007726B4" w:rsidRDefault="007726B4" w:rsidP="00243FF3">
      <w:pPr>
        <w:rPr>
          <w:b/>
          <w:sz w:val="24"/>
          <w:szCs w:val="24"/>
        </w:rPr>
      </w:pPr>
    </w:p>
    <w:p w:rsidR="007726B4" w:rsidRDefault="007726B4" w:rsidP="00243FF3">
      <w:pPr>
        <w:rPr>
          <w:b/>
          <w:sz w:val="24"/>
          <w:szCs w:val="24"/>
        </w:rPr>
      </w:pPr>
    </w:p>
    <w:p w:rsidR="007726B4" w:rsidRDefault="007726B4" w:rsidP="00243FF3">
      <w:pPr>
        <w:rPr>
          <w:b/>
          <w:sz w:val="24"/>
          <w:szCs w:val="24"/>
        </w:rPr>
      </w:pPr>
    </w:p>
    <w:p w:rsidR="007726B4" w:rsidRDefault="007726B4" w:rsidP="00243FF3">
      <w:pPr>
        <w:rPr>
          <w:b/>
          <w:sz w:val="24"/>
          <w:szCs w:val="24"/>
        </w:rPr>
      </w:pPr>
    </w:p>
    <w:p w:rsidR="00243FF3" w:rsidRPr="00243FF3" w:rsidRDefault="00243FF3" w:rsidP="00243FF3">
      <w:pPr>
        <w:rPr>
          <w:b/>
          <w:sz w:val="24"/>
          <w:szCs w:val="24"/>
        </w:rPr>
      </w:pPr>
      <w:r w:rsidRPr="00243FF3">
        <w:rPr>
          <w:b/>
          <w:sz w:val="24"/>
          <w:szCs w:val="24"/>
        </w:rPr>
        <w:t>Case 1: IF MSDTC</w:t>
      </w:r>
    </w:p>
    <w:p w:rsidR="00243FF3" w:rsidRDefault="00243FF3" w:rsidP="00243FF3">
      <w:pPr>
        <w:rPr>
          <w:sz w:val="24"/>
          <w:szCs w:val="24"/>
        </w:rPr>
      </w:pPr>
      <w:r w:rsidRPr="00243FF3">
        <w:rPr>
          <w:noProof/>
          <w:sz w:val="24"/>
          <w:szCs w:val="24"/>
        </w:rPr>
        <w:drawing>
          <wp:inline distT="0" distB="0" distL="0" distR="0" wp14:anchorId="4C3F4178" wp14:editId="31BF8744">
            <wp:extent cx="4695825" cy="3400425"/>
            <wp:effectExtent l="0" t="0" r="9525" b="9525"/>
            <wp:docPr id="11" name="Picture 10"/>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5" cstate="print"/>
                    <a:srcRect/>
                    <a:stretch>
                      <a:fillRect/>
                    </a:stretch>
                  </pic:blipFill>
                  <pic:spPr bwMode="auto">
                    <a:xfrm>
                      <a:off x="0" y="0"/>
                      <a:ext cx="4695825" cy="3400425"/>
                    </a:xfrm>
                    <a:prstGeom prst="rect">
                      <a:avLst/>
                    </a:prstGeom>
                    <a:noFill/>
                    <a:ln w="9525">
                      <a:noFill/>
                      <a:miter lim="800000"/>
                      <a:headEnd/>
                      <a:tailEnd/>
                    </a:ln>
                  </pic:spPr>
                </pic:pic>
              </a:graphicData>
            </a:graphic>
          </wp:inline>
        </w:drawing>
      </w:r>
    </w:p>
    <w:p w:rsidR="00A53DCF" w:rsidRPr="00243FF3" w:rsidRDefault="00A53DCF" w:rsidP="00243FF3">
      <w:pPr>
        <w:rPr>
          <w:sz w:val="24"/>
          <w:szCs w:val="24"/>
        </w:rPr>
      </w:pPr>
    </w:p>
    <w:p w:rsidR="00243FF3" w:rsidRPr="00243FF3" w:rsidRDefault="00243FF3" w:rsidP="00243FF3">
      <w:pPr>
        <w:rPr>
          <w:sz w:val="24"/>
          <w:szCs w:val="24"/>
        </w:rPr>
      </w:pPr>
      <w:r w:rsidRPr="00243FF3">
        <w:rPr>
          <w:sz w:val="24"/>
          <w:szCs w:val="24"/>
        </w:rPr>
        <w:t>1. A change made at the Subscriber is captured by a trigger on the subscribing table.</w:t>
      </w:r>
    </w:p>
    <w:p w:rsidR="00243FF3" w:rsidRPr="00243FF3" w:rsidRDefault="00243FF3" w:rsidP="00243FF3">
      <w:pPr>
        <w:rPr>
          <w:sz w:val="24"/>
          <w:szCs w:val="24"/>
        </w:rPr>
      </w:pPr>
      <w:r w:rsidRPr="00243FF3">
        <w:rPr>
          <w:sz w:val="24"/>
          <w:szCs w:val="24"/>
        </w:rPr>
        <w:t>2. The trigger calls through MSDTC to the appropriate stored procedure at the Publisher.</w:t>
      </w:r>
    </w:p>
    <w:p w:rsidR="00243FF3" w:rsidRDefault="00243FF3" w:rsidP="00243FF3">
      <w:pPr>
        <w:rPr>
          <w:sz w:val="24"/>
          <w:szCs w:val="24"/>
        </w:rPr>
      </w:pPr>
      <w:r w:rsidRPr="00243FF3">
        <w:rPr>
          <w:sz w:val="24"/>
          <w:szCs w:val="24"/>
        </w:rPr>
        <w:t>3. The stored procedure performs the insert, update, or delete unless there is a conflict. If there is a conflict, the change is rolled back at the Publisher and the Subscriber.</w:t>
      </w:r>
    </w:p>
    <w:p w:rsidR="00C071C3" w:rsidRDefault="00C071C3" w:rsidP="00243FF3">
      <w:pPr>
        <w:rPr>
          <w:sz w:val="24"/>
          <w:szCs w:val="24"/>
        </w:rPr>
      </w:pPr>
    </w:p>
    <w:p w:rsidR="0076452B" w:rsidRDefault="0076452B" w:rsidP="00243FF3">
      <w:pPr>
        <w:rPr>
          <w:sz w:val="24"/>
          <w:szCs w:val="24"/>
        </w:rPr>
      </w:pPr>
    </w:p>
    <w:p w:rsidR="0076452B" w:rsidRDefault="0076452B" w:rsidP="00243FF3">
      <w:pPr>
        <w:rPr>
          <w:sz w:val="24"/>
          <w:szCs w:val="24"/>
        </w:rPr>
      </w:pPr>
    </w:p>
    <w:p w:rsidR="0076452B" w:rsidRDefault="0076452B" w:rsidP="00243FF3">
      <w:pPr>
        <w:rPr>
          <w:sz w:val="24"/>
          <w:szCs w:val="24"/>
        </w:rPr>
      </w:pPr>
    </w:p>
    <w:p w:rsidR="0076452B" w:rsidRDefault="0076452B" w:rsidP="00243FF3">
      <w:pPr>
        <w:rPr>
          <w:sz w:val="24"/>
          <w:szCs w:val="24"/>
        </w:rPr>
      </w:pPr>
    </w:p>
    <w:p w:rsidR="0076452B" w:rsidRDefault="0076452B" w:rsidP="00243FF3">
      <w:pPr>
        <w:rPr>
          <w:sz w:val="24"/>
          <w:szCs w:val="24"/>
        </w:rPr>
      </w:pPr>
    </w:p>
    <w:p w:rsidR="00A53DCF" w:rsidRDefault="00A53DCF" w:rsidP="00243FF3">
      <w:pPr>
        <w:rPr>
          <w:b/>
          <w:sz w:val="24"/>
          <w:szCs w:val="24"/>
        </w:rPr>
      </w:pPr>
    </w:p>
    <w:p w:rsidR="00243FF3" w:rsidRPr="00C071C3" w:rsidRDefault="00243FF3" w:rsidP="00243FF3">
      <w:pPr>
        <w:rPr>
          <w:b/>
          <w:sz w:val="24"/>
          <w:szCs w:val="24"/>
        </w:rPr>
      </w:pPr>
      <w:r w:rsidRPr="00C071C3">
        <w:rPr>
          <w:b/>
          <w:sz w:val="24"/>
          <w:szCs w:val="24"/>
        </w:rPr>
        <w:t>Case: 2 IF QUEUE READER AGENT</w:t>
      </w:r>
    </w:p>
    <w:p w:rsidR="00243FF3" w:rsidRPr="00243FF3" w:rsidRDefault="00243FF3" w:rsidP="00243FF3">
      <w:pPr>
        <w:rPr>
          <w:sz w:val="24"/>
          <w:szCs w:val="24"/>
        </w:rPr>
      </w:pPr>
      <w:r w:rsidRPr="00243FF3">
        <w:rPr>
          <w:noProof/>
          <w:sz w:val="24"/>
          <w:szCs w:val="24"/>
        </w:rPr>
        <w:drawing>
          <wp:inline distT="0" distB="0" distL="0" distR="0" wp14:anchorId="1BB4FA0C" wp14:editId="08E956A2">
            <wp:extent cx="4810125" cy="3609975"/>
            <wp:effectExtent l="0" t="0" r="9525" b="9525"/>
            <wp:docPr id="12" name="Picture 7"/>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06" cstate="print"/>
                    <a:srcRect/>
                    <a:stretch>
                      <a:fillRect/>
                    </a:stretch>
                  </pic:blipFill>
                  <pic:spPr bwMode="auto">
                    <a:xfrm>
                      <a:off x="0" y="0"/>
                      <a:ext cx="4810125" cy="3609975"/>
                    </a:xfrm>
                    <a:prstGeom prst="rect">
                      <a:avLst/>
                    </a:prstGeom>
                    <a:noFill/>
                    <a:ln w="9525">
                      <a:noFill/>
                      <a:miter lim="800000"/>
                      <a:headEnd/>
                      <a:tailEnd/>
                    </a:ln>
                  </pic:spPr>
                </pic:pic>
              </a:graphicData>
            </a:graphic>
          </wp:inline>
        </w:drawing>
      </w:r>
    </w:p>
    <w:p w:rsidR="00243FF3" w:rsidRPr="00243FF3" w:rsidRDefault="00243FF3" w:rsidP="00243FF3">
      <w:pPr>
        <w:rPr>
          <w:sz w:val="24"/>
          <w:szCs w:val="24"/>
        </w:rPr>
      </w:pPr>
      <w:r w:rsidRPr="00243FF3">
        <w:rPr>
          <w:sz w:val="24"/>
          <w:szCs w:val="24"/>
        </w:rPr>
        <w:t>1. Updates made at the Subscriber are captured by triggers on the subscribing tables. The triggers store these updates in MSreplication_queue.</w:t>
      </w:r>
    </w:p>
    <w:p w:rsidR="00243FF3" w:rsidRPr="00243FF3" w:rsidRDefault="00243FF3" w:rsidP="00243FF3">
      <w:pPr>
        <w:rPr>
          <w:sz w:val="24"/>
          <w:szCs w:val="24"/>
        </w:rPr>
      </w:pPr>
      <w:r w:rsidRPr="00243FF3">
        <w:rPr>
          <w:sz w:val="24"/>
          <w:szCs w:val="24"/>
        </w:rPr>
        <w:t>2. The Queue Reader Agent reads from MSreplication_queue, and then applies queued transactions to the appropriate publication using replication stored procedures.</w:t>
      </w:r>
    </w:p>
    <w:p w:rsidR="00243FF3" w:rsidRPr="00243FF3" w:rsidRDefault="00243FF3" w:rsidP="00243FF3">
      <w:pPr>
        <w:rPr>
          <w:sz w:val="24"/>
          <w:szCs w:val="24"/>
        </w:rPr>
      </w:pPr>
      <w:r w:rsidRPr="00243FF3">
        <w:rPr>
          <w:sz w:val="24"/>
          <w:szCs w:val="24"/>
        </w:rPr>
        <w:t xml:space="preserve">3. While applying the queued transactions, conflicts (if any) are detected and resolved according to a conflict resolution policy that is set when the publication is created. </w:t>
      </w:r>
    </w:p>
    <w:p w:rsidR="00243FF3" w:rsidRPr="00243FF3" w:rsidRDefault="00243FF3" w:rsidP="00243FF3">
      <w:pPr>
        <w:rPr>
          <w:sz w:val="24"/>
          <w:szCs w:val="24"/>
        </w:rPr>
      </w:pPr>
      <w:r w:rsidRPr="00243FF3">
        <w:rPr>
          <w:sz w:val="24"/>
          <w:szCs w:val="24"/>
        </w:rPr>
        <w:t>4. Changes made at the Publisher as a result of changes replicated from a Subscriber are propagated to all other Subscribers according to the Distribution Agent schedule.</w:t>
      </w:r>
    </w:p>
    <w:p w:rsidR="000B25D7" w:rsidRDefault="000B25D7" w:rsidP="00243FF3">
      <w:pPr>
        <w:rPr>
          <w:b/>
          <w:sz w:val="24"/>
          <w:szCs w:val="24"/>
        </w:rPr>
      </w:pPr>
    </w:p>
    <w:p w:rsidR="00243FF3" w:rsidRDefault="00243FF3" w:rsidP="00243FF3">
      <w:pPr>
        <w:rPr>
          <w:sz w:val="24"/>
          <w:szCs w:val="24"/>
        </w:rPr>
      </w:pPr>
      <w:r w:rsidRPr="00243FF3">
        <w:rPr>
          <w:b/>
          <w:sz w:val="24"/>
          <w:szCs w:val="24"/>
        </w:rPr>
        <w:t>Note:</w:t>
      </w:r>
      <w:r w:rsidRPr="00243FF3">
        <w:rPr>
          <w:sz w:val="24"/>
          <w:szCs w:val="24"/>
        </w:rPr>
        <w:t xml:space="preserve"> - ALWAYS FASTER AND COMMIT happen immediately in MSDTC type of data transfer.</w:t>
      </w:r>
    </w:p>
    <w:p w:rsidR="000B25D7" w:rsidRPr="00243FF3" w:rsidRDefault="000B25D7" w:rsidP="00243FF3">
      <w:pPr>
        <w:rPr>
          <w:sz w:val="24"/>
          <w:szCs w:val="24"/>
        </w:rPr>
      </w:pPr>
    </w:p>
    <w:p w:rsidR="00243FF3" w:rsidRDefault="00243FF3" w:rsidP="00243FF3">
      <w:pPr>
        <w:rPr>
          <w:sz w:val="24"/>
          <w:szCs w:val="24"/>
        </w:rPr>
      </w:pPr>
      <w:r w:rsidRPr="00243FF3">
        <w:rPr>
          <w:sz w:val="24"/>
          <w:szCs w:val="24"/>
        </w:rPr>
        <w:t>But where as in Queued transaction, data not going to send to sub and first take same transaction into queue "MSREPLICATION_QUEUE" and then store. From there sent to publisher to "QUEUE reader agent"</w:t>
      </w:r>
    </w:p>
    <w:p w:rsidR="000B25D7" w:rsidRDefault="000B25D7" w:rsidP="00243FF3">
      <w:pPr>
        <w:rPr>
          <w:sz w:val="24"/>
          <w:szCs w:val="24"/>
        </w:rPr>
      </w:pPr>
    </w:p>
    <w:p w:rsidR="001805C0" w:rsidRDefault="00D72655" w:rsidP="001805C0">
      <w:pPr>
        <w:jc w:val="both"/>
        <w:rPr>
          <w:b/>
          <w:sz w:val="24"/>
          <w:szCs w:val="24"/>
        </w:rPr>
      </w:pPr>
      <w:r>
        <w:rPr>
          <w:b/>
          <w:sz w:val="24"/>
          <w:szCs w:val="24"/>
          <w:highlight w:val="yellow"/>
        </w:rPr>
        <w:t>4</w:t>
      </w:r>
      <w:r w:rsidR="001805C0" w:rsidRPr="001805C0">
        <w:rPr>
          <w:b/>
          <w:sz w:val="24"/>
          <w:szCs w:val="24"/>
          <w:highlight w:val="yellow"/>
        </w:rPr>
        <w:t>. MERGE REPLICATION [BI DIRECTIONAL]</w:t>
      </w:r>
    </w:p>
    <w:p w:rsidR="001805C0" w:rsidRPr="001805C0" w:rsidRDefault="001805C0" w:rsidP="001805C0">
      <w:pPr>
        <w:jc w:val="both"/>
        <w:rPr>
          <w:b/>
          <w:sz w:val="24"/>
          <w:szCs w:val="24"/>
        </w:rPr>
      </w:pPr>
    </w:p>
    <w:p w:rsidR="001805C0" w:rsidRPr="001805C0" w:rsidRDefault="001805C0" w:rsidP="001805C0">
      <w:pPr>
        <w:rPr>
          <w:sz w:val="24"/>
          <w:szCs w:val="24"/>
        </w:rPr>
      </w:pPr>
      <w:r w:rsidRPr="001805C0">
        <w:rPr>
          <w:b/>
          <w:sz w:val="24"/>
          <w:szCs w:val="24"/>
        </w:rPr>
        <w:t>1</w:t>
      </w:r>
      <w:r w:rsidRPr="001805C0">
        <w:rPr>
          <w:sz w:val="24"/>
          <w:szCs w:val="24"/>
        </w:rPr>
        <w:t>. Merge replication data can be read or write from any server site ...i.e. from publisher or either subscriber</w:t>
      </w:r>
    </w:p>
    <w:p w:rsidR="001805C0" w:rsidRPr="001805C0" w:rsidRDefault="001805C0" w:rsidP="001805C0">
      <w:pPr>
        <w:rPr>
          <w:sz w:val="24"/>
          <w:szCs w:val="24"/>
        </w:rPr>
      </w:pPr>
      <w:r w:rsidRPr="001805C0">
        <w:rPr>
          <w:b/>
          <w:sz w:val="24"/>
          <w:szCs w:val="24"/>
        </w:rPr>
        <w:t>2.</w:t>
      </w:r>
      <w:r w:rsidRPr="001805C0">
        <w:rPr>
          <w:sz w:val="24"/>
          <w:szCs w:val="24"/>
        </w:rPr>
        <w:t xml:space="preserve"> In Merge replication data transfer between multiple server or sites by using agent called “MERGE AGENT " and place a major role.</w:t>
      </w:r>
    </w:p>
    <w:p w:rsidR="00A923A2" w:rsidRPr="00243FF3" w:rsidRDefault="00A923A2" w:rsidP="00A923A2">
      <w:pPr>
        <w:rPr>
          <w:sz w:val="24"/>
          <w:szCs w:val="24"/>
        </w:rPr>
      </w:pPr>
    </w:p>
    <w:p w:rsidR="00A923A2" w:rsidRDefault="000B25D7" w:rsidP="000B02A5">
      <w:pPr>
        <w:rPr>
          <w:b/>
          <w:sz w:val="24"/>
          <w:szCs w:val="24"/>
        </w:rPr>
      </w:pPr>
      <w:r w:rsidRPr="001503E4">
        <w:rPr>
          <w:rFonts w:ascii="Ebrima" w:hAnsi="Ebrima"/>
          <w:noProof/>
        </w:rPr>
        <w:drawing>
          <wp:inline distT="0" distB="0" distL="0" distR="0" wp14:anchorId="4ADD3767" wp14:editId="23A350B2">
            <wp:extent cx="5114925" cy="3686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132086" cy="3698542"/>
                    </a:xfrm>
                    <a:prstGeom prst="rect">
                      <a:avLst/>
                    </a:prstGeom>
                  </pic:spPr>
                </pic:pic>
              </a:graphicData>
            </a:graphic>
          </wp:inline>
        </w:drawing>
      </w:r>
    </w:p>
    <w:p w:rsidR="000B25D7" w:rsidRPr="00EC79DE" w:rsidRDefault="000B25D7" w:rsidP="000B25D7">
      <w:pPr>
        <w:pStyle w:val="Heading2"/>
        <w:shd w:val="clear" w:color="auto" w:fill="FFFFFF"/>
        <w:spacing w:before="300" w:beforeAutospacing="0" w:after="165" w:afterAutospacing="0"/>
        <w:rPr>
          <w:rFonts w:asciiTheme="minorHAnsi" w:hAnsiTheme="minorHAnsi"/>
          <w:bCs w:val="0"/>
          <w:sz w:val="24"/>
          <w:szCs w:val="24"/>
        </w:rPr>
      </w:pPr>
      <w:r w:rsidRPr="00EC79DE">
        <w:rPr>
          <w:rFonts w:asciiTheme="minorHAnsi" w:hAnsiTheme="minorHAnsi"/>
          <w:bCs w:val="0"/>
          <w:sz w:val="24"/>
          <w:szCs w:val="24"/>
        </w:rPr>
        <w:t>Architecture Points:</w:t>
      </w:r>
    </w:p>
    <w:p w:rsidR="000B25D7" w:rsidRPr="000B25D7" w:rsidRDefault="000B25D7" w:rsidP="000B25D7">
      <w:pPr>
        <w:pStyle w:val="Heading2"/>
        <w:shd w:val="clear" w:color="auto" w:fill="FFFFFF"/>
        <w:spacing w:before="300" w:after="165"/>
        <w:rPr>
          <w:rFonts w:asciiTheme="minorHAnsi" w:hAnsiTheme="minorHAnsi"/>
          <w:b w:val="0"/>
          <w:bCs w:val="0"/>
          <w:sz w:val="24"/>
          <w:szCs w:val="24"/>
        </w:rPr>
      </w:pPr>
      <w:r w:rsidRPr="000B25D7">
        <w:rPr>
          <w:rFonts w:asciiTheme="minorHAnsi" w:hAnsiTheme="minorHAnsi"/>
          <w:b w:val="0"/>
          <w:bCs w:val="0"/>
          <w:sz w:val="24"/>
          <w:szCs w:val="24"/>
        </w:rPr>
        <w:t>1. Bi-directional replication is possible [update data in publication or subscriber and it will maintain same data to maintain sync.]</w:t>
      </w:r>
    </w:p>
    <w:p w:rsidR="000B25D7" w:rsidRPr="000B25D7" w:rsidRDefault="000B25D7" w:rsidP="000B25D7">
      <w:pPr>
        <w:pStyle w:val="Heading2"/>
        <w:shd w:val="clear" w:color="auto" w:fill="FFFFFF"/>
        <w:spacing w:before="300" w:after="165"/>
        <w:rPr>
          <w:rFonts w:asciiTheme="minorHAnsi" w:hAnsiTheme="minorHAnsi"/>
          <w:b w:val="0"/>
          <w:bCs w:val="0"/>
          <w:sz w:val="24"/>
          <w:szCs w:val="24"/>
        </w:rPr>
      </w:pPr>
      <w:r w:rsidRPr="000B25D7">
        <w:rPr>
          <w:rFonts w:asciiTheme="minorHAnsi" w:hAnsiTheme="minorHAnsi"/>
          <w:b w:val="0"/>
          <w:bCs w:val="0"/>
          <w:sz w:val="24"/>
          <w:szCs w:val="24"/>
        </w:rPr>
        <w:t>2. Rowguid-column [unique identifier column] will help to avoid conflict detection in both publication and subscription.</w:t>
      </w:r>
    </w:p>
    <w:p w:rsidR="000B25D7" w:rsidRPr="000B25D7" w:rsidRDefault="000B25D7" w:rsidP="000B25D7">
      <w:pPr>
        <w:pStyle w:val="Heading2"/>
        <w:shd w:val="clear" w:color="auto" w:fill="FFFFFF"/>
        <w:spacing w:before="300" w:after="165"/>
        <w:rPr>
          <w:rFonts w:asciiTheme="minorHAnsi" w:hAnsiTheme="minorHAnsi"/>
          <w:b w:val="0"/>
          <w:bCs w:val="0"/>
          <w:sz w:val="24"/>
          <w:szCs w:val="24"/>
        </w:rPr>
      </w:pPr>
      <w:r w:rsidRPr="000B25D7">
        <w:rPr>
          <w:rFonts w:asciiTheme="minorHAnsi" w:hAnsiTheme="minorHAnsi"/>
          <w:b w:val="0"/>
          <w:bCs w:val="0"/>
          <w:sz w:val="24"/>
          <w:szCs w:val="24"/>
        </w:rPr>
        <w:t>3. Only one publisher and able to configure multiple subscribers.</w:t>
      </w:r>
    </w:p>
    <w:p w:rsidR="000B25D7" w:rsidRPr="000B25D7" w:rsidRDefault="000B25D7" w:rsidP="000B25D7">
      <w:pPr>
        <w:pStyle w:val="Heading2"/>
        <w:shd w:val="clear" w:color="auto" w:fill="FFFFFF"/>
        <w:spacing w:before="300" w:beforeAutospacing="0" w:after="165" w:afterAutospacing="0"/>
        <w:rPr>
          <w:rFonts w:asciiTheme="minorHAnsi" w:hAnsiTheme="minorHAnsi"/>
          <w:b w:val="0"/>
          <w:bCs w:val="0"/>
          <w:sz w:val="24"/>
          <w:szCs w:val="24"/>
        </w:rPr>
      </w:pPr>
      <w:r w:rsidRPr="000B25D7">
        <w:rPr>
          <w:rFonts w:asciiTheme="minorHAnsi" w:hAnsiTheme="minorHAnsi"/>
          <w:b w:val="0"/>
          <w:bCs w:val="0"/>
          <w:sz w:val="24"/>
          <w:szCs w:val="24"/>
        </w:rPr>
        <w:t>4. Primary key is not required. Merge agent collect or distribute all changes at publisher and subscribers then collect all changes at all the locations[publisher, subscriber] and do processing then distribute to all add maintain same data at all locations</w:t>
      </w:r>
    </w:p>
    <w:p w:rsidR="000B25D7" w:rsidRDefault="000B25D7" w:rsidP="000B02A5">
      <w:pPr>
        <w:rPr>
          <w:b/>
          <w:sz w:val="24"/>
          <w:szCs w:val="24"/>
        </w:rPr>
      </w:pPr>
    </w:p>
    <w:p w:rsidR="0038062F" w:rsidRPr="0038062F" w:rsidRDefault="0038062F" w:rsidP="000B02A5">
      <w:pPr>
        <w:rPr>
          <w:b/>
          <w:sz w:val="26"/>
          <w:szCs w:val="26"/>
        </w:rPr>
      </w:pPr>
      <w:r w:rsidRPr="00496D3F">
        <w:rPr>
          <w:b/>
          <w:sz w:val="26"/>
          <w:szCs w:val="26"/>
          <w:highlight w:val="yellow"/>
        </w:rPr>
        <w:t>Data Flow Points:</w:t>
      </w:r>
    </w:p>
    <w:p w:rsidR="0038062F" w:rsidRPr="0038062F" w:rsidRDefault="0038062F" w:rsidP="0038062F">
      <w:pPr>
        <w:pStyle w:val="Heading2"/>
        <w:shd w:val="clear" w:color="auto" w:fill="FFFFFF"/>
        <w:spacing w:before="300" w:beforeAutospacing="0" w:after="165" w:afterAutospacing="0"/>
        <w:rPr>
          <w:rFonts w:asciiTheme="minorHAnsi" w:hAnsiTheme="minorHAnsi"/>
          <w:b w:val="0"/>
          <w:sz w:val="24"/>
          <w:szCs w:val="24"/>
        </w:rPr>
      </w:pPr>
      <w:r w:rsidRPr="0038062F">
        <w:rPr>
          <w:rFonts w:asciiTheme="minorHAnsi" w:hAnsiTheme="minorHAnsi"/>
          <w:b w:val="0"/>
          <w:sz w:val="24"/>
          <w:szCs w:val="24"/>
        </w:rPr>
        <w:t xml:space="preserve">Merge replication, like transactional replication, typically starts with a snapshot of the publication database objects and data. Subsequent data changes and schema modifications Publisher and Subscribers are tracked with triggers. </w:t>
      </w:r>
    </w:p>
    <w:p w:rsidR="0038062F" w:rsidRPr="0038062F" w:rsidRDefault="0038062F" w:rsidP="0038062F">
      <w:pPr>
        <w:pStyle w:val="Heading2"/>
        <w:shd w:val="clear" w:color="auto" w:fill="FFFFFF"/>
        <w:spacing w:before="300" w:beforeAutospacing="0" w:after="165" w:afterAutospacing="0"/>
        <w:rPr>
          <w:rFonts w:asciiTheme="minorHAnsi" w:hAnsiTheme="minorHAnsi"/>
          <w:b w:val="0"/>
          <w:sz w:val="24"/>
          <w:szCs w:val="24"/>
        </w:rPr>
      </w:pPr>
      <w:r w:rsidRPr="0038062F">
        <w:rPr>
          <w:rFonts w:asciiTheme="minorHAnsi" w:hAnsiTheme="minorHAnsi"/>
          <w:b w:val="0"/>
          <w:sz w:val="24"/>
          <w:szCs w:val="24"/>
        </w:rPr>
        <w:t>The Subscriber synchronizes with the Publisher when connected to the network and exchanges all rows that have changed and Subscriber since the last time synchronization occurred.</w:t>
      </w:r>
    </w:p>
    <w:p w:rsidR="0038062F" w:rsidRPr="0038062F" w:rsidRDefault="0038062F" w:rsidP="0038062F">
      <w:pPr>
        <w:autoSpaceDE w:val="0"/>
        <w:autoSpaceDN w:val="0"/>
        <w:adjustRightInd w:val="0"/>
        <w:spacing w:after="0" w:line="240" w:lineRule="auto"/>
        <w:rPr>
          <w:rFonts w:cs="Times New Roman"/>
          <w:sz w:val="24"/>
          <w:szCs w:val="24"/>
        </w:rPr>
      </w:pPr>
    </w:p>
    <w:p w:rsidR="0038062F" w:rsidRPr="0038062F" w:rsidRDefault="0038062F" w:rsidP="0038062F">
      <w:pPr>
        <w:autoSpaceDE w:val="0"/>
        <w:autoSpaceDN w:val="0"/>
        <w:adjustRightInd w:val="0"/>
        <w:spacing w:after="0" w:line="240" w:lineRule="auto"/>
        <w:rPr>
          <w:rFonts w:cs="Times New Roman"/>
          <w:sz w:val="24"/>
          <w:szCs w:val="24"/>
        </w:rPr>
      </w:pPr>
      <w:r w:rsidRPr="0038062F">
        <w:rPr>
          <w:rFonts w:cs="Times New Roman"/>
          <w:sz w:val="24"/>
          <w:szCs w:val="24"/>
        </w:rPr>
        <w:t>Merge replication is typically used in server-to-client environments. Merge replication is appropriate in any of the following situations:</w:t>
      </w:r>
    </w:p>
    <w:p w:rsidR="0038062F" w:rsidRPr="0038062F" w:rsidRDefault="0038062F" w:rsidP="0038062F">
      <w:pPr>
        <w:autoSpaceDE w:val="0"/>
        <w:autoSpaceDN w:val="0"/>
        <w:adjustRightInd w:val="0"/>
        <w:spacing w:after="0" w:line="240" w:lineRule="auto"/>
        <w:rPr>
          <w:rFonts w:cs="Times New Roman"/>
          <w:sz w:val="24"/>
          <w:szCs w:val="24"/>
        </w:rPr>
      </w:pPr>
    </w:p>
    <w:p w:rsidR="0038062F" w:rsidRPr="0038062F" w:rsidRDefault="0038062F" w:rsidP="00E61408">
      <w:pPr>
        <w:pStyle w:val="ListParagraph"/>
        <w:numPr>
          <w:ilvl w:val="0"/>
          <w:numId w:val="58"/>
        </w:numPr>
        <w:autoSpaceDE w:val="0"/>
        <w:autoSpaceDN w:val="0"/>
        <w:adjustRightInd w:val="0"/>
        <w:spacing w:after="0" w:line="240" w:lineRule="auto"/>
        <w:rPr>
          <w:rFonts w:cs="Times New Roman"/>
          <w:sz w:val="24"/>
          <w:szCs w:val="24"/>
        </w:rPr>
      </w:pPr>
      <w:r w:rsidRPr="0038062F">
        <w:rPr>
          <w:rFonts w:cs="Times New Roman"/>
          <w:sz w:val="24"/>
          <w:szCs w:val="24"/>
        </w:rPr>
        <w:t>Multiple Subscribers might update the same data at various times and propagate those changes to the Publisher and to other Subscribers.</w:t>
      </w:r>
    </w:p>
    <w:p w:rsidR="0038062F" w:rsidRPr="0038062F" w:rsidRDefault="0038062F" w:rsidP="00E61408">
      <w:pPr>
        <w:pStyle w:val="ListParagraph"/>
        <w:numPr>
          <w:ilvl w:val="0"/>
          <w:numId w:val="58"/>
        </w:numPr>
        <w:autoSpaceDE w:val="0"/>
        <w:autoSpaceDN w:val="0"/>
        <w:adjustRightInd w:val="0"/>
        <w:spacing w:after="0" w:line="240" w:lineRule="auto"/>
        <w:rPr>
          <w:rFonts w:cs="Times New Roman"/>
          <w:sz w:val="24"/>
          <w:szCs w:val="24"/>
        </w:rPr>
      </w:pPr>
      <w:r w:rsidRPr="0038062F">
        <w:rPr>
          <w:rFonts w:cs="Times New Roman"/>
          <w:sz w:val="24"/>
          <w:szCs w:val="24"/>
        </w:rPr>
        <w:t>Subscribers need to receive data, make changes offline, and later synchronize changes with the Publisher and other Subscribers.</w:t>
      </w:r>
    </w:p>
    <w:p w:rsidR="0038062F" w:rsidRPr="0038062F" w:rsidRDefault="0038062F" w:rsidP="00E61408">
      <w:pPr>
        <w:pStyle w:val="ListParagraph"/>
        <w:numPr>
          <w:ilvl w:val="0"/>
          <w:numId w:val="58"/>
        </w:numPr>
        <w:autoSpaceDE w:val="0"/>
        <w:autoSpaceDN w:val="0"/>
        <w:adjustRightInd w:val="0"/>
        <w:spacing w:after="0" w:line="240" w:lineRule="auto"/>
        <w:rPr>
          <w:rFonts w:cs="Times New Roman"/>
          <w:sz w:val="24"/>
          <w:szCs w:val="24"/>
        </w:rPr>
      </w:pPr>
      <w:r w:rsidRPr="0038062F">
        <w:rPr>
          <w:rFonts w:cs="Times New Roman"/>
          <w:sz w:val="24"/>
          <w:szCs w:val="24"/>
        </w:rPr>
        <w:t>Each Subscriber requires a different partition of data.</w:t>
      </w:r>
    </w:p>
    <w:p w:rsidR="0038062F" w:rsidRPr="0038062F" w:rsidRDefault="0038062F" w:rsidP="00E61408">
      <w:pPr>
        <w:pStyle w:val="ListParagraph"/>
        <w:numPr>
          <w:ilvl w:val="0"/>
          <w:numId w:val="58"/>
        </w:numPr>
        <w:autoSpaceDE w:val="0"/>
        <w:autoSpaceDN w:val="0"/>
        <w:adjustRightInd w:val="0"/>
        <w:spacing w:after="0" w:line="240" w:lineRule="auto"/>
        <w:rPr>
          <w:rFonts w:cs="Times New Roman"/>
          <w:sz w:val="24"/>
          <w:szCs w:val="24"/>
        </w:rPr>
      </w:pPr>
      <w:r w:rsidRPr="0038062F">
        <w:rPr>
          <w:rFonts w:cs="Times New Roman"/>
          <w:sz w:val="24"/>
          <w:szCs w:val="24"/>
        </w:rPr>
        <w:t>Conflicts might occur and, when they do, you need the ability to detect and resolve them.</w:t>
      </w:r>
    </w:p>
    <w:p w:rsidR="0038062F" w:rsidRDefault="0038062F" w:rsidP="00E61408">
      <w:pPr>
        <w:pStyle w:val="Heading2"/>
        <w:numPr>
          <w:ilvl w:val="0"/>
          <w:numId w:val="58"/>
        </w:numPr>
        <w:shd w:val="clear" w:color="auto" w:fill="FFFFFF"/>
        <w:spacing w:before="300" w:beforeAutospacing="0" w:after="165" w:afterAutospacing="0"/>
        <w:rPr>
          <w:rFonts w:asciiTheme="minorHAnsi" w:hAnsiTheme="minorHAnsi"/>
          <w:b w:val="0"/>
          <w:sz w:val="24"/>
          <w:szCs w:val="24"/>
        </w:rPr>
      </w:pPr>
      <w:r w:rsidRPr="0038062F">
        <w:rPr>
          <w:rFonts w:asciiTheme="minorHAnsi" w:hAnsiTheme="minorHAnsi"/>
          <w:b w:val="0"/>
          <w:sz w:val="24"/>
          <w:szCs w:val="24"/>
        </w:rPr>
        <w:t>The application requires net data change rather than access to intermediate data states. For example, if a row changes five times at a Subscriber before it synchronizes row will change only once at the Publisher to reflect the net data change (that is, the fifth value).</w:t>
      </w:r>
    </w:p>
    <w:p w:rsidR="0038062F" w:rsidRDefault="0038062F" w:rsidP="0038062F">
      <w:pPr>
        <w:pStyle w:val="Heading2"/>
        <w:shd w:val="clear" w:color="auto" w:fill="FFFFFF"/>
        <w:spacing w:before="300" w:beforeAutospacing="0" w:after="165" w:afterAutospacing="0"/>
        <w:rPr>
          <w:rFonts w:asciiTheme="minorHAnsi" w:hAnsiTheme="minorHAnsi"/>
          <w:b w:val="0"/>
          <w:sz w:val="24"/>
          <w:szCs w:val="24"/>
        </w:rPr>
      </w:pPr>
    </w:p>
    <w:p w:rsidR="0038062F" w:rsidRPr="00CA3B42" w:rsidRDefault="00CA3B42" w:rsidP="0038062F">
      <w:pPr>
        <w:pStyle w:val="Heading2"/>
        <w:shd w:val="clear" w:color="auto" w:fill="FFFFFF"/>
        <w:spacing w:before="300" w:beforeAutospacing="0" w:after="165" w:afterAutospacing="0"/>
        <w:rPr>
          <w:rFonts w:asciiTheme="minorHAnsi" w:hAnsiTheme="minorHAnsi"/>
          <w:sz w:val="24"/>
          <w:szCs w:val="24"/>
        </w:rPr>
      </w:pPr>
      <w:r w:rsidRPr="00CA3B42">
        <w:rPr>
          <w:rFonts w:asciiTheme="minorHAnsi" w:hAnsiTheme="minorHAnsi"/>
          <w:sz w:val="24"/>
          <w:szCs w:val="24"/>
          <w:highlight w:val="yellow"/>
        </w:rPr>
        <w:t>Merge Replication Agents:</w:t>
      </w:r>
    </w:p>
    <w:p w:rsidR="0038062F" w:rsidRPr="008248B7" w:rsidRDefault="00CA3B42" w:rsidP="0038062F">
      <w:r w:rsidRPr="00CA3B42">
        <w:rPr>
          <w:b/>
        </w:rPr>
        <w:t xml:space="preserve">              1. Merge</w:t>
      </w:r>
      <w:r w:rsidR="0038062F" w:rsidRPr="00CA3B42">
        <w:rPr>
          <w:b/>
        </w:rPr>
        <w:t xml:space="preserve"> agent:</w:t>
      </w:r>
      <w:r w:rsidR="0038062F" w:rsidRPr="008248B7">
        <w:t xml:space="preserve"> - Entire data processing taken by this agent</w:t>
      </w:r>
    </w:p>
    <w:p w:rsidR="0038062F" w:rsidRPr="008248B7" w:rsidRDefault="0038062F" w:rsidP="0038062F">
      <w:r w:rsidRPr="008248B7">
        <w:t xml:space="preserve">              </w:t>
      </w:r>
      <w:r w:rsidRPr="00CA3B42">
        <w:rPr>
          <w:b/>
        </w:rPr>
        <w:t>2. Snapshot agent: -</w:t>
      </w:r>
      <w:r w:rsidRPr="008248B7">
        <w:t xml:space="preserve"> First time initional schema and data</w:t>
      </w:r>
    </w:p>
    <w:p w:rsidR="0038062F" w:rsidRPr="008248B7" w:rsidRDefault="0038062F" w:rsidP="0038062F">
      <w:r w:rsidRPr="008248B7">
        <w:t xml:space="preserve">              </w:t>
      </w:r>
      <w:r w:rsidRPr="00CA3B42">
        <w:rPr>
          <w:b/>
        </w:rPr>
        <w:t>3. Distributor agent: -</w:t>
      </w:r>
      <w:r w:rsidRPr="008248B7">
        <w:t xml:space="preserve"> No job for distributor agent</w:t>
      </w:r>
      <w:r>
        <w:t xml:space="preserve"> (</w:t>
      </w:r>
      <w:r w:rsidRPr="008248B7">
        <w:t>idle</w:t>
      </w:r>
      <w:r>
        <w:t>)</w:t>
      </w:r>
      <w:r w:rsidRPr="008248B7">
        <w:t>.</w:t>
      </w:r>
    </w:p>
    <w:p w:rsidR="0038062F" w:rsidRPr="0038062F" w:rsidRDefault="0038062F" w:rsidP="0038062F">
      <w:pPr>
        <w:pStyle w:val="Heading2"/>
        <w:shd w:val="clear" w:color="auto" w:fill="FFFFFF"/>
        <w:spacing w:before="300" w:beforeAutospacing="0" w:after="165" w:afterAutospacing="0"/>
        <w:rPr>
          <w:rFonts w:asciiTheme="minorHAnsi" w:hAnsiTheme="minorHAnsi"/>
          <w:b w:val="0"/>
          <w:sz w:val="24"/>
          <w:szCs w:val="24"/>
        </w:rPr>
      </w:pPr>
    </w:p>
    <w:p w:rsidR="0038062F" w:rsidRDefault="0038062F" w:rsidP="000B02A5">
      <w:pPr>
        <w:rPr>
          <w:b/>
          <w:sz w:val="24"/>
          <w:szCs w:val="24"/>
        </w:rPr>
      </w:pPr>
    </w:p>
    <w:p w:rsidR="00CA3B42" w:rsidRDefault="00CA3B42" w:rsidP="000B02A5">
      <w:pPr>
        <w:rPr>
          <w:b/>
          <w:sz w:val="24"/>
          <w:szCs w:val="24"/>
        </w:rPr>
      </w:pPr>
    </w:p>
    <w:p w:rsidR="00CA3B42" w:rsidRPr="00CA3B42" w:rsidRDefault="00CA3B42" w:rsidP="00CA3B42">
      <w:pPr>
        <w:rPr>
          <w:b/>
        </w:rPr>
      </w:pPr>
      <w:r w:rsidRPr="00CA3B42">
        <w:rPr>
          <w:b/>
          <w:highlight w:val="yellow"/>
        </w:rPr>
        <w:t>CONFIGURATION STEPS:</w:t>
      </w:r>
      <w:r w:rsidRPr="00CA3B42">
        <w:rPr>
          <w:b/>
        </w:rPr>
        <w:tab/>
      </w:r>
    </w:p>
    <w:p w:rsidR="00CA3B42" w:rsidRPr="00CA3B42" w:rsidRDefault="00CA3B42" w:rsidP="00CA3B42">
      <w:pPr>
        <w:rPr>
          <w:b/>
        </w:rPr>
      </w:pPr>
      <w:r w:rsidRPr="00CA3B42">
        <w:rPr>
          <w:b/>
        </w:rPr>
        <w:t>1. First configure distribution database:-</w:t>
      </w:r>
    </w:p>
    <w:p w:rsidR="00377A06" w:rsidRPr="00377A06" w:rsidRDefault="00CA3B42" w:rsidP="00CA3B42">
      <w:pPr>
        <w:rPr>
          <w:b/>
        </w:rPr>
      </w:pPr>
      <w:r w:rsidRPr="00377A06">
        <w:rPr>
          <w:b/>
        </w:rPr>
        <w:t>Note</w:t>
      </w:r>
      <w:r w:rsidR="00377A06" w:rsidRPr="00377A06">
        <w:rPr>
          <w:b/>
        </w:rPr>
        <w:t>:</w:t>
      </w:r>
      <w:r w:rsidRPr="00377A06">
        <w:rPr>
          <w:b/>
        </w:rPr>
        <w:t xml:space="preserve"> </w:t>
      </w:r>
    </w:p>
    <w:p w:rsidR="00CA3B42" w:rsidRPr="008248B7" w:rsidRDefault="00377A06" w:rsidP="00CA3B42">
      <w:r>
        <w:t>1.</w:t>
      </w:r>
      <w:r w:rsidRPr="008248B7">
        <w:t xml:space="preserve"> In</w:t>
      </w:r>
      <w:r w:rsidR="00CA3B42" w:rsidRPr="008248B7">
        <w:t xml:space="preserve"> merge replication; distribution agent or server job is idle e</w:t>
      </w:r>
      <w:r w:rsidR="00CA3B42">
        <w:t xml:space="preserve">xcept storing snapshot history at </w:t>
      </w:r>
      <w:r w:rsidR="00CA3B42" w:rsidRPr="008248B7">
        <w:t>distribution database.</w:t>
      </w:r>
    </w:p>
    <w:p w:rsidR="00CA3B42" w:rsidRPr="008248B7" w:rsidRDefault="00CA3B42" w:rsidP="00CA3B42">
      <w:r w:rsidRPr="008248B7">
        <w:t>2. Merge agent collect all data from different sites and store into distribution database for processing of data .Once done removes from dist</w:t>
      </w:r>
      <w:r>
        <w:t>ri</w:t>
      </w:r>
      <w:r w:rsidRPr="008248B7">
        <w:t>b</w:t>
      </w:r>
      <w:r>
        <w:t>utor</w:t>
      </w:r>
      <w:r w:rsidRPr="008248B7">
        <w:t xml:space="preserve"> database and re send to other servers.</w:t>
      </w:r>
    </w:p>
    <w:p w:rsidR="00CA3B42" w:rsidRPr="00CA3B42" w:rsidRDefault="00CA3B42" w:rsidP="00CA3B42">
      <w:pPr>
        <w:rPr>
          <w:b/>
        </w:rPr>
      </w:pPr>
      <w:r w:rsidRPr="00CA3B42">
        <w:rPr>
          <w:b/>
        </w:rPr>
        <w:t>2. Configure publisher:</w:t>
      </w:r>
    </w:p>
    <w:p w:rsidR="00CA3B42" w:rsidRPr="008248B7" w:rsidRDefault="00CA3B42" w:rsidP="00CA3B42">
      <w:r w:rsidRPr="00CA3B42">
        <w:rPr>
          <w:b/>
        </w:rPr>
        <w:t>Note:</w:t>
      </w:r>
      <w:r w:rsidRPr="008248B7">
        <w:t xml:space="preserve"> - ROW GUID COLUMN gets</w:t>
      </w:r>
      <w:r>
        <w:t xml:space="preserve"> added to publisher</w:t>
      </w:r>
      <w:r w:rsidRPr="008248B7">
        <w:t xml:space="preserve"> tables and same replicate to multiple subscribers.</w:t>
      </w:r>
    </w:p>
    <w:p w:rsidR="00CA3B42" w:rsidRPr="00CA3B42" w:rsidRDefault="00CA3B42" w:rsidP="00CA3B42">
      <w:pPr>
        <w:rPr>
          <w:b/>
        </w:rPr>
      </w:pPr>
      <w:r w:rsidRPr="00CA3B42">
        <w:rPr>
          <w:b/>
        </w:rPr>
        <w:t>Changes:-</w:t>
      </w:r>
    </w:p>
    <w:p w:rsidR="00CA3B42" w:rsidRDefault="00CA3B42" w:rsidP="00CA3B42">
      <w:r w:rsidRPr="00CA3B42">
        <w:rPr>
          <w:b/>
        </w:rPr>
        <w:t>Note:</w:t>
      </w:r>
      <w:r w:rsidRPr="008248B7">
        <w:t xml:space="preserve"> -</w:t>
      </w:r>
      <w:r>
        <w:t xml:space="preserve"> Below triggers and </w:t>
      </w:r>
      <w:r w:rsidRPr="00170E9E">
        <w:t>Store procedures</w:t>
      </w:r>
      <w:r w:rsidRPr="008248B7">
        <w:t xml:space="preserve"> gets created in all servers included as a part of merge replication. </w:t>
      </w:r>
    </w:p>
    <w:p w:rsidR="00CA3B42" w:rsidRPr="00CA3B42" w:rsidRDefault="00CA3B42" w:rsidP="00CA3B42">
      <w:pPr>
        <w:pStyle w:val="Heading2"/>
        <w:shd w:val="clear" w:color="auto" w:fill="FFFFFF"/>
        <w:spacing w:before="300" w:after="165"/>
        <w:rPr>
          <w:rFonts w:asciiTheme="minorHAnsi" w:hAnsiTheme="minorHAnsi"/>
          <w:b w:val="0"/>
          <w:sz w:val="24"/>
          <w:szCs w:val="24"/>
        </w:rPr>
      </w:pPr>
      <w:r w:rsidRPr="00CA3B42">
        <w:rPr>
          <w:rFonts w:asciiTheme="minorHAnsi" w:hAnsiTheme="minorHAnsi"/>
          <w:b w:val="0"/>
          <w:sz w:val="24"/>
          <w:szCs w:val="24"/>
        </w:rPr>
        <w:t>@ Publisher and @ Subscriber</w:t>
      </w:r>
    </w:p>
    <w:p w:rsidR="00CA3B42" w:rsidRPr="00CA3B42" w:rsidRDefault="00CA3B42" w:rsidP="00CA3B42">
      <w:pPr>
        <w:pStyle w:val="Heading2"/>
        <w:shd w:val="clear" w:color="auto" w:fill="FFFFFF"/>
        <w:spacing w:before="300" w:after="165"/>
        <w:rPr>
          <w:rFonts w:asciiTheme="minorHAnsi" w:hAnsiTheme="minorHAnsi"/>
          <w:sz w:val="24"/>
          <w:szCs w:val="24"/>
        </w:rPr>
      </w:pPr>
      <w:r w:rsidRPr="00CA3B42">
        <w:rPr>
          <w:rFonts w:asciiTheme="minorHAnsi" w:hAnsiTheme="minorHAnsi"/>
          <w:sz w:val="24"/>
          <w:szCs w:val="24"/>
        </w:rPr>
        <w:t>Store Procedures:</w:t>
      </w:r>
    </w:p>
    <w:p w:rsidR="00CA3B42" w:rsidRPr="00CA3B42" w:rsidRDefault="00CA3B42" w:rsidP="00CA3B42">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dbo.MSmerge_del_sp_80FDDC450D814A6F4A371E97BB9A4ECC</w:t>
      </w:r>
    </w:p>
    <w:p w:rsidR="00CA3B42" w:rsidRPr="00CA3B42" w:rsidRDefault="00CA3B42" w:rsidP="00CA3B42">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dbo.MSmerge_ins_sp_80FDDC450D814A6F4A371E97BB9A4ECC</w:t>
      </w:r>
    </w:p>
    <w:p w:rsidR="00CA3B42" w:rsidRPr="00CA3B42" w:rsidRDefault="00CA3B42" w:rsidP="00CA3B42">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dbo.MSmerge_upd_sp_80FDDC450D814A6F4A371E97BB9A4ECC</w:t>
      </w:r>
    </w:p>
    <w:p w:rsidR="00CA3B42" w:rsidRPr="00CA3B42" w:rsidRDefault="00CA3B42" w:rsidP="00CA3B42">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dbo.MSmerge_sel_sp_80FDDC450D814A6F4A371E97BB9A4ECC</w:t>
      </w:r>
    </w:p>
    <w:p w:rsidR="00CA3B42" w:rsidRPr="00CA3B42" w:rsidRDefault="00CA3B42" w:rsidP="00CA3B42">
      <w:pPr>
        <w:pStyle w:val="Heading2"/>
        <w:shd w:val="clear" w:color="auto" w:fill="FFFFFF"/>
        <w:spacing w:before="300" w:after="165"/>
        <w:ind w:left="720"/>
        <w:rPr>
          <w:rFonts w:asciiTheme="minorHAnsi" w:hAnsiTheme="minorHAnsi"/>
          <w:b w:val="0"/>
          <w:sz w:val="24"/>
          <w:szCs w:val="24"/>
        </w:rPr>
      </w:pPr>
    </w:p>
    <w:p w:rsidR="00CA3B42" w:rsidRPr="00CA3B42" w:rsidRDefault="00CA3B42" w:rsidP="00CA3B42">
      <w:pPr>
        <w:pStyle w:val="Heading2"/>
        <w:shd w:val="clear" w:color="auto" w:fill="FFFFFF"/>
        <w:spacing w:before="300" w:after="165"/>
        <w:rPr>
          <w:rFonts w:asciiTheme="minorHAnsi" w:hAnsiTheme="minorHAnsi"/>
          <w:sz w:val="24"/>
          <w:szCs w:val="24"/>
        </w:rPr>
      </w:pPr>
      <w:r w:rsidRPr="00CA3B42">
        <w:rPr>
          <w:rFonts w:asciiTheme="minorHAnsi" w:hAnsiTheme="minorHAnsi"/>
          <w:sz w:val="24"/>
          <w:szCs w:val="24"/>
        </w:rPr>
        <w:t>Triggers:</w:t>
      </w:r>
    </w:p>
    <w:p w:rsidR="00CA3B42" w:rsidRPr="00CA3B42" w:rsidRDefault="00CA3B42" w:rsidP="00CA3B42">
      <w:pPr>
        <w:pStyle w:val="Heading2"/>
        <w:shd w:val="clear" w:color="auto" w:fill="FFFFFF"/>
        <w:spacing w:before="300" w:after="165"/>
        <w:rPr>
          <w:rFonts w:asciiTheme="minorHAnsi" w:hAnsiTheme="minorHAnsi"/>
          <w:b w:val="0"/>
          <w:sz w:val="24"/>
          <w:szCs w:val="24"/>
        </w:rPr>
      </w:pPr>
      <w:r w:rsidRPr="00CA3B42">
        <w:rPr>
          <w:rFonts w:asciiTheme="minorHAnsi" w:hAnsiTheme="minorHAnsi"/>
          <w:b w:val="0"/>
          <w:sz w:val="24"/>
          <w:szCs w:val="24"/>
        </w:rPr>
        <w:t xml:space="preserve">            </w:t>
      </w:r>
      <w:r>
        <w:rPr>
          <w:rFonts w:asciiTheme="minorHAnsi" w:hAnsiTheme="minorHAnsi"/>
          <w:b w:val="0"/>
          <w:sz w:val="24"/>
          <w:szCs w:val="24"/>
        </w:rPr>
        <w:t xml:space="preserve"> </w:t>
      </w:r>
      <w:r w:rsidRPr="00CA3B42">
        <w:rPr>
          <w:rFonts w:asciiTheme="minorHAnsi" w:hAnsiTheme="minorHAnsi"/>
          <w:b w:val="0"/>
          <w:sz w:val="24"/>
          <w:szCs w:val="24"/>
        </w:rPr>
        <w:t>MSmerge_del_EDE22551187F43A2A520C328D819CF51</w:t>
      </w:r>
    </w:p>
    <w:p w:rsidR="00CA3B42" w:rsidRPr="00CA3B42" w:rsidRDefault="00CA3B42" w:rsidP="00CA3B42">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MSmerge_ins_EDE22551187F43A2A520C328D819CF51</w:t>
      </w:r>
    </w:p>
    <w:p w:rsidR="00CA3B42" w:rsidRDefault="00CA3B42" w:rsidP="00CA3B42">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MSmerge_upd_EDE22551187F43A2A520C328D819CF51</w:t>
      </w:r>
    </w:p>
    <w:p w:rsidR="003F3D02" w:rsidRPr="00CA3B42" w:rsidRDefault="003F3D02" w:rsidP="00CA3B42">
      <w:pPr>
        <w:pStyle w:val="Heading2"/>
        <w:shd w:val="clear" w:color="auto" w:fill="FFFFFF"/>
        <w:spacing w:before="300" w:after="165"/>
        <w:ind w:left="720"/>
        <w:rPr>
          <w:rFonts w:asciiTheme="minorHAnsi" w:hAnsiTheme="minorHAnsi"/>
          <w:b w:val="0"/>
          <w:sz w:val="24"/>
          <w:szCs w:val="24"/>
        </w:rPr>
      </w:pPr>
    </w:p>
    <w:p w:rsidR="00730471" w:rsidRDefault="003F3D02" w:rsidP="00730471">
      <w:pPr>
        <w:rPr>
          <w:sz w:val="24"/>
          <w:szCs w:val="24"/>
        </w:rPr>
      </w:pPr>
      <w:r w:rsidRPr="003F3D02">
        <w:rPr>
          <w:b/>
          <w:sz w:val="24"/>
          <w:szCs w:val="24"/>
        </w:rPr>
        <w:t>Tables:-</w:t>
      </w:r>
      <w:r w:rsidRPr="003F3D02">
        <w:rPr>
          <w:sz w:val="24"/>
          <w:szCs w:val="24"/>
        </w:rPr>
        <w:t>From these tables merge agent read and gets\collect the data changes.</w:t>
      </w:r>
    </w:p>
    <w:p w:rsidR="00AB5120" w:rsidRPr="00AB5120" w:rsidRDefault="00AB5120" w:rsidP="00730471">
      <w:pPr>
        <w:rPr>
          <w:sz w:val="24"/>
          <w:szCs w:val="24"/>
        </w:rPr>
      </w:pPr>
      <w:r w:rsidRPr="00AB5120">
        <w:rPr>
          <w:sz w:val="24"/>
          <w:szCs w:val="24"/>
        </w:rPr>
        <w:t>Merge Tables at both publisher and subscriber:</w:t>
      </w:r>
    </w:p>
    <w:p w:rsidR="00AB5120" w:rsidRPr="00AB5120" w:rsidRDefault="00AB5120" w:rsidP="00AB5120">
      <w:pPr>
        <w:pStyle w:val="Heading2"/>
        <w:shd w:val="clear" w:color="auto" w:fill="FFFFFF"/>
        <w:spacing w:before="300" w:after="165"/>
        <w:rPr>
          <w:rFonts w:asciiTheme="minorHAnsi" w:hAnsiTheme="minorHAnsi"/>
          <w:b w:val="0"/>
          <w:sz w:val="24"/>
          <w:szCs w:val="24"/>
        </w:rPr>
      </w:pPr>
      <w:r w:rsidRPr="00AB5120">
        <w:rPr>
          <w:rFonts w:asciiTheme="minorHAnsi" w:hAnsiTheme="minorHAnsi"/>
          <w:sz w:val="24"/>
          <w:szCs w:val="24"/>
        </w:rPr>
        <w:t>dbo.MSmerge_contents:</w:t>
      </w:r>
      <w:r w:rsidRPr="00AB5120">
        <w:rPr>
          <w:rFonts w:asciiTheme="minorHAnsi" w:hAnsiTheme="minorHAnsi"/>
          <w:b w:val="0"/>
          <w:sz w:val="24"/>
          <w:szCs w:val="24"/>
        </w:rPr>
        <w:t xml:space="preserve"> Store any insert or update performed at pub or subscriber</w:t>
      </w:r>
    </w:p>
    <w:p w:rsidR="00AB5120" w:rsidRPr="00AB5120" w:rsidRDefault="00AB5120" w:rsidP="00AB5120">
      <w:pPr>
        <w:pStyle w:val="Heading2"/>
        <w:shd w:val="clear" w:color="auto" w:fill="FFFFFF"/>
        <w:spacing w:before="300" w:beforeAutospacing="0" w:after="165" w:afterAutospacing="0"/>
        <w:rPr>
          <w:rFonts w:asciiTheme="minorHAnsi" w:hAnsiTheme="minorHAnsi"/>
          <w:b w:val="0"/>
          <w:sz w:val="24"/>
          <w:szCs w:val="24"/>
        </w:rPr>
      </w:pPr>
      <w:r w:rsidRPr="00AB5120">
        <w:rPr>
          <w:rFonts w:asciiTheme="minorHAnsi" w:hAnsiTheme="minorHAnsi"/>
          <w:sz w:val="24"/>
          <w:szCs w:val="24"/>
        </w:rPr>
        <w:t>dbo.MSmerge_tombstone:</w:t>
      </w:r>
      <w:r w:rsidRPr="00AB5120">
        <w:rPr>
          <w:rFonts w:asciiTheme="minorHAnsi" w:hAnsiTheme="minorHAnsi"/>
          <w:b w:val="0"/>
          <w:sz w:val="24"/>
          <w:szCs w:val="24"/>
        </w:rPr>
        <w:t xml:space="preserve"> Store any delete operation information at pub or subscriber.</w:t>
      </w:r>
    </w:p>
    <w:p w:rsidR="00AB5120" w:rsidRDefault="00A231FA" w:rsidP="00AB5120">
      <w:pPr>
        <w:pStyle w:val="Heading2"/>
        <w:shd w:val="clear" w:color="auto" w:fill="FFFFFF"/>
        <w:spacing w:before="40" w:beforeAutospacing="0" w:after="40" w:afterAutospacing="0" w:line="360" w:lineRule="auto"/>
        <w:rPr>
          <w:rFonts w:asciiTheme="minorHAnsi" w:hAnsiTheme="minorHAnsi"/>
          <w:b w:val="0"/>
          <w:sz w:val="24"/>
          <w:szCs w:val="24"/>
        </w:rPr>
      </w:pPr>
      <w:r w:rsidRPr="00AB5120">
        <w:rPr>
          <w:rFonts w:asciiTheme="minorHAnsi" w:hAnsiTheme="minorHAnsi"/>
          <w:sz w:val="24"/>
          <w:szCs w:val="24"/>
        </w:rPr>
        <w:t>dbo. MSmerge_genhistory</w:t>
      </w:r>
      <w:r w:rsidR="00AB5120" w:rsidRPr="00AB5120">
        <w:rPr>
          <w:rFonts w:asciiTheme="minorHAnsi" w:hAnsiTheme="minorHAnsi"/>
          <w:sz w:val="24"/>
          <w:szCs w:val="24"/>
        </w:rPr>
        <w:t>:</w:t>
      </w:r>
      <w:r w:rsidR="00AB5120" w:rsidRPr="00AB5120">
        <w:rPr>
          <w:rFonts w:asciiTheme="minorHAnsi" w:hAnsiTheme="minorHAnsi"/>
          <w:b w:val="0"/>
          <w:sz w:val="24"/>
          <w:szCs w:val="24"/>
        </w:rPr>
        <w:t xml:space="preserve"> Contains one row for each generation. A generation is a collection of changes that is delivered to a publisher or subscriber. Generations are closed each time the Merge Agent runs, Subsequent changes in an are added to one or more open generations.</w:t>
      </w:r>
    </w:p>
    <w:p w:rsidR="005B7903" w:rsidRDefault="005B7903" w:rsidP="00AB5120">
      <w:pPr>
        <w:pStyle w:val="Heading2"/>
        <w:shd w:val="clear" w:color="auto" w:fill="FFFFFF"/>
        <w:spacing w:before="40" w:beforeAutospacing="0" w:after="40" w:afterAutospacing="0" w:line="360" w:lineRule="auto"/>
        <w:rPr>
          <w:rFonts w:asciiTheme="minorHAnsi" w:hAnsiTheme="minorHAnsi"/>
          <w:b w:val="0"/>
          <w:sz w:val="24"/>
          <w:szCs w:val="24"/>
        </w:rPr>
      </w:pPr>
    </w:p>
    <w:p w:rsidR="005B7903" w:rsidRDefault="005B7903" w:rsidP="00AB5120">
      <w:pPr>
        <w:pStyle w:val="Heading2"/>
        <w:shd w:val="clear" w:color="auto" w:fill="FFFFFF"/>
        <w:spacing w:before="40" w:beforeAutospacing="0" w:after="40" w:afterAutospacing="0" w:line="360" w:lineRule="auto"/>
        <w:rPr>
          <w:rFonts w:asciiTheme="minorHAnsi" w:hAnsiTheme="minorHAnsi"/>
          <w:b w:val="0"/>
          <w:sz w:val="24"/>
          <w:szCs w:val="24"/>
        </w:rPr>
      </w:pPr>
    </w:p>
    <w:p w:rsidR="005B7903" w:rsidRPr="005B7903" w:rsidRDefault="005B7903" w:rsidP="005B7903">
      <w:pPr>
        <w:pStyle w:val="Heading2"/>
        <w:shd w:val="clear" w:color="auto" w:fill="FFFFFF"/>
        <w:spacing w:before="40" w:after="40" w:line="360" w:lineRule="auto"/>
        <w:rPr>
          <w:rFonts w:asciiTheme="minorHAnsi" w:hAnsiTheme="minorHAnsi"/>
          <w:sz w:val="24"/>
          <w:szCs w:val="24"/>
        </w:rPr>
      </w:pPr>
      <w:r w:rsidRPr="005B7903">
        <w:rPr>
          <w:rFonts w:asciiTheme="minorHAnsi" w:hAnsiTheme="minorHAnsi"/>
          <w:sz w:val="24"/>
          <w:szCs w:val="24"/>
        </w:rPr>
        <w:t>How Merge Replication Detects and Resolves Conflicts</w:t>
      </w:r>
    </w:p>
    <w:p w:rsidR="005B7903" w:rsidRDefault="005B7903" w:rsidP="005B7903">
      <w:pPr>
        <w:pStyle w:val="Heading2"/>
        <w:shd w:val="clear" w:color="auto" w:fill="FFFFFF"/>
        <w:spacing w:before="40" w:after="40" w:line="360" w:lineRule="auto"/>
        <w:rPr>
          <w:rFonts w:asciiTheme="minorHAnsi" w:hAnsiTheme="minorHAnsi"/>
          <w:sz w:val="24"/>
          <w:szCs w:val="24"/>
        </w:rPr>
      </w:pPr>
      <w:r w:rsidRPr="005B7903">
        <w:rPr>
          <w:rFonts w:asciiTheme="minorHAnsi" w:hAnsiTheme="minorHAnsi"/>
          <w:b w:val="0"/>
          <w:sz w:val="24"/>
          <w:szCs w:val="24"/>
        </w:rPr>
        <w:t xml:space="preserve">The Merge Agent detects conflicts by using the lineage column of the </w:t>
      </w:r>
      <w:r w:rsidRPr="005B7903">
        <w:rPr>
          <w:rFonts w:asciiTheme="minorHAnsi" w:hAnsiTheme="minorHAnsi"/>
          <w:sz w:val="24"/>
          <w:szCs w:val="24"/>
        </w:rPr>
        <w:t>MSmerge_contents system table.</w:t>
      </w:r>
    </w:p>
    <w:p w:rsidR="005B7903" w:rsidRPr="005B7903" w:rsidRDefault="00520821" w:rsidP="005B7903">
      <w:pPr>
        <w:pStyle w:val="Heading2"/>
        <w:shd w:val="clear" w:color="auto" w:fill="FFFFFF"/>
        <w:spacing w:before="40" w:after="40" w:line="360" w:lineRule="auto"/>
        <w:rPr>
          <w:rFonts w:asciiTheme="minorHAnsi" w:hAnsiTheme="minorHAnsi"/>
          <w:b w:val="0"/>
          <w:sz w:val="24"/>
          <w:szCs w:val="24"/>
        </w:rPr>
      </w:pPr>
      <w:r w:rsidRPr="00520821">
        <w:rPr>
          <w:rFonts w:asciiTheme="minorHAnsi" w:hAnsiTheme="minorHAnsi"/>
          <w:sz w:val="24"/>
          <w:szCs w:val="24"/>
        </w:rPr>
        <w:t>&gt;</w:t>
      </w:r>
      <w:r>
        <w:rPr>
          <w:rFonts w:asciiTheme="minorHAnsi" w:hAnsiTheme="minorHAnsi"/>
          <w:b w:val="0"/>
          <w:sz w:val="24"/>
          <w:szCs w:val="24"/>
        </w:rPr>
        <w:t xml:space="preserve"> </w:t>
      </w:r>
      <w:r w:rsidR="005B7903" w:rsidRPr="005B7903">
        <w:rPr>
          <w:rFonts w:asciiTheme="minorHAnsi" w:hAnsiTheme="minorHAnsi"/>
          <w:b w:val="0"/>
          <w:sz w:val="24"/>
          <w:szCs w:val="24"/>
        </w:rPr>
        <w:t>If column-level tracking is enabled for an article, the COLV1 column is also used. These columns contain metadata about when a row or column is inserted or updated, and about which nodes in a merge replication topology made changes to the row or column.</w:t>
      </w:r>
    </w:p>
    <w:p w:rsidR="005B7903" w:rsidRPr="005B7903" w:rsidRDefault="005B7903" w:rsidP="005B7903">
      <w:pPr>
        <w:pStyle w:val="Heading2"/>
        <w:shd w:val="clear" w:color="auto" w:fill="FFFFFF"/>
        <w:spacing w:before="40" w:after="40" w:line="360" w:lineRule="auto"/>
        <w:rPr>
          <w:rFonts w:asciiTheme="minorHAnsi" w:hAnsiTheme="minorHAnsi"/>
          <w:b w:val="0"/>
          <w:sz w:val="24"/>
          <w:szCs w:val="24"/>
        </w:rPr>
      </w:pPr>
      <w:r w:rsidRPr="005B7903">
        <w:rPr>
          <w:rFonts w:asciiTheme="minorHAnsi" w:hAnsiTheme="minorHAnsi"/>
          <w:sz w:val="24"/>
          <w:szCs w:val="24"/>
        </w:rPr>
        <w:t>Conflict table:</w:t>
      </w:r>
      <w:r w:rsidRPr="005B7903">
        <w:rPr>
          <w:rFonts w:asciiTheme="minorHAnsi" w:hAnsiTheme="minorHAnsi"/>
          <w:b w:val="0"/>
          <w:sz w:val="24"/>
          <w:szCs w:val="24"/>
        </w:rPr>
        <w:t xml:space="preserve"> dbo.MSmerge_confilcts_info [Insert or update or delete].</w:t>
      </w:r>
    </w:p>
    <w:p w:rsidR="005B7903" w:rsidRPr="005B7903" w:rsidRDefault="005B7903" w:rsidP="005B7903">
      <w:pPr>
        <w:pStyle w:val="Heading2"/>
        <w:shd w:val="clear" w:color="auto" w:fill="FFFFFF"/>
        <w:spacing w:before="40" w:after="40" w:line="360" w:lineRule="auto"/>
        <w:rPr>
          <w:rFonts w:asciiTheme="minorHAnsi" w:hAnsiTheme="minorHAnsi"/>
          <w:sz w:val="24"/>
          <w:szCs w:val="24"/>
        </w:rPr>
      </w:pPr>
      <w:r w:rsidRPr="005B7903">
        <w:rPr>
          <w:rFonts w:asciiTheme="minorHAnsi" w:hAnsiTheme="minorHAnsi"/>
          <w:sz w:val="24"/>
          <w:szCs w:val="24"/>
        </w:rPr>
        <w:t>sp_showrowreplicainfo (Transact-SQL):</w:t>
      </w:r>
    </w:p>
    <w:p w:rsidR="005B7903" w:rsidRPr="005B7903" w:rsidRDefault="005B7903" w:rsidP="005B7903">
      <w:pPr>
        <w:pStyle w:val="Heading2"/>
        <w:shd w:val="clear" w:color="auto" w:fill="FFFFFF"/>
        <w:spacing w:before="40" w:beforeAutospacing="0" w:after="40" w:afterAutospacing="0" w:line="360" w:lineRule="auto"/>
        <w:rPr>
          <w:rFonts w:asciiTheme="minorHAnsi" w:hAnsiTheme="minorHAnsi"/>
          <w:b w:val="0"/>
          <w:sz w:val="24"/>
          <w:szCs w:val="24"/>
        </w:rPr>
      </w:pPr>
      <w:r w:rsidRPr="005B7903">
        <w:rPr>
          <w:rFonts w:asciiTheme="minorHAnsi" w:hAnsiTheme="minorHAnsi"/>
          <w:b w:val="0"/>
          <w:sz w:val="24"/>
          <w:szCs w:val="24"/>
        </w:rPr>
        <w:t>Displays information about a row in a table that is being used as an article in merge replication</w:t>
      </w:r>
    </w:p>
    <w:p w:rsidR="005B7903" w:rsidRPr="00AB5120" w:rsidRDefault="005B7903" w:rsidP="00AB5120">
      <w:pPr>
        <w:pStyle w:val="Heading2"/>
        <w:shd w:val="clear" w:color="auto" w:fill="FFFFFF"/>
        <w:spacing w:before="40" w:beforeAutospacing="0" w:after="40" w:afterAutospacing="0" w:line="360" w:lineRule="auto"/>
        <w:rPr>
          <w:rFonts w:asciiTheme="minorHAnsi" w:hAnsiTheme="minorHAnsi"/>
          <w:b w:val="0"/>
          <w:sz w:val="24"/>
          <w:szCs w:val="24"/>
        </w:rPr>
      </w:pPr>
    </w:p>
    <w:p w:rsidR="00520821" w:rsidRPr="00520821" w:rsidRDefault="00520821" w:rsidP="00520821">
      <w:pPr>
        <w:rPr>
          <w:sz w:val="24"/>
          <w:szCs w:val="24"/>
        </w:rPr>
      </w:pPr>
      <w:r>
        <w:rPr>
          <w:b/>
          <w:sz w:val="24"/>
          <w:szCs w:val="24"/>
        </w:rPr>
        <w:t xml:space="preserve">&gt; </w:t>
      </w:r>
      <w:r w:rsidRPr="00520821">
        <w:rPr>
          <w:sz w:val="24"/>
          <w:szCs w:val="24"/>
        </w:rPr>
        <w:t>As the Merge Agent enumerates changes to be applied during synchronization, it compares the metadata for each row at the Publisher and Subscriber.</w:t>
      </w:r>
    </w:p>
    <w:p w:rsidR="00520821" w:rsidRDefault="00520821" w:rsidP="000B02A5">
      <w:pPr>
        <w:rPr>
          <w:b/>
          <w:sz w:val="24"/>
          <w:szCs w:val="24"/>
        </w:rPr>
      </w:pPr>
    </w:p>
    <w:p w:rsidR="00D72655" w:rsidRDefault="00D72655" w:rsidP="000B02A5">
      <w:pPr>
        <w:rPr>
          <w:b/>
          <w:sz w:val="24"/>
          <w:szCs w:val="24"/>
        </w:rPr>
      </w:pPr>
    </w:p>
    <w:p w:rsidR="00D72655" w:rsidRDefault="00D72655" w:rsidP="000B02A5">
      <w:pPr>
        <w:rPr>
          <w:b/>
          <w:sz w:val="24"/>
          <w:szCs w:val="24"/>
        </w:rPr>
      </w:pPr>
    </w:p>
    <w:p w:rsidR="00730471" w:rsidRDefault="00730471" w:rsidP="00D72655">
      <w:pPr>
        <w:jc w:val="both"/>
        <w:rPr>
          <w:b/>
          <w:sz w:val="24"/>
          <w:szCs w:val="24"/>
          <w:highlight w:val="yellow"/>
        </w:rPr>
      </w:pPr>
    </w:p>
    <w:p w:rsidR="00D72655" w:rsidRDefault="00D72655" w:rsidP="00D72655">
      <w:pPr>
        <w:jc w:val="both"/>
        <w:rPr>
          <w:b/>
          <w:sz w:val="24"/>
          <w:szCs w:val="24"/>
        </w:rPr>
      </w:pPr>
      <w:r w:rsidRPr="00D72655">
        <w:rPr>
          <w:b/>
          <w:sz w:val="24"/>
          <w:szCs w:val="24"/>
          <w:highlight w:val="yellow"/>
        </w:rPr>
        <w:t>5. PEER-TO-PEER REPLICATION [BI DIRECTIONAL]</w:t>
      </w:r>
    </w:p>
    <w:p w:rsidR="00D72655" w:rsidRPr="00D72655" w:rsidRDefault="00D72655" w:rsidP="00D72655">
      <w:pPr>
        <w:jc w:val="both"/>
        <w:rPr>
          <w:b/>
          <w:sz w:val="24"/>
          <w:szCs w:val="24"/>
        </w:rPr>
      </w:pPr>
    </w:p>
    <w:p w:rsidR="00C7758B" w:rsidRDefault="00C7758B" w:rsidP="000B02A5">
      <w:pPr>
        <w:rPr>
          <w:rFonts w:cs="Segoe UI"/>
          <w:color w:val="2A2A2A"/>
          <w:sz w:val="24"/>
          <w:szCs w:val="24"/>
        </w:rPr>
      </w:pPr>
      <w:r>
        <w:rPr>
          <w:rFonts w:cs="Segoe UI"/>
          <w:color w:val="2A2A2A"/>
          <w:sz w:val="24"/>
          <w:szCs w:val="24"/>
        </w:rPr>
        <w:t xml:space="preserve">&gt; </w:t>
      </w:r>
      <w:r w:rsidR="00D72655" w:rsidRPr="00D72655">
        <w:rPr>
          <w:rFonts w:cs="Segoe UI"/>
          <w:color w:val="2A2A2A"/>
          <w:sz w:val="24"/>
          <w:szCs w:val="24"/>
        </w:rPr>
        <w:t>Peer-to-peer replication provides a scale-out and high-availability solution by maintaining copies of data across multiple server instances, also referred to as</w:t>
      </w:r>
      <w:r w:rsidR="00D72655" w:rsidRPr="00D72655">
        <w:rPr>
          <w:rStyle w:val="apple-converted-space"/>
          <w:rFonts w:cs="Segoe UI"/>
          <w:color w:val="2A2A2A"/>
          <w:sz w:val="24"/>
          <w:szCs w:val="24"/>
        </w:rPr>
        <w:t> </w:t>
      </w:r>
      <w:r w:rsidR="00D72655" w:rsidRPr="00D72655">
        <w:rPr>
          <w:rStyle w:val="parameter"/>
          <w:rFonts w:cs="Segoe UI"/>
          <w:i/>
          <w:iCs/>
          <w:color w:val="2A2A2A"/>
          <w:sz w:val="24"/>
          <w:szCs w:val="24"/>
        </w:rPr>
        <w:t>nodes</w:t>
      </w:r>
      <w:r w:rsidR="00D72655" w:rsidRPr="00D72655">
        <w:rPr>
          <w:rFonts w:cs="Segoe UI"/>
          <w:color w:val="2A2A2A"/>
          <w:sz w:val="24"/>
          <w:szCs w:val="24"/>
        </w:rPr>
        <w:t xml:space="preserve">. Built on the foundation of transactional replication, peer-to-peer replication propagates </w:t>
      </w:r>
      <w:r w:rsidR="00A53DCF" w:rsidRPr="00D72655">
        <w:rPr>
          <w:rFonts w:cs="Segoe UI"/>
          <w:color w:val="2A2A2A"/>
          <w:sz w:val="24"/>
          <w:szCs w:val="24"/>
        </w:rPr>
        <w:t>transnationally</w:t>
      </w:r>
      <w:r w:rsidR="00D72655" w:rsidRPr="00D72655">
        <w:rPr>
          <w:rFonts w:cs="Segoe UI"/>
          <w:color w:val="2A2A2A"/>
          <w:sz w:val="24"/>
          <w:szCs w:val="24"/>
        </w:rPr>
        <w:t xml:space="preserve"> consistent changes in near real-time. </w:t>
      </w:r>
    </w:p>
    <w:p w:rsidR="00D72655" w:rsidRDefault="00C7758B" w:rsidP="000B02A5">
      <w:pPr>
        <w:rPr>
          <w:rFonts w:cs="Segoe UI"/>
          <w:color w:val="2A2A2A"/>
          <w:sz w:val="24"/>
          <w:szCs w:val="24"/>
        </w:rPr>
      </w:pPr>
      <w:r>
        <w:rPr>
          <w:rFonts w:cs="Segoe UI"/>
          <w:color w:val="2A2A2A"/>
          <w:sz w:val="24"/>
          <w:szCs w:val="24"/>
        </w:rPr>
        <w:t xml:space="preserve">&gt; </w:t>
      </w:r>
      <w:r w:rsidR="00D72655" w:rsidRPr="00D72655">
        <w:rPr>
          <w:rFonts w:cs="Segoe UI"/>
          <w:color w:val="2A2A2A"/>
          <w:sz w:val="24"/>
          <w:szCs w:val="24"/>
        </w:rPr>
        <w:t>This enables applications that require scale-out of read operations to distribute the reads from clients across multiple nodes. Because data is maintained across the nodes in near real-time, peer-to-peer replication provides data redundancy, which increases the availability of data.</w:t>
      </w:r>
    </w:p>
    <w:p w:rsidR="00CF56F9" w:rsidRPr="00CF56F9" w:rsidRDefault="00CF56F9" w:rsidP="00CF56F9">
      <w:pPr>
        <w:rPr>
          <w:sz w:val="24"/>
          <w:szCs w:val="24"/>
        </w:rPr>
      </w:pPr>
    </w:p>
    <w:p w:rsidR="00CF56F9" w:rsidRPr="00CF56F9" w:rsidRDefault="00CF56F9" w:rsidP="00CF56F9">
      <w:pPr>
        <w:rPr>
          <w:b/>
          <w:sz w:val="24"/>
          <w:szCs w:val="24"/>
        </w:rPr>
      </w:pPr>
      <w:r w:rsidRPr="00CF56F9">
        <w:rPr>
          <w:b/>
          <w:sz w:val="24"/>
          <w:szCs w:val="24"/>
          <w:highlight w:val="yellow"/>
        </w:rPr>
        <w:t>MINIMUM REQUIREMENTS:</w:t>
      </w:r>
    </w:p>
    <w:p w:rsidR="00CF56F9" w:rsidRPr="00CF56F9" w:rsidRDefault="00CF56F9" w:rsidP="00CF56F9">
      <w:pPr>
        <w:rPr>
          <w:sz w:val="24"/>
          <w:szCs w:val="24"/>
        </w:rPr>
      </w:pPr>
      <w:r w:rsidRPr="00CF56F9">
        <w:rPr>
          <w:sz w:val="24"/>
          <w:szCs w:val="24"/>
        </w:rPr>
        <w:t>&gt; Enterprise edition of SQL Server should be and minimum 2005 version...</w:t>
      </w:r>
    </w:p>
    <w:p w:rsidR="00CF56F9" w:rsidRPr="00CF56F9" w:rsidRDefault="00CF56F9" w:rsidP="00CF56F9">
      <w:pPr>
        <w:rPr>
          <w:sz w:val="24"/>
          <w:szCs w:val="24"/>
        </w:rPr>
      </w:pPr>
      <w:r w:rsidRPr="00CF56F9">
        <w:rPr>
          <w:sz w:val="24"/>
          <w:szCs w:val="24"/>
        </w:rPr>
        <w:t>&gt; Table schema and table name should be identical between all the nodes.</w:t>
      </w:r>
    </w:p>
    <w:p w:rsidR="00CF56F9" w:rsidRPr="00CF56F9" w:rsidRDefault="00CF56F9" w:rsidP="00CF56F9">
      <w:pPr>
        <w:rPr>
          <w:sz w:val="24"/>
          <w:szCs w:val="24"/>
        </w:rPr>
      </w:pPr>
      <w:r w:rsidRPr="00CF56F9">
        <w:rPr>
          <w:sz w:val="24"/>
          <w:szCs w:val="24"/>
        </w:rPr>
        <w:t>&gt; No dependency with recovery model</w:t>
      </w:r>
    </w:p>
    <w:p w:rsidR="00CF56F9" w:rsidRDefault="00CF56F9" w:rsidP="00CF56F9">
      <w:pPr>
        <w:rPr>
          <w:sz w:val="24"/>
          <w:szCs w:val="24"/>
        </w:rPr>
      </w:pPr>
      <w:r w:rsidRPr="00CF56F9">
        <w:rPr>
          <w:sz w:val="24"/>
          <w:szCs w:val="24"/>
        </w:rPr>
        <w:t>&gt; SQL Server agent should be up and running</w:t>
      </w:r>
    </w:p>
    <w:p w:rsidR="00AD2D99" w:rsidRDefault="00AD2D99" w:rsidP="00CF56F9">
      <w:pPr>
        <w:rPr>
          <w:sz w:val="24"/>
          <w:szCs w:val="24"/>
        </w:rPr>
      </w:pPr>
    </w:p>
    <w:p w:rsidR="00AD2D99" w:rsidRPr="00AD2D99" w:rsidRDefault="00AD2D99" w:rsidP="00AD2D99">
      <w:pPr>
        <w:rPr>
          <w:sz w:val="24"/>
          <w:szCs w:val="24"/>
        </w:rPr>
      </w:pPr>
      <w:r w:rsidRPr="00AD2D99">
        <w:rPr>
          <w:b/>
          <w:bCs/>
          <w:sz w:val="24"/>
          <w:szCs w:val="24"/>
        </w:rPr>
        <w:t>Topology That Has Two Participating Databases</w:t>
      </w:r>
    </w:p>
    <w:p w:rsidR="00AD2D99" w:rsidRDefault="00AD2D99" w:rsidP="00CF56F9">
      <w:pPr>
        <w:rPr>
          <w:sz w:val="24"/>
          <w:szCs w:val="24"/>
        </w:rPr>
      </w:pPr>
    </w:p>
    <w:p w:rsidR="00AD2D99" w:rsidRDefault="00AD2D99" w:rsidP="00CF56F9">
      <w:pPr>
        <w:rPr>
          <w:sz w:val="24"/>
          <w:szCs w:val="24"/>
        </w:rPr>
      </w:pPr>
      <w:r w:rsidRPr="00C01D49">
        <w:rPr>
          <w:b/>
          <w:noProof/>
          <w:sz w:val="24"/>
          <w:szCs w:val="24"/>
        </w:rPr>
        <w:drawing>
          <wp:inline distT="0" distB="0" distL="0" distR="0" wp14:anchorId="3252C8C2" wp14:editId="2CEC7A04">
            <wp:extent cx="5943600" cy="1971675"/>
            <wp:effectExtent l="0" t="0" r="0" b="9525"/>
            <wp:docPr id="13"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8" cstate="print"/>
                    <a:srcRect/>
                    <a:stretch>
                      <a:fillRect/>
                    </a:stretch>
                  </pic:blipFill>
                  <pic:spPr bwMode="auto">
                    <a:xfrm>
                      <a:off x="0" y="0"/>
                      <a:ext cx="5943600" cy="1971675"/>
                    </a:xfrm>
                    <a:prstGeom prst="rect">
                      <a:avLst/>
                    </a:prstGeom>
                    <a:noFill/>
                    <a:ln w="9525">
                      <a:noFill/>
                      <a:miter lim="800000"/>
                      <a:headEnd/>
                      <a:tailEnd/>
                    </a:ln>
                  </pic:spPr>
                </pic:pic>
              </a:graphicData>
            </a:graphic>
          </wp:inline>
        </w:drawing>
      </w:r>
    </w:p>
    <w:p w:rsidR="00CF56F9" w:rsidRPr="00CF56F9" w:rsidRDefault="00CF56F9" w:rsidP="00CF56F9">
      <w:pPr>
        <w:rPr>
          <w:sz w:val="24"/>
          <w:szCs w:val="24"/>
        </w:rPr>
      </w:pPr>
    </w:p>
    <w:p w:rsidR="00C7758B" w:rsidRDefault="00C7758B" w:rsidP="000B02A5">
      <w:pPr>
        <w:rPr>
          <w:rFonts w:cs="Segoe UI"/>
          <w:color w:val="2A2A2A"/>
          <w:sz w:val="24"/>
          <w:szCs w:val="24"/>
        </w:rPr>
      </w:pPr>
    </w:p>
    <w:p w:rsidR="00C7758B" w:rsidRDefault="00AD2D99" w:rsidP="000B02A5">
      <w:pPr>
        <w:rPr>
          <w:b/>
          <w:sz w:val="24"/>
          <w:szCs w:val="24"/>
        </w:rPr>
      </w:pPr>
      <w:r w:rsidRPr="00AD2D99">
        <w:rPr>
          <w:b/>
          <w:noProof/>
          <w:sz w:val="24"/>
          <w:szCs w:val="24"/>
        </w:rPr>
        <w:drawing>
          <wp:inline distT="0" distB="0" distL="0" distR="0" wp14:anchorId="185B4D45" wp14:editId="5A4528FE">
            <wp:extent cx="6534150" cy="352425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09" cstate="print"/>
                    <a:srcRect/>
                    <a:stretch>
                      <a:fillRect/>
                    </a:stretch>
                  </pic:blipFill>
                  <pic:spPr bwMode="auto">
                    <a:xfrm>
                      <a:off x="0" y="0"/>
                      <a:ext cx="6534150" cy="3524250"/>
                    </a:xfrm>
                    <a:prstGeom prst="rect">
                      <a:avLst/>
                    </a:prstGeom>
                    <a:noFill/>
                    <a:ln w="9525">
                      <a:noFill/>
                      <a:miter lim="800000"/>
                      <a:headEnd/>
                      <a:tailEnd/>
                    </a:ln>
                  </pic:spPr>
                </pic:pic>
              </a:graphicData>
            </a:graphic>
          </wp:inline>
        </w:drawing>
      </w:r>
    </w:p>
    <w:p w:rsidR="00AD2D99" w:rsidRDefault="00AD2D99" w:rsidP="000B02A5">
      <w:pPr>
        <w:rPr>
          <w:b/>
          <w:sz w:val="24"/>
          <w:szCs w:val="24"/>
        </w:rPr>
      </w:pPr>
    </w:p>
    <w:p w:rsidR="00AD2D99" w:rsidRPr="00AD2D99" w:rsidRDefault="00AD2D99" w:rsidP="00AD2D99">
      <w:pPr>
        <w:rPr>
          <w:sz w:val="24"/>
          <w:szCs w:val="24"/>
        </w:rPr>
      </w:pPr>
      <w:r w:rsidRPr="00AD2D99">
        <w:rPr>
          <w:sz w:val="24"/>
          <w:szCs w:val="24"/>
        </w:rPr>
        <w:t>&gt; Every node should perform 3 roles</w:t>
      </w:r>
    </w:p>
    <w:p w:rsidR="00AD2D99" w:rsidRPr="00AD2D99" w:rsidRDefault="00AD2D99" w:rsidP="00AD2D99">
      <w:pPr>
        <w:rPr>
          <w:sz w:val="24"/>
          <w:szCs w:val="24"/>
        </w:rPr>
      </w:pPr>
      <w:r w:rsidRPr="00AD2D99">
        <w:rPr>
          <w:sz w:val="24"/>
          <w:szCs w:val="24"/>
        </w:rPr>
        <w:t xml:space="preserve">1. Publisher, 2.Subscriber, 3.Distributor </w:t>
      </w:r>
    </w:p>
    <w:p w:rsidR="00AD2D99" w:rsidRDefault="00AD2D99" w:rsidP="00AD2D99">
      <w:pPr>
        <w:rPr>
          <w:sz w:val="24"/>
          <w:szCs w:val="24"/>
        </w:rPr>
      </w:pPr>
      <w:r w:rsidRPr="00AD2D99">
        <w:rPr>
          <w:sz w:val="24"/>
          <w:szCs w:val="24"/>
        </w:rPr>
        <w:t>For the purpose to avoid single point of failure.</w:t>
      </w:r>
    </w:p>
    <w:p w:rsidR="009353FC" w:rsidRDefault="009353FC" w:rsidP="00AD2D99">
      <w:pPr>
        <w:rPr>
          <w:sz w:val="24"/>
          <w:szCs w:val="24"/>
        </w:rPr>
      </w:pPr>
    </w:p>
    <w:p w:rsidR="00AD2D99" w:rsidRPr="00AD2D99" w:rsidRDefault="00AD2D99" w:rsidP="00AD2D99">
      <w:pPr>
        <w:rPr>
          <w:sz w:val="24"/>
          <w:szCs w:val="24"/>
        </w:rPr>
      </w:pPr>
      <w:r w:rsidRPr="00AD2D99">
        <w:rPr>
          <w:sz w:val="24"/>
          <w:szCs w:val="24"/>
        </w:rPr>
        <w:t>2 node peer to peer replication: [2 log reader+2 dist Agent+1 snapshot]</w:t>
      </w:r>
    </w:p>
    <w:p w:rsidR="00AD2D99" w:rsidRDefault="00AD2D99" w:rsidP="00AD2D99">
      <w:pPr>
        <w:rPr>
          <w:sz w:val="24"/>
          <w:szCs w:val="24"/>
        </w:rPr>
      </w:pPr>
      <w:r w:rsidRPr="00AD2D99">
        <w:rPr>
          <w:sz w:val="24"/>
          <w:szCs w:val="24"/>
        </w:rPr>
        <w:t>1 pub+2 dist+2 sub</w:t>
      </w:r>
    </w:p>
    <w:p w:rsidR="00067A7F" w:rsidRPr="00AD2D99" w:rsidRDefault="00067A7F" w:rsidP="00AD2D99">
      <w:pPr>
        <w:rPr>
          <w:sz w:val="24"/>
          <w:szCs w:val="24"/>
        </w:rPr>
      </w:pPr>
    </w:p>
    <w:p w:rsidR="00AD2D99" w:rsidRPr="00AD2D99" w:rsidRDefault="00AD2D99" w:rsidP="00AD2D99">
      <w:pPr>
        <w:rPr>
          <w:sz w:val="24"/>
          <w:szCs w:val="24"/>
        </w:rPr>
      </w:pPr>
      <w:r w:rsidRPr="00AD2D99">
        <w:rPr>
          <w:sz w:val="24"/>
          <w:szCs w:val="24"/>
        </w:rPr>
        <w:t>3 Node peer to peer replication: [3 log reader+3 dist Agent+1 snapshot]</w:t>
      </w:r>
    </w:p>
    <w:p w:rsidR="00AD2D99" w:rsidRDefault="00AD2D99" w:rsidP="00AD2D99">
      <w:pPr>
        <w:rPr>
          <w:sz w:val="24"/>
          <w:szCs w:val="24"/>
        </w:rPr>
      </w:pPr>
      <w:r w:rsidRPr="00AD2D99">
        <w:rPr>
          <w:sz w:val="24"/>
          <w:szCs w:val="24"/>
        </w:rPr>
        <w:t>3 pub+3 dist+6 subscriber (Each node 2)</w:t>
      </w:r>
    </w:p>
    <w:p w:rsidR="00067A7F" w:rsidRPr="00AD2D99" w:rsidRDefault="00067A7F" w:rsidP="00AD2D99">
      <w:pPr>
        <w:rPr>
          <w:sz w:val="24"/>
          <w:szCs w:val="24"/>
        </w:rPr>
      </w:pPr>
    </w:p>
    <w:p w:rsidR="00730471" w:rsidRDefault="00AD2D99" w:rsidP="00AD2D99">
      <w:pPr>
        <w:rPr>
          <w:sz w:val="24"/>
          <w:szCs w:val="24"/>
        </w:rPr>
      </w:pPr>
      <w:r w:rsidRPr="00AD2D99">
        <w:rPr>
          <w:sz w:val="24"/>
          <w:szCs w:val="24"/>
        </w:rPr>
        <w:t xml:space="preserve">4 node peer to peer replication: </w:t>
      </w:r>
      <w:r w:rsidR="008F5BA9" w:rsidRPr="00AD2D99">
        <w:rPr>
          <w:sz w:val="24"/>
          <w:szCs w:val="24"/>
        </w:rPr>
        <w:t>[4</w:t>
      </w:r>
      <w:r w:rsidRPr="00AD2D99">
        <w:rPr>
          <w:sz w:val="24"/>
          <w:szCs w:val="24"/>
        </w:rPr>
        <w:t xml:space="preserve"> log reader+4 dist Agent+1 snapshot]</w:t>
      </w:r>
    </w:p>
    <w:p w:rsidR="00AD2D99" w:rsidRDefault="00AD2D99" w:rsidP="00AD2D99">
      <w:pPr>
        <w:rPr>
          <w:sz w:val="24"/>
          <w:szCs w:val="24"/>
        </w:rPr>
      </w:pPr>
      <w:r w:rsidRPr="00AD2D99">
        <w:rPr>
          <w:sz w:val="24"/>
          <w:szCs w:val="24"/>
        </w:rPr>
        <w:t>4 pub+4 dist+ 12 subscribers</w:t>
      </w:r>
    </w:p>
    <w:p w:rsidR="00067A7F" w:rsidRDefault="00067A7F" w:rsidP="00AD2D99">
      <w:pPr>
        <w:rPr>
          <w:sz w:val="24"/>
          <w:szCs w:val="24"/>
        </w:rPr>
      </w:pPr>
    </w:p>
    <w:p w:rsidR="00067A7F" w:rsidRDefault="00067A7F" w:rsidP="00AD2D99">
      <w:pPr>
        <w:rPr>
          <w:sz w:val="24"/>
          <w:szCs w:val="24"/>
        </w:rPr>
      </w:pPr>
    </w:p>
    <w:p w:rsidR="00067A7F" w:rsidRPr="00067A7F" w:rsidRDefault="00067A7F" w:rsidP="00067A7F">
      <w:pPr>
        <w:rPr>
          <w:b/>
          <w:sz w:val="24"/>
          <w:szCs w:val="24"/>
        </w:rPr>
      </w:pPr>
      <w:r w:rsidRPr="00067A7F">
        <w:rPr>
          <w:b/>
          <w:sz w:val="24"/>
          <w:szCs w:val="24"/>
          <w:highlight w:val="yellow"/>
        </w:rPr>
        <w:t>CONFIGURATION STEPS:</w:t>
      </w:r>
    </w:p>
    <w:p w:rsidR="00067A7F" w:rsidRPr="00067A7F" w:rsidRDefault="00067A7F" w:rsidP="00067A7F">
      <w:pPr>
        <w:rPr>
          <w:sz w:val="24"/>
          <w:szCs w:val="24"/>
        </w:rPr>
      </w:pPr>
      <w:r w:rsidRPr="00067A7F">
        <w:rPr>
          <w:sz w:val="24"/>
          <w:szCs w:val="24"/>
        </w:rPr>
        <w:t>1. Configure distribution database in all the nodes</w:t>
      </w:r>
    </w:p>
    <w:p w:rsidR="00067A7F" w:rsidRPr="00067A7F" w:rsidRDefault="00067A7F" w:rsidP="00067A7F">
      <w:pPr>
        <w:rPr>
          <w:sz w:val="24"/>
          <w:szCs w:val="24"/>
        </w:rPr>
      </w:pPr>
      <w:r w:rsidRPr="00067A7F">
        <w:rPr>
          <w:sz w:val="24"/>
          <w:szCs w:val="24"/>
        </w:rPr>
        <w:t>2. Take database full backup and restore into all other nodes with recovery</w:t>
      </w:r>
    </w:p>
    <w:p w:rsidR="00067A7F" w:rsidRPr="00067A7F" w:rsidRDefault="00067A7F" w:rsidP="00067A7F">
      <w:pPr>
        <w:rPr>
          <w:sz w:val="24"/>
          <w:szCs w:val="24"/>
        </w:rPr>
      </w:pPr>
      <w:r w:rsidRPr="00067A7F">
        <w:rPr>
          <w:sz w:val="24"/>
          <w:szCs w:val="24"/>
        </w:rPr>
        <w:t>3. Start configuring local publication @node1</w:t>
      </w:r>
    </w:p>
    <w:p w:rsidR="00067A7F" w:rsidRPr="00067A7F" w:rsidRDefault="00067A7F" w:rsidP="00067A7F">
      <w:pPr>
        <w:rPr>
          <w:sz w:val="24"/>
          <w:szCs w:val="24"/>
        </w:rPr>
      </w:pPr>
      <w:r w:rsidRPr="00067A7F">
        <w:rPr>
          <w:sz w:val="24"/>
          <w:szCs w:val="24"/>
        </w:rPr>
        <w:t>For 2005\8\8R2:</w:t>
      </w:r>
    </w:p>
    <w:p w:rsidR="00067A7F" w:rsidRPr="00067A7F" w:rsidRDefault="00067A7F" w:rsidP="00067A7F">
      <w:pPr>
        <w:rPr>
          <w:sz w:val="24"/>
          <w:szCs w:val="24"/>
        </w:rPr>
      </w:pPr>
      <w:r w:rsidRPr="00067A7F">
        <w:rPr>
          <w:sz w:val="24"/>
          <w:szCs w:val="24"/>
        </w:rPr>
        <w:t>At the time of local publication configuring need to select "TRANSACTIONAL REPLICATION" due to PEER TO PEER only added in 2012 in GUI configuration</w:t>
      </w:r>
    </w:p>
    <w:p w:rsidR="00067A7F" w:rsidRPr="00067A7F" w:rsidRDefault="00067A7F" w:rsidP="00067A7F">
      <w:pPr>
        <w:rPr>
          <w:sz w:val="24"/>
          <w:szCs w:val="24"/>
        </w:rPr>
      </w:pPr>
      <w:r w:rsidRPr="00067A7F">
        <w:rPr>
          <w:sz w:val="24"/>
          <w:szCs w:val="24"/>
        </w:rPr>
        <w:t>4. Right click &gt; properties on local publication&gt; enable "PEER TO PEER REPLICATION TO TRUE"</w:t>
      </w:r>
    </w:p>
    <w:p w:rsidR="00067A7F" w:rsidRPr="00067A7F" w:rsidRDefault="00067A7F" w:rsidP="00067A7F">
      <w:pPr>
        <w:rPr>
          <w:sz w:val="24"/>
          <w:szCs w:val="24"/>
        </w:rPr>
      </w:pPr>
      <w:r w:rsidRPr="00067A7F">
        <w:rPr>
          <w:sz w:val="24"/>
          <w:szCs w:val="24"/>
        </w:rPr>
        <w:t>5. Start configuring peer to peer repl</w:t>
      </w:r>
      <w:r w:rsidR="00A53DCF">
        <w:rPr>
          <w:sz w:val="24"/>
          <w:szCs w:val="24"/>
        </w:rPr>
        <w:t>ication</w:t>
      </w:r>
      <w:r w:rsidRPr="00067A7F">
        <w:rPr>
          <w:sz w:val="24"/>
          <w:szCs w:val="24"/>
        </w:rPr>
        <w:t xml:space="preserve"> topology </w:t>
      </w:r>
    </w:p>
    <w:p w:rsidR="00067A7F" w:rsidRPr="00067A7F" w:rsidRDefault="00067A7F" w:rsidP="00067A7F">
      <w:pPr>
        <w:rPr>
          <w:sz w:val="24"/>
          <w:szCs w:val="24"/>
        </w:rPr>
      </w:pPr>
      <w:r w:rsidRPr="00067A7F">
        <w:rPr>
          <w:sz w:val="24"/>
          <w:szCs w:val="24"/>
        </w:rPr>
        <w:t>6. Once done, automatically publication and subscriptions gets created in all the nodes.</w:t>
      </w:r>
    </w:p>
    <w:p w:rsidR="00067A7F" w:rsidRDefault="00067A7F" w:rsidP="00067A7F">
      <w:pPr>
        <w:rPr>
          <w:sz w:val="24"/>
          <w:szCs w:val="24"/>
        </w:rPr>
      </w:pPr>
      <w:r w:rsidRPr="00067A7F">
        <w:rPr>
          <w:sz w:val="24"/>
          <w:szCs w:val="24"/>
        </w:rPr>
        <w:t>7. Verify data is gets distributed between all the nodes.</w:t>
      </w:r>
    </w:p>
    <w:p w:rsidR="00253C81" w:rsidRDefault="00253C81" w:rsidP="00067A7F">
      <w:pPr>
        <w:rPr>
          <w:sz w:val="24"/>
          <w:szCs w:val="24"/>
        </w:rPr>
      </w:pPr>
    </w:p>
    <w:p w:rsidR="00253C81" w:rsidRPr="00253C81" w:rsidRDefault="00253C81" w:rsidP="00253C81">
      <w:pPr>
        <w:rPr>
          <w:b/>
          <w:sz w:val="24"/>
          <w:szCs w:val="24"/>
        </w:rPr>
      </w:pPr>
      <w:r w:rsidRPr="00253C81">
        <w:rPr>
          <w:b/>
          <w:sz w:val="24"/>
          <w:szCs w:val="24"/>
        </w:rPr>
        <w:t>Feature Restrictions</w:t>
      </w:r>
    </w:p>
    <w:p w:rsidR="00253C81" w:rsidRPr="00253C81" w:rsidRDefault="00253C81" w:rsidP="00253C81">
      <w:pPr>
        <w:rPr>
          <w:sz w:val="24"/>
          <w:szCs w:val="24"/>
        </w:rPr>
      </w:pPr>
      <w:r>
        <w:rPr>
          <w:sz w:val="24"/>
          <w:szCs w:val="24"/>
        </w:rPr>
        <w:t xml:space="preserve">&gt; </w:t>
      </w:r>
      <w:r w:rsidRPr="00253C81">
        <w:rPr>
          <w:sz w:val="24"/>
          <w:szCs w:val="24"/>
        </w:rPr>
        <w:t xml:space="preserve">Peer-to-peer replication supports the core features of transactional replication, </w:t>
      </w:r>
    </w:p>
    <w:p w:rsidR="00253C81" w:rsidRPr="00253C81" w:rsidRDefault="00253C81" w:rsidP="00253C81">
      <w:pPr>
        <w:rPr>
          <w:sz w:val="24"/>
          <w:szCs w:val="24"/>
        </w:rPr>
      </w:pPr>
      <w:r>
        <w:rPr>
          <w:sz w:val="24"/>
          <w:szCs w:val="24"/>
        </w:rPr>
        <w:t xml:space="preserve">&gt; </w:t>
      </w:r>
      <w:r w:rsidRPr="00253C81">
        <w:rPr>
          <w:sz w:val="24"/>
          <w:szCs w:val="24"/>
        </w:rPr>
        <w:t>But does not support the following options:</w:t>
      </w:r>
    </w:p>
    <w:p w:rsidR="00253C81" w:rsidRPr="00253C81" w:rsidRDefault="00253C81" w:rsidP="00253C81">
      <w:pPr>
        <w:rPr>
          <w:sz w:val="24"/>
          <w:szCs w:val="24"/>
        </w:rPr>
      </w:pPr>
      <w:r>
        <w:rPr>
          <w:sz w:val="24"/>
          <w:szCs w:val="24"/>
        </w:rPr>
        <w:t xml:space="preserve">&gt; </w:t>
      </w:r>
      <w:r w:rsidRPr="00253C81">
        <w:rPr>
          <w:sz w:val="24"/>
          <w:szCs w:val="24"/>
        </w:rPr>
        <w:t>Initialization and reinitialization with a snapshot.</w:t>
      </w:r>
    </w:p>
    <w:p w:rsidR="00253C81" w:rsidRPr="00253C81" w:rsidRDefault="00253C81" w:rsidP="00253C81">
      <w:pPr>
        <w:rPr>
          <w:sz w:val="24"/>
          <w:szCs w:val="24"/>
        </w:rPr>
      </w:pPr>
      <w:r>
        <w:rPr>
          <w:sz w:val="24"/>
          <w:szCs w:val="24"/>
        </w:rPr>
        <w:t xml:space="preserve">&gt; </w:t>
      </w:r>
      <w:r w:rsidRPr="00253C81">
        <w:rPr>
          <w:sz w:val="24"/>
          <w:szCs w:val="24"/>
        </w:rPr>
        <w:t>Row and column filters.</w:t>
      </w:r>
    </w:p>
    <w:p w:rsidR="00253C81" w:rsidRPr="00253C81" w:rsidRDefault="00253C81" w:rsidP="00253C81">
      <w:pPr>
        <w:rPr>
          <w:sz w:val="24"/>
          <w:szCs w:val="24"/>
        </w:rPr>
      </w:pPr>
      <w:r>
        <w:rPr>
          <w:sz w:val="24"/>
          <w:szCs w:val="24"/>
        </w:rPr>
        <w:t xml:space="preserve">&gt; </w:t>
      </w:r>
      <w:r w:rsidRPr="00253C81">
        <w:rPr>
          <w:sz w:val="24"/>
          <w:szCs w:val="24"/>
        </w:rPr>
        <w:t>Non-SQL Server Publishers and Subscribers.</w:t>
      </w:r>
    </w:p>
    <w:p w:rsidR="00253C81" w:rsidRPr="00253C81" w:rsidRDefault="00253C81" w:rsidP="00253C81">
      <w:pPr>
        <w:rPr>
          <w:sz w:val="24"/>
          <w:szCs w:val="24"/>
        </w:rPr>
      </w:pPr>
      <w:r>
        <w:rPr>
          <w:sz w:val="24"/>
          <w:szCs w:val="24"/>
        </w:rPr>
        <w:t xml:space="preserve">&gt; </w:t>
      </w:r>
      <w:r w:rsidRPr="00253C81">
        <w:rPr>
          <w:sz w:val="24"/>
          <w:szCs w:val="24"/>
        </w:rPr>
        <w:t>Immediate updating and queued updating subscriptions.</w:t>
      </w:r>
    </w:p>
    <w:p w:rsidR="00253C81" w:rsidRDefault="00253C81" w:rsidP="00253C81">
      <w:pPr>
        <w:rPr>
          <w:sz w:val="24"/>
          <w:szCs w:val="24"/>
        </w:rPr>
      </w:pPr>
      <w:r>
        <w:rPr>
          <w:sz w:val="24"/>
          <w:szCs w:val="24"/>
        </w:rPr>
        <w:t xml:space="preserve">&gt; </w:t>
      </w:r>
      <w:r w:rsidRPr="00253C81">
        <w:rPr>
          <w:sz w:val="24"/>
          <w:szCs w:val="24"/>
        </w:rPr>
        <w:t>Shared Distribution Agents.</w:t>
      </w:r>
    </w:p>
    <w:p w:rsidR="006D3EA9" w:rsidRDefault="006D3EA9" w:rsidP="00253C81">
      <w:pPr>
        <w:rPr>
          <w:sz w:val="24"/>
          <w:szCs w:val="24"/>
        </w:rPr>
      </w:pPr>
    </w:p>
    <w:p w:rsidR="00253C81" w:rsidRDefault="003C35F7" w:rsidP="00253C81">
      <w:pPr>
        <w:rPr>
          <w:b/>
          <w:sz w:val="24"/>
          <w:szCs w:val="24"/>
        </w:rPr>
      </w:pPr>
      <w:r w:rsidRPr="003C35F7">
        <w:rPr>
          <w:b/>
          <w:sz w:val="24"/>
          <w:szCs w:val="24"/>
          <w:highlight w:val="yellow"/>
        </w:rPr>
        <w:t>Peer-to-Peer Replication Advantages &amp; Disadvantages:</w:t>
      </w:r>
    </w:p>
    <w:p w:rsidR="003C35F7" w:rsidRPr="003C35F7" w:rsidRDefault="003C35F7" w:rsidP="00253C81">
      <w:pPr>
        <w:rPr>
          <w:b/>
          <w:sz w:val="24"/>
          <w:szCs w:val="24"/>
        </w:rPr>
      </w:pPr>
    </w:p>
    <w:p w:rsidR="003C35F7" w:rsidRPr="003C35F7" w:rsidRDefault="003C35F7" w:rsidP="003C35F7">
      <w:pPr>
        <w:rPr>
          <w:b/>
          <w:sz w:val="24"/>
          <w:szCs w:val="24"/>
        </w:rPr>
      </w:pPr>
      <w:r w:rsidRPr="003C35F7">
        <w:rPr>
          <w:b/>
          <w:sz w:val="24"/>
          <w:szCs w:val="24"/>
        </w:rPr>
        <w:t>Advantages:</w:t>
      </w:r>
    </w:p>
    <w:p w:rsidR="003C35F7" w:rsidRPr="003C35F7" w:rsidRDefault="003C35F7" w:rsidP="003C35F7">
      <w:pPr>
        <w:rPr>
          <w:sz w:val="24"/>
          <w:szCs w:val="24"/>
        </w:rPr>
      </w:pPr>
      <w:r w:rsidRPr="003C35F7">
        <w:rPr>
          <w:sz w:val="24"/>
          <w:szCs w:val="24"/>
        </w:rPr>
        <w:t>1. Table level of high availability</w:t>
      </w:r>
    </w:p>
    <w:p w:rsidR="003C35F7" w:rsidRPr="003C35F7" w:rsidRDefault="003C35F7" w:rsidP="003C35F7">
      <w:pPr>
        <w:rPr>
          <w:sz w:val="24"/>
          <w:szCs w:val="24"/>
        </w:rPr>
      </w:pPr>
      <w:r w:rsidRPr="003C35F7">
        <w:rPr>
          <w:sz w:val="24"/>
          <w:szCs w:val="24"/>
        </w:rPr>
        <w:t>2. When business having multiple branches this HA replication is good.</w:t>
      </w:r>
    </w:p>
    <w:p w:rsidR="003C35F7" w:rsidRPr="003C35F7" w:rsidRDefault="003C35F7" w:rsidP="003C35F7">
      <w:pPr>
        <w:rPr>
          <w:sz w:val="24"/>
          <w:szCs w:val="24"/>
        </w:rPr>
      </w:pPr>
      <w:r w:rsidRPr="003C35F7">
        <w:rPr>
          <w:sz w:val="24"/>
          <w:szCs w:val="24"/>
        </w:rPr>
        <w:t>3. SQL Server agent based to distribute the data</w:t>
      </w:r>
    </w:p>
    <w:p w:rsidR="003C35F7" w:rsidRPr="003C35F7" w:rsidRDefault="003C35F7" w:rsidP="003C35F7">
      <w:pPr>
        <w:rPr>
          <w:sz w:val="24"/>
          <w:szCs w:val="24"/>
        </w:rPr>
      </w:pPr>
      <w:r w:rsidRPr="003C35F7">
        <w:rPr>
          <w:sz w:val="24"/>
          <w:szCs w:val="24"/>
        </w:rPr>
        <w:t xml:space="preserve">4. Immediate synchronization @ other sites depending on the type of replication </w:t>
      </w:r>
    </w:p>
    <w:p w:rsidR="003C35F7" w:rsidRDefault="003C35F7" w:rsidP="003C35F7">
      <w:pPr>
        <w:rPr>
          <w:sz w:val="24"/>
          <w:szCs w:val="24"/>
        </w:rPr>
      </w:pPr>
      <w:r w:rsidRPr="003C35F7">
        <w:rPr>
          <w:sz w:val="24"/>
          <w:szCs w:val="24"/>
        </w:rPr>
        <w:t>5. No recovery model dependency</w:t>
      </w:r>
    </w:p>
    <w:p w:rsidR="003C35F7" w:rsidRPr="003C35F7" w:rsidRDefault="003C35F7" w:rsidP="003C35F7">
      <w:pPr>
        <w:rPr>
          <w:sz w:val="24"/>
          <w:szCs w:val="24"/>
        </w:rPr>
      </w:pPr>
    </w:p>
    <w:p w:rsidR="003C35F7" w:rsidRPr="003C35F7" w:rsidRDefault="003C35F7" w:rsidP="003C35F7">
      <w:pPr>
        <w:rPr>
          <w:b/>
          <w:sz w:val="24"/>
          <w:szCs w:val="24"/>
        </w:rPr>
      </w:pPr>
      <w:r w:rsidRPr="003C35F7">
        <w:rPr>
          <w:b/>
          <w:sz w:val="24"/>
          <w:szCs w:val="24"/>
        </w:rPr>
        <w:t>Disadvantages:</w:t>
      </w:r>
    </w:p>
    <w:p w:rsidR="003C35F7" w:rsidRPr="003C35F7" w:rsidRDefault="003C35F7" w:rsidP="003C35F7">
      <w:pPr>
        <w:rPr>
          <w:sz w:val="24"/>
          <w:szCs w:val="24"/>
        </w:rPr>
      </w:pPr>
      <w:r w:rsidRPr="003C35F7">
        <w:rPr>
          <w:sz w:val="24"/>
          <w:szCs w:val="24"/>
        </w:rPr>
        <w:t>1. Troubleshooting is difficult</w:t>
      </w:r>
    </w:p>
    <w:p w:rsidR="003C35F7" w:rsidRPr="003C35F7" w:rsidRDefault="00A366B2" w:rsidP="003C35F7">
      <w:pPr>
        <w:rPr>
          <w:sz w:val="24"/>
          <w:szCs w:val="24"/>
        </w:rPr>
      </w:pPr>
      <w:r>
        <w:rPr>
          <w:sz w:val="24"/>
          <w:szCs w:val="24"/>
        </w:rPr>
        <w:t>2. Agent</w:t>
      </w:r>
      <w:r w:rsidR="003C35F7" w:rsidRPr="003C35F7">
        <w:rPr>
          <w:sz w:val="24"/>
          <w:szCs w:val="24"/>
        </w:rPr>
        <w:t xml:space="preserve"> should always up and running </w:t>
      </w:r>
    </w:p>
    <w:p w:rsidR="003C35F7" w:rsidRPr="003C35F7" w:rsidRDefault="003B03DF" w:rsidP="003C35F7">
      <w:pPr>
        <w:rPr>
          <w:sz w:val="24"/>
          <w:szCs w:val="24"/>
        </w:rPr>
      </w:pPr>
      <w:r>
        <w:rPr>
          <w:sz w:val="24"/>
          <w:szCs w:val="24"/>
        </w:rPr>
        <w:t>3. No</w:t>
      </w:r>
      <w:r w:rsidR="003C35F7" w:rsidRPr="003C35F7">
        <w:rPr>
          <w:sz w:val="24"/>
          <w:szCs w:val="24"/>
        </w:rPr>
        <w:t xml:space="preserve"> automatic failover method but the table in sub online state.</w:t>
      </w:r>
    </w:p>
    <w:p w:rsidR="003C35F7" w:rsidRPr="003C35F7" w:rsidRDefault="003C35F7" w:rsidP="003C35F7">
      <w:pPr>
        <w:rPr>
          <w:sz w:val="24"/>
          <w:szCs w:val="24"/>
        </w:rPr>
      </w:pPr>
      <w:r w:rsidRPr="003C35F7">
        <w:rPr>
          <w:sz w:val="24"/>
          <w:szCs w:val="24"/>
        </w:rPr>
        <w:t>4. Application team need to point their application manually to subscriber.</w:t>
      </w:r>
    </w:p>
    <w:p w:rsidR="003C35F7" w:rsidRPr="003C35F7" w:rsidRDefault="003C35F7" w:rsidP="003C35F7">
      <w:pPr>
        <w:rPr>
          <w:sz w:val="24"/>
          <w:szCs w:val="24"/>
        </w:rPr>
      </w:pPr>
      <w:r w:rsidRPr="003C35F7">
        <w:rPr>
          <w:sz w:val="24"/>
          <w:szCs w:val="24"/>
        </w:rPr>
        <w:t>5. End users also should point their connection to sub instance manually...i.e. no auto client redirect method support like mirroring</w:t>
      </w:r>
    </w:p>
    <w:p w:rsidR="00253C81" w:rsidRPr="00253C81" w:rsidRDefault="00253C81" w:rsidP="00253C81">
      <w:pPr>
        <w:rPr>
          <w:sz w:val="24"/>
          <w:szCs w:val="24"/>
        </w:rPr>
      </w:pPr>
    </w:p>
    <w:p w:rsidR="00067A7F" w:rsidRPr="00AD2D99" w:rsidRDefault="00067A7F" w:rsidP="00AD2D99">
      <w:pPr>
        <w:rPr>
          <w:sz w:val="24"/>
          <w:szCs w:val="24"/>
        </w:rPr>
      </w:pPr>
    </w:p>
    <w:p w:rsidR="00AD2D99" w:rsidRPr="00AD2D99" w:rsidRDefault="00AD2D99" w:rsidP="00AD2D99">
      <w:pPr>
        <w:rPr>
          <w:sz w:val="24"/>
          <w:szCs w:val="24"/>
        </w:rPr>
      </w:pPr>
    </w:p>
    <w:p w:rsidR="00AD2D99" w:rsidRDefault="00AD2D99" w:rsidP="000B02A5">
      <w:pPr>
        <w:rPr>
          <w:b/>
          <w:sz w:val="24"/>
          <w:szCs w:val="24"/>
        </w:rPr>
      </w:pPr>
    </w:p>
    <w:p w:rsidR="003C35F7" w:rsidRDefault="003C35F7" w:rsidP="000B02A5">
      <w:pPr>
        <w:rPr>
          <w:b/>
          <w:sz w:val="24"/>
          <w:szCs w:val="24"/>
        </w:rPr>
      </w:pPr>
    </w:p>
    <w:p w:rsidR="003C35F7" w:rsidRDefault="003C35F7" w:rsidP="000B02A5">
      <w:pPr>
        <w:rPr>
          <w:b/>
          <w:sz w:val="24"/>
          <w:szCs w:val="24"/>
        </w:rPr>
      </w:pPr>
    </w:p>
    <w:p w:rsidR="003C35F7" w:rsidRDefault="003C35F7" w:rsidP="000B02A5">
      <w:pPr>
        <w:rPr>
          <w:b/>
          <w:sz w:val="24"/>
          <w:szCs w:val="24"/>
        </w:rPr>
      </w:pPr>
    </w:p>
    <w:p w:rsidR="003C35F7" w:rsidRDefault="003C35F7" w:rsidP="000B02A5">
      <w:pPr>
        <w:rPr>
          <w:b/>
          <w:sz w:val="24"/>
          <w:szCs w:val="24"/>
        </w:rPr>
      </w:pPr>
    </w:p>
    <w:p w:rsidR="008F621F" w:rsidRDefault="00DC419C" w:rsidP="000B02A5">
      <w:pPr>
        <w:rPr>
          <w:b/>
          <w:sz w:val="24"/>
          <w:szCs w:val="24"/>
        </w:rPr>
      </w:pPr>
      <w:r w:rsidRPr="00DC419C">
        <w:rPr>
          <w:b/>
          <w:sz w:val="24"/>
          <w:szCs w:val="24"/>
          <w:highlight w:val="yellow"/>
        </w:rPr>
        <w:t>REPLICATION SC</w:t>
      </w:r>
      <w:r w:rsidR="0076452B">
        <w:rPr>
          <w:b/>
          <w:sz w:val="24"/>
          <w:szCs w:val="24"/>
          <w:highlight w:val="yellow"/>
        </w:rPr>
        <w:t>E</w:t>
      </w:r>
      <w:r w:rsidRPr="00DC419C">
        <w:rPr>
          <w:b/>
          <w:sz w:val="24"/>
          <w:szCs w:val="24"/>
          <w:highlight w:val="yellow"/>
        </w:rPr>
        <w:t>NARIO</w:t>
      </w:r>
      <w:r>
        <w:rPr>
          <w:b/>
          <w:sz w:val="24"/>
          <w:szCs w:val="24"/>
          <w:highlight w:val="yellow"/>
        </w:rPr>
        <w:t>S</w:t>
      </w:r>
      <w:r w:rsidRPr="00DC419C">
        <w:rPr>
          <w:b/>
          <w:sz w:val="24"/>
          <w:szCs w:val="24"/>
          <w:highlight w:val="yellow"/>
        </w:rPr>
        <w:t>:</w:t>
      </w:r>
    </w:p>
    <w:p w:rsidR="00DC419C" w:rsidRDefault="00DC419C" w:rsidP="000B02A5">
      <w:pPr>
        <w:rPr>
          <w:b/>
          <w:sz w:val="24"/>
          <w:szCs w:val="24"/>
        </w:rPr>
      </w:pPr>
    </w:p>
    <w:p w:rsidR="00DC419C" w:rsidRPr="00730471" w:rsidRDefault="00DC419C" w:rsidP="00DC419C">
      <w:pPr>
        <w:rPr>
          <w:b/>
          <w:sz w:val="24"/>
          <w:szCs w:val="24"/>
        </w:rPr>
      </w:pPr>
      <w:r w:rsidRPr="00730471">
        <w:rPr>
          <w:b/>
          <w:sz w:val="24"/>
          <w:szCs w:val="24"/>
          <w:highlight w:val="yellow"/>
        </w:rPr>
        <w:t>1.  HOW MANY AGENTS ARE IN EACH TYPE OF REPLICATION?</w:t>
      </w:r>
    </w:p>
    <w:p w:rsidR="00DC419C" w:rsidRDefault="00DC419C" w:rsidP="00DC419C">
      <w:r w:rsidRPr="00DC419C">
        <w:rPr>
          <w:b/>
        </w:rPr>
        <w:t>Snapshot Replication:</w:t>
      </w:r>
      <w:r>
        <w:t xml:space="preserve"> Snapshot agent, distributor agent</w:t>
      </w:r>
    </w:p>
    <w:p w:rsidR="00DC419C" w:rsidRDefault="00DC419C" w:rsidP="00DC419C">
      <w:r w:rsidRPr="00DC419C">
        <w:rPr>
          <w:b/>
        </w:rPr>
        <w:t>Transactional Replication:</w:t>
      </w:r>
      <w:r w:rsidRPr="00A61BC8">
        <w:t xml:space="preserve"> </w:t>
      </w:r>
      <w:r>
        <w:t>Snapshot agent, distributor agent, Log reader agent</w:t>
      </w:r>
    </w:p>
    <w:p w:rsidR="00DC419C" w:rsidRDefault="00DC419C" w:rsidP="00DC419C">
      <w:r w:rsidRPr="00DC419C">
        <w:rPr>
          <w:b/>
        </w:rPr>
        <w:t>Transaction with updatable subscription:</w:t>
      </w:r>
      <w:r>
        <w:t xml:space="preserve"> Snapshot agent, distributor agent, log reader, queue reader agent.</w:t>
      </w:r>
    </w:p>
    <w:p w:rsidR="00DC419C" w:rsidRDefault="00DC419C" w:rsidP="00DC419C">
      <w:r w:rsidRPr="00DC419C">
        <w:rPr>
          <w:b/>
        </w:rPr>
        <w:t>Merge Replication:</w:t>
      </w:r>
      <w:r>
        <w:t xml:space="preserve"> Snapshot agent, distributor agent, merge agent</w:t>
      </w:r>
    </w:p>
    <w:p w:rsidR="00DC419C" w:rsidRDefault="00DC419C" w:rsidP="00DC419C">
      <w:r w:rsidRPr="00DC419C">
        <w:rPr>
          <w:b/>
        </w:rPr>
        <w:t>Peer to P</w:t>
      </w:r>
      <w:r>
        <w:rPr>
          <w:b/>
        </w:rPr>
        <w:t>eer R</w:t>
      </w:r>
      <w:r w:rsidRPr="00DC419C">
        <w:rPr>
          <w:b/>
        </w:rPr>
        <w:t>eplication:</w:t>
      </w:r>
      <w:r w:rsidRPr="00A61BC8">
        <w:t xml:space="preserve"> </w:t>
      </w:r>
      <w:r>
        <w:t>Snapshot agent, distributor agent, and log reader agent [Per each peer or node]</w:t>
      </w:r>
    </w:p>
    <w:p w:rsidR="00DC419C" w:rsidRPr="00730471" w:rsidRDefault="00DC419C" w:rsidP="00DC419C">
      <w:pPr>
        <w:rPr>
          <w:b/>
          <w:sz w:val="24"/>
          <w:szCs w:val="24"/>
        </w:rPr>
      </w:pPr>
      <w:r w:rsidRPr="00730471">
        <w:rPr>
          <w:b/>
          <w:sz w:val="24"/>
          <w:szCs w:val="24"/>
          <w:highlight w:val="yellow"/>
        </w:rPr>
        <w:t>2. HOW TO ADD AND DELETE ARTICLE IN EXISTING REPLICATION? WHAT IS DIFF BETWEEN 2000, 2005 AND 2008 ADDING ARTICLE PROCESS?</w:t>
      </w:r>
    </w:p>
    <w:p w:rsidR="004A03D9" w:rsidRDefault="004A03D9" w:rsidP="004A03D9">
      <w:pPr>
        <w:rPr>
          <w:b/>
          <w:highlight w:val="yellow"/>
        </w:rPr>
      </w:pPr>
    </w:p>
    <w:p w:rsidR="004A03D9" w:rsidRPr="00730471" w:rsidRDefault="004A03D9" w:rsidP="004A03D9">
      <w:pPr>
        <w:rPr>
          <w:b/>
          <w:sz w:val="24"/>
          <w:szCs w:val="24"/>
        </w:rPr>
      </w:pPr>
      <w:r w:rsidRPr="00730471">
        <w:rPr>
          <w:b/>
          <w:sz w:val="24"/>
          <w:szCs w:val="24"/>
          <w:highlight w:val="yellow"/>
        </w:rPr>
        <w:t>Adding article</w:t>
      </w:r>
      <w:r w:rsidRPr="00730471">
        <w:rPr>
          <w:b/>
          <w:sz w:val="24"/>
          <w:szCs w:val="24"/>
        </w:rPr>
        <w:t xml:space="preserve"> </w:t>
      </w:r>
    </w:p>
    <w:p w:rsidR="004A03D9" w:rsidRDefault="004A03D9" w:rsidP="004A03D9"/>
    <w:p w:rsidR="004A03D9" w:rsidRDefault="004A03D9" w:rsidP="004A03D9">
      <w:r>
        <w:t>1. Take full database backup for publisher database</w:t>
      </w:r>
    </w:p>
    <w:p w:rsidR="004A03D9" w:rsidRDefault="004A03D9" w:rsidP="004A03D9">
      <w:r>
        <w:t>2. Take the scripts in publisher and subscriber for create and drop scripts.[Purpose: like a backup of existing replication configuration]</w:t>
      </w:r>
    </w:p>
    <w:p w:rsidR="004A03D9" w:rsidRDefault="004A03D9" w:rsidP="004A03D9">
      <w:r>
        <w:t>3. After go to publisher &gt;&gt;&gt;Publisher database properties&gt;&gt;and article&gt;&gt;and select that article.</w:t>
      </w:r>
    </w:p>
    <w:p w:rsidR="004A03D9" w:rsidRDefault="004A03D9" w:rsidP="004A03D9">
      <w:r>
        <w:t xml:space="preserve">4. Renationalize the snap shot again from replication monitor: to replicate newly added article from publisher to subscriber </w:t>
      </w:r>
    </w:p>
    <w:p w:rsidR="004A03D9" w:rsidRPr="008C51D4" w:rsidRDefault="004A03D9" w:rsidP="004A03D9">
      <w:pPr>
        <w:rPr>
          <w:b/>
          <w:u w:val="single"/>
        </w:rPr>
      </w:pPr>
      <w:r w:rsidRPr="008C51D4">
        <w:rPr>
          <w:b/>
          <w:u w:val="single"/>
        </w:rPr>
        <w:t>Through query:</w:t>
      </w:r>
    </w:p>
    <w:p w:rsidR="004A03D9" w:rsidRDefault="004A03D9" w:rsidP="004A03D9">
      <w:r>
        <w:t>SP_addartical [sp used to add article]</w:t>
      </w:r>
    </w:p>
    <w:p w:rsidR="004A03D9" w:rsidRPr="004A03D9" w:rsidRDefault="004A03D9" w:rsidP="004A03D9">
      <w:pPr>
        <w:rPr>
          <w:sz w:val="24"/>
          <w:szCs w:val="24"/>
        </w:rPr>
      </w:pPr>
    </w:p>
    <w:p w:rsidR="00274996" w:rsidRDefault="00274996" w:rsidP="004A03D9">
      <w:pPr>
        <w:rPr>
          <w:b/>
          <w:sz w:val="24"/>
          <w:szCs w:val="24"/>
        </w:rPr>
      </w:pPr>
    </w:p>
    <w:p w:rsidR="00A53DCF" w:rsidRDefault="00A53DCF" w:rsidP="004A03D9">
      <w:pPr>
        <w:rPr>
          <w:b/>
          <w:sz w:val="24"/>
          <w:szCs w:val="24"/>
        </w:rPr>
      </w:pPr>
    </w:p>
    <w:p w:rsidR="00A53DCF" w:rsidRDefault="00A53DCF" w:rsidP="004A03D9">
      <w:pPr>
        <w:rPr>
          <w:b/>
          <w:sz w:val="24"/>
          <w:szCs w:val="24"/>
        </w:rPr>
      </w:pPr>
    </w:p>
    <w:p w:rsidR="004A03D9" w:rsidRPr="004A03D9" w:rsidRDefault="004A03D9" w:rsidP="004A03D9">
      <w:pPr>
        <w:rPr>
          <w:rFonts w:eastAsia="Times New Roman" w:cs="Helvetica"/>
          <w:color w:val="333333"/>
          <w:sz w:val="24"/>
          <w:szCs w:val="24"/>
        </w:rPr>
      </w:pPr>
      <w:r w:rsidRPr="00274996">
        <w:rPr>
          <w:b/>
          <w:sz w:val="24"/>
          <w:szCs w:val="24"/>
        </w:rPr>
        <w:t>Example:</w:t>
      </w:r>
      <w:r w:rsidRPr="004A03D9">
        <w:rPr>
          <w:rFonts w:cs="Courier New"/>
          <w:color w:val="0000FF"/>
          <w:sz w:val="24"/>
          <w:szCs w:val="24"/>
        </w:rPr>
        <w:t xml:space="preserve"> </w:t>
      </w:r>
      <w:r w:rsidRPr="004A03D9">
        <w:rPr>
          <w:rFonts w:eastAsia="Times New Roman" w:cs="Courier New"/>
          <w:color w:val="0000FF"/>
          <w:sz w:val="24"/>
          <w:szCs w:val="24"/>
        </w:rPr>
        <w:t>EXEC</w:t>
      </w:r>
      <w:r w:rsidRPr="004A03D9">
        <w:rPr>
          <w:rFonts w:eastAsia="Times New Roman" w:cs="Courier New"/>
          <w:color w:val="333333"/>
          <w:sz w:val="24"/>
          <w:szCs w:val="24"/>
        </w:rPr>
        <w:t> </w:t>
      </w:r>
      <w:r w:rsidRPr="004A03D9">
        <w:rPr>
          <w:rFonts w:eastAsia="Times New Roman" w:cs="Courier New"/>
          <w:color w:val="800000"/>
          <w:sz w:val="24"/>
          <w:szCs w:val="24"/>
        </w:rPr>
        <w:t>SP_addartical</w:t>
      </w:r>
    </w:p>
    <w:p w:rsidR="004A03D9" w:rsidRPr="004A03D9" w:rsidRDefault="004A03D9" w:rsidP="004A03D9">
      <w:pPr>
        <w:rPr>
          <w:rFonts w:eastAsia="Times New Roman" w:cs="Helvetica"/>
          <w:color w:val="333333"/>
          <w:sz w:val="24"/>
          <w:szCs w:val="24"/>
        </w:rPr>
      </w:pPr>
      <w:r w:rsidRPr="004A03D9">
        <w:rPr>
          <w:rFonts w:eastAsia="Times New Roman" w:cs="Courier New"/>
          <w:color w:val="0000FF"/>
          <w:sz w:val="24"/>
          <w:szCs w:val="24"/>
        </w:rPr>
        <w:t>      </w:t>
      </w:r>
      <w:r w:rsidRPr="004A03D9">
        <w:rPr>
          <w:rFonts w:eastAsia="Times New Roman" w:cs="Courier New"/>
          <w:color w:val="333333"/>
          <w:sz w:val="24"/>
          <w:szCs w:val="24"/>
        </w:rPr>
        <w:t>@publication = Pub_dbAmericasCitrixFarm,</w:t>
      </w:r>
    </w:p>
    <w:p w:rsidR="004A03D9" w:rsidRPr="004A03D9" w:rsidRDefault="004A03D9" w:rsidP="004A03D9">
      <w:pPr>
        <w:rPr>
          <w:rFonts w:eastAsia="Times New Roman" w:cs="Helvetica"/>
          <w:color w:val="333333"/>
          <w:sz w:val="24"/>
          <w:szCs w:val="24"/>
        </w:rPr>
      </w:pPr>
      <w:r w:rsidRPr="004A03D9">
        <w:rPr>
          <w:rFonts w:eastAsia="Times New Roman" w:cs="Courier New"/>
          <w:color w:val="333333"/>
          <w:sz w:val="24"/>
          <w:szCs w:val="24"/>
        </w:rPr>
        <w:t>      @article = Table_2,</w:t>
      </w:r>
    </w:p>
    <w:p w:rsidR="004A03D9" w:rsidRPr="004A03D9" w:rsidRDefault="004A03D9" w:rsidP="004A03D9">
      <w:pPr>
        <w:rPr>
          <w:rFonts w:eastAsia="Times New Roman" w:cs="Helvetica"/>
          <w:color w:val="333333"/>
          <w:sz w:val="24"/>
          <w:szCs w:val="24"/>
        </w:rPr>
      </w:pPr>
      <w:r w:rsidRPr="004A03D9">
        <w:rPr>
          <w:rFonts w:eastAsia="Times New Roman" w:cs="Courier New"/>
          <w:color w:val="333333"/>
          <w:sz w:val="24"/>
          <w:szCs w:val="24"/>
        </w:rPr>
        <w:t>      @source object = Table_2,</w:t>
      </w:r>
    </w:p>
    <w:p w:rsidR="004A03D9" w:rsidRDefault="004A03D9" w:rsidP="004A03D9"/>
    <w:p w:rsidR="004A03D9" w:rsidRDefault="004A03D9" w:rsidP="004A03D9"/>
    <w:p w:rsidR="004A03D9" w:rsidRPr="00A231FA" w:rsidRDefault="004A03D9" w:rsidP="004A03D9">
      <w:pPr>
        <w:rPr>
          <w:b/>
          <w:sz w:val="24"/>
          <w:szCs w:val="24"/>
        </w:rPr>
      </w:pPr>
      <w:r w:rsidRPr="004A03D9">
        <w:rPr>
          <w:b/>
          <w:sz w:val="24"/>
          <w:szCs w:val="24"/>
          <w:highlight w:val="yellow"/>
        </w:rPr>
        <w:t>Removal of article:</w:t>
      </w:r>
    </w:p>
    <w:p w:rsidR="004A03D9" w:rsidRPr="00730471" w:rsidRDefault="004A03D9" w:rsidP="004A03D9">
      <w:pPr>
        <w:rPr>
          <w:sz w:val="24"/>
          <w:szCs w:val="24"/>
        </w:rPr>
      </w:pPr>
      <w:r w:rsidRPr="00730471">
        <w:rPr>
          <w:sz w:val="24"/>
          <w:szCs w:val="24"/>
        </w:rPr>
        <w:t>1. Take full database backup for publisher database</w:t>
      </w:r>
    </w:p>
    <w:p w:rsidR="004A03D9" w:rsidRPr="00730471" w:rsidRDefault="004A03D9" w:rsidP="004A03D9">
      <w:pPr>
        <w:rPr>
          <w:sz w:val="24"/>
          <w:szCs w:val="24"/>
        </w:rPr>
      </w:pPr>
      <w:r w:rsidRPr="00730471">
        <w:rPr>
          <w:sz w:val="24"/>
          <w:szCs w:val="24"/>
        </w:rPr>
        <w:t>2. Take the scripts in publisher and subscriber for create and drop scripts.</w:t>
      </w:r>
    </w:p>
    <w:p w:rsidR="004A03D9" w:rsidRPr="00730471" w:rsidRDefault="004A03D9" w:rsidP="004A03D9">
      <w:pPr>
        <w:rPr>
          <w:sz w:val="24"/>
          <w:szCs w:val="24"/>
        </w:rPr>
      </w:pPr>
      <w:r w:rsidRPr="00730471">
        <w:rPr>
          <w:sz w:val="24"/>
          <w:szCs w:val="24"/>
        </w:rPr>
        <w:t>3. After go to publisher &gt;&gt;&gt;Publisher database properties&gt;&gt;and article&gt;&gt;and uncheck that article.</w:t>
      </w:r>
    </w:p>
    <w:p w:rsidR="004A03D9" w:rsidRPr="00730471" w:rsidRDefault="004A03D9" w:rsidP="004A03D9">
      <w:pPr>
        <w:rPr>
          <w:sz w:val="24"/>
          <w:szCs w:val="24"/>
        </w:rPr>
      </w:pPr>
      <w:r w:rsidRPr="00730471">
        <w:rPr>
          <w:sz w:val="24"/>
          <w:szCs w:val="24"/>
        </w:rPr>
        <w:t>4. Renationalize the snap shot again from replication monitor.</w:t>
      </w:r>
    </w:p>
    <w:p w:rsidR="004A03D9" w:rsidRPr="004A03D9" w:rsidRDefault="004A03D9" w:rsidP="004A03D9">
      <w:pPr>
        <w:rPr>
          <w:b/>
          <w:sz w:val="24"/>
          <w:szCs w:val="24"/>
        </w:rPr>
      </w:pPr>
      <w:r w:rsidRPr="004A03D9">
        <w:rPr>
          <w:b/>
          <w:sz w:val="24"/>
          <w:szCs w:val="24"/>
        </w:rPr>
        <w:t>Example:</w:t>
      </w:r>
    </w:p>
    <w:p w:rsidR="004A03D9" w:rsidRPr="004A03D9" w:rsidRDefault="004A03D9" w:rsidP="004A03D9">
      <w:pPr>
        <w:rPr>
          <w:rFonts w:eastAsia="Times New Roman" w:cs="Helvetica"/>
          <w:color w:val="333333"/>
          <w:sz w:val="24"/>
          <w:szCs w:val="24"/>
        </w:rPr>
      </w:pPr>
      <w:r w:rsidRPr="004A03D9">
        <w:rPr>
          <w:rFonts w:eastAsia="Times New Roman" w:cs="Courier New"/>
          <w:color w:val="0000FF"/>
          <w:sz w:val="24"/>
          <w:szCs w:val="24"/>
        </w:rPr>
        <w:t>EXEC</w:t>
      </w:r>
      <w:r w:rsidRPr="004A03D9">
        <w:rPr>
          <w:rFonts w:eastAsia="Times New Roman" w:cs="Courier New"/>
          <w:color w:val="333333"/>
          <w:sz w:val="24"/>
          <w:szCs w:val="24"/>
        </w:rPr>
        <w:t> </w:t>
      </w:r>
      <w:r w:rsidRPr="004A03D9">
        <w:rPr>
          <w:rFonts w:eastAsia="Times New Roman" w:cs="Courier New"/>
          <w:color w:val="800000"/>
          <w:sz w:val="24"/>
          <w:szCs w:val="24"/>
        </w:rPr>
        <w:t>sp_dropsubscription</w:t>
      </w:r>
    </w:p>
    <w:p w:rsidR="004A03D9" w:rsidRPr="004A03D9" w:rsidRDefault="004A03D9" w:rsidP="004A03D9">
      <w:pPr>
        <w:rPr>
          <w:rFonts w:eastAsia="Times New Roman" w:cs="Helvetica"/>
          <w:color w:val="333333"/>
          <w:sz w:val="24"/>
          <w:szCs w:val="24"/>
        </w:rPr>
      </w:pPr>
      <w:r w:rsidRPr="004A03D9">
        <w:rPr>
          <w:rFonts w:eastAsia="Times New Roman" w:cs="Courier New"/>
          <w:color w:val="0000FF"/>
          <w:sz w:val="24"/>
          <w:szCs w:val="24"/>
        </w:rPr>
        <w:t>  </w:t>
      </w:r>
      <w:r w:rsidRPr="004A03D9">
        <w:rPr>
          <w:rFonts w:eastAsia="Times New Roman" w:cs="Courier New"/>
          <w:color w:val="333333"/>
          <w:sz w:val="24"/>
          <w:szCs w:val="24"/>
        </w:rPr>
        <w:t>@publication = Pub_dbAmericasCitrixFarm,</w:t>
      </w:r>
    </w:p>
    <w:p w:rsidR="004A03D9" w:rsidRPr="004A03D9" w:rsidRDefault="004A03D9" w:rsidP="004A03D9">
      <w:pPr>
        <w:rPr>
          <w:rFonts w:eastAsia="Times New Roman" w:cs="Helvetica"/>
          <w:color w:val="333333"/>
          <w:sz w:val="24"/>
          <w:szCs w:val="24"/>
        </w:rPr>
      </w:pPr>
      <w:r w:rsidRPr="004A03D9">
        <w:rPr>
          <w:rFonts w:eastAsia="Times New Roman" w:cs="Courier New"/>
          <w:color w:val="333333"/>
          <w:sz w:val="24"/>
          <w:szCs w:val="24"/>
        </w:rPr>
        <w:t>  @article = </w:t>
      </w:r>
      <w:r w:rsidRPr="004A03D9">
        <w:rPr>
          <w:rFonts w:eastAsia="Times New Roman" w:cs="Courier New"/>
          <w:color w:val="FF0000"/>
          <w:sz w:val="24"/>
          <w:szCs w:val="24"/>
        </w:rPr>
        <w:t>N'Table_2'</w:t>
      </w:r>
      <w:r w:rsidRPr="004A03D9">
        <w:rPr>
          <w:rFonts w:eastAsia="Times New Roman" w:cs="Courier New"/>
          <w:color w:val="333333"/>
          <w:sz w:val="24"/>
          <w:szCs w:val="24"/>
        </w:rPr>
        <w:t>,</w:t>
      </w:r>
    </w:p>
    <w:p w:rsidR="004A03D9" w:rsidRDefault="004A03D9" w:rsidP="004A03D9">
      <w:pPr>
        <w:rPr>
          <w:rFonts w:eastAsia="Times New Roman" w:cs="Courier New"/>
          <w:color w:val="333333"/>
          <w:sz w:val="24"/>
          <w:szCs w:val="24"/>
        </w:rPr>
      </w:pPr>
      <w:r w:rsidRPr="004A03D9">
        <w:rPr>
          <w:rFonts w:eastAsia="Times New Roman" w:cs="Courier New"/>
          <w:color w:val="333333"/>
          <w:sz w:val="24"/>
          <w:szCs w:val="24"/>
        </w:rPr>
        <w:t>  @subscriber = </w:t>
      </w:r>
      <w:r w:rsidRPr="004A03D9">
        <w:rPr>
          <w:rFonts w:eastAsia="Times New Roman" w:cs="Courier New"/>
          <w:color w:val="FF0000"/>
          <w:sz w:val="24"/>
          <w:szCs w:val="24"/>
        </w:rPr>
        <w:t>'FTDCCWPCTRXSQL'</w:t>
      </w:r>
      <w:r w:rsidRPr="004A03D9">
        <w:rPr>
          <w:rFonts w:eastAsia="Times New Roman" w:cs="Courier New"/>
          <w:color w:val="333333"/>
          <w:sz w:val="24"/>
          <w:szCs w:val="24"/>
        </w:rPr>
        <w:t>;</w:t>
      </w:r>
    </w:p>
    <w:p w:rsidR="004A03D9" w:rsidRDefault="004A03D9" w:rsidP="004A03D9">
      <w:pPr>
        <w:rPr>
          <w:rFonts w:eastAsia="Times New Roman" w:cs="Courier New"/>
          <w:color w:val="333333"/>
          <w:sz w:val="24"/>
          <w:szCs w:val="24"/>
        </w:rPr>
      </w:pPr>
    </w:p>
    <w:p w:rsidR="004A03D9" w:rsidRPr="004A03D9" w:rsidRDefault="004A03D9" w:rsidP="004A03D9">
      <w:pPr>
        <w:rPr>
          <w:b/>
          <w:sz w:val="24"/>
          <w:szCs w:val="24"/>
        </w:rPr>
      </w:pPr>
      <w:r w:rsidRPr="004A03D9">
        <w:rPr>
          <w:b/>
          <w:sz w:val="24"/>
          <w:szCs w:val="24"/>
          <w:highlight w:val="yellow"/>
        </w:rPr>
        <w:t>3. SCHEMA CHANGES IF WE DO ANY IMPACT TO SUBSCRIBER?</w:t>
      </w:r>
    </w:p>
    <w:p w:rsidR="004A03D9" w:rsidRPr="00730471" w:rsidRDefault="004A03D9" w:rsidP="004A03D9">
      <w:pPr>
        <w:rPr>
          <w:sz w:val="24"/>
          <w:szCs w:val="24"/>
        </w:rPr>
      </w:pPr>
      <w:r w:rsidRPr="00730471">
        <w:rPr>
          <w:sz w:val="24"/>
          <w:szCs w:val="24"/>
        </w:rPr>
        <w:t>If we perform any schema changes to the existing replicated article, then we need to re initialize snapshot from publisher one more time.</w:t>
      </w:r>
    </w:p>
    <w:p w:rsidR="00C631DF" w:rsidRDefault="00C631DF" w:rsidP="004A03D9"/>
    <w:p w:rsidR="00C631DF" w:rsidRDefault="00C631DF" w:rsidP="004A03D9"/>
    <w:p w:rsidR="00C631DF" w:rsidRDefault="00C631DF" w:rsidP="004A03D9"/>
    <w:p w:rsidR="00A231FA" w:rsidRDefault="00A231FA" w:rsidP="00C631DF">
      <w:pPr>
        <w:rPr>
          <w:b/>
          <w:sz w:val="24"/>
          <w:szCs w:val="24"/>
          <w:highlight w:val="yellow"/>
        </w:rPr>
      </w:pPr>
    </w:p>
    <w:p w:rsidR="00C631DF" w:rsidRDefault="00C631DF" w:rsidP="00C631DF">
      <w:pPr>
        <w:rPr>
          <w:b/>
          <w:sz w:val="24"/>
          <w:szCs w:val="24"/>
        </w:rPr>
      </w:pPr>
      <w:r w:rsidRPr="00C631DF">
        <w:rPr>
          <w:b/>
          <w:sz w:val="24"/>
          <w:szCs w:val="24"/>
          <w:highlight w:val="yellow"/>
        </w:rPr>
        <w:t>4. REMOVAL OF REPLICATION?</w:t>
      </w:r>
    </w:p>
    <w:p w:rsidR="00C631DF" w:rsidRDefault="00C631DF" w:rsidP="00C631DF">
      <w:pPr>
        <w:rPr>
          <w:b/>
          <w:sz w:val="24"/>
          <w:szCs w:val="24"/>
        </w:rPr>
      </w:pPr>
      <w:r>
        <w:rPr>
          <w:b/>
          <w:sz w:val="24"/>
          <w:szCs w:val="24"/>
        </w:rPr>
        <w:t>Method 1:</w:t>
      </w:r>
    </w:p>
    <w:p w:rsidR="00C631DF" w:rsidRPr="00C631DF" w:rsidRDefault="00C631DF" w:rsidP="00C631DF">
      <w:pPr>
        <w:rPr>
          <w:sz w:val="24"/>
          <w:szCs w:val="24"/>
        </w:rPr>
      </w:pPr>
      <w:r w:rsidRPr="00C631DF">
        <w:rPr>
          <w:sz w:val="24"/>
          <w:szCs w:val="24"/>
        </w:rPr>
        <w:t>Go to the publication &gt;replication&gt; "Disable publishing and distribution" option&gt;click next and finish</w:t>
      </w:r>
    </w:p>
    <w:p w:rsidR="00C631DF" w:rsidRPr="00C631DF" w:rsidRDefault="00C631DF" w:rsidP="00C631DF">
      <w:pPr>
        <w:rPr>
          <w:sz w:val="24"/>
          <w:szCs w:val="24"/>
        </w:rPr>
      </w:pPr>
      <w:r w:rsidRPr="00C631DF">
        <w:rPr>
          <w:sz w:val="24"/>
          <w:szCs w:val="24"/>
        </w:rPr>
        <w:t>Automatically delete distribution database. After go to local publication delete publication and subscription from local subscriber.</w:t>
      </w:r>
    </w:p>
    <w:p w:rsidR="00C631DF" w:rsidRPr="00C631DF" w:rsidRDefault="00C631DF" w:rsidP="00C631DF">
      <w:pPr>
        <w:rPr>
          <w:b/>
          <w:sz w:val="24"/>
          <w:szCs w:val="24"/>
        </w:rPr>
      </w:pPr>
      <w:r w:rsidRPr="00C631DF">
        <w:rPr>
          <w:b/>
          <w:sz w:val="24"/>
          <w:szCs w:val="24"/>
        </w:rPr>
        <w:t>Method 2:</w:t>
      </w:r>
    </w:p>
    <w:p w:rsidR="00C631DF" w:rsidRPr="00C631DF" w:rsidRDefault="00C631DF" w:rsidP="00C631DF">
      <w:pPr>
        <w:rPr>
          <w:sz w:val="24"/>
          <w:szCs w:val="24"/>
        </w:rPr>
      </w:pPr>
      <w:r w:rsidRPr="00C631DF">
        <w:rPr>
          <w:sz w:val="24"/>
          <w:szCs w:val="24"/>
        </w:rPr>
        <w:t>Exec sp_droppublication ‘publication name’</w:t>
      </w:r>
    </w:p>
    <w:p w:rsidR="00C631DF" w:rsidRDefault="00C631DF" w:rsidP="00C631DF">
      <w:pPr>
        <w:rPr>
          <w:sz w:val="24"/>
          <w:szCs w:val="24"/>
        </w:rPr>
      </w:pPr>
      <w:r w:rsidRPr="00C631DF">
        <w:rPr>
          <w:sz w:val="24"/>
          <w:szCs w:val="24"/>
        </w:rPr>
        <w:t>Exec sp_dropsubscription’subscriptoon name’</w:t>
      </w:r>
    </w:p>
    <w:p w:rsidR="00641FF2" w:rsidRDefault="00641FF2" w:rsidP="00C631DF">
      <w:pPr>
        <w:rPr>
          <w:sz w:val="24"/>
          <w:szCs w:val="24"/>
        </w:rPr>
      </w:pPr>
    </w:p>
    <w:p w:rsidR="00641FF2" w:rsidRDefault="00641FF2" w:rsidP="00C631DF">
      <w:pPr>
        <w:rPr>
          <w:sz w:val="24"/>
          <w:szCs w:val="24"/>
        </w:rPr>
      </w:pPr>
    </w:p>
    <w:p w:rsidR="00C631DF" w:rsidRDefault="00C631DF" w:rsidP="00C631DF">
      <w:pPr>
        <w:rPr>
          <w:sz w:val="24"/>
          <w:szCs w:val="24"/>
        </w:rPr>
      </w:pPr>
    </w:p>
    <w:p w:rsidR="00C631DF" w:rsidRPr="00C631DF" w:rsidRDefault="00C631DF" w:rsidP="00C631DF">
      <w:pPr>
        <w:rPr>
          <w:b/>
          <w:sz w:val="24"/>
          <w:szCs w:val="24"/>
        </w:rPr>
      </w:pPr>
      <w:r w:rsidRPr="00C631DF">
        <w:rPr>
          <w:b/>
          <w:sz w:val="24"/>
          <w:szCs w:val="24"/>
          <w:highlight w:val="yellow"/>
        </w:rPr>
        <w:t>5. DISTRIBUTION DATABASE REMOVAL AND IS IT POSSIBLE TO TAKE DISTRIBUTION DATABASE OFFLINE?</w:t>
      </w:r>
    </w:p>
    <w:p w:rsidR="00C631DF" w:rsidRPr="00730471" w:rsidRDefault="00C631DF" w:rsidP="00C631DF">
      <w:pPr>
        <w:rPr>
          <w:sz w:val="24"/>
          <w:szCs w:val="24"/>
        </w:rPr>
      </w:pPr>
      <w:r w:rsidRPr="00730471">
        <w:rPr>
          <w:b/>
          <w:sz w:val="24"/>
          <w:szCs w:val="24"/>
        </w:rPr>
        <w:t>Method 1</w:t>
      </w:r>
      <w:r w:rsidRPr="00730471">
        <w:rPr>
          <w:sz w:val="24"/>
          <w:szCs w:val="24"/>
        </w:rPr>
        <w:t>: Go to distribution server&gt;right click&gt; disable publishing and distribution&gt; remove distribution database.</w:t>
      </w:r>
    </w:p>
    <w:p w:rsidR="00C631DF" w:rsidRPr="00730471" w:rsidRDefault="00C631DF" w:rsidP="00C631DF">
      <w:pPr>
        <w:rPr>
          <w:sz w:val="24"/>
          <w:szCs w:val="24"/>
        </w:rPr>
      </w:pPr>
      <w:r w:rsidRPr="00730471">
        <w:rPr>
          <w:b/>
          <w:sz w:val="24"/>
          <w:szCs w:val="24"/>
        </w:rPr>
        <w:t>Method 2:</w:t>
      </w:r>
      <w:r w:rsidRPr="00730471">
        <w:rPr>
          <w:sz w:val="24"/>
          <w:szCs w:val="24"/>
        </w:rPr>
        <w:t xml:space="preserve"> Remove dependent publisher and subscriber</w:t>
      </w:r>
    </w:p>
    <w:p w:rsidR="00C631DF" w:rsidRPr="00730471" w:rsidRDefault="00C631DF" w:rsidP="00C631DF">
      <w:pPr>
        <w:rPr>
          <w:sz w:val="24"/>
          <w:szCs w:val="24"/>
        </w:rPr>
      </w:pPr>
      <w:r w:rsidRPr="00730471">
        <w:rPr>
          <w:sz w:val="24"/>
          <w:szCs w:val="24"/>
        </w:rPr>
        <w:t xml:space="preserve">After fire </w:t>
      </w:r>
      <w:r w:rsidRPr="00730471">
        <w:rPr>
          <w:b/>
          <w:sz w:val="24"/>
          <w:szCs w:val="24"/>
          <w:u w:val="single"/>
        </w:rPr>
        <w:t>drop database distribution</w:t>
      </w:r>
      <w:r w:rsidRPr="00730471">
        <w:rPr>
          <w:sz w:val="24"/>
          <w:szCs w:val="24"/>
        </w:rPr>
        <w:t xml:space="preserve"> (at distribution server)</w:t>
      </w:r>
    </w:p>
    <w:p w:rsidR="00C631DF" w:rsidRPr="00730471" w:rsidRDefault="00C631DF" w:rsidP="00C631DF">
      <w:pPr>
        <w:rPr>
          <w:sz w:val="24"/>
          <w:szCs w:val="24"/>
        </w:rPr>
      </w:pPr>
    </w:p>
    <w:p w:rsidR="00C631DF" w:rsidRPr="007C334B" w:rsidRDefault="00C631DF" w:rsidP="00C631DF">
      <w:pPr>
        <w:rPr>
          <w:b/>
          <w:sz w:val="24"/>
          <w:szCs w:val="24"/>
        </w:rPr>
      </w:pPr>
      <w:r w:rsidRPr="007C334B">
        <w:rPr>
          <w:b/>
          <w:sz w:val="24"/>
          <w:szCs w:val="24"/>
          <w:highlight w:val="yellow"/>
        </w:rPr>
        <w:t>6. DMV’S [DYNAMIC MANAGEMENT VIEW] USED FOR REPLICATION:</w:t>
      </w:r>
    </w:p>
    <w:p w:rsidR="0083120C" w:rsidRDefault="00C631DF" w:rsidP="0083120C">
      <w:pPr>
        <w:rPr>
          <w:sz w:val="24"/>
          <w:szCs w:val="24"/>
        </w:rPr>
      </w:pPr>
      <w:r w:rsidRPr="0083120C">
        <w:rPr>
          <w:b/>
          <w:sz w:val="24"/>
          <w:szCs w:val="24"/>
        </w:rPr>
        <w:t>1. Sys.dm_repl_articles:</w:t>
      </w:r>
      <w:r w:rsidRPr="0083120C">
        <w:rPr>
          <w:sz w:val="24"/>
          <w:szCs w:val="24"/>
        </w:rPr>
        <w:t xml:space="preserve"> Returns information about database objects published as articles in a replication topology.</w:t>
      </w:r>
    </w:p>
    <w:p w:rsidR="00C631DF" w:rsidRPr="0083120C" w:rsidRDefault="00C631DF" w:rsidP="0083120C">
      <w:pPr>
        <w:rPr>
          <w:sz w:val="24"/>
          <w:szCs w:val="24"/>
        </w:rPr>
      </w:pPr>
      <w:r w:rsidRPr="0083120C">
        <w:rPr>
          <w:b/>
          <w:sz w:val="24"/>
          <w:szCs w:val="24"/>
        </w:rPr>
        <w:t>2. Sys.dm_repl_schemas:</w:t>
      </w:r>
      <w:r w:rsidRPr="0083120C">
        <w:rPr>
          <w:sz w:val="24"/>
          <w:szCs w:val="24"/>
        </w:rPr>
        <w:t xml:space="preserve"> Returns information about table columns published by replication.</w:t>
      </w:r>
    </w:p>
    <w:p w:rsidR="00C631DF" w:rsidRPr="0083120C" w:rsidRDefault="00C631DF" w:rsidP="0083120C">
      <w:pPr>
        <w:rPr>
          <w:sz w:val="24"/>
          <w:szCs w:val="24"/>
        </w:rPr>
      </w:pPr>
      <w:r w:rsidRPr="0083120C">
        <w:rPr>
          <w:b/>
          <w:sz w:val="24"/>
          <w:szCs w:val="24"/>
        </w:rPr>
        <w:t>3. Sys.dm_repl_tranhash:</w:t>
      </w:r>
      <w:r w:rsidRPr="0083120C">
        <w:rPr>
          <w:sz w:val="24"/>
          <w:szCs w:val="24"/>
        </w:rPr>
        <w:t xml:space="preserve"> Returns information about transactions being replicated in a transactional publication.</w:t>
      </w:r>
    </w:p>
    <w:p w:rsidR="00DB23C8" w:rsidRPr="00A231FA" w:rsidRDefault="00C631DF" w:rsidP="00DB23C8">
      <w:pPr>
        <w:rPr>
          <w:sz w:val="24"/>
          <w:szCs w:val="24"/>
        </w:rPr>
      </w:pPr>
      <w:r w:rsidRPr="0083120C">
        <w:rPr>
          <w:b/>
          <w:sz w:val="24"/>
          <w:szCs w:val="24"/>
        </w:rPr>
        <w:t xml:space="preserve">4. </w:t>
      </w:r>
      <w:r w:rsidR="0083120C" w:rsidRPr="0083120C">
        <w:rPr>
          <w:b/>
          <w:sz w:val="24"/>
          <w:szCs w:val="24"/>
        </w:rPr>
        <w:t>Sys.dm_repl_traninfo</w:t>
      </w:r>
      <w:r w:rsidRPr="0083120C">
        <w:rPr>
          <w:sz w:val="24"/>
          <w:szCs w:val="24"/>
        </w:rPr>
        <w:t>: Returns information on each replicated or change data capture transaction.</w:t>
      </w:r>
    </w:p>
    <w:p w:rsidR="00DB23C8" w:rsidRPr="00DB23C8" w:rsidRDefault="00DB23C8" w:rsidP="00DB23C8">
      <w:pPr>
        <w:rPr>
          <w:b/>
          <w:sz w:val="24"/>
          <w:szCs w:val="24"/>
        </w:rPr>
      </w:pPr>
      <w:r w:rsidRPr="00DB23C8">
        <w:rPr>
          <w:b/>
          <w:sz w:val="24"/>
          <w:szCs w:val="24"/>
          <w:highlight w:val="yellow"/>
        </w:rPr>
        <w:t>7. HOW TO PERFORM MONITORING IN REPLICATION?</w:t>
      </w:r>
    </w:p>
    <w:p w:rsidR="00DB23C8" w:rsidRPr="00DB23C8" w:rsidRDefault="00DB23C8" w:rsidP="00DB23C8">
      <w:pPr>
        <w:rPr>
          <w:sz w:val="24"/>
          <w:szCs w:val="24"/>
        </w:rPr>
      </w:pPr>
      <w:r w:rsidRPr="00DB23C8">
        <w:rPr>
          <w:b/>
          <w:sz w:val="24"/>
          <w:szCs w:val="24"/>
        </w:rPr>
        <w:t xml:space="preserve">Undistributed commands: </w:t>
      </w:r>
      <w:r w:rsidRPr="00DB23C8">
        <w:rPr>
          <w:sz w:val="24"/>
          <w:szCs w:val="24"/>
        </w:rPr>
        <w:t>which displays how many commands or queries which are waiting to move from distribution database to subscriber. It will also displays how much take to replicate those commands from distributor to subscriber.</w:t>
      </w:r>
    </w:p>
    <w:p w:rsidR="00DB23C8" w:rsidRPr="00DB23C8" w:rsidRDefault="00DB23C8" w:rsidP="00DB23C8">
      <w:pPr>
        <w:rPr>
          <w:sz w:val="24"/>
          <w:szCs w:val="24"/>
        </w:rPr>
      </w:pPr>
      <w:r w:rsidRPr="00DE4A04">
        <w:rPr>
          <w:b/>
          <w:sz w:val="24"/>
          <w:szCs w:val="24"/>
        </w:rPr>
        <w:t>Monitoring Areas:</w:t>
      </w:r>
      <w:r w:rsidRPr="00DB23C8">
        <w:rPr>
          <w:sz w:val="24"/>
          <w:szCs w:val="24"/>
        </w:rPr>
        <w:t xml:space="preserve"> Replication monitor and replication </w:t>
      </w:r>
      <w:r w:rsidR="001A170B" w:rsidRPr="00DB23C8">
        <w:rPr>
          <w:sz w:val="24"/>
          <w:szCs w:val="24"/>
        </w:rPr>
        <w:t>Maintaince</w:t>
      </w:r>
      <w:r w:rsidRPr="00DB23C8">
        <w:rPr>
          <w:sz w:val="24"/>
          <w:szCs w:val="24"/>
        </w:rPr>
        <w:t xml:space="preserve"> jobs </w:t>
      </w:r>
    </w:p>
    <w:p w:rsidR="00DB23C8" w:rsidRDefault="00DB23C8" w:rsidP="00DB23C8">
      <w:pPr>
        <w:rPr>
          <w:sz w:val="24"/>
          <w:szCs w:val="24"/>
        </w:rPr>
      </w:pPr>
      <w:r w:rsidRPr="00DE4A04">
        <w:rPr>
          <w:b/>
          <w:sz w:val="24"/>
          <w:szCs w:val="24"/>
        </w:rPr>
        <w:t>Note:</w:t>
      </w:r>
      <w:r w:rsidRPr="00DB23C8">
        <w:rPr>
          <w:sz w:val="24"/>
          <w:szCs w:val="24"/>
        </w:rPr>
        <w:t xml:space="preserve"> Verify \check the history whether data is moving from "Publisher to distributor" or "Distributor to subscriber" and check "undistributed command"</w:t>
      </w:r>
    </w:p>
    <w:p w:rsidR="001A170B" w:rsidRPr="00641FF2" w:rsidRDefault="001A170B" w:rsidP="001A170B">
      <w:pPr>
        <w:rPr>
          <w:sz w:val="24"/>
          <w:szCs w:val="24"/>
        </w:rPr>
      </w:pPr>
      <w:r w:rsidRPr="00641FF2">
        <w:rPr>
          <w:b/>
          <w:sz w:val="24"/>
          <w:szCs w:val="24"/>
        </w:rPr>
        <w:t>Note:</w:t>
      </w:r>
      <w:r w:rsidRPr="00641FF2">
        <w:rPr>
          <w:sz w:val="24"/>
          <w:szCs w:val="24"/>
        </w:rPr>
        <w:t xml:space="preserve"> Perform regular index maintenance, update stats, reindex, on Replication system tables just like you do for user tables.</w:t>
      </w:r>
    </w:p>
    <w:p w:rsidR="001A170B" w:rsidRPr="00641FF2" w:rsidRDefault="001A170B" w:rsidP="001A170B">
      <w:pPr>
        <w:rPr>
          <w:sz w:val="24"/>
          <w:szCs w:val="24"/>
        </w:rPr>
      </w:pPr>
    </w:p>
    <w:p w:rsidR="001A170B" w:rsidRPr="00641FF2" w:rsidRDefault="001A170B" w:rsidP="001A170B">
      <w:pPr>
        <w:rPr>
          <w:sz w:val="24"/>
          <w:szCs w:val="24"/>
        </w:rPr>
      </w:pPr>
      <w:r w:rsidRPr="00641FF2">
        <w:rPr>
          <w:sz w:val="24"/>
          <w:szCs w:val="24"/>
        </w:rPr>
        <w:t>MSmerge_contents</w:t>
      </w:r>
    </w:p>
    <w:p w:rsidR="001A170B" w:rsidRPr="00641FF2" w:rsidRDefault="001A170B" w:rsidP="001A170B">
      <w:pPr>
        <w:rPr>
          <w:sz w:val="24"/>
          <w:szCs w:val="24"/>
        </w:rPr>
      </w:pPr>
      <w:r w:rsidRPr="00641FF2">
        <w:rPr>
          <w:sz w:val="24"/>
          <w:szCs w:val="24"/>
        </w:rPr>
        <w:t>MSmerge_genhistory</w:t>
      </w:r>
    </w:p>
    <w:p w:rsidR="001A170B" w:rsidRPr="00641FF2" w:rsidRDefault="001A170B" w:rsidP="001A170B">
      <w:pPr>
        <w:rPr>
          <w:sz w:val="24"/>
          <w:szCs w:val="24"/>
        </w:rPr>
      </w:pPr>
      <w:r w:rsidRPr="00641FF2">
        <w:rPr>
          <w:sz w:val="24"/>
          <w:szCs w:val="24"/>
        </w:rPr>
        <w:t>MSmerge_tombstone</w:t>
      </w:r>
    </w:p>
    <w:p w:rsidR="001A170B" w:rsidRPr="00641FF2" w:rsidRDefault="001A170B" w:rsidP="001A170B">
      <w:pPr>
        <w:rPr>
          <w:sz w:val="24"/>
          <w:szCs w:val="24"/>
        </w:rPr>
      </w:pPr>
      <w:r w:rsidRPr="00641FF2">
        <w:rPr>
          <w:sz w:val="24"/>
          <w:szCs w:val="24"/>
        </w:rPr>
        <w:t>MSmerge_current_partition_mappings</w:t>
      </w:r>
    </w:p>
    <w:p w:rsidR="001A170B" w:rsidRPr="00641FF2" w:rsidRDefault="001A170B" w:rsidP="001A170B">
      <w:pPr>
        <w:rPr>
          <w:sz w:val="24"/>
          <w:szCs w:val="24"/>
        </w:rPr>
      </w:pPr>
      <w:r w:rsidRPr="00641FF2">
        <w:rPr>
          <w:sz w:val="24"/>
          <w:szCs w:val="24"/>
        </w:rPr>
        <w:t>MSmerge_past_partition_mappings</w:t>
      </w:r>
      <w:r w:rsidRPr="00641FF2">
        <w:rPr>
          <w:sz w:val="24"/>
          <w:szCs w:val="24"/>
        </w:rPr>
        <w:tab/>
      </w:r>
    </w:p>
    <w:p w:rsidR="001A170B" w:rsidRDefault="001A170B" w:rsidP="00DB23C8">
      <w:pPr>
        <w:rPr>
          <w:sz w:val="24"/>
          <w:szCs w:val="24"/>
        </w:rPr>
      </w:pPr>
    </w:p>
    <w:p w:rsidR="00DE4A04" w:rsidRDefault="00DE4A04" w:rsidP="00DB23C8">
      <w:pPr>
        <w:rPr>
          <w:sz w:val="24"/>
          <w:szCs w:val="24"/>
        </w:rPr>
      </w:pPr>
    </w:p>
    <w:p w:rsidR="00DE4A04" w:rsidRDefault="00DE4A04" w:rsidP="00DE4A04">
      <w:pPr>
        <w:rPr>
          <w:b/>
          <w:sz w:val="24"/>
          <w:szCs w:val="24"/>
        </w:rPr>
      </w:pPr>
      <w:r w:rsidRPr="00DE4A04">
        <w:rPr>
          <w:b/>
          <w:sz w:val="24"/>
          <w:szCs w:val="24"/>
          <w:highlight w:val="yellow"/>
        </w:rPr>
        <w:t>8. WHAT ARE THE SP AND TRIGGERS ARE USED IN REPLICATION?</w:t>
      </w:r>
    </w:p>
    <w:p w:rsidR="00496D3F" w:rsidRDefault="007726B4" w:rsidP="00DE4A04">
      <w:pPr>
        <w:rPr>
          <w:b/>
          <w:sz w:val="24"/>
          <w:szCs w:val="24"/>
        </w:rPr>
      </w:pPr>
      <w:r>
        <w:rPr>
          <w:b/>
          <w:sz w:val="24"/>
          <w:szCs w:val="24"/>
        </w:rPr>
        <w:t>Merge Repli</w:t>
      </w:r>
      <w:r w:rsidR="00496D3F">
        <w:rPr>
          <w:b/>
          <w:sz w:val="24"/>
          <w:szCs w:val="24"/>
        </w:rPr>
        <w:t>cation:</w:t>
      </w:r>
    </w:p>
    <w:p w:rsidR="00496D3F" w:rsidRPr="00CA3B42" w:rsidRDefault="00496D3F" w:rsidP="00496D3F">
      <w:pPr>
        <w:pStyle w:val="Heading2"/>
        <w:shd w:val="clear" w:color="auto" w:fill="FFFFFF"/>
        <w:spacing w:before="300" w:after="165"/>
        <w:rPr>
          <w:rFonts w:asciiTheme="minorHAnsi" w:hAnsiTheme="minorHAnsi"/>
          <w:sz w:val="24"/>
          <w:szCs w:val="24"/>
        </w:rPr>
      </w:pPr>
      <w:r w:rsidRPr="00CA3B42">
        <w:rPr>
          <w:rFonts w:asciiTheme="minorHAnsi" w:hAnsiTheme="minorHAnsi"/>
          <w:sz w:val="24"/>
          <w:szCs w:val="24"/>
        </w:rPr>
        <w:t>Store Procedures:</w:t>
      </w:r>
    </w:p>
    <w:p w:rsidR="00496D3F" w:rsidRPr="00CA3B42" w:rsidRDefault="00496D3F" w:rsidP="00496D3F">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dbo.MSmerge_del_sp_80FDDC450D814A6F4A371E97BB9A4ECC</w:t>
      </w:r>
    </w:p>
    <w:p w:rsidR="00496D3F" w:rsidRPr="00CA3B42" w:rsidRDefault="00496D3F" w:rsidP="00496D3F">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dbo.MSmerge_ins_sp_80FDDC450D814A6F4A371E97BB9A4ECC</w:t>
      </w:r>
    </w:p>
    <w:p w:rsidR="00496D3F" w:rsidRPr="00CA3B42" w:rsidRDefault="00496D3F" w:rsidP="00496D3F">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dbo.MSmerge_upd_sp_80FDDC450D814A6F4A371E97BB9A4ECC</w:t>
      </w:r>
    </w:p>
    <w:p w:rsidR="00496D3F" w:rsidRPr="00CA3B42" w:rsidRDefault="00496D3F" w:rsidP="00496D3F">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dbo.MSmerge_sel_sp_80FDDC450D814A6F4A371E97BB9A4ECC</w:t>
      </w:r>
    </w:p>
    <w:p w:rsidR="00496D3F" w:rsidRPr="00CA3B42" w:rsidRDefault="00496D3F" w:rsidP="00496D3F">
      <w:pPr>
        <w:pStyle w:val="Heading2"/>
        <w:shd w:val="clear" w:color="auto" w:fill="FFFFFF"/>
        <w:spacing w:before="300" w:after="165"/>
        <w:ind w:left="720"/>
        <w:rPr>
          <w:rFonts w:asciiTheme="minorHAnsi" w:hAnsiTheme="minorHAnsi"/>
          <w:b w:val="0"/>
          <w:sz w:val="24"/>
          <w:szCs w:val="24"/>
        </w:rPr>
      </w:pPr>
    </w:p>
    <w:p w:rsidR="00496D3F" w:rsidRPr="00CA3B42" w:rsidRDefault="00496D3F" w:rsidP="00496D3F">
      <w:pPr>
        <w:pStyle w:val="Heading2"/>
        <w:shd w:val="clear" w:color="auto" w:fill="FFFFFF"/>
        <w:spacing w:before="300" w:after="165"/>
        <w:rPr>
          <w:rFonts w:asciiTheme="minorHAnsi" w:hAnsiTheme="minorHAnsi"/>
          <w:sz w:val="24"/>
          <w:szCs w:val="24"/>
        </w:rPr>
      </w:pPr>
      <w:r w:rsidRPr="00CA3B42">
        <w:rPr>
          <w:rFonts w:asciiTheme="minorHAnsi" w:hAnsiTheme="minorHAnsi"/>
          <w:sz w:val="24"/>
          <w:szCs w:val="24"/>
        </w:rPr>
        <w:t>Triggers:</w:t>
      </w:r>
    </w:p>
    <w:p w:rsidR="00496D3F" w:rsidRPr="00CA3B42" w:rsidRDefault="00496D3F" w:rsidP="00496D3F">
      <w:pPr>
        <w:pStyle w:val="Heading2"/>
        <w:shd w:val="clear" w:color="auto" w:fill="FFFFFF"/>
        <w:spacing w:before="300" w:after="165"/>
        <w:rPr>
          <w:rFonts w:asciiTheme="minorHAnsi" w:hAnsiTheme="minorHAnsi"/>
          <w:b w:val="0"/>
          <w:sz w:val="24"/>
          <w:szCs w:val="24"/>
        </w:rPr>
      </w:pPr>
      <w:r w:rsidRPr="00CA3B42">
        <w:rPr>
          <w:rFonts w:asciiTheme="minorHAnsi" w:hAnsiTheme="minorHAnsi"/>
          <w:b w:val="0"/>
          <w:sz w:val="24"/>
          <w:szCs w:val="24"/>
        </w:rPr>
        <w:t xml:space="preserve">            </w:t>
      </w:r>
      <w:r>
        <w:rPr>
          <w:rFonts w:asciiTheme="minorHAnsi" w:hAnsiTheme="minorHAnsi"/>
          <w:b w:val="0"/>
          <w:sz w:val="24"/>
          <w:szCs w:val="24"/>
        </w:rPr>
        <w:t xml:space="preserve"> </w:t>
      </w:r>
      <w:r w:rsidRPr="00CA3B42">
        <w:rPr>
          <w:rFonts w:asciiTheme="minorHAnsi" w:hAnsiTheme="minorHAnsi"/>
          <w:b w:val="0"/>
          <w:sz w:val="24"/>
          <w:szCs w:val="24"/>
        </w:rPr>
        <w:t>MSmerge_del_EDE22551187F43A2A520C328D819CF51</w:t>
      </w:r>
    </w:p>
    <w:p w:rsidR="00496D3F" w:rsidRPr="00CA3B42" w:rsidRDefault="00496D3F" w:rsidP="00496D3F">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MSmerge_ins_EDE22551187F43A2A520C328D819CF51</w:t>
      </w:r>
    </w:p>
    <w:p w:rsidR="00496D3F" w:rsidRDefault="00496D3F" w:rsidP="00496D3F">
      <w:pPr>
        <w:pStyle w:val="Heading2"/>
        <w:shd w:val="clear" w:color="auto" w:fill="FFFFFF"/>
        <w:spacing w:before="300" w:after="165"/>
        <w:ind w:left="720"/>
        <w:rPr>
          <w:rFonts w:asciiTheme="minorHAnsi" w:hAnsiTheme="minorHAnsi"/>
          <w:b w:val="0"/>
          <w:sz w:val="24"/>
          <w:szCs w:val="24"/>
        </w:rPr>
      </w:pPr>
      <w:r w:rsidRPr="00CA3B42">
        <w:rPr>
          <w:rFonts w:asciiTheme="minorHAnsi" w:hAnsiTheme="minorHAnsi"/>
          <w:b w:val="0"/>
          <w:sz w:val="24"/>
          <w:szCs w:val="24"/>
        </w:rPr>
        <w:t>MSmerge_upd_EDE22551187F43A2A520C328D819CF51</w:t>
      </w:r>
    </w:p>
    <w:p w:rsidR="00F253AF" w:rsidRDefault="00F253AF" w:rsidP="00F253AF">
      <w:pPr>
        <w:pStyle w:val="Heading2"/>
        <w:shd w:val="clear" w:color="auto" w:fill="FFFFFF"/>
        <w:spacing w:before="300" w:after="165"/>
        <w:rPr>
          <w:rFonts w:asciiTheme="minorHAnsi" w:hAnsiTheme="minorHAnsi"/>
          <w:b w:val="0"/>
          <w:sz w:val="24"/>
          <w:szCs w:val="24"/>
        </w:rPr>
      </w:pPr>
    </w:p>
    <w:p w:rsidR="00F253AF" w:rsidRPr="00F253AF" w:rsidRDefault="00F253AF" w:rsidP="00F253AF">
      <w:pPr>
        <w:pStyle w:val="Heading2"/>
        <w:shd w:val="clear" w:color="auto" w:fill="FFFFFF"/>
        <w:spacing w:before="300" w:after="165"/>
        <w:rPr>
          <w:rFonts w:asciiTheme="minorHAnsi" w:hAnsiTheme="minorHAnsi"/>
          <w:sz w:val="24"/>
          <w:szCs w:val="24"/>
        </w:rPr>
      </w:pPr>
      <w:r w:rsidRPr="00F253AF">
        <w:rPr>
          <w:rFonts w:asciiTheme="minorHAnsi" w:hAnsiTheme="minorHAnsi"/>
          <w:sz w:val="24"/>
          <w:szCs w:val="24"/>
        </w:rPr>
        <w:t>Transactional Replication With Updatable:</w:t>
      </w:r>
    </w:p>
    <w:p w:rsidR="00F253AF" w:rsidRPr="00243FF3" w:rsidRDefault="00F253AF" w:rsidP="00F253AF">
      <w:pPr>
        <w:rPr>
          <w:b/>
          <w:sz w:val="24"/>
          <w:szCs w:val="24"/>
        </w:rPr>
      </w:pPr>
      <w:r w:rsidRPr="00243FF3">
        <w:rPr>
          <w:b/>
          <w:sz w:val="24"/>
          <w:szCs w:val="24"/>
        </w:rPr>
        <w:t>Trigger @ subscriber:-</w:t>
      </w:r>
    </w:p>
    <w:p w:rsidR="00F253AF" w:rsidRPr="00243FF3" w:rsidRDefault="00F253AF" w:rsidP="00F253AF">
      <w:pPr>
        <w:rPr>
          <w:sz w:val="24"/>
          <w:szCs w:val="24"/>
        </w:rPr>
      </w:pPr>
      <w:r>
        <w:rPr>
          <w:sz w:val="24"/>
          <w:szCs w:val="24"/>
        </w:rPr>
        <w:t>1. T</w:t>
      </w:r>
      <w:r w:rsidRPr="00243FF3">
        <w:rPr>
          <w:sz w:val="24"/>
          <w:szCs w:val="24"/>
        </w:rPr>
        <w:t xml:space="preserve">rg_MSsync_del_tab </w:t>
      </w:r>
    </w:p>
    <w:p w:rsidR="00F253AF" w:rsidRPr="00243FF3" w:rsidRDefault="00F253AF" w:rsidP="00F253AF">
      <w:pPr>
        <w:rPr>
          <w:sz w:val="24"/>
          <w:szCs w:val="24"/>
        </w:rPr>
      </w:pPr>
      <w:r w:rsidRPr="00243FF3">
        <w:rPr>
          <w:sz w:val="24"/>
          <w:szCs w:val="24"/>
        </w:rPr>
        <w:t xml:space="preserve">2. Trg_MSsync_ins_tab </w:t>
      </w:r>
    </w:p>
    <w:p w:rsidR="00F253AF" w:rsidRPr="00243FF3" w:rsidRDefault="00F253AF" w:rsidP="00F253AF">
      <w:pPr>
        <w:rPr>
          <w:sz w:val="24"/>
          <w:szCs w:val="24"/>
        </w:rPr>
      </w:pPr>
      <w:r w:rsidRPr="00243FF3">
        <w:rPr>
          <w:sz w:val="24"/>
          <w:szCs w:val="24"/>
        </w:rPr>
        <w:t>3. Trg_MSsync_upd_tab</w:t>
      </w:r>
    </w:p>
    <w:p w:rsidR="00F253AF" w:rsidRDefault="00F253AF" w:rsidP="00F253AF">
      <w:pPr>
        <w:rPr>
          <w:b/>
          <w:sz w:val="24"/>
          <w:szCs w:val="24"/>
        </w:rPr>
      </w:pPr>
    </w:p>
    <w:p w:rsidR="00F253AF" w:rsidRPr="00243FF3" w:rsidRDefault="00F253AF" w:rsidP="00F253AF">
      <w:pPr>
        <w:rPr>
          <w:b/>
          <w:sz w:val="24"/>
          <w:szCs w:val="24"/>
        </w:rPr>
      </w:pPr>
      <w:r w:rsidRPr="00243FF3">
        <w:rPr>
          <w:b/>
          <w:sz w:val="24"/>
          <w:szCs w:val="24"/>
        </w:rPr>
        <w:t>Store procedures @ publisher:-</w:t>
      </w:r>
    </w:p>
    <w:p w:rsidR="00F253AF" w:rsidRPr="00243FF3" w:rsidRDefault="00F253AF" w:rsidP="00F253AF">
      <w:pPr>
        <w:rPr>
          <w:sz w:val="24"/>
          <w:szCs w:val="24"/>
        </w:rPr>
      </w:pPr>
      <w:r w:rsidRPr="00243FF3">
        <w:rPr>
          <w:sz w:val="24"/>
          <w:szCs w:val="24"/>
        </w:rPr>
        <w:t xml:space="preserve">1. Dbo.sp_MSsync_del_tab_1 </w:t>
      </w:r>
    </w:p>
    <w:p w:rsidR="00F253AF" w:rsidRPr="00243FF3" w:rsidRDefault="00F253AF" w:rsidP="00F253AF">
      <w:pPr>
        <w:rPr>
          <w:sz w:val="24"/>
          <w:szCs w:val="24"/>
        </w:rPr>
      </w:pPr>
      <w:r w:rsidRPr="00243FF3">
        <w:rPr>
          <w:sz w:val="24"/>
          <w:szCs w:val="24"/>
        </w:rPr>
        <w:t xml:space="preserve">2. Dbo.sp_MSsync_ins_tab_1 </w:t>
      </w:r>
    </w:p>
    <w:p w:rsidR="00F253AF" w:rsidRDefault="00F253AF" w:rsidP="00F253AF">
      <w:pPr>
        <w:rPr>
          <w:sz w:val="24"/>
          <w:szCs w:val="24"/>
        </w:rPr>
      </w:pPr>
      <w:r w:rsidRPr="00243FF3">
        <w:rPr>
          <w:sz w:val="24"/>
          <w:szCs w:val="24"/>
        </w:rPr>
        <w:t>3. Dbo.sp_MSsync_upd_tab_1</w:t>
      </w:r>
    </w:p>
    <w:p w:rsidR="00F253AF" w:rsidRDefault="00F253AF" w:rsidP="00F253AF">
      <w:pPr>
        <w:rPr>
          <w:sz w:val="24"/>
          <w:szCs w:val="24"/>
        </w:rPr>
      </w:pPr>
    </w:p>
    <w:p w:rsidR="00F253AF" w:rsidRPr="00F253AF" w:rsidRDefault="00F253AF" w:rsidP="00F253AF">
      <w:pPr>
        <w:rPr>
          <w:b/>
          <w:sz w:val="24"/>
          <w:szCs w:val="24"/>
        </w:rPr>
      </w:pPr>
      <w:r w:rsidRPr="00F253AF">
        <w:rPr>
          <w:b/>
          <w:sz w:val="24"/>
          <w:szCs w:val="24"/>
          <w:highlight w:val="yellow"/>
        </w:rPr>
        <w:t>9. IF I CHANGE RECOVERY MODEL THEN IS THERE ANY IMPACT?</w:t>
      </w:r>
    </w:p>
    <w:p w:rsidR="00F253AF" w:rsidRPr="00F253AF" w:rsidRDefault="00F253AF" w:rsidP="00F253AF">
      <w:pPr>
        <w:rPr>
          <w:sz w:val="24"/>
          <w:szCs w:val="24"/>
        </w:rPr>
      </w:pPr>
      <w:r>
        <w:rPr>
          <w:sz w:val="24"/>
          <w:szCs w:val="24"/>
        </w:rPr>
        <w:t xml:space="preserve">&gt; </w:t>
      </w:r>
      <w:r w:rsidRPr="00F253AF">
        <w:rPr>
          <w:sz w:val="24"/>
          <w:szCs w:val="24"/>
        </w:rPr>
        <w:t>There will be no impact if we change recovery models due to replication support all type of recovery models.</w:t>
      </w:r>
    </w:p>
    <w:p w:rsidR="001A170B" w:rsidRDefault="001A170B" w:rsidP="00F253AF">
      <w:pPr>
        <w:rPr>
          <w:b/>
          <w:sz w:val="24"/>
          <w:szCs w:val="24"/>
          <w:highlight w:val="yellow"/>
        </w:rPr>
      </w:pPr>
    </w:p>
    <w:p w:rsidR="001A170B" w:rsidRDefault="001A170B" w:rsidP="00F253AF">
      <w:pPr>
        <w:rPr>
          <w:b/>
          <w:sz w:val="24"/>
          <w:szCs w:val="24"/>
          <w:highlight w:val="yellow"/>
        </w:rPr>
      </w:pPr>
    </w:p>
    <w:p w:rsidR="00F253AF" w:rsidRPr="00F253AF" w:rsidRDefault="00F253AF" w:rsidP="00F253AF">
      <w:pPr>
        <w:rPr>
          <w:b/>
          <w:sz w:val="24"/>
          <w:szCs w:val="24"/>
        </w:rPr>
      </w:pPr>
      <w:r w:rsidRPr="00F253AF">
        <w:rPr>
          <w:b/>
          <w:sz w:val="24"/>
          <w:szCs w:val="24"/>
          <w:highlight w:val="yellow"/>
        </w:rPr>
        <w:t>10. DIFF BETWEEN PUSH AND PULL?</w:t>
      </w:r>
    </w:p>
    <w:p w:rsidR="00F253AF" w:rsidRPr="00F253AF" w:rsidRDefault="00F253AF" w:rsidP="00F253AF">
      <w:pPr>
        <w:rPr>
          <w:sz w:val="24"/>
          <w:szCs w:val="24"/>
        </w:rPr>
      </w:pPr>
      <w:r>
        <w:rPr>
          <w:sz w:val="24"/>
          <w:szCs w:val="24"/>
        </w:rPr>
        <w:t xml:space="preserve">&gt; </w:t>
      </w:r>
      <w:r w:rsidRPr="00F253AF">
        <w:rPr>
          <w:sz w:val="24"/>
          <w:szCs w:val="24"/>
        </w:rPr>
        <w:t xml:space="preserve">Distributor agent </w:t>
      </w:r>
      <w:r>
        <w:rPr>
          <w:sz w:val="24"/>
          <w:szCs w:val="24"/>
        </w:rPr>
        <w:t>resided in distribution server - P</w:t>
      </w:r>
      <w:r w:rsidRPr="00F253AF">
        <w:rPr>
          <w:sz w:val="24"/>
          <w:szCs w:val="24"/>
        </w:rPr>
        <w:t>ush type</w:t>
      </w:r>
    </w:p>
    <w:p w:rsidR="00F253AF" w:rsidRDefault="00F253AF" w:rsidP="00F253AF">
      <w:pPr>
        <w:rPr>
          <w:sz w:val="24"/>
          <w:szCs w:val="24"/>
        </w:rPr>
      </w:pPr>
      <w:r>
        <w:rPr>
          <w:sz w:val="24"/>
          <w:szCs w:val="24"/>
        </w:rPr>
        <w:t xml:space="preserve">&gt; </w:t>
      </w:r>
      <w:r w:rsidRPr="00F253AF">
        <w:rPr>
          <w:sz w:val="24"/>
          <w:szCs w:val="24"/>
        </w:rPr>
        <w:t>Distributor agent resided in subscriber server-</w:t>
      </w:r>
      <w:r>
        <w:rPr>
          <w:sz w:val="24"/>
          <w:szCs w:val="24"/>
        </w:rPr>
        <w:t xml:space="preserve"> </w:t>
      </w:r>
      <w:r w:rsidRPr="00F253AF">
        <w:rPr>
          <w:sz w:val="24"/>
          <w:szCs w:val="24"/>
        </w:rPr>
        <w:t>Pull Type</w:t>
      </w:r>
    </w:p>
    <w:p w:rsidR="00F253AF" w:rsidRPr="00F253AF" w:rsidRDefault="00F253AF" w:rsidP="00F253AF">
      <w:pPr>
        <w:rPr>
          <w:b/>
          <w:sz w:val="24"/>
          <w:szCs w:val="24"/>
        </w:rPr>
      </w:pPr>
      <w:r w:rsidRPr="00F253AF">
        <w:rPr>
          <w:b/>
          <w:sz w:val="24"/>
          <w:szCs w:val="24"/>
          <w:highlight w:val="yellow"/>
        </w:rPr>
        <w:t>11. CAN WE MODIFY DISTRIBUTION DATABASE DATA?</w:t>
      </w:r>
      <w:r w:rsidRPr="00F253AF">
        <w:rPr>
          <w:b/>
          <w:sz w:val="24"/>
          <w:szCs w:val="24"/>
        </w:rPr>
        <w:t xml:space="preserve"> </w:t>
      </w:r>
    </w:p>
    <w:p w:rsidR="00F253AF" w:rsidRDefault="00F253AF" w:rsidP="00F253AF">
      <w:pPr>
        <w:rPr>
          <w:sz w:val="24"/>
          <w:szCs w:val="24"/>
        </w:rPr>
      </w:pPr>
      <w:r w:rsidRPr="00F253AF">
        <w:rPr>
          <w:sz w:val="24"/>
          <w:szCs w:val="24"/>
        </w:rPr>
        <w:t xml:space="preserve">Yes we can modify distribution database but it effect replication. Not recommended </w:t>
      </w:r>
    </w:p>
    <w:p w:rsidR="00F253AF" w:rsidRDefault="00F253AF" w:rsidP="00F253AF">
      <w:pPr>
        <w:rPr>
          <w:sz w:val="24"/>
          <w:szCs w:val="24"/>
        </w:rPr>
      </w:pPr>
    </w:p>
    <w:p w:rsidR="00F253AF" w:rsidRDefault="00F253AF" w:rsidP="00F253AF">
      <w:pPr>
        <w:rPr>
          <w:sz w:val="24"/>
          <w:szCs w:val="24"/>
        </w:rPr>
      </w:pPr>
      <w:r w:rsidRPr="00F253AF">
        <w:rPr>
          <w:b/>
          <w:sz w:val="24"/>
          <w:szCs w:val="24"/>
          <w:highlight w:val="yellow"/>
        </w:rPr>
        <w:t>12. TRUNCATE TABLE IN PUBLISHER WILL IT’S EFFECT TO SUBSCRIBER?</w:t>
      </w:r>
      <w:r w:rsidRPr="00F253AF">
        <w:rPr>
          <w:sz w:val="24"/>
          <w:szCs w:val="24"/>
        </w:rPr>
        <w:t xml:space="preserve"> </w:t>
      </w:r>
    </w:p>
    <w:p w:rsidR="00F253AF" w:rsidRPr="00F253AF" w:rsidRDefault="00F253AF" w:rsidP="00F253AF">
      <w:pPr>
        <w:rPr>
          <w:sz w:val="24"/>
          <w:szCs w:val="24"/>
        </w:rPr>
      </w:pPr>
    </w:p>
    <w:p w:rsidR="00F253AF" w:rsidRPr="00F253AF" w:rsidRDefault="00F253AF" w:rsidP="00F253AF">
      <w:pPr>
        <w:rPr>
          <w:sz w:val="24"/>
          <w:szCs w:val="24"/>
        </w:rPr>
      </w:pPr>
      <w:r>
        <w:rPr>
          <w:sz w:val="24"/>
          <w:szCs w:val="24"/>
        </w:rPr>
        <w:t xml:space="preserve">&gt; </w:t>
      </w:r>
      <w:r w:rsidRPr="00F253AF">
        <w:rPr>
          <w:sz w:val="24"/>
          <w:szCs w:val="24"/>
        </w:rPr>
        <w:t>Truncate is a non-logged operation and it will not replicate automatically from publisher to subscriber</w:t>
      </w:r>
    </w:p>
    <w:p w:rsidR="00F253AF" w:rsidRPr="00F253AF" w:rsidRDefault="00F253AF" w:rsidP="00F253AF">
      <w:pPr>
        <w:rPr>
          <w:sz w:val="24"/>
          <w:szCs w:val="24"/>
        </w:rPr>
      </w:pPr>
      <w:r>
        <w:rPr>
          <w:sz w:val="24"/>
          <w:szCs w:val="24"/>
        </w:rPr>
        <w:t xml:space="preserve">&gt; </w:t>
      </w:r>
      <w:r w:rsidRPr="00F253AF">
        <w:rPr>
          <w:sz w:val="24"/>
          <w:szCs w:val="24"/>
        </w:rPr>
        <w:t>In subscriber, need to perform truncate operation again to sync both pub and sub.</w:t>
      </w:r>
    </w:p>
    <w:p w:rsidR="00F253AF" w:rsidRPr="00243FF3" w:rsidRDefault="00F253AF" w:rsidP="00F253AF">
      <w:pPr>
        <w:rPr>
          <w:sz w:val="24"/>
          <w:szCs w:val="24"/>
        </w:rPr>
      </w:pPr>
    </w:p>
    <w:p w:rsidR="00945392" w:rsidRPr="00641FF2" w:rsidRDefault="00641FF2" w:rsidP="00945392">
      <w:pPr>
        <w:rPr>
          <w:b/>
          <w:sz w:val="24"/>
          <w:szCs w:val="24"/>
        </w:rPr>
      </w:pPr>
      <w:r w:rsidRPr="00641FF2">
        <w:rPr>
          <w:b/>
          <w:sz w:val="24"/>
          <w:szCs w:val="24"/>
          <w:highlight w:val="yellow"/>
        </w:rPr>
        <w:t>13. ERROR NUMBERS?</w:t>
      </w:r>
    </w:p>
    <w:p w:rsidR="00945392" w:rsidRDefault="00641FF2" w:rsidP="00945392">
      <w:pPr>
        <w:rPr>
          <w:b/>
          <w:sz w:val="24"/>
          <w:szCs w:val="24"/>
        </w:rPr>
      </w:pPr>
      <w:r w:rsidRPr="00641FF2">
        <w:rPr>
          <w:b/>
          <w:sz w:val="24"/>
          <w:szCs w:val="24"/>
          <w:highlight w:val="yellow"/>
        </w:rPr>
        <w:t>14. PRIMARY KEY VIOLATION?</w:t>
      </w:r>
    </w:p>
    <w:p w:rsidR="00D540A4" w:rsidRPr="00D540A4" w:rsidRDefault="00D540A4" w:rsidP="00D540A4">
      <w:pPr>
        <w:rPr>
          <w:sz w:val="24"/>
          <w:szCs w:val="24"/>
        </w:rPr>
      </w:pPr>
      <w:r w:rsidRPr="00D540A4">
        <w:rPr>
          <w:sz w:val="24"/>
          <w:szCs w:val="24"/>
        </w:rPr>
        <w:t>PRIMARY KEY VIOLATION:</w:t>
      </w:r>
    </w:p>
    <w:p w:rsidR="00D540A4" w:rsidRPr="00D540A4" w:rsidRDefault="00D540A4" w:rsidP="00D540A4">
      <w:pPr>
        <w:rPr>
          <w:sz w:val="24"/>
          <w:szCs w:val="24"/>
        </w:rPr>
      </w:pPr>
    </w:p>
    <w:p w:rsidR="00D540A4" w:rsidRPr="00E861EE" w:rsidRDefault="00D540A4" w:rsidP="00D540A4">
      <w:pPr>
        <w:rPr>
          <w:b/>
          <w:sz w:val="24"/>
          <w:szCs w:val="24"/>
        </w:rPr>
      </w:pPr>
      <w:r w:rsidRPr="00E861EE">
        <w:rPr>
          <w:b/>
          <w:sz w:val="24"/>
          <w:szCs w:val="24"/>
        </w:rPr>
        <w:t>Error messages:</w:t>
      </w:r>
    </w:p>
    <w:p w:rsidR="00D540A4" w:rsidRPr="00D540A4" w:rsidRDefault="00D540A4" w:rsidP="00D540A4">
      <w:pPr>
        <w:rPr>
          <w:sz w:val="24"/>
          <w:szCs w:val="24"/>
        </w:rPr>
      </w:pPr>
      <w:r w:rsidRPr="00D540A4">
        <w:rPr>
          <w:sz w:val="24"/>
          <w:szCs w:val="24"/>
        </w:rPr>
        <w:t xml:space="preserve">Violation of PRIMARY KEY constraint 'PK_tablename'. Cannot insert duplicate key in object 'dbo.tablename'. (Source: MSSQLServer, </w:t>
      </w:r>
      <w:r w:rsidRPr="00E861EE">
        <w:rPr>
          <w:b/>
          <w:sz w:val="24"/>
          <w:szCs w:val="24"/>
        </w:rPr>
        <w:t>Error number: 2627</w:t>
      </w:r>
      <w:r w:rsidRPr="00D540A4">
        <w:rPr>
          <w:sz w:val="24"/>
          <w:szCs w:val="24"/>
        </w:rPr>
        <w:t>)</w:t>
      </w:r>
    </w:p>
    <w:p w:rsidR="00D540A4" w:rsidRPr="00D540A4" w:rsidRDefault="00D540A4" w:rsidP="00D540A4">
      <w:pPr>
        <w:rPr>
          <w:sz w:val="24"/>
          <w:szCs w:val="24"/>
        </w:rPr>
      </w:pPr>
    </w:p>
    <w:p w:rsidR="00D540A4" w:rsidRPr="00D540A4" w:rsidRDefault="00D540A4" w:rsidP="00D540A4">
      <w:pPr>
        <w:rPr>
          <w:sz w:val="24"/>
          <w:szCs w:val="24"/>
        </w:rPr>
      </w:pPr>
      <w:r w:rsidRPr="00E861EE">
        <w:rPr>
          <w:b/>
          <w:sz w:val="24"/>
          <w:szCs w:val="24"/>
        </w:rPr>
        <w:t>Impact:</w:t>
      </w:r>
      <w:r w:rsidRPr="00D540A4">
        <w:rPr>
          <w:sz w:val="24"/>
          <w:szCs w:val="24"/>
        </w:rPr>
        <w:t xml:space="preserve"> This type of error generally appears in Transaction replication type.</w:t>
      </w:r>
    </w:p>
    <w:p w:rsidR="00D540A4" w:rsidRPr="00D540A4" w:rsidRDefault="00D540A4" w:rsidP="00D540A4">
      <w:pPr>
        <w:rPr>
          <w:sz w:val="24"/>
          <w:szCs w:val="24"/>
        </w:rPr>
      </w:pPr>
      <w:r w:rsidRPr="00D540A4">
        <w:rPr>
          <w:sz w:val="24"/>
          <w:szCs w:val="24"/>
        </w:rPr>
        <w:t xml:space="preserve">Replication sync gets fail if this error reported. data\transaction sends from publisher to </w:t>
      </w:r>
      <w:r w:rsidR="00E861EE" w:rsidRPr="00D540A4">
        <w:rPr>
          <w:sz w:val="24"/>
          <w:szCs w:val="24"/>
        </w:rPr>
        <w:t xml:space="preserve">distributor. </w:t>
      </w:r>
      <w:r w:rsidRPr="00D540A4">
        <w:rPr>
          <w:sz w:val="24"/>
          <w:szCs w:val="24"/>
        </w:rPr>
        <w:t>But from distributor to subscriber it fails and report the error in transactional replication monitor.</w:t>
      </w:r>
    </w:p>
    <w:p w:rsidR="00D540A4" w:rsidRPr="00D540A4" w:rsidRDefault="00D540A4" w:rsidP="00D540A4">
      <w:pPr>
        <w:rPr>
          <w:sz w:val="24"/>
          <w:szCs w:val="24"/>
        </w:rPr>
      </w:pPr>
    </w:p>
    <w:p w:rsidR="00D540A4" w:rsidRPr="00D540A4" w:rsidRDefault="00D540A4" w:rsidP="00D540A4">
      <w:pPr>
        <w:rPr>
          <w:b/>
          <w:sz w:val="24"/>
          <w:szCs w:val="24"/>
        </w:rPr>
      </w:pPr>
      <w:r w:rsidRPr="00D540A4">
        <w:rPr>
          <w:b/>
          <w:sz w:val="24"/>
          <w:szCs w:val="24"/>
        </w:rPr>
        <w:t>Where to find:</w:t>
      </w:r>
    </w:p>
    <w:p w:rsidR="00D540A4" w:rsidRPr="00D540A4" w:rsidRDefault="00D540A4" w:rsidP="00D540A4">
      <w:pPr>
        <w:rPr>
          <w:sz w:val="24"/>
          <w:szCs w:val="24"/>
        </w:rPr>
      </w:pPr>
      <w:r>
        <w:rPr>
          <w:sz w:val="24"/>
          <w:szCs w:val="24"/>
        </w:rPr>
        <w:t xml:space="preserve">&gt; </w:t>
      </w:r>
      <w:r w:rsidRPr="00D540A4">
        <w:rPr>
          <w:sz w:val="24"/>
          <w:szCs w:val="24"/>
        </w:rPr>
        <w:t>Go to replication monitor&gt;</w:t>
      </w:r>
      <w:r w:rsidR="006D3EA9">
        <w:rPr>
          <w:sz w:val="24"/>
          <w:szCs w:val="24"/>
        </w:rPr>
        <w:t xml:space="preserve"> All</w:t>
      </w:r>
      <w:r w:rsidRPr="00D540A4">
        <w:rPr>
          <w:sz w:val="24"/>
          <w:szCs w:val="24"/>
        </w:rPr>
        <w:t xml:space="preserve"> subscriptions column &gt; Status column&gt; double click&gt; check the information from pub</w:t>
      </w:r>
      <w:r>
        <w:rPr>
          <w:sz w:val="24"/>
          <w:szCs w:val="24"/>
        </w:rPr>
        <w:t>lisher</w:t>
      </w:r>
      <w:r w:rsidRPr="00D540A4">
        <w:rPr>
          <w:sz w:val="24"/>
          <w:szCs w:val="24"/>
        </w:rPr>
        <w:t xml:space="preserve"> to distr</w:t>
      </w:r>
      <w:r>
        <w:rPr>
          <w:sz w:val="24"/>
          <w:szCs w:val="24"/>
        </w:rPr>
        <w:t>ib</w:t>
      </w:r>
      <w:r w:rsidRPr="00D540A4">
        <w:rPr>
          <w:sz w:val="24"/>
          <w:szCs w:val="24"/>
        </w:rPr>
        <w:t>u</w:t>
      </w:r>
      <w:r>
        <w:rPr>
          <w:sz w:val="24"/>
          <w:szCs w:val="24"/>
        </w:rPr>
        <w:t>tor</w:t>
      </w:r>
      <w:r w:rsidRPr="00D540A4">
        <w:rPr>
          <w:sz w:val="24"/>
          <w:szCs w:val="24"/>
        </w:rPr>
        <w:t xml:space="preserve"> and dist&gt; sub </w:t>
      </w:r>
    </w:p>
    <w:p w:rsidR="00D540A4" w:rsidRPr="00D540A4" w:rsidRDefault="00D540A4" w:rsidP="00D540A4">
      <w:pPr>
        <w:rPr>
          <w:sz w:val="24"/>
          <w:szCs w:val="24"/>
        </w:rPr>
      </w:pPr>
      <w:r>
        <w:rPr>
          <w:sz w:val="24"/>
          <w:szCs w:val="24"/>
        </w:rPr>
        <w:t xml:space="preserve">&gt; </w:t>
      </w:r>
      <w:r w:rsidRPr="00D540A4">
        <w:rPr>
          <w:sz w:val="24"/>
          <w:szCs w:val="24"/>
        </w:rPr>
        <w:t>You can see error of primary key violation in dist to sub history.</w:t>
      </w:r>
    </w:p>
    <w:p w:rsidR="00D540A4" w:rsidRPr="00D540A4" w:rsidRDefault="00D540A4" w:rsidP="00D540A4">
      <w:pPr>
        <w:rPr>
          <w:b/>
          <w:sz w:val="24"/>
          <w:szCs w:val="24"/>
        </w:rPr>
      </w:pPr>
      <w:r w:rsidRPr="00D540A4">
        <w:rPr>
          <w:b/>
          <w:sz w:val="24"/>
          <w:szCs w:val="24"/>
        </w:rPr>
        <w:t>From the error:</w:t>
      </w:r>
    </w:p>
    <w:p w:rsidR="00D540A4" w:rsidRPr="00D540A4" w:rsidRDefault="00D540A4" w:rsidP="00D540A4">
      <w:pPr>
        <w:rPr>
          <w:sz w:val="24"/>
          <w:szCs w:val="24"/>
        </w:rPr>
      </w:pPr>
      <w:r w:rsidRPr="00D540A4">
        <w:rPr>
          <w:sz w:val="24"/>
          <w:szCs w:val="24"/>
        </w:rPr>
        <w:t>Transaction sequence no</w:t>
      </w:r>
    </w:p>
    <w:p w:rsidR="00D540A4" w:rsidRPr="00D540A4" w:rsidRDefault="00D540A4" w:rsidP="00D540A4">
      <w:pPr>
        <w:rPr>
          <w:sz w:val="24"/>
          <w:szCs w:val="24"/>
        </w:rPr>
      </w:pPr>
      <w:r w:rsidRPr="00D540A4">
        <w:rPr>
          <w:sz w:val="24"/>
          <w:szCs w:val="24"/>
        </w:rPr>
        <w:t xml:space="preserve">Command ID: </w:t>
      </w:r>
    </w:p>
    <w:p w:rsidR="00D540A4" w:rsidRPr="00D540A4" w:rsidRDefault="00D540A4" w:rsidP="00D540A4">
      <w:pPr>
        <w:rPr>
          <w:b/>
          <w:sz w:val="24"/>
          <w:szCs w:val="24"/>
        </w:rPr>
      </w:pPr>
      <w:r w:rsidRPr="00D540A4">
        <w:rPr>
          <w:b/>
          <w:sz w:val="24"/>
          <w:szCs w:val="24"/>
        </w:rPr>
        <w:t>Solution:</w:t>
      </w:r>
    </w:p>
    <w:p w:rsidR="00D540A4" w:rsidRPr="00D540A4" w:rsidRDefault="00D540A4" w:rsidP="00D540A4">
      <w:pPr>
        <w:rPr>
          <w:sz w:val="24"/>
          <w:szCs w:val="24"/>
        </w:rPr>
      </w:pPr>
      <w:r w:rsidRPr="00D540A4">
        <w:rPr>
          <w:sz w:val="24"/>
          <w:szCs w:val="24"/>
        </w:rPr>
        <w:t>1. First find what transaction is inserted into subscriber which is causing this error by using below commands and execute only on distribution database.</w:t>
      </w:r>
    </w:p>
    <w:p w:rsidR="00D540A4" w:rsidRPr="00D540A4" w:rsidRDefault="00D540A4" w:rsidP="00D540A4">
      <w:pPr>
        <w:rPr>
          <w:sz w:val="24"/>
          <w:szCs w:val="24"/>
        </w:rPr>
      </w:pPr>
    </w:p>
    <w:p w:rsidR="00D540A4" w:rsidRPr="00D540A4" w:rsidRDefault="00D540A4" w:rsidP="00D540A4">
      <w:pPr>
        <w:rPr>
          <w:sz w:val="24"/>
          <w:szCs w:val="24"/>
        </w:rPr>
      </w:pPr>
      <w:r w:rsidRPr="00D540A4">
        <w:rPr>
          <w:sz w:val="24"/>
          <w:szCs w:val="24"/>
        </w:rPr>
        <w:t>EXEC Distribution. Sp_browsereplcmds</w:t>
      </w:r>
    </w:p>
    <w:p w:rsidR="00D540A4" w:rsidRPr="00D540A4" w:rsidRDefault="00D540A4" w:rsidP="00D540A4">
      <w:pPr>
        <w:rPr>
          <w:sz w:val="24"/>
          <w:szCs w:val="24"/>
        </w:rPr>
      </w:pPr>
      <w:r w:rsidRPr="00D540A4">
        <w:rPr>
          <w:sz w:val="24"/>
          <w:szCs w:val="24"/>
        </w:rPr>
        <w:t xml:space="preserve"> @xact_seqno_start = ‘0x00000018000000A1000300000000’,</w:t>
      </w:r>
    </w:p>
    <w:p w:rsidR="00D540A4" w:rsidRPr="00D540A4" w:rsidRDefault="00D540A4" w:rsidP="00D540A4">
      <w:pPr>
        <w:rPr>
          <w:sz w:val="24"/>
          <w:szCs w:val="24"/>
        </w:rPr>
      </w:pPr>
      <w:r w:rsidRPr="00D540A4">
        <w:rPr>
          <w:sz w:val="24"/>
          <w:szCs w:val="24"/>
        </w:rPr>
        <w:t>@xact_seqno_end = '0x00000018000000A1000300000000',</w:t>
      </w:r>
    </w:p>
    <w:p w:rsidR="00D540A4" w:rsidRPr="00D540A4" w:rsidRDefault="00D540A4" w:rsidP="00D540A4">
      <w:pPr>
        <w:rPr>
          <w:sz w:val="24"/>
          <w:szCs w:val="24"/>
        </w:rPr>
      </w:pPr>
      <w:r w:rsidRPr="00D540A4">
        <w:rPr>
          <w:sz w:val="24"/>
          <w:szCs w:val="24"/>
        </w:rPr>
        <w:t>@command_id =1, @publisher_database_id = 1</w:t>
      </w:r>
    </w:p>
    <w:p w:rsidR="00D540A4" w:rsidRDefault="00D540A4" w:rsidP="00D540A4">
      <w:pPr>
        <w:rPr>
          <w:sz w:val="24"/>
          <w:szCs w:val="24"/>
        </w:rPr>
      </w:pPr>
    </w:p>
    <w:p w:rsidR="00D540A4" w:rsidRPr="00D540A4" w:rsidRDefault="00D540A4" w:rsidP="00D540A4">
      <w:pPr>
        <w:rPr>
          <w:sz w:val="24"/>
          <w:szCs w:val="24"/>
        </w:rPr>
      </w:pPr>
      <w:r w:rsidRPr="00D540A4">
        <w:rPr>
          <w:sz w:val="24"/>
          <w:szCs w:val="24"/>
        </w:rPr>
        <w:t>2. COMMAND with transaction: {CALL [sp_MSins_dboetab] (N'3    ', N’c      ', N’ap        ')}</w:t>
      </w:r>
    </w:p>
    <w:p w:rsidR="00D540A4" w:rsidRPr="00D540A4" w:rsidRDefault="00D540A4" w:rsidP="00D540A4">
      <w:pPr>
        <w:rPr>
          <w:sz w:val="24"/>
          <w:szCs w:val="24"/>
        </w:rPr>
      </w:pPr>
      <w:r w:rsidRPr="00D540A4">
        <w:rPr>
          <w:sz w:val="24"/>
          <w:szCs w:val="24"/>
        </w:rPr>
        <w:t>3. Delete manually from subscriber and monitor for some time.</w:t>
      </w:r>
    </w:p>
    <w:p w:rsidR="00D540A4" w:rsidRDefault="00D540A4" w:rsidP="00D540A4">
      <w:pPr>
        <w:rPr>
          <w:sz w:val="24"/>
          <w:szCs w:val="24"/>
        </w:rPr>
      </w:pPr>
      <w:r w:rsidRPr="00D540A4">
        <w:rPr>
          <w:sz w:val="24"/>
          <w:szCs w:val="24"/>
        </w:rPr>
        <w:t>4. Now replication is working with excellent performance with no latency value.</w:t>
      </w:r>
    </w:p>
    <w:p w:rsidR="00D540A4" w:rsidRPr="00D540A4" w:rsidRDefault="00D540A4" w:rsidP="00D540A4">
      <w:pPr>
        <w:rPr>
          <w:sz w:val="24"/>
          <w:szCs w:val="24"/>
        </w:rPr>
      </w:pPr>
    </w:p>
    <w:p w:rsidR="00945392" w:rsidRPr="00641FF2" w:rsidRDefault="00641FF2" w:rsidP="00945392">
      <w:pPr>
        <w:rPr>
          <w:rFonts w:ascii="Segoe UI" w:eastAsia="Times New Roman" w:hAnsi="Segoe UI" w:cs="Segoe UI"/>
          <w:b/>
          <w:color w:val="2A2A2A"/>
          <w:sz w:val="24"/>
          <w:szCs w:val="24"/>
        </w:rPr>
      </w:pPr>
      <w:r w:rsidRPr="00641FF2">
        <w:rPr>
          <w:b/>
          <w:sz w:val="24"/>
          <w:szCs w:val="24"/>
          <w:highlight w:val="yellow"/>
        </w:rPr>
        <w:t>15. SHOULD I SCRIPT MY REPLICATION CONFIGURATION?</w:t>
      </w:r>
    </w:p>
    <w:p w:rsidR="00945392" w:rsidRPr="00641FF2" w:rsidRDefault="00945392" w:rsidP="00945392">
      <w:pPr>
        <w:spacing w:after="0" w:line="240" w:lineRule="atLeast"/>
        <w:rPr>
          <w:sz w:val="24"/>
          <w:szCs w:val="24"/>
        </w:rPr>
      </w:pPr>
      <w:r w:rsidRPr="00641FF2">
        <w:rPr>
          <w:sz w:val="24"/>
          <w:szCs w:val="24"/>
        </w:rPr>
        <w:t>Yes. Scripting the replication configuration is a key part of any disaster recovery plan for a replication topology</w:t>
      </w:r>
    </w:p>
    <w:p w:rsidR="00945392" w:rsidRPr="00641FF2" w:rsidRDefault="00945392" w:rsidP="00945392">
      <w:pPr>
        <w:spacing w:after="0" w:line="240" w:lineRule="atLeast"/>
        <w:rPr>
          <w:sz w:val="24"/>
          <w:szCs w:val="24"/>
        </w:rPr>
      </w:pPr>
    </w:p>
    <w:p w:rsidR="00945392" w:rsidRPr="00641FF2" w:rsidRDefault="00641FF2" w:rsidP="00945392">
      <w:pPr>
        <w:pStyle w:val="Heading3"/>
        <w:spacing w:before="0"/>
        <w:rPr>
          <w:rFonts w:asciiTheme="minorHAnsi" w:eastAsiaTheme="minorHAnsi" w:hAnsiTheme="minorHAnsi" w:cstheme="minorBidi"/>
          <w:b/>
          <w:color w:val="auto"/>
        </w:rPr>
      </w:pPr>
      <w:r w:rsidRPr="00641FF2">
        <w:rPr>
          <w:rFonts w:asciiTheme="minorHAnsi" w:eastAsiaTheme="minorHAnsi" w:hAnsiTheme="minorHAnsi" w:cstheme="minorBidi"/>
          <w:b/>
          <w:color w:val="auto"/>
          <w:highlight w:val="yellow"/>
        </w:rPr>
        <w:t>16. WHY DOES REPLICATION ADD A COLUMN TO REPLICATED TABLES; WILL IT BE REMOVED IF THE TABLE ISN'T PUBLISHED?</w:t>
      </w:r>
    </w:p>
    <w:p w:rsidR="00945392" w:rsidRPr="00641FF2" w:rsidRDefault="00945392" w:rsidP="00945392">
      <w:pPr>
        <w:rPr>
          <w:sz w:val="24"/>
          <w:szCs w:val="24"/>
        </w:rPr>
      </w:pPr>
    </w:p>
    <w:p w:rsidR="00945392" w:rsidRPr="00641FF2" w:rsidRDefault="001D4B9F" w:rsidP="001D4B9F">
      <w:pPr>
        <w:pStyle w:val="NormalWeb"/>
        <w:spacing w:before="0" w:beforeAutospacing="0" w:after="0" w:afterAutospacing="0" w:line="240" w:lineRule="atLeast"/>
        <w:rPr>
          <w:rFonts w:asciiTheme="minorHAnsi" w:eastAsiaTheme="minorHAnsi" w:hAnsiTheme="minorHAnsi" w:cstheme="minorBidi"/>
        </w:rPr>
      </w:pPr>
      <w:r>
        <w:rPr>
          <w:rFonts w:asciiTheme="minorHAnsi" w:eastAsiaTheme="minorHAnsi" w:hAnsiTheme="minorHAnsi" w:cstheme="minorBidi"/>
        </w:rPr>
        <w:t xml:space="preserve">&gt; </w:t>
      </w:r>
      <w:r w:rsidR="00945392" w:rsidRPr="00641FF2">
        <w:rPr>
          <w:rFonts w:asciiTheme="minorHAnsi" w:eastAsiaTheme="minorHAnsi" w:hAnsiTheme="minorHAnsi" w:cstheme="minorBidi"/>
        </w:rPr>
        <w:t>Merge replication adds the column </w:t>
      </w:r>
      <w:r w:rsidR="00945392" w:rsidRPr="00641FF2">
        <w:rPr>
          <w:rFonts w:asciiTheme="minorHAnsi" w:eastAsiaTheme="minorHAnsi" w:hAnsiTheme="minorHAnsi" w:cstheme="minorBidi"/>
          <w:b/>
          <w:bCs/>
        </w:rPr>
        <w:t>rowguid</w:t>
      </w:r>
      <w:r w:rsidR="00945392" w:rsidRPr="00641FF2">
        <w:rPr>
          <w:rFonts w:asciiTheme="minorHAnsi" w:eastAsiaTheme="minorHAnsi" w:hAnsiTheme="minorHAnsi" w:cstheme="minorBidi"/>
        </w:rPr>
        <w:t> to every table, unless the table already has a column of data type </w:t>
      </w:r>
      <w:r w:rsidR="00945392" w:rsidRPr="00641FF2">
        <w:rPr>
          <w:rFonts w:asciiTheme="minorHAnsi" w:eastAsiaTheme="minorHAnsi" w:hAnsiTheme="minorHAnsi" w:cstheme="minorBidi"/>
          <w:b/>
          <w:bCs/>
        </w:rPr>
        <w:t>unique identifier</w:t>
      </w:r>
      <w:r w:rsidR="00945392" w:rsidRPr="00641FF2">
        <w:rPr>
          <w:rFonts w:asciiTheme="minorHAnsi" w:eastAsiaTheme="minorHAnsi" w:hAnsiTheme="minorHAnsi" w:cstheme="minorBidi"/>
        </w:rPr>
        <w:t> with the </w:t>
      </w:r>
      <w:r w:rsidR="00945392" w:rsidRPr="00641FF2">
        <w:rPr>
          <w:rFonts w:asciiTheme="minorHAnsi" w:eastAsiaTheme="minorHAnsi" w:hAnsiTheme="minorHAnsi" w:cstheme="minorBidi"/>
          <w:b/>
          <w:bCs/>
        </w:rPr>
        <w:t>ROWGUIDCOL</w:t>
      </w:r>
      <w:r w:rsidR="00945392" w:rsidRPr="00641FF2">
        <w:rPr>
          <w:rFonts w:asciiTheme="minorHAnsi" w:eastAsiaTheme="minorHAnsi" w:hAnsiTheme="minorHAnsi" w:cstheme="minorBidi"/>
        </w:rPr>
        <w:t> property set (in which case this column is used). If the table is dropped from the publication, the </w:t>
      </w:r>
      <w:r w:rsidR="00945392" w:rsidRPr="00641FF2">
        <w:rPr>
          <w:rFonts w:asciiTheme="minorHAnsi" w:eastAsiaTheme="minorHAnsi" w:hAnsiTheme="minorHAnsi" w:cstheme="minorBidi"/>
          <w:b/>
          <w:bCs/>
        </w:rPr>
        <w:t>rowguid</w:t>
      </w:r>
      <w:r w:rsidR="00945392" w:rsidRPr="00641FF2">
        <w:rPr>
          <w:rFonts w:asciiTheme="minorHAnsi" w:eastAsiaTheme="minorHAnsi" w:hAnsiTheme="minorHAnsi" w:cstheme="minorBidi"/>
        </w:rPr>
        <w:t> column is removed; if an existing column was used for tracking, the column is not removed.</w:t>
      </w:r>
    </w:p>
    <w:p w:rsidR="00945392" w:rsidRPr="00641FF2" w:rsidRDefault="00641FF2" w:rsidP="00945392">
      <w:pPr>
        <w:pStyle w:val="Heading3"/>
        <w:spacing w:before="0"/>
        <w:rPr>
          <w:rFonts w:asciiTheme="minorHAnsi" w:eastAsiaTheme="minorHAnsi" w:hAnsiTheme="minorHAnsi" w:cstheme="minorBidi"/>
          <w:bCs/>
          <w:color w:val="auto"/>
        </w:rPr>
      </w:pPr>
      <w:r w:rsidRPr="00641FF2">
        <w:rPr>
          <w:rFonts w:asciiTheme="minorHAnsi" w:eastAsiaTheme="minorHAnsi" w:hAnsiTheme="minorHAnsi" w:cstheme="minorBidi"/>
          <w:b/>
          <w:color w:val="auto"/>
        </w:rPr>
        <w:t>Rowguid column:</w:t>
      </w:r>
      <w:r w:rsidRPr="00641FF2">
        <w:rPr>
          <w:rFonts w:asciiTheme="minorHAnsi" w:eastAsiaTheme="minorHAnsi" w:hAnsiTheme="minorHAnsi" w:cstheme="minorBidi"/>
          <w:color w:val="auto"/>
        </w:rPr>
        <w:t xml:space="preserve"> </w:t>
      </w:r>
      <w:r w:rsidR="00945392" w:rsidRPr="00641FF2">
        <w:rPr>
          <w:rFonts w:asciiTheme="minorHAnsi" w:eastAsiaTheme="minorHAnsi" w:hAnsiTheme="minorHAnsi" w:cstheme="minorBidi"/>
          <w:color w:val="auto"/>
        </w:rPr>
        <w:t>added in merge</w:t>
      </w:r>
    </w:p>
    <w:p w:rsidR="00945392" w:rsidRDefault="00945392" w:rsidP="00945392">
      <w:pPr>
        <w:pStyle w:val="Heading3"/>
        <w:spacing w:before="0"/>
        <w:rPr>
          <w:rFonts w:asciiTheme="minorHAnsi" w:eastAsiaTheme="minorHAnsi" w:hAnsiTheme="minorHAnsi" w:cstheme="minorBidi"/>
          <w:color w:val="auto"/>
        </w:rPr>
      </w:pPr>
      <w:r w:rsidRPr="00641FF2">
        <w:rPr>
          <w:rFonts w:asciiTheme="minorHAnsi" w:eastAsiaTheme="minorHAnsi" w:hAnsiTheme="minorHAnsi" w:cstheme="minorBidi"/>
          <w:b/>
          <w:color w:val="auto"/>
        </w:rPr>
        <w:t>MSrepl_tran_version:</w:t>
      </w:r>
      <w:r w:rsidRPr="00641FF2">
        <w:rPr>
          <w:rFonts w:asciiTheme="minorHAnsi" w:eastAsiaTheme="minorHAnsi" w:hAnsiTheme="minorHAnsi" w:cstheme="minorBidi"/>
          <w:color w:val="auto"/>
        </w:rPr>
        <w:t xml:space="preserve">  transactional updatable subscription</w:t>
      </w:r>
    </w:p>
    <w:p w:rsidR="00191D7F" w:rsidRDefault="00191D7F" w:rsidP="00191D7F"/>
    <w:p w:rsidR="00945392" w:rsidRDefault="00641FF2" w:rsidP="00945392">
      <w:pPr>
        <w:pStyle w:val="Heading3"/>
        <w:spacing w:before="0"/>
        <w:rPr>
          <w:rFonts w:asciiTheme="minorHAnsi" w:eastAsiaTheme="minorHAnsi" w:hAnsiTheme="minorHAnsi" w:cstheme="minorBidi"/>
          <w:b/>
          <w:color w:val="auto"/>
        </w:rPr>
      </w:pPr>
      <w:r w:rsidRPr="00641FF2">
        <w:rPr>
          <w:rFonts w:asciiTheme="minorHAnsi" w:eastAsiaTheme="minorHAnsi" w:hAnsiTheme="minorHAnsi" w:cstheme="minorBidi"/>
          <w:b/>
          <w:color w:val="auto"/>
          <w:highlight w:val="yellow"/>
        </w:rPr>
        <w:t>17</w:t>
      </w:r>
      <w:r w:rsidRPr="00641FF2">
        <w:rPr>
          <w:rFonts w:asciiTheme="minorHAnsi" w:eastAsiaTheme="minorHAnsi" w:hAnsiTheme="minorHAnsi" w:cstheme="minorBidi"/>
          <w:b/>
          <w:bCs/>
          <w:color w:val="auto"/>
          <w:highlight w:val="yellow"/>
        </w:rPr>
        <w:t>. CAN</w:t>
      </w:r>
      <w:r w:rsidRPr="00641FF2">
        <w:rPr>
          <w:rFonts w:asciiTheme="minorHAnsi" w:eastAsiaTheme="minorHAnsi" w:hAnsiTheme="minorHAnsi" w:cstheme="minorBidi"/>
          <w:b/>
          <w:color w:val="auto"/>
          <w:highlight w:val="yellow"/>
        </w:rPr>
        <w:t xml:space="preserve"> MULTIPLE PUBLICATIONS USE THE SAME DISTRIBUTION DATABASE?</w:t>
      </w:r>
    </w:p>
    <w:p w:rsidR="00641FF2" w:rsidRPr="00641FF2" w:rsidRDefault="00641FF2" w:rsidP="00641FF2"/>
    <w:p w:rsidR="00945392" w:rsidRPr="00641FF2" w:rsidRDefault="00641FF2" w:rsidP="00641FF2">
      <w:pPr>
        <w:rPr>
          <w:sz w:val="24"/>
          <w:szCs w:val="24"/>
        </w:rPr>
      </w:pPr>
      <w:r>
        <w:rPr>
          <w:sz w:val="24"/>
          <w:szCs w:val="24"/>
        </w:rPr>
        <w:t xml:space="preserve">&gt; </w:t>
      </w:r>
      <w:r w:rsidR="00945392" w:rsidRPr="00641FF2">
        <w:rPr>
          <w:sz w:val="24"/>
          <w:szCs w:val="24"/>
        </w:rPr>
        <w:t>Yes. There are no restrictions on the number or types of publications that can use the same distribution database. All publications from a given Publisher must use the same Distributor and distribution database.</w:t>
      </w:r>
    </w:p>
    <w:p w:rsidR="00945392" w:rsidRDefault="00945392" w:rsidP="00945392">
      <w:pPr>
        <w:spacing w:after="0" w:line="240" w:lineRule="atLeast"/>
      </w:pPr>
    </w:p>
    <w:p w:rsidR="00945392" w:rsidRPr="00641FF2" w:rsidRDefault="00191D7F" w:rsidP="00945392">
      <w:pPr>
        <w:pStyle w:val="Heading3"/>
        <w:spacing w:before="0"/>
        <w:rPr>
          <w:rFonts w:asciiTheme="minorHAnsi" w:eastAsiaTheme="minorHAnsi" w:hAnsiTheme="minorHAnsi" w:cstheme="minorBidi"/>
          <w:b/>
          <w:bCs/>
          <w:color w:val="auto"/>
        </w:rPr>
      </w:pPr>
      <w:r w:rsidRPr="00191D7F">
        <w:rPr>
          <w:rFonts w:asciiTheme="minorHAnsi" w:eastAsiaTheme="minorHAnsi" w:hAnsiTheme="minorHAnsi" w:cstheme="minorBidi"/>
          <w:b/>
          <w:color w:val="auto"/>
          <w:highlight w:val="yellow"/>
        </w:rPr>
        <w:t>18. DOES REPLICATION ENCRYPT DATA?</w:t>
      </w:r>
    </w:p>
    <w:p w:rsidR="00945392" w:rsidRPr="00641FF2" w:rsidRDefault="00945392" w:rsidP="00945392">
      <w:pPr>
        <w:spacing w:after="0" w:line="240" w:lineRule="atLeast"/>
        <w:rPr>
          <w:sz w:val="24"/>
          <w:szCs w:val="24"/>
        </w:rPr>
      </w:pPr>
    </w:p>
    <w:p w:rsidR="00945392" w:rsidRPr="00641FF2" w:rsidRDefault="002F4EAE" w:rsidP="00945392">
      <w:pPr>
        <w:rPr>
          <w:sz w:val="24"/>
          <w:szCs w:val="24"/>
        </w:rPr>
      </w:pPr>
      <w:r>
        <w:rPr>
          <w:rFonts w:cs="Segoe UI"/>
          <w:color w:val="2A2A2A"/>
          <w:sz w:val="24"/>
          <w:szCs w:val="24"/>
        </w:rPr>
        <w:t xml:space="preserve">&gt; </w:t>
      </w:r>
      <w:r w:rsidR="00945392" w:rsidRPr="00641FF2">
        <w:rPr>
          <w:rFonts w:cs="Segoe UI"/>
          <w:color w:val="2A2A2A"/>
          <w:sz w:val="24"/>
          <w:szCs w:val="24"/>
        </w:rPr>
        <w:t>No. Replication does not encrypt data that is stored in the database or transferred over the network</w:t>
      </w:r>
    </w:p>
    <w:p w:rsidR="00641FF2" w:rsidRDefault="00191D7F" w:rsidP="00641FF2">
      <w:pPr>
        <w:pStyle w:val="Heading3"/>
        <w:spacing w:before="0"/>
        <w:rPr>
          <w:rFonts w:asciiTheme="minorHAnsi" w:eastAsiaTheme="minorHAnsi" w:hAnsiTheme="minorHAnsi" w:cstheme="minorBidi"/>
          <w:b/>
          <w:color w:val="auto"/>
        </w:rPr>
      </w:pPr>
      <w:r w:rsidRPr="00191D7F">
        <w:rPr>
          <w:rFonts w:asciiTheme="minorHAnsi" w:eastAsiaTheme="minorHAnsi" w:hAnsiTheme="minorHAnsi" w:cstheme="minorBidi"/>
          <w:b/>
          <w:bCs/>
          <w:color w:val="auto"/>
          <w:highlight w:val="yellow"/>
        </w:rPr>
        <w:t>19. WHY</w:t>
      </w:r>
      <w:r w:rsidRPr="00191D7F">
        <w:rPr>
          <w:rFonts w:asciiTheme="minorHAnsi" w:eastAsiaTheme="minorHAnsi" w:hAnsiTheme="minorHAnsi" w:cstheme="minorBidi"/>
          <w:b/>
          <w:color w:val="auto"/>
          <w:highlight w:val="yellow"/>
        </w:rPr>
        <w:t xml:space="preserve"> CAN'T I RUN TRUNCATE TABLE ON A PUBLISHED TABLE?</w:t>
      </w:r>
    </w:p>
    <w:p w:rsidR="00641FF2" w:rsidRPr="00641FF2" w:rsidRDefault="00641FF2" w:rsidP="00641FF2"/>
    <w:p w:rsidR="00945392" w:rsidRPr="00641FF2" w:rsidRDefault="002F4EAE" w:rsidP="00945392">
      <w:pPr>
        <w:pStyle w:val="NormalWeb"/>
        <w:spacing w:before="0" w:beforeAutospacing="0" w:after="0" w:afterAutospacing="0" w:line="240" w:lineRule="atLeast"/>
        <w:rPr>
          <w:rFonts w:asciiTheme="minorHAnsi" w:hAnsiTheme="minorHAnsi" w:cs="Segoe UI"/>
          <w:color w:val="2A2A2A"/>
        </w:rPr>
      </w:pPr>
      <w:r>
        <w:rPr>
          <w:rFonts w:asciiTheme="minorHAnsi" w:hAnsiTheme="minorHAnsi" w:cs="Segoe UI"/>
          <w:color w:val="2A2A2A"/>
        </w:rPr>
        <w:t xml:space="preserve">&gt; </w:t>
      </w:r>
      <w:r w:rsidR="00945392" w:rsidRPr="00641FF2">
        <w:rPr>
          <w:rFonts w:asciiTheme="minorHAnsi" w:hAnsiTheme="minorHAnsi" w:cs="Segoe UI"/>
          <w:color w:val="2A2A2A"/>
        </w:rPr>
        <w:t>TRUNCATE TABLE is a non-logged operation that does not fire trigger</w:t>
      </w:r>
    </w:p>
    <w:p w:rsidR="00DE4A04" w:rsidRDefault="00DE4A04" w:rsidP="00DB23C8">
      <w:pPr>
        <w:rPr>
          <w:sz w:val="24"/>
          <w:szCs w:val="24"/>
        </w:rPr>
      </w:pPr>
    </w:p>
    <w:p w:rsidR="00191D7F" w:rsidRPr="00191D7F" w:rsidRDefault="00191D7F" w:rsidP="00191D7F">
      <w:pPr>
        <w:rPr>
          <w:b/>
          <w:sz w:val="24"/>
          <w:szCs w:val="24"/>
        </w:rPr>
      </w:pPr>
      <w:r w:rsidRPr="00191D7F">
        <w:rPr>
          <w:b/>
          <w:sz w:val="24"/>
          <w:szCs w:val="24"/>
          <w:highlight w:val="yellow"/>
        </w:rPr>
        <w:t>20. IF I CHANGE RECOVERY MODEL THEN IS THERE ANY IMPACT?</w:t>
      </w:r>
    </w:p>
    <w:p w:rsidR="00191D7F" w:rsidRDefault="00191D7F" w:rsidP="00191D7F">
      <w:pPr>
        <w:rPr>
          <w:sz w:val="24"/>
          <w:szCs w:val="24"/>
        </w:rPr>
      </w:pPr>
      <w:r>
        <w:rPr>
          <w:sz w:val="24"/>
          <w:szCs w:val="24"/>
        </w:rPr>
        <w:t>No</w:t>
      </w:r>
    </w:p>
    <w:p w:rsidR="00191D7F" w:rsidRPr="00191D7F" w:rsidRDefault="00191D7F" w:rsidP="00191D7F">
      <w:pPr>
        <w:rPr>
          <w:b/>
          <w:sz w:val="24"/>
          <w:szCs w:val="24"/>
        </w:rPr>
      </w:pPr>
      <w:r w:rsidRPr="00191D7F">
        <w:rPr>
          <w:b/>
          <w:sz w:val="24"/>
          <w:szCs w:val="24"/>
          <w:highlight w:val="yellow"/>
        </w:rPr>
        <w:t>21. HOW SNAPSHOT WILL BE TAKEN?</w:t>
      </w:r>
    </w:p>
    <w:p w:rsidR="00191D7F" w:rsidRDefault="002F4EAE" w:rsidP="00191D7F">
      <w:pPr>
        <w:rPr>
          <w:sz w:val="24"/>
          <w:szCs w:val="24"/>
        </w:rPr>
      </w:pPr>
      <w:r>
        <w:rPr>
          <w:sz w:val="24"/>
          <w:szCs w:val="24"/>
        </w:rPr>
        <w:t xml:space="preserve">&gt; </w:t>
      </w:r>
      <w:r w:rsidR="00191D7F" w:rsidRPr="00191D7F">
        <w:rPr>
          <w:sz w:val="24"/>
          <w:szCs w:val="24"/>
        </w:rPr>
        <w:t>In SQL Server replication data transfer happen by using method of “BCP [BULK COPY PROGRAM] - for data, sch –for schema, Ind-for indexes move”</w:t>
      </w:r>
    </w:p>
    <w:p w:rsidR="001D4B9F" w:rsidRDefault="001D4B9F" w:rsidP="00191D7F">
      <w:pPr>
        <w:rPr>
          <w:sz w:val="24"/>
          <w:szCs w:val="24"/>
        </w:rPr>
      </w:pPr>
    </w:p>
    <w:p w:rsidR="00191D7F" w:rsidRPr="00191D7F" w:rsidRDefault="00191D7F" w:rsidP="00191D7F">
      <w:pPr>
        <w:rPr>
          <w:b/>
          <w:sz w:val="24"/>
          <w:szCs w:val="24"/>
        </w:rPr>
      </w:pPr>
      <w:r w:rsidRPr="00191D7F">
        <w:rPr>
          <w:b/>
          <w:sz w:val="24"/>
          <w:szCs w:val="24"/>
          <w:highlight w:val="yellow"/>
        </w:rPr>
        <w:t>22. CAN WE MODIFY DISTRIBUTION DATABASE DATA?</w:t>
      </w:r>
    </w:p>
    <w:p w:rsidR="00191D7F" w:rsidRPr="00191D7F" w:rsidRDefault="002F4EAE" w:rsidP="00191D7F">
      <w:pPr>
        <w:rPr>
          <w:sz w:val="24"/>
          <w:szCs w:val="24"/>
        </w:rPr>
      </w:pPr>
      <w:r>
        <w:rPr>
          <w:sz w:val="24"/>
          <w:szCs w:val="24"/>
        </w:rPr>
        <w:t xml:space="preserve">&gt; </w:t>
      </w:r>
      <w:r w:rsidR="00191D7F" w:rsidRPr="00191D7F">
        <w:rPr>
          <w:sz w:val="24"/>
          <w:szCs w:val="24"/>
        </w:rPr>
        <w:t>Yes we can modify the distribution database tables but not recommended...it will go to create impact.</w:t>
      </w:r>
    </w:p>
    <w:p w:rsidR="002F4EAE" w:rsidRPr="002F4EAE" w:rsidRDefault="002F4EAE" w:rsidP="002F4EAE">
      <w:pPr>
        <w:rPr>
          <w:b/>
          <w:sz w:val="24"/>
          <w:szCs w:val="24"/>
        </w:rPr>
      </w:pPr>
      <w:r w:rsidRPr="002F4EAE">
        <w:rPr>
          <w:b/>
          <w:sz w:val="24"/>
          <w:szCs w:val="24"/>
          <w:highlight w:val="yellow"/>
        </w:rPr>
        <w:t>23. SCHEMA CHANGES IF WE DO ANY IMPACT TO SUBSCRIBER?</w:t>
      </w:r>
    </w:p>
    <w:p w:rsidR="002F4EAE" w:rsidRPr="002F4EAE" w:rsidRDefault="002F4EAE" w:rsidP="002F4EAE">
      <w:pPr>
        <w:rPr>
          <w:b/>
          <w:sz w:val="24"/>
          <w:szCs w:val="24"/>
        </w:rPr>
      </w:pPr>
      <w:r w:rsidRPr="002F4EAE">
        <w:rPr>
          <w:b/>
          <w:sz w:val="24"/>
          <w:szCs w:val="24"/>
        </w:rPr>
        <w:t>Steps:</w:t>
      </w:r>
    </w:p>
    <w:p w:rsidR="002F4EAE" w:rsidRPr="002F4EAE" w:rsidRDefault="002F4EAE" w:rsidP="002F4EAE">
      <w:pPr>
        <w:rPr>
          <w:sz w:val="24"/>
          <w:szCs w:val="24"/>
        </w:rPr>
      </w:pPr>
      <w:r>
        <w:rPr>
          <w:sz w:val="24"/>
          <w:szCs w:val="24"/>
        </w:rPr>
        <w:t xml:space="preserve">&gt; </w:t>
      </w:r>
      <w:r w:rsidRPr="002F4EAE">
        <w:rPr>
          <w:sz w:val="24"/>
          <w:szCs w:val="24"/>
        </w:rPr>
        <w:t>After schema changes in publisher article then we require to renationalize the snapshot agent to generate new snapshot</w:t>
      </w:r>
    </w:p>
    <w:p w:rsidR="002F4EAE" w:rsidRPr="002F4EAE" w:rsidRDefault="002F4EAE" w:rsidP="002F4EAE">
      <w:pPr>
        <w:rPr>
          <w:sz w:val="24"/>
          <w:szCs w:val="24"/>
        </w:rPr>
      </w:pPr>
      <w:r>
        <w:rPr>
          <w:sz w:val="24"/>
          <w:szCs w:val="24"/>
        </w:rPr>
        <w:t xml:space="preserve">&gt; </w:t>
      </w:r>
      <w:r w:rsidRPr="002F4EAE">
        <w:rPr>
          <w:sz w:val="24"/>
          <w:szCs w:val="24"/>
        </w:rPr>
        <w:t>Go to subscriber and then renationalize to apply new snapshot into subscriber article.</w:t>
      </w:r>
    </w:p>
    <w:p w:rsidR="002F4EAE" w:rsidRPr="002F4EAE" w:rsidRDefault="002F4EAE" w:rsidP="002F4EAE">
      <w:pPr>
        <w:rPr>
          <w:sz w:val="24"/>
          <w:szCs w:val="24"/>
        </w:rPr>
      </w:pPr>
      <w:r w:rsidRPr="002F4EAE">
        <w:rPr>
          <w:b/>
          <w:sz w:val="24"/>
          <w:szCs w:val="24"/>
        </w:rPr>
        <w:t>Note</w:t>
      </w:r>
      <w:r>
        <w:rPr>
          <w:b/>
          <w:sz w:val="24"/>
          <w:szCs w:val="24"/>
        </w:rPr>
        <w:t>1</w:t>
      </w:r>
      <w:r w:rsidRPr="002F4EAE">
        <w:rPr>
          <w:b/>
          <w:sz w:val="24"/>
          <w:szCs w:val="24"/>
        </w:rPr>
        <w:t>:</w:t>
      </w:r>
      <w:r w:rsidRPr="002F4EAE">
        <w:rPr>
          <w:sz w:val="24"/>
          <w:szCs w:val="24"/>
        </w:rPr>
        <w:t xml:space="preserve"> In peer –to-peer replication automatically schema change replicate to subscriber</w:t>
      </w:r>
      <w:r>
        <w:rPr>
          <w:sz w:val="24"/>
          <w:szCs w:val="24"/>
        </w:rPr>
        <w:t xml:space="preserve"> w</w:t>
      </w:r>
      <w:r w:rsidRPr="002F4EAE">
        <w:rPr>
          <w:sz w:val="24"/>
          <w:szCs w:val="24"/>
        </w:rPr>
        <w:t>ithout snapshot agent run.</w:t>
      </w:r>
    </w:p>
    <w:p w:rsidR="00280BED" w:rsidRPr="00A231FA" w:rsidRDefault="002F4EAE" w:rsidP="000B02A5">
      <w:pPr>
        <w:rPr>
          <w:sz w:val="24"/>
          <w:szCs w:val="24"/>
        </w:rPr>
      </w:pPr>
      <w:r w:rsidRPr="002F4EAE">
        <w:rPr>
          <w:b/>
          <w:sz w:val="24"/>
          <w:szCs w:val="24"/>
        </w:rPr>
        <w:t>Note2:</w:t>
      </w:r>
      <w:r>
        <w:rPr>
          <w:sz w:val="24"/>
          <w:szCs w:val="24"/>
        </w:rPr>
        <w:t xml:space="preserve"> </w:t>
      </w:r>
      <w:r w:rsidRPr="002F4EAE">
        <w:rPr>
          <w:sz w:val="24"/>
          <w:szCs w:val="24"/>
        </w:rPr>
        <w:t xml:space="preserve"> If we run snapshot then only modified data changes replicate to subsc</w:t>
      </w:r>
      <w:r w:rsidR="00A231FA">
        <w:rPr>
          <w:sz w:val="24"/>
          <w:szCs w:val="24"/>
        </w:rPr>
        <w:t>riber.</w:t>
      </w:r>
    </w:p>
    <w:tbl>
      <w:tblPr>
        <w:tblW w:w="12960" w:type="dxa"/>
        <w:tblInd w:w="-1332" w:type="dxa"/>
        <w:tblLook w:val="04A0" w:firstRow="1" w:lastRow="0" w:firstColumn="1" w:lastColumn="0" w:noHBand="0" w:noVBand="1"/>
      </w:tblPr>
      <w:tblGrid>
        <w:gridCol w:w="1980"/>
        <w:gridCol w:w="2430"/>
        <w:gridCol w:w="2880"/>
        <w:gridCol w:w="2070"/>
        <w:gridCol w:w="3600"/>
      </w:tblGrid>
      <w:tr w:rsidR="00DB0F2F" w:rsidRPr="008F621F" w:rsidTr="00DB0F2F">
        <w:trPr>
          <w:trHeight w:val="1200"/>
        </w:trPr>
        <w:tc>
          <w:tcPr>
            <w:tcW w:w="1980" w:type="dxa"/>
            <w:tcBorders>
              <w:top w:val="nil"/>
              <w:left w:val="nil"/>
              <w:bottom w:val="nil"/>
              <w:right w:val="nil"/>
            </w:tcBorders>
            <w:shd w:val="clear" w:color="000000" w:fill="FFFF00"/>
            <w:noWrap/>
            <w:vAlign w:val="bottom"/>
            <w:hideMark/>
          </w:tcPr>
          <w:p w:rsidR="008F621F" w:rsidRPr="003822E2" w:rsidRDefault="008F621F" w:rsidP="008F621F">
            <w:pPr>
              <w:spacing w:after="0" w:line="240" w:lineRule="auto"/>
              <w:rPr>
                <w:rFonts w:ascii="Calibri" w:eastAsia="Times New Roman" w:hAnsi="Calibri" w:cs="Times New Roman"/>
                <w:b/>
                <w:color w:val="FF0000"/>
                <w:sz w:val="24"/>
                <w:szCs w:val="24"/>
              </w:rPr>
            </w:pPr>
            <w:r w:rsidRPr="003822E2">
              <w:rPr>
                <w:rFonts w:ascii="Calibri" w:eastAsia="Times New Roman" w:hAnsi="Calibri" w:cs="Times New Roman"/>
                <w:b/>
                <w:color w:val="FF0000"/>
                <w:sz w:val="24"/>
                <w:szCs w:val="24"/>
              </w:rPr>
              <w:t>Snapshot Replication</w:t>
            </w:r>
          </w:p>
        </w:tc>
        <w:tc>
          <w:tcPr>
            <w:tcW w:w="2430" w:type="dxa"/>
            <w:tcBorders>
              <w:top w:val="nil"/>
              <w:left w:val="nil"/>
              <w:bottom w:val="nil"/>
              <w:right w:val="nil"/>
            </w:tcBorders>
            <w:shd w:val="clear" w:color="000000" w:fill="FFFF00"/>
            <w:noWrap/>
            <w:vAlign w:val="bottom"/>
            <w:hideMark/>
          </w:tcPr>
          <w:p w:rsidR="008F621F" w:rsidRPr="003822E2" w:rsidRDefault="008F621F" w:rsidP="008F621F">
            <w:pPr>
              <w:spacing w:after="0" w:line="240" w:lineRule="auto"/>
              <w:rPr>
                <w:rFonts w:ascii="Calibri" w:eastAsia="Times New Roman" w:hAnsi="Calibri" w:cs="Times New Roman"/>
                <w:b/>
                <w:color w:val="FF0000"/>
                <w:sz w:val="24"/>
                <w:szCs w:val="24"/>
              </w:rPr>
            </w:pPr>
            <w:r w:rsidRPr="003822E2">
              <w:rPr>
                <w:rFonts w:ascii="Calibri" w:eastAsia="Times New Roman" w:hAnsi="Calibri" w:cs="Times New Roman"/>
                <w:b/>
                <w:color w:val="FF0000"/>
                <w:sz w:val="24"/>
                <w:szCs w:val="24"/>
              </w:rPr>
              <w:t>Transactional Replication</w:t>
            </w:r>
          </w:p>
        </w:tc>
        <w:tc>
          <w:tcPr>
            <w:tcW w:w="2880" w:type="dxa"/>
            <w:tcBorders>
              <w:top w:val="nil"/>
              <w:left w:val="nil"/>
              <w:bottom w:val="nil"/>
              <w:right w:val="nil"/>
            </w:tcBorders>
            <w:shd w:val="clear" w:color="000000" w:fill="FFFF00"/>
            <w:vAlign w:val="bottom"/>
            <w:hideMark/>
          </w:tcPr>
          <w:p w:rsidR="008F621F" w:rsidRPr="003822E2" w:rsidRDefault="008F621F" w:rsidP="008F621F">
            <w:pPr>
              <w:spacing w:after="0" w:line="240" w:lineRule="auto"/>
              <w:rPr>
                <w:rFonts w:ascii="Calibri" w:eastAsia="Times New Roman" w:hAnsi="Calibri" w:cs="Times New Roman"/>
                <w:b/>
                <w:color w:val="FF0000"/>
                <w:sz w:val="24"/>
                <w:szCs w:val="24"/>
              </w:rPr>
            </w:pPr>
            <w:r w:rsidRPr="003822E2">
              <w:rPr>
                <w:rFonts w:ascii="Calibri" w:eastAsia="Times New Roman" w:hAnsi="Calibri" w:cs="Times New Roman"/>
                <w:b/>
                <w:color w:val="FF0000"/>
                <w:sz w:val="24"/>
                <w:szCs w:val="24"/>
              </w:rPr>
              <w:t xml:space="preserve">Transactional replication with updatable </w:t>
            </w:r>
            <w:r w:rsidR="00DB0F2F" w:rsidRPr="003822E2">
              <w:rPr>
                <w:rFonts w:ascii="Calibri" w:eastAsia="Times New Roman" w:hAnsi="Calibri" w:cs="Times New Roman"/>
                <w:b/>
                <w:color w:val="FF0000"/>
                <w:sz w:val="24"/>
                <w:szCs w:val="24"/>
              </w:rPr>
              <w:t>subscription</w:t>
            </w:r>
          </w:p>
        </w:tc>
        <w:tc>
          <w:tcPr>
            <w:tcW w:w="2070" w:type="dxa"/>
            <w:tcBorders>
              <w:top w:val="nil"/>
              <w:left w:val="nil"/>
              <w:bottom w:val="nil"/>
              <w:right w:val="nil"/>
            </w:tcBorders>
            <w:shd w:val="clear" w:color="000000" w:fill="FFFF00"/>
            <w:noWrap/>
            <w:vAlign w:val="bottom"/>
            <w:hideMark/>
          </w:tcPr>
          <w:p w:rsidR="008F621F" w:rsidRPr="003822E2" w:rsidRDefault="008F621F" w:rsidP="008F621F">
            <w:pPr>
              <w:spacing w:after="0" w:line="240" w:lineRule="auto"/>
              <w:rPr>
                <w:rFonts w:ascii="Calibri" w:eastAsia="Times New Roman" w:hAnsi="Calibri" w:cs="Times New Roman"/>
                <w:b/>
                <w:color w:val="FF0000"/>
                <w:sz w:val="24"/>
                <w:szCs w:val="24"/>
              </w:rPr>
            </w:pPr>
            <w:r w:rsidRPr="003822E2">
              <w:rPr>
                <w:rFonts w:ascii="Calibri" w:eastAsia="Times New Roman" w:hAnsi="Calibri" w:cs="Times New Roman"/>
                <w:b/>
                <w:color w:val="FF0000"/>
                <w:sz w:val="24"/>
                <w:szCs w:val="24"/>
              </w:rPr>
              <w:t>Merge Replication</w:t>
            </w:r>
          </w:p>
        </w:tc>
        <w:tc>
          <w:tcPr>
            <w:tcW w:w="3600" w:type="dxa"/>
            <w:tcBorders>
              <w:top w:val="nil"/>
              <w:left w:val="nil"/>
              <w:bottom w:val="nil"/>
              <w:right w:val="nil"/>
            </w:tcBorders>
            <w:shd w:val="clear" w:color="000000" w:fill="FFFF00"/>
            <w:vAlign w:val="bottom"/>
            <w:hideMark/>
          </w:tcPr>
          <w:p w:rsidR="008F621F" w:rsidRPr="003822E2" w:rsidRDefault="008F621F" w:rsidP="008F621F">
            <w:pPr>
              <w:spacing w:after="0" w:line="240" w:lineRule="auto"/>
              <w:rPr>
                <w:rFonts w:ascii="Calibri" w:eastAsia="Times New Roman" w:hAnsi="Calibri" w:cs="Times New Roman"/>
                <w:b/>
                <w:color w:val="FF0000"/>
                <w:sz w:val="24"/>
                <w:szCs w:val="24"/>
              </w:rPr>
            </w:pPr>
            <w:r w:rsidRPr="003822E2">
              <w:rPr>
                <w:rFonts w:ascii="Calibri" w:eastAsia="Times New Roman" w:hAnsi="Calibri" w:cs="Times New Roman"/>
                <w:b/>
                <w:color w:val="FF0000"/>
                <w:sz w:val="24"/>
                <w:szCs w:val="24"/>
              </w:rPr>
              <w:t>Peer-2-Peer replication</w:t>
            </w:r>
          </w:p>
        </w:tc>
      </w:tr>
      <w:tr w:rsidR="00DB0F2F" w:rsidRPr="008F621F" w:rsidTr="00DB0F2F">
        <w:trPr>
          <w:trHeight w:val="300"/>
        </w:trPr>
        <w:tc>
          <w:tcPr>
            <w:tcW w:w="198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Times New Roman" w:eastAsia="Times New Roman" w:hAnsi="Times New Roman" w:cs="Times New Roman"/>
                <w:sz w:val="20"/>
                <w:szCs w:val="20"/>
              </w:rPr>
            </w:pPr>
          </w:p>
        </w:tc>
        <w:tc>
          <w:tcPr>
            <w:tcW w:w="288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Times New Roman" w:eastAsia="Times New Roman" w:hAnsi="Times New Roman" w:cs="Times New Roman"/>
                <w:sz w:val="20"/>
                <w:szCs w:val="20"/>
              </w:rPr>
            </w:pPr>
          </w:p>
        </w:tc>
        <w:tc>
          <w:tcPr>
            <w:tcW w:w="360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Times New Roman" w:eastAsia="Times New Roman" w:hAnsi="Times New Roman" w:cs="Times New Roman"/>
                <w:sz w:val="20"/>
                <w:szCs w:val="20"/>
              </w:rPr>
            </w:pPr>
          </w:p>
        </w:tc>
      </w:tr>
      <w:tr w:rsidR="00DB0F2F" w:rsidRPr="008F621F" w:rsidTr="00DB0F2F">
        <w:trPr>
          <w:trHeight w:val="1500"/>
        </w:trPr>
        <w:tc>
          <w:tcPr>
            <w:tcW w:w="198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Snapshot and Distribution agents</w:t>
            </w:r>
          </w:p>
        </w:tc>
        <w:tc>
          <w:tcPr>
            <w:tcW w:w="2430" w:type="dxa"/>
            <w:tcBorders>
              <w:top w:val="nil"/>
              <w:left w:val="nil"/>
              <w:bottom w:val="nil"/>
              <w:right w:val="nil"/>
            </w:tcBorders>
            <w:shd w:val="clear" w:color="auto" w:fill="auto"/>
            <w:vAlign w:val="center"/>
            <w:hideMark/>
          </w:tcPr>
          <w:p w:rsidR="008F621F" w:rsidRPr="008F621F" w:rsidRDefault="008F621F" w:rsidP="008F621F">
            <w:pPr>
              <w:spacing w:after="0" w:line="240" w:lineRule="auto"/>
              <w:jc w:val="center"/>
              <w:rPr>
                <w:rFonts w:ascii="Calibri" w:eastAsia="Times New Roman" w:hAnsi="Calibri" w:cs="Times New Roman"/>
                <w:b/>
                <w:bCs/>
                <w:color w:val="000000"/>
              </w:rPr>
            </w:pPr>
            <w:r w:rsidRPr="008F621F">
              <w:rPr>
                <w:rFonts w:ascii="Calibri" w:eastAsia="Times New Roman" w:hAnsi="Calibri" w:cs="Times New Roman"/>
                <w:b/>
                <w:bCs/>
                <w:color w:val="000000"/>
              </w:rPr>
              <w:t>Snapshot , Distribution agents and Log reader agent</w:t>
            </w:r>
          </w:p>
        </w:tc>
        <w:tc>
          <w:tcPr>
            <w:tcW w:w="288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 xml:space="preserve">Snapshot , Distribution </w:t>
            </w:r>
            <w:r w:rsidR="00DB0F2F" w:rsidRPr="008F621F">
              <w:rPr>
                <w:rFonts w:ascii="Calibri" w:eastAsia="Times New Roman" w:hAnsi="Calibri" w:cs="Times New Roman"/>
                <w:b/>
                <w:bCs/>
                <w:color w:val="000000"/>
              </w:rPr>
              <w:t>agents, Queue</w:t>
            </w:r>
            <w:r w:rsidRPr="008F621F">
              <w:rPr>
                <w:rFonts w:ascii="Calibri" w:eastAsia="Times New Roman" w:hAnsi="Calibri" w:cs="Times New Roman"/>
                <w:b/>
                <w:bCs/>
                <w:color w:val="000000"/>
              </w:rPr>
              <w:t xml:space="preserve"> Reader agent and Log reader agent</w:t>
            </w:r>
          </w:p>
        </w:tc>
        <w:tc>
          <w:tcPr>
            <w:tcW w:w="207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Snapshot , Distribution agents and Merge agent</w:t>
            </w:r>
          </w:p>
        </w:tc>
        <w:tc>
          <w:tcPr>
            <w:tcW w:w="3600" w:type="dxa"/>
            <w:tcBorders>
              <w:top w:val="nil"/>
              <w:left w:val="nil"/>
              <w:bottom w:val="nil"/>
              <w:right w:val="nil"/>
            </w:tcBorders>
            <w:shd w:val="clear" w:color="auto" w:fill="auto"/>
            <w:vAlign w:val="center"/>
            <w:hideMark/>
          </w:tcPr>
          <w:p w:rsidR="00DB0F2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Snapshot , Distribution agents</w:t>
            </w:r>
          </w:p>
          <w:p w:rsidR="00DB0F2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and Log reader agent</w:t>
            </w:r>
          </w:p>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(each per one node)</w:t>
            </w:r>
          </w:p>
        </w:tc>
      </w:tr>
      <w:tr w:rsidR="00DB0F2F" w:rsidRPr="008F621F" w:rsidTr="00DB0F2F">
        <w:trPr>
          <w:trHeight w:val="750"/>
        </w:trPr>
        <w:tc>
          <w:tcPr>
            <w:tcW w:w="198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 xml:space="preserve">one way replication </w:t>
            </w:r>
          </w:p>
        </w:tc>
        <w:tc>
          <w:tcPr>
            <w:tcW w:w="2430" w:type="dxa"/>
            <w:tcBorders>
              <w:top w:val="nil"/>
              <w:left w:val="nil"/>
              <w:bottom w:val="nil"/>
              <w:right w:val="nil"/>
            </w:tcBorders>
            <w:shd w:val="clear" w:color="auto" w:fill="auto"/>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one way replication - use transactional</w:t>
            </w:r>
          </w:p>
        </w:tc>
        <w:tc>
          <w:tcPr>
            <w:tcW w:w="2880" w:type="dxa"/>
            <w:tcBorders>
              <w:top w:val="nil"/>
              <w:left w:val="nil"/>
              <w:bottom w:val="nil"/>
              <w:right w:val="nil"/>
            </w:tcBorders>
            <w:shd w:val="clear" w:color="auto" w:fill="auto"/>
            <w:noWrap/>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 xml:space="preserve">BI- Directional </w:t>
            </w:r>
          </w:p>
        </w:tc>
        <w:tc>
          <w:tcPr>
            <w:tcW w:w="2070" w:type="dxa"/>
            <w:tcBorders>
              <w:top w:val="nil"/>
              <w:left w:val="nil"/>
              <w:bottom w:val="nil"/>
              <w:right w:val="nil"/>
            </w:tcBorders>
            <w:shd w:val="clear" w:color="auto" w:fill="auto"/>
            <w:noWrap/>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 xml:space="preserve">BI- Directional </w:t>
            </w:r>
          </w:p>
        </w:tc>
        <w:tc>
          <w:tcPr>
            <w:tcW w:w="3600" w:type="dxa"/>
            <w:tcBorders>
              <w:top w:val="nil"/>
              <w:left w:val="nil"/>
              <w:bottom w:val="nil"/>
              <w:right w:val="nil"/>
            </w:tcBorders>
            <w:shd w:val="clear" w:color="auto" w:fill="auto"/>
            <w:noWrap/>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 xml:space="preserve">BI- Directional </w:t>
            </w:r>
          </w:p>
        </w:tc>
      </w:tr>
      <w:tr w:rsidR="00DB0F2F" w:rsidRPr="008F621F" w:rsidTr="00DB0F2F">
        <w:trPr>
          <w:trHeight w:val="765"/>
        </w:trPr>
        <w:tc>
          <w:tcPr>
            <w:tcW w:w="1980" w:type="dxa"/>
            <w:tcBorders>
              <w:top w:val="nil"/>
              <w:left w:val="nil"/>
              <w:bottom w:val="nil"/>
              <w:right w:val="nil"/>
            </w:tcBorders>
            <w:shd w:val="clear" w:color="auto" w:fill="auto"/>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Only one publishers are  allowed</w:t>
            </w:r>
          </w:p>
        </w:tc>
        <w:tc>
          <w:tcPr>
            <w:tcW w:w="2430" w:type="dxa"/>
            <w:tcBorders>
              <w:top w:val="nil"/>
              <w:left w:val="nil"/>
              <w:bottom w:val="nil"/>
              <w:right w:val="nil"/>
            </w:tcBorders>
            <w:shd w:val="clear" w:color="auto" w:fill="auto"/>
            <w:vAlign w:val="bottom"/>
            <w:hideMark/>
          </w:tcPr>
          <w:p w:rsidR="00DB0F2F" w:rsidRDefault="00DB0F2F" w:rsidP="008F621F">
            <w:pPr>
              <w:spacing w:after="0" w:line="240" w:lineRule="auto"/>
              <w:rPr>
                <w:rFonts w:ascii="Calibri" w:eastAsia="Times New Roman" w:hAnsi="Calibri" w:cs="Times New Roman"/>
                <w:b/>
                <w:bCs/>
                <w:color w:val="000000"/>
              </w:rPr>
            </w:pPr>
          </w:p>
          <w:p w:rsidR="00DB0F2F" w:rsidRDefault="00DB0F2F" w:rsidP="008F621F">
            <w:pPr>
              <w:spacing w:after="0" w:line="240" w:lineRule="auto"/>
              <w:rPr>
                <w:rFonts w:ascii="Calibri" w:eastAsia="Times New Roman" w:hAnsi="Calibri" w:cs="Times New Roman"/>
                <w:b/>
                <w:bCs/>
                <w:color w:val="000000"/>
              </w:rPr>
            </w:pPr>
          </w:p>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Only one publishers are  allowed</w:t>
            </w:r>
          </w:p>
        </w:tc>
        <w:tc>
          <w:tcPr>
            <w:tcW w:w="2880" w:type="dxa"/>
            <w:tcBorders>
              <w:top w:val="nil"/>
              <w:left w:val="nil"/>
              <w:bottom w:val="nil"/>
              <w:right w:val="nil"/>
            </w:tcBorders>
            <w:shd w:val="clear" w:color="auto" w:fill="auto"/>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Only one publishers are  allowed</w:t>
            </w:r>
          </w:p>
        </w:tc>
        <w:tc>
          <w:tcPr>
            <w:tcW w:w="207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Only one publishers are  allowed</w:t>
            </w:r>
          </w:p>
        </w:tc>
        <w:tc>
          <w:tcPr>
            <w:tcW w:w="3600" w:type="dxa"/>
            <w:tcBorders>
              <w:top w:val="nil"/>
              <w:left w:val="nil"/>
              <w:bottom w:val="nil"/>
              <w:right w:val="nil"/>
            </w:tcBorders>
            <w:shd w:val="clear" w:color="auto" w:fill="auto"/>
            <w:vAlign w:val="bottom"/>
            <w:hideMark/>
          </w:tcPr>
          <w:p w:rsidR="00DB0F2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Multiple publishers</w:t>
            </w:r>
          </w:p>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 xml:space="preserve"> are  allowed</w:t>
            </w:r>
          </w:p>
        </w:tc>
      </w:tr>
      <w:tr w:rsidR="00DB0F2F" w:rsidRPr="008F621F" w:rsidTr="00687219">
        <w:trPr>
          <w:trHeight w:val="927"/>
        </w:trPr>
        <w:tc>
          <w:tcPr>
            <w:tcW w:w="1980" w:type="dxa"/>
            <w:tcBorders>
              <w:top w:val="nil"/>
              <w:left w:val="nil"/>
              <w:bottom w:val="nil"/>
              <w:right w:val="nil"/>
            </w:tcBorders>
            <w:shd w:val="clear" w:color="auto" w:fill="auto"/>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Multiple subscribers are allowed</w:t>
            </w:r>
          </w:p>
        </w:tc>
        <w:tc>
          <w:tcPr>
            <w:tcW w:w="2430" w:type="dxa"/>
            <w:tcBorders>
              <w:top w:val="nil"/>
              <w:left w:val="nil"/>
              <w:bottom w:val="nil"/>
              <w:right w:val="nil"/>
            </w:tcBorders>
            <w:shd w:val="clear" w:color="auto" w:fill="auto"/>
            <w:vAlign w:val="bottom"/>
            <w:hideMark/>
          </w:tcPr>
          <w:p w:rsidR="00DB0F2F" w:rsidRDefault="00DB0F2F" w:rsidP="008F621F">
            <w:pPr>
              <w:spacing w:after="0" w:line="240" w:lineRule="auto"/>
              <w:rPr>
                <w:rFonts w:ascii="Calibri" w:eastAsia="Times New Roman" w:hAnsi="Calibri" w:cs="Times New Roman"/>
                <w:b/>
                <w:bCs/>
                <w:color w:val="000000"/>
              </w:rPr>
            </w:pPr>
          </w:p>
          <w:p w:rsid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Multiple subscribers are allowed</w:t>
            </w:r>
          </w:p>
          <w:p w:rsidR="00DB0F2F" w:rsidRPr="008F621F" w:rsidRDefault="00DB0F2F" w:rsidP="008F621F">
            <w:pPr>
              <w:spacing w:after="0" w:line="240" w:lineRule="auto"/>
              <w:rPr>
                <w:rFonts w:ascii="Calibri" w:eastAsia="Times New Roman" w:hAnsi="Calibri" w:cs="Times New Roman"/>
                <w:b/>
                <w:bCs/>
                <w:color w:val="000000"/>
              </w:rPr>
            </w:pPr>
          </w:p>
        </w:tc>
        <w:tc>
          <w:tcPr>
            <w:tcW w:w="2880" w:type="dxa"/>
            <w:tcBorders>
              <w:top w:val="nil"/>
              <w:left w:val="nil"/>
              <w:bottom w:val="nil"/>
              <w:right w:val="nil"/>
            </w:tcBorders>
            <w:shd w:val="clear" w:color="auto" w:fill="auto"/>
            <w:vAlign w:val="bottom"/>
            <w:hideMark/>
          </w:tcPr>
          <w:p w:rsidR="00DB0F2F" w:rsidRDefault="00DB0F2F" w:rsidP="008F621F">
            <w:pPr>
              <w:spacing w:after="0" w:line="240" w:lineRule="auto"/>
              <w:rPr>
                <w:rFonts w:ascii="Calibri" w:eastAsia="Times New Roman" w:hAnsi="Calibri" w:cs="Times New Roman"/>
                <w:b/>
                <w:bCs/>
                <w:color w:val="000000"/>
              </w:rPr>
            </w:pPr>
          </w:p>
          <w:p w:rsidR="00DB0F2F" w:rsidRDefault="00DB0F2F" w:rsidP="008F621F">
            <w:pPr>
              <w:spacing w:after="0" w:line="240" w:lineRule="auto"/>
              <w:rPr>
                <w:rFonts w:ascii="Calibri" w:eastAsia="Times New Roman" w:hAnsi="Calibri" w:cs="Times New Roman"/>
                <w:b/>
                <w:bCs/>
                <w:color w:val="000000"/>
              </w:rPr>
            </w:pPr>
          </w:p>
          <w:p w:rsidR="00DB0F2F" w:rsidRDefault="00DB0F2F" w:rsidP="008F621F">
            <w:pPr>
              <w:spacing w:after="0" w:line="240" w:lineRule="auto"/>
              <w:rPr>
                <w:rFonts w:ascii="Calibri" w:eastAsia="Times New Roman" w:hAnsi="Calibri" w:cs="Times New Roman"/>
                <w:b/>
                <w:bCs/>
                <w:color w:val="000000"/>
              </w:rPr>
            </w:pPr>
          </w:p>
          <w:p w:rsidR="00DB0F2F" w:rsidRDefault="00DB0F2F" w:rsidP="008F621F">
            <w:pPr>
              <w:spacing w:after="0" w:line="240" w:lineRule="auto"/>
              <w:rPr>
                <w:rFonts w:ascii="Calibri" w:eastAsia="Times New Roman" w:hAnsi="Calibri" w:cs="Times New Roman"/>
                <w:b/>
                <w:bCs/>
                <w:color w:val="000000"/>
              </w:rPr>
            </w:pPr>
          </w:p>
          <w:p w:rsidR="008F621F" w:rsidRPr="008F621F" w:rsidRDefault="008F621F" w:rsidP="00091FC6">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Multiple subscribers are allowed</w:t>
            </w:r>
          </w:p>
        </w:tc>
        <w:tc>
          <w:tcPr>
            <w:tcW w:w="207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Multiple subscribers are allowed</w:t>
            </w:r>
          </w:p>
        </w:tc>
        <w:tc>
          <w:tcPr>
            <w:tcW w:w="3600" w:type="dxa"/>
            <w:tcBorders>
              <w:top w:val="nil"/>
              <w:left w:val="nil"/>
              <w:bottom w:val="nil"/>
              <w:right w:val="nil"/>
            </w:tcBorders>
            <w:shd w:val="clear" w:color="auto" w:fill="auto"/>
            <w:vAlign w:val="bottom"/>
            <w:hideMark/>
          </w:tcPr>
          <w:p w:rsidR="00DB0F2F" w:rsidRDefault="00DB0F2F" w:rsidP="008F621F">
            <w:pPr>
              <w:spacing w:after="0" w:line="240" w:lineRule="auto"/>
              <w:rPr>
                <w:rFonts w:ascii="Calibri" w:eastAsia="Times New Roman" w:hAnsi="Calibri" w:cs="Times New Roman"/>
                <w:b/>
                <w:bCs/>
                <w:color w:val="000000"/>
              </w:rPr>
            </w:pPr>
          </w:p>
          <w:p w:rsidR="00DB0F2F" w:rsidRDefault="00DB0F2F" w:rsidP="008F621F">
            <w:pPr>
              <w:spacing w:after="0" w:line="240" w:lineRule="auto"/>
              <w:rPr>
                <w:rFonts w:ascii="Calibri" w:eastAsia="Times New Roman" w:hAnsi="Calibri" w:cs="Times New Roman"/>
                <w:b/>
                <w:bCs/>
                <w:color w:val="000000"/>
              </w:rPr>
            </w:pPr>
          </w:p>
          <w:p w:rsidR="00DB0F2F" w:rsidRDefault="00DB0F2F" w:rsidP="008F621F">
            <w:pPr>
              <w:spacing w:after="0" w:line="240" w:lineRule="auto"/>
              <w:rPr>
                <w:rFonts w:ascii="Calibri" w:eastAsia="Times New Roman" w:hAnsi="Calibri" w:cs="Times New Roman"/>
                <w:b/>
                <w:bCs/>
                <w:color w:val="000000"/>
              </w:rPr>
            </w:pPr>
          </w:p>
          <w:p w:rsidR="00DB0F2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Multiple subscribers</w:t>
            </w:r>
          </w:p>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 xml:space="preserve"> are allowed</w:t>
            </w:r>
          </w:p>
        </w:tc>
      </w:tr>
      <w:tr w:rsidR="00DB0F2F" w:rsidRPr="008F621F" w:rsidTr="00DB0F2F">
        <w:trPr>
          <w:trHeight w:val="1410"/>
        </w:trPr>
        <w:tc>
          <w:tcPr>
            <w:tcW w:w="198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Enterprise limit: 25</w:t>
            </w:r>
          </w:p>
        </w:tc>
        <w:tc>
          <w:tcPr>
            <w:tcW w:w="243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Both updateable modes of transactional replication have limited scalability (up to 10 subscribers</w:t>
            </w:r>
          </w:p>
        </w:tc>
        <w:tc>
          <w:tcPr>
            <w:tcW w:w="288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Both updateable modes of transactional replication have limited scalability (up to 10 subscribers</w:t>
            </w:r>
          </w:p>
        </w:tc>
        <w:tc>
          <w:tcPr>
            <w:tcW w:w="207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Enterprise limit: 25</w:t>
            </w:r>
          </w:p>
        </w:tc>
        <w:tc>
          <w:tcPr>
            <w:tcW w:w="360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Enterprise limit: 25</w:t>
            </w:r>
          </w:p>
        </w:tc>
      </w:tr>
      <w:tr w:rsidR="00DB0F2F" w:rsidRPr="008F621F" w:rsidTr="00DB0F2F">
        <w:trPr>
          <w:trHeight w:val="1800"/>
        </w:trPr>
        <w:tc>
          <w:tcPr>
            <w:tcW w:w="1980" w:type="dxa"/>
            <w:tcBorders>
              <w:top w:val="nil"/>
              <w:left w:val="nil"/>
              <w:bottom w:val="nil"/>
              <w:right w:val="nil"/>
            </w:tcBorders>
            <w:shd w:val="clear" w:color="auto" w:fill="auto"/>
            <w:vAlign w:val="center"/>
            <w:hideMark/>
          </w:tcPr>
          <w:p w:rsidR="008F621F" w:rsidRPr="008F621F" w:rsidRDefault="008F621F" w:rsidP="00091FC6">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Not required[ conflict detection]</w:t>
            </w:r>
          </w:p>
        </w:tc>
        <w:tc>
          <w:tcPr>
            <w:tcW w:w="243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Not required</w:t>
            </w:r>
          </w:p>
        </w:tc>
        <w:tc>
          <w:tcPr>
            <w:tcW w:w="2880" w:type="dxa"/>
            <w:tcBorders>
              <w:top w:val="nil"/>
              <w:left w:val="nil"/>
              <w:bottom w:val="nil"/>
              <w:right w:val="nil"/>
            </w:tcBorders>
            <w:shd w:val="clear" w:color="auto" w:fill="auto"/>
            <w:vAlign w:val="center"/>
            <w:hideMark/>
          </w:tcPr>
          <w:p w:rsidR="008F621F" w:rsidRPr="008F621F" w:rsidRDefault="00DB0F2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Updatable replication</w:t>
            </w:r>
            <w:r w:rsidR="008F621F" w:rsidRPr="008F621F">
              <w:rPr>
                <w:rFonts w:ascii="Calibri" w:eastAsia="Times New Roman" w:hAnsi="Calibri" w:cs="Times New Roman"/>
                <w:b/>
                <w:bCs/>
                <w:color w:val="000000"/>
              </w:rPr>
              <w:t xml:space="preserve"> has rich conflict detection and handling capabilities as well.</w:t>
            </w:r>
          </w:p>
        </w:tc>
        <w:tc>
          <w:tcPr>
            <w:tcW w:w="2070" w:type="dxa"/>
            <w:tcBorders>
              <w:top w:val="nil"/>
              <w:left w:val="nil"/>
              <w:bottom w:val="nil"/>
              <w:right w:val="nil"/>
            </w:tcBorders>
            <w:shd w:val="clear" w:color="auto" w:fill="auto"/>
            <w:vAlign w:val="center"/>
            <w:hideMark/>
          </w:tcPr>
          <w:p w:rsidR="008F621F" w:rsidRPr="008F621F" w:rsidRDefault="008F621F" w:rsidP="008F621F">
            <w:pPr>
              <w:spacing w:after="0" w:line="240" w:lineRule="auto"/>
              <w:jc w:val="center"/>
              <w:rPr>
                <w:rFonts w:ascii="Calibri" w:eastAsia="Times New Roman" w:hAnsi="Calibri" w:cs="Times New Roman"/>
                <w:b/>
                <w:bCs/>
                <w:color w:val="000000"/>
              </w:rPr>
            </w:pPr>
            <w:r w:rsidRPr="008F621F">
              <w:rPr>
                <w:rFonts w:ascii="Calibri" w:eastAsia="Times New Roman" w:hAnsi="Calibri" w:cs="Times New Roman"/>
                <w:b/>
                <w:bCs/>
                <w:color w:val="000000"/>
              </w:rPr>
              <w:t>Merge replication has rich conflict detection and handling capabilities as well.</w:t>
            </w:r>
          </w:p>
        </w:tc>
        <w:tc>
          <w:tcPr>
            <w:tcW w:w="3600" w:type="dxa"/>
            <w:tcBorders>
              <w:top w:val="nil"/>
              <w:left w:val="nil"/>
              <w:bottom w:val="nil"/>
              <w:right w:val="nil"/>
            </w:tcBorders>
            <w:shd w:val="clear" w:color="auto" w:fill="auto"/>
            <w:vAlign w:val="center"/>
            <w:hideMark/>
          </w:tcPr>
          <w:p w:rsidR="00DB0F2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Peer 2 peer replication has</w:t>
            </w:r>
          </w:p>
          <w:p w:rsidR="00DB0F2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 xml:space="preserve"> rich conflict detection </w:t>
            </w:r>
          </w:p>
          <w:p w:rsidR="00DB0F2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and handling capabilities</w:t>
            </w:r>
          </w:p>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as well from 2008.</w:t>
            </w:r>
          </w:p>
        </w:tc>
      </w:tr>
      <w:tr w:rsidR="00DB0F2F" w:rsidRPr="008F621F" w:rsidTr="00DB0F2F">
        <w:trPr>
          <w:trHeight w:val="900"/>
        </w:trPr>
        <w:tc>
          <w:tcPr>
            <w:tcW w:w="198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Primary key not required for article</w:t>
            </w:r>
          </w:p>
        </w:tc>
        <w:tc>
          <w:tcPr>
            <w:tcW w:w="2430" w:type="dxa"/>
            <w:tcBorders>
              <w:top w:val="nil"/>
              <w:left w:val="nil"/>
              <w:bottom w:val="nil"/>
              <w:right w:val="nil"/>
            </w:tcBorders>
            <w:shd w:val="clear" w:color="auto" w:fill="auto"/>
            <w:vAlign w:val="center"/>
            <w:hideMark/>
          </w:tcPr>
          <w:p w:rsidR="008F621F" w:rsidRPr="008F621F" w:rsidRDefault="008F621F" w:rsidP="008F621F">
            <w:pPr>
              <w:spacing w:after="0" w:line="240" w:lineRule="auto"/>
              <w:jc w:val="center"/>
              <w:rPr>
                <w:rFonts w:ascii="Calibri" w:eastAsia="Times New Roman" w:hAnsi="Calibri" w:cs="Times New Roman"/>
                <w:b/>
                <w:bCs/>
                <w:color w:val="000000"/>
              </w:rPr>
            </w:pPr>
            <w:r w:rsidRPr="008F621F">
              <w:rPr>
                <w:rFonts w:ascii="Calibri" w:eastAsia="Times New Roman" w:hAnsi="Calibri" w:cs="Times New Roman"/>
                <w:b/>
                <w:bCs/>
                <w:color w:val="000000"/>
              </w:rPr>
              <w:t>Primary Key mandatory</w:t>
            </w:r>
          </w:p>
        </w:tc>
        <w:tc>
          <w:tcPr>
            <w:tcW w:w="2880" w:type="dxa"/>
            <w:tcBorders>
              <w:top w:val="nil"/>
              <w:left w:val="nil"/>
              <w:bottom w:val="nil"/>
              <w:right w:val="nil"/>
            </w:tcBorders>
            <w:shd w:val="clear" w:color="auto" w:fill="auto"/>
            <w:vAlign w:val="center"/>
            <w:hideMark/>
          </w:tcPr>
          <w:p w:rsidR="008F621F" w:rsidRPr="008F621F" w:rsidRDefault="008F621F" w:rsidP="008F621F">
            <w:pPr>
              <w:spacing w:after="0" w:line="240" w:lineRule="auto"/>
              <w:jc w:val="center"/>
              <w:rPr>
                <w:rFonts w:ascii="Calibri" w:eastAsia="Times New Roman" w:hAnsi="Calibri" w:cs="Times New Roman"/>
                <w:b/>
                <w:bCs/>
                <w:color w:val="000000"/>
              </w:rPr>
            </w:pPr>
            <w:r w:rsidRPr="008F621F">
              <w:rPr>
                <w:rFonts w:ascii="Calibri" w:eastAsia="Times New Roman" w:hAnsi="Calibri" w:cs="Times New Roman"/>
                <w:b/>
                <w:bCs/>
                <w:color w:val="000000"/>
              </w:rPr>
              <w:t>Primary Key mandatory</w:t>
            </w:r>
          </w:p>
        </w:tc>
        <w:tc>
          <w:tcPr>
            <w:tcW w:w="2070" w:type="dxa"/>
            <w:tcBorders>
              <w:top w:val="nil"/>
              <w:left w:val="nil"/>
              <w:bottom w:val="nil"/>
              <w:right w:val="nil"/>
            </w:tcBorders>
            <w:shd w:val="clear" w:color="auto" w:fill="auto"/>
            <w:vAlign w:val="center"/>
            <w:hideMark/>
          </w:tcPr>
          <w:p w:rsidR="008F621F" w:rsidRPr="008F621F" w:rsidRDefault="008F621F" w:rsidP="008F621F">
            <w:pPr>
              <w:spacing w:after="0" w:line="240" w:lineRule="auto"/>
              <w:jc w:val="center"/>
              <w:rPr>
                <w:rFonts w:ascii="Calibri" w:eastAsia="Times New Roman" w:hAnsi="Calibri" w:cs="Times New Roman"/>
                <w:b/>
                <w:bCs/>
                <w:color w:val="000000"/>
              </w:rPr>
            </w:pPr>
            <w:r w:rsidRPr="008F621F">
              <w:rPr>
                <w:rFonts w:ascii="Calibri" w:eastAsia="Times New Roman" w:hAnsi="Calibri" w:cs="Times New Roman"/>
                <w:b/>
                <w:bCs/>
                <w:color w:val="000000"/>
              </w:rPr>
              <w:t>Primary key not required for article</w:t>
            </w:r>
          </w:p>
        </w:tc>
        <w:tc>
          <w:tcPr>
            <w:tcW w:w="360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Primary Key mandatory</w:t>
            </w:r>
          </w:p>
        </w:tc>
      </w:tr>
      <w:tr w:rsidR="00DB0F2F" w:rsidRPr="008F621F" w:rsidTr="00DB0F2F">
        <w:trPr>
          <w:trHeight w:val="1965"/>
        </w:trPr>
        <w:tc>
          <w:tcPr>
            <w:tcW w:w="1980" w:type="dxa"/>
            <w:tcBorders>
              <w:top w:val="nil"/>
              <w:left w:val="nil"/>
              <w:bottom w:val="nil"/>
              <w:right w:val="nil"/>
            </w:tcBorders>
            <w:shd w:val="clear" w:color="auto" w:fill="auto"/>
            <w:vAlign w:val="center"/>
            <w:hideMark/>
          </w:tcPr>
          <w:p w:rsidR="008F621F" w:rsidRPr="008F621F" w:rsidRDefault="008F621F" w:rsidP="00DB0F2F">
            <w:pPr>
              <w:spacing w:after="0" w:line="240" w:lineRule="auto"/>
              <w:rPr>
                <w:rFonts w:ascii="Calibri" w:eastAsia="Times New Roman" w:hAnsi="Calibri" w:cs="Times New Roman"/>
                <w:b/>
                <w:bCs/>
                <w:color w:val="FF0000"/>
              </w:rPr>
            </w:pPr>
            <w:r w:rsidRPr="008F621F">
              <w:rPr>
                <w:rFonts w:ascii="Calibri" w:eastAsia="Times New Roman" w:hAnsi="Calibri" w:cs="Times New Roman"/>
                <w:b/>
                <w:bCs/>
                <w:color w:val="FF0000"/>
              </w:rPr>
              <w:t xml:space="preserve">Note: All schema changes will replicate automatically </w:t>
            </w:r>
            <w:r w:rsidR="00533585" w:rsidRPr="008F621F">
              <w:rPr>
                <w:rFonts w:ascii="Calibri" w:eastAsia="Times New Roman" w:hAnsi="Calibri" w:cs="Times New Roman"/>
                <w:b/>
                <w:bCs/>
                <w:color w:val="FF0000"/>
              </w:rPr>
              <w:t>without</w:t>
            </w:r>
            <w:r w:rsidRPr="008F621F">
              <w:rPr>
                <w:rFonts w:ascii="Calibri" w:eastAsia="Times New Roman" w:hAnsi="Calibri" w:cs="Times New Roman"/>
                <w:b/>
                <w:bCs/>
                <w:color w:val="FF0000"/>
              </w:rPr>
              <w:t xml:space="preserve"> </w:t>
            </w:r>
            <w:r w:rsidR="00533585" w:rsidRPr="008F621F">
              <w:rPr>
                <w:rFonts w:ascii="Calibri" w:eastAsia="Times New Roman" w:hAnsi="Calibri" w:cs="Times New Roman"/>
                <w:b/>
                <w:bCs/>
                <w:color w:val="FF0000"/>
              </w:rPr>
              <w:t>reinitiate</w:t>
            </w:r>
            <w:r w:rsidRPr="008F621F">
              <w:rPr>
                <w:rFonts w:ascii="Calibri" w:eastAsia="Times New Roman" w:hAnsi="Calibri" w:cs="Times New Roman"/>
                <w:b/>
                <w:bCs/>
                <w:color w:val="FF0000"/>
              </w:rPr>
              <w:t xml:space="preserve"> snapshot agent from SQL Server 2005</w:t>
            </w:r>
          </w:p>
        </w:tc>
        <w:tc>
          <w:tcPr>
            <w:tcW w:w="2430" w:type="dxa"/>
            <w:tcBorders>
              <w:top w:val="nil"/>
              <w:left w:val="nil"/>
              <w:bottom w:val="nil"/>
              <w:right w:val="nil"/>
            </w:tcBorders>
            <w:shd w:val="clear" w:color="auto" w:fill="auto"/>
            <w:noWrap/>
            <w:vAlign w:val="bottom"/>
            <w:hideMark/>
          </w:tcPr>
          <w:p w:rsidR="008F621F" w:rsidRPr="00533585" w:rsidRDefault="008F621F" w:rsidP="008F621F">
            <w:pPr>
              <w:spacing w:after="0" w:line="240" w:lineRule="auto"/>
              <w:jc w:val="center"/>
              <w:rPr>
                <w:rFonts w:eastAsia="Times New Roman" w:cs="Times New Roman"/>
                <w:b/>
                <w:bCs/>
                <w:color w:val="FF0000"/>
                <w:sz w:val="24"/>
                <w:szCs w:val="24"/>
              </w:rPr>
            </w:pPr>
          </w:p>
        </w:tc>
        <w:tc>
          <w:tcPr>
            <w:tcW w:w="4950" w:type="dxa"/>
            <w:gridSpan w:val="2"/>
            <w:tcBorders>
              <w:top w:val="nil"/>
              <w:left w:val="nil"/>
              <w:bottom w:val="nil"/>
              <w:right w:val="nil"/>
            </w:tcBorders>
            <w:shd w:val="clear" w:color="auto" w:fill="auto"/>
            <w:vAlign w:val="center"/>
            <w:hideMark/>
          </w:tcPr>
          <w:p w:rsidR="00C873C1" w:rsidRDefault="00C873C1" w:rsidP="00C873C1">
            <w:pPr>
              <w:rPr>
                <w:b/>
                <w:sz w:val="24"/>
                <w:szCs w:val="24"/>
              </w:rPr>
            </w:pPr>
          </w:p>
          <w:p w:rsidR="008F621F" w:rsidRPr="00C873C1" w:rsidRDefault="008F621F" w:rsidP="00C873C1">
            <w:pPr>
              <w:rPr>
                <w:b/>
                <w:sz w:val="24"/>
                <w:szCs w:val="24"/>
              </w:rPr>
            </w:pPr>
            <w:r w:rsidRPr="00C873C1">
              <w:rPr>
                <w:b/>
                <w:sz w:val="24"/>
                <w:szCs w:val="24"/>
              </w:rPr>
              <w:t>Basically with merge replication when a synchronization occurs, the final state of the rows is what is merged with the other side. So if I have a stock tracking table which each stock is updated thousands of times between synchronizations only the last value of the stock will be replicated.</w:t>
            </w:r>
          </w:p>
          <w:p w:rsidR="00C873C1" w:rsidRPr="00C873C1" w:rsidRDefault="00C873C1" w:rsidP="00C873C1">
            <w:pPr>
              <w:rPr>
                <w:b/>
                <w:sz w:val="24"/>
                <w:szCs w:val="24"/>
              </w:rPr>
            </w:pPr>
          </w:p>
        </w:tc>
        <w:tc>
          <w:tcPr>
            <w:tcW w:w="360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jc w:val="center"/>
              <w:rPr>
                <w:rFonts w:ascii="Segoe UI" w:eastAsia="Times New Roman" w:hAnsi="Segoe UI" w:cs="Segoe UI"/>
                <w:b/>
                <w:bCs/>
                <w:color w:val="333333"/>
                <w:sz w:val="20"/>
                <w:szCs w:val="20"/>
              </w:rPr>
            </w:pPr>
          </w:p>
        </w:tc>
      </w:tr>
      <w:tr w:rsidR="00DB0F2F" w:rsidRPr="008F621F" w:rsidTr="00DB0F2F">
        <w:trPr>
          <w:trHeight w:val="1710"/>
        </w:trPr>
        <w:tc>
          <w:tcPr>
            <w:tcW w:w="198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Times New Roman" w:eastAsia="Times New Roman" w:hAnsi="Times New Roman" w:cs="Times New Roman"/>
                <w:sz w:val="20"/>
                <w:szCs w:val="20"/>
              </w:rPr>
            </w:pPr>
          </w:p>
        </w:tc>
        <w:tc>
          <w:tcPr>
            <w:tcW w:w="2430" w:type="dxa"/>
            <w:tcBorders>
              <w:top w:val="nil"/>
              <w:left w:val="nil"/>
              <w:bottom w:val="nil"/>
              <w:right w:val="nil"/>
            </w:tcBorders>
            <w:shd w:val="clear" w:color="auto" w:fill="auto"/>
            <w:noWrap/>
            <w:vAlign w:val="bottom"/>
            <w:hideMark/>
          </w:tcPr>
          <w:p w:rsidR="008F621F" w:rsidRPr="00533585" w:rsidRDefault="008F621F" w:rsidP="008F621F">
            <w:pPr>
              <w:spacing w:after="0" w:line="240" w:lineRule="auto"/>
              <w:rPr>
                <w:rFonts w:ascii="Times New Roman" w:eastAsia="Times New Roman" w:hAnsi="Times New Roman" w:cs="Times New Roman"/>
                <w:b/>
                <w:sz w:val="20"/>
                <w:szCs w:val="20"/>
              </w:rPr>
            </w:pPr>
          </w:p>
        </w:tc>
        <w:tc>
          <w:tcPr>
            <w:tcW w:w="4950" w:type="dxa"/>
            <w:gridSpan w:val="2"/>
            <w:vMerge w:val="restart"/>
            <w:tcBorders>
              <w:top w:val="nil"/>
              <w:left w:val="nil"/>
              <w:bottom w:val="nil"/>
              <w:right w:val="nil"/>
            </w:tcBorders>
            <w:shd w:val="clear" w:color="auto" w:fill="auto"/>
            <w:vAlign w:val="center"/>
            <w:hideMark/>
          </w:tcPr>
          <w:p w:rsidR="008F621F" w:rsidRPr="00C873C1" w:rsidRDefault="008F621F" w:rsidP="00D34ECD">
            <w:pPr>
              <w:rPr>
                <w:b/>
                <w:sz w:val="24"/>
                <w:szCs w:val="24"/>
              </w:rPr>
            </w:pPr>
            <w:r w:rsidRPr="00C873C1">
              <w:rPr>
                <w:b/>
                <w:sz w:val="24"/>
                <w:szCs w:val="24"/>
              </w:rPr>
              <w:t xml:space="preserve">Essentially when it comes down to it, merge replication is infinitely scalable, merge replication can tolerate the bulk of the </w:t>
            </w:r>
            <w:r w:rsidR="00D34ECD">
              <w:rPr>
                <w:b/>
                <w:sz w:val="24"/>
                <w:szCs w:val="24"/>
              </w:rPr>
              <w:t>DML</w:t>
            </w:r>
            <w:r w:rsidRPr="00C873C1">
              <w:rPr>
                <w:b/>
                <w:sz w:val="24"/>
                <w:szCs w:val="24"/>
              </w:rPr>
              <w:t xml:space="preserve"> occurring at either the publisher or subscriber, it has rich conflict handling functionality.</w:t>
            </w:r>
          </w:p>
        </w:tc>
        <w:tc>
          <w:tcPr>
            <w:tcW w:w="360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jc w:val="center"/>
              <w:rPr>
                <w:rFonts w:ascii="Segoe UI" w:eastAsia="Times New Roman" w:hAnsi="Segoe UI" w:cs="Segoe UI"/>
                <w:b/>
                <w:bCs/>
                <w:color w:val="333333"/>
                <w:sz w:val="20"/>
                <w:szCs w:val="20"/>
              </w:rPr>
            </w:pPr>
          </w:p>
        </w:tc>
      </w:tr>
      <w:tr w:rsidR="00DB0F2F" w:rsidRPr="008F621F" w:rsidTr="00DB0F2F">
        <w:trPr>
          <w:trHeight w:val="45"/>
        </w:trPr>
        <w:tc>
          <w:tcPr>
            <w:tcW w:w="198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Times New Roman" w:eastAsia="Times New Roman" w:hAnsi="Times New Roman" w:cs="Times New Roman"/>
                <w:sz w:val="20"/>
                <w:szCs w:val="20"/>
              </w:rPr>
            </w:pPr>
          </w:p>
        </w:tc>
        <w:tc>
          <w:tcPr>
            <w:tcW w:w="243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Times New Roman" w:eastAsia="Times New Roman" w:hAnsi="Times New Roman" w:cs="Times New Roman"/>
                <w:sz w:val="20"/>
                <w:szCs w:val="20"/>
              </w:rPr>
            </w:pPr>
          </w:p>
        </w:tc>
        <w:tc>
          <w:tcPr>
            <w:tcW w:w="4950" w:type="dxa"/>
            <w:gridSpan w:val="2"/>
            <w:vMerge/>
            <w:tcBorders>
              <w:top w:val="nil"/>
              <w:left w:val="nil"/>
              <w:bottom w:val="nil"/>
              <w:right w:val="nil"/>
            </w:tcBorders>
            <w:vAlign w:val="center"/>
            <w:hideMark/>
          </w:tcPr>
          <w:p w:rsidR="008F621F" w:rsidRPr="008F621F" w:rsidRDefault="008F621F" w:rsidP="008F621F">
            <w:pPr>
              <w:spacing w:after="0" w:line="240" w:lineRule="auto"/>
              <w:rPr>
                <w:rFonts w:ascii="Segoe UI" w:eastAsia="Times New Roman" w:hAnsi="Segoe UI" w:cs="Segoe UI"/>
                <w:b/>
                <w:bCs/>
                <w:color w:val="333333"/>
                <w:sz w:val="20"/>
                <w:szCs w:val="20"/>
              </w:rPr>
            </w:pPr>
          </w:p>
        </w:tc>
        <w:tc>
          <w:tcPr>
            <w:tcW w:w="3600" w:type="dxa"/>
            <w:tcBorders>
              <w:top w:val="nil"/>
              <w:left w:val="nil"/>
              <w:bottom w:val="nil"/>
              <w:right w:val="nil"/>
            </w:tcBorders>
            <w:shd w:val="clear" w:color="auto" w:fill="auto"/>
            <w:noWrap/>
            <w:vAlign w:val="bottom"/>
            <w:hideMark/>
          </w:tcPr>
          <w:p w:rsidR="008F621F" w:rsidRPr="008F621F" w:rsidRDefault="008F621F" w:rsidP="008F621F">
            <w:pPr>
              <w:spacing w:after="0" w:line="240" w:lineRule="auto"/>
              <w:rPr>
                <w:rFonts w:ascii="Times New Roman" w:eastAsia="Times New Roman" w:hAnsi="Times New Roman" w:cs="Times New Roman"/>
                <w:sz w:val="20"/>
                <w:szCs w:val="20"/>
              </w:rPr>
            </w:pPr>
          </w:p>
        </w:tc>
      </w:tr>
      <w:tr w:rsidR="00DB0F2F" w:rsidRPr="008F621F" w:rsidTr="00DB0F2F">
        <w:trPr>
          <w:trHeight w:val="900"/>
        </w:trPr>
        <w:tc>
          <w:tcPr>
            <w:tcW w:w="1980" w:type="dxa"/>
            <w:tcBorders>
              <w:top w:val="nil"/>
              <w:left w:val="nil"/>
              <w:bottom w:val="nil"/>
              <w:right w:val="nil"/>
            </w:tcBorders>
            <w:shd w:val="clear" w:color="auto" w:fill="auto"/>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To add article required to generate snapshot as mandatory</w:t>
            </w:r>
          </w:p>
        </w:tc>
        <w:tc>
          <w:tcPr>
            <w:tcW w:w="2430" w:type="dxa"/>
            <w:tcBorders>
              <w:top w:val="nil"/>
              <w:left w:val="nil"/>
              <w:bottom w:val="nil"/>
              <w:right w:val="nil"/>
            </w:tcBorders>
            <w:shd w:val="clear" w:color="auto" w:fill="auto"/>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To add article required to generate snapshot as mandatory</w:t>
            </w:r>
          </w:p>
        </w:tc>
        <w:tc>
          <w:tcPr>
            <w:tcW w:w="2880" w:type="dxa"/>
            <w:tcBorders>
              <w:top w:val="nil"/>
              <w:left w:val="nil"/>
              <w:bottom w:val="nil"/>
              <w:right w:val="nil"/>
            </w:tcBorders>
            <w:shd w:val="clear" w:color="auto" w:fill="auto"/>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To add article required to generate snapshot as mandatory</w:t>
            </w:r>
          </w:p>
        </w:tc>
        <w:tc>
          <w:tcPr>
            <w:tcW w:w="2070" w:type="dxa"/>
            <w:tcBorders>
              <w:top w:val="nil"/>
              <w:left w:val="nil"/>
              <w:bottom w:val="nil"/>
              <w:right w:val="nil"/>
            </w:tcBorders>
            <w:shd w:val="clear" w:color="auto" w:fill="auto"/>
            <w:vAlign w:val="bottom"/>
            <w:hideMark/>
          </w:tcPr>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To add article required to generate snapshot as mandatory</w:t>
            </w:r>
          </w:p>
        </w:tc>
        <w:tc>
          <w:tcPr>
            <w:tcW w:w="3600" w:type="dxa"/>
            <w:tcBorders>
              <w:top w:val="nil"/>
              <w:left w:val="nil"/>
              <w:bottom w:val="nil"/>
              <w:right w:val="nil"/>
            </w:tcBorders>
            <w:shd w:val="clear" w:color="auto" w:fill="auto"/>
            <w:vAlign w:val="bottom"/>
            <w:hideMark/>
          </w:tcPr>
          <w:p w:rsidR="00091FC6"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 xml:space="preserve">To add article required to </w:t>
            </w:r>
          </w:p>
          <w:p w:rsidR="00091FC6"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generate snapshot as</w:t>
            </w:r>
          </w:p>
          <w:p w:rsidR="008F621F" w:rsidRPr="008F621F" w:rsidRDefault="008F621F" w:rsidP="008F621F">
            <w:pPr>
              <w:spacing w:after="0" w:line="240" w:lineRule="auto"/>
              <w:rPr>
                <w:rFonts w:ascii="Calibri" w:eastAsia="Times New Roman" w:hAnsi="Calibri" w:cs="Times New Roman"/>
                <w:b/>
                <w:bCs/>
                <w:color w:val="000000"/>
              </w:rPr>
            </w:pPr>
            <w:r w:rsidRPr="008F621F">
              <w:rPr>
                <w:rFonts w:ascii="Calibri" w:eastAsia="Times New Roman" w:hAnsi="Calibri" w:cs="Times New Roman"/>
                <w:b/>
                <w:bCs/>
                <w:color w:val="000000"/>
              </w:rPr>
              <w:t>mandatory</w:t>
            </w:r>
          </w:p>
        </w:tc>
      </w:tr>
    </w:tbl>
    <w:p w:rsidR="00C873C1" w:rsidRDefault="00C873C1" w:rsidP="000B02A5">
      <w:pPr>
        <w:rPr>
          <w:b/>
          <w:sz w:val="24"/>
          <w:szCs w:val="24"/>
        </w:rPr>
      </w:pPr>
    </w:p>
    <w:tbl>
      <w:tblPr>
        <w:tblW w:w="7280" w:type="dxa"/>
        <w:tblInd w:w="108" w:type="dxa"/>
        <w:tblLook w:val="04A0" w:firstRow="1" w:lastRow="0" w:firstColumn="1" w:lastColumn="0" w:noHBand="0" w:noVBand="1"/>
      </w:tblPr>
      <w:tblGrid>
        <w:gridCol w:w="4060"/>
        <w:gridCol w:w="3220"/>
      </w:tblGrid>
      <w:tr w:rsidR="00C873C1" w:rsidRPr="00C873C1" w:rsidTr="00C873C1">
        <w:trPr>
          <w:trHeight w:val="300"/>
        </w:trPr>
        <w:tc>
          <w:tcPr>
            <w:tcW w:w="7280" w:type="dxa"/>
            <w:gridSpan w:val="2"/>
            <w:tcBorders>
              <w:top w:val="nil"/>
              <w:left w:val="nil"/>
              <w:bottom w:val="nil"/>
              <w:right w:val="nil"/>
            </w:tcBorders>
            <w:shd w:val="clear" w:color="000000" w:fill="FFFF00"/>
            <w:noWrap/>
            <w:vAlign w:val="bottom"/>
            <w:hideMark/>
          </w:tcPr>
          <w:p w:rsidR="00C873C1" w:rsidRPr="00C873C1" w:rsidRDefault="00A231FA" w:rsidP="00C873C1">
            <w:pPr>
              <w:rPr>
                <w:b/>
                <w:sz w:val="24"/>
                <w:szCs w:val="24"/>
              </w:rPr>
            </w:pPr>
            <w:r>
              <w:rPr>
                <w:b/>
                <w:sz w:val="24"/>
                <w:szCs w:val="24"/>
              </w:rPr>
              <w:t>Merge replication</w:t>
            </w:r>
            <w:r w:rsidR="00C873C1" w:rsidRPr="00C873C1">
              <w:rPr>
                <w:b/>
                <w:sz w:val="24"/>
                <w:szCs w:val="24"/>
              </w:rPr>
              <w:t xml:space="preserve"> </w:t>
            </w:r>
            <w:r>
              <w:rPr>
                <w:b/>
                <w:sz w:val="24"/>
                <w:szCs w:val="24"/>
              </w:rPr>
              <w:t xml:space="preserve">                                          Peer to P</w:t>
            </w:r>
            <w:r w:rsidR="00C873C1" w:rsidRPr="00C873C1">
              <w:rPr>
                <w:b/>
                <w:sz w:val="24"/>
                <w:szCs w:val="24"/>
              </w:rPr>
              <w:t>eer replication</w:t>
            </w:r>
          </w:p>
        </w:tc>
      </w:tr>
      <w:tr w:rsidR="00C873C1" w:rsidRPr="00C873C1" w:rsidTr="00C873C1">
        <w:trPr>
          <w:trHeight w:val="300"/>
        </w:trPr>
        <w:tc>
          <w:tcPr>
            <w:tcW w:w="4060" w:type="dxa"/>
            <w:tcBorders>
              <w:top w:val="nil"/>
              <w:left w:val="nil"/>
              <w:bottom w:val="nil"/>
              <w:right w:val="nil"/>
            </w:tcBorders>
            <w:shd w:val="clear" w:color="auto" w:fill="auto"/>
            <w:noWrap/>
            <w:vAlign w:val="bottom"/>
            <w:hideMark/>
          </w:tcPr>
          <w:p w:rsidR="00C873C1" w:rsidRPr="00C873C1" w:rsidRDefault="00C873C1" w:rsidP="00C873C1">
            <w:pPr>
              <w:rPr>
                <w:b/>
                <w:sz w:val="24"/>
                <w:szCs w:val="24"/>
              </w:rPr>
            </w:pPr>
            <w:r>
              <w:rPr>
                <w:b/>
                <w:sz w:val="24"/>
                <w:szCs w:val="24"/>
              </w:rPr>
              <w:t> I</w:t>
            </w:r>
            <w:r w:rsidRPr="00C873C1">
              <w:rPr>
                <w:b/>
                <w:sz w:val="24"/>
                <w:szCs w:val="24"/>
              </w:rPr>
              <w:t>s trigger based</w:t>
            </w:r>
          </w:p>
        </w:tc>
        <w:tc>
          <w:tcPr>
            <w:tcW w:w="3220" w:type="dxa"/>
            <w:tcBorders>
              <w:top w:val="nil"/>
              <w:left w:val="nil"/>
              <w:bottom w:val="nil"/>
              <w:right w:val="nil"/>
            </w:tcBorders>
            <w:shd w:val="clear" w:color="auto" w:fill="auto"/>
            <w:noWrap/>
            <w:vAlign w:val="bottom"/>
            <w:hideMark/>
          </w:tcPr>
          <w:p w:rsidR="00C873C1" w:rsidRPr="00C873C1" w:rsidRDefault="00C873C1" w:rsidP="00C873C1">
            <w:pPr>
              <w:rPr>
                <w:b/>
                <w:sz w:val="24"/>
                <w:szCs w:val="24"/>
              </w:rPr>
            </w:pPr>
            <w:r w:rsidRPr="00C873C1">
              <w:rPr>
                <w:b/>
                <w:sz w:val="24"/>
                <w:szCs w:val="24"/>
              </w:rPr>
              <w:t>Is Transaction Log based</w:t>
            </w:r>
          </w:p>
        </w:tc>
      </w:tr>
      <w:tr w:rsidR="00C873C1" w:rsidRPr="00C873C1" w:rsidTr="00C873C1">
        <w:trPr>
          <w:trHeight w:val="525"/>
        </w:trPr>
        <w:tc>
          <w:tcPr>
            <w:tcW w:w="4060" w:type="dxa"/>
            <w:tcBorders>
              <w:top w:val="nil"/>
              <w:left w:val="nil"/>
              <w:bottom w:val="nil"/>
              <w:right w:val="nil"/>
            </w:tcBorders>
            <w:shd w:val="clear" w:color="auto" w:fill="auto"/>
            <w:noWrap/>
            <w:vAlign w:val="bottom"/>
            <w:hideMark/>
          </w:tcPr>
          <w:p w:rsidR="00C873C1" w:rsidRPr="00C873C1" w:rsidRDefault="00C873C1" w:rsidP="00C873C1">
            <w:pPr>
              <w:rPr>
                <w:b/>
                <w:sz w:val="24"/>
                <w:szCs w:val="24"/>
              </w:rPr>
            </w:pPr>
            <w:r w:rsidRPr="00C873C1">
              <w:rPr>
                <w:b/>
                <w:sz w:val="24"/>
                <w:szCs w:val="24"/>
              </w:rPr>
              <w:t xml:space="preserve"> It uses only merge agent</w:t>
            </w:r>
          </w:p>
        </w:tc>
        <w:tc>
          <w:tcPr>
            <w:tcW w:w="3220" w:type="dxa"/>
            <w:tcBorders>
              <w:top w:val="nil"/>
              <w:left w:val="nil"/>
              <w:bottom w:val="nil"/>
              <w:right w:val="nil"/>
            </w:tcBorders>
            <w:shd w:val="clear" w:color="auto" w:fill="auto"/>
            <w:vAlign w:val="bottom"/>
            <w:hideMark/>
          </w:tcPr>
          <w:p w:rsidR="00C873C1" w:rsidRPr="00C873C1" w:rsidRDefault="00C873C1" w:rsidP="00C873C1">
            <w:pPr>
              <w:rPr>
                <w:b/>
                <w:sz w:val="24"/>
                <w:szCs w:val="24"/>
              </w:rPr>
            </w:pPr>
            <w:r w:rsidRPr="00C873C1">
              <w:rPr>
                <w:b/>
                <w:sz w:val="24"/>
                <w:szCs w:val="24"/>
              </w:rPr>
              <w:t>It needs log Reader + Distribution agent</w:t>
            </w:r>
          </w:p>
        </w:tc>
      </w:tr>
      <w:tr w:rsidR="00C873C1" w:rsidRPr="00C873C1" w:rsidTr="00C873C1">
        <w:trPr>
          <w:trHeight w:val="780"/>
        </w:trPr>
        <w:tc>
          <w:tcPr>
            <w:tcW w:w="4060" w:type="dxa"/>
            <w:tcBorders>
              <w:top w:val="nil"/>
              <w:left w:val="nil"/>
              <w:bottom w:val="nil"/>
              <w:right w:val="nil"/>
            </w:tcBorders>
            <w:shd w:val="clear" w:color="auto" w:fill="auto"/>
            <w:vAlign w:val="bottom"/>
            <w:hideMark/>
          </w:tcPr>
          <w:p w:rsidR="00C873C1" w:rsidRPr="00C873C1" w:rsidRDefault="00C873C1" w:rsidP="00C873C1">
            <w:pPr>
              <w:rPr>
                <w:b/>
                <w:sz w:val="24"/>
                <w:szCs w:val="24"/>
              </w:rPr>
            </w:pPr>
            <w:r w:rsidRPr="00C873C1">
              <w:rPr>
                <w:b/>
                <w:sz w:val="24"/>
                <w:szCs w:val="24"/>
              </w:rPr>
              <w:t>It could be set to track column changes instead of row changes</w:t>
            </w:r>
          </w:p>
        </w:tc>
        <w:tc>
          <w:tcPr>
            <w:tcW w:w="3220" w:type="dxa"/>
            <w:tcBorders>
              <w:top w:val="nil"/>
              <w:left w:val="nil"/>
              <w:bottom w:val="nil"/>
              <w:right w:val="nil"/>
            </w:tcBorders>
            <w:shd w:val="clear" w:color="auto" w:fill="auto"/>
            <w:vAlign w:val="bottom"/>
            <w:hideMark/>
          </w:tcPr>
          <w:p w:rsidR="00C873C1" w:rsidRPr="00C873C1" w:rsidRDefault="00C873C1" w:rsidP="00C873C1">
            <w:pPr>
              <w:rPr>
                <w:b/>
                <w:sz w:val="24"/>
                <w:szCs w:val="24"/>
              </w:rPr>
            </w:pPr>
            <w:r w:rsidRPr="00C873C1">
              <w:rPr>
                <w:b/>
                <w:sz w:val="24"/>
                <w:szCs w:val="24"/>
              </w:rPr>
              <w:t>It creates at least one procedure call per row affected</w:t>
            </w:r>
          </w:p>
        </w:tc>
      </w:tr>
      <w:tr w:rsidR="00C873C1" w:rsidRPr="00C873C1" w:rsidTr="00C873C1">
        <w:trPr>
          <w:trHeight w:val="780"/>
        </w:trPr>
        <w:tc>
          <w:tcPr>
            <w:tcW w:w="4060" w:type="dxa"/>
            <w:tcBorders>
              <w:top w:val="nil"/>
              <w:left w:val="nil"/>
              <w:bottom w:val="nil"/>
              <w:right w:val="nil"/>
            </w:tcBorders>
            <w:shd w:val="clear" w:color="auto" w:fill="auto"/>
            <w:vAlign w:val="bottom"/>
            <w:hideMark/>
          </w:tcPr>
          <w:p w:rsidR="00C873C1" w:rsidRPr="00C873C1" w:rsidRDefault="00C873C1" w:rsidP="00C873C1">
            <w:pPr>
              <w:rPr>
                <w:b/>
                <w:sz w:val="24"/>
                <w:szCs w:val="24"/>
              </w:rPr>
            </w:pPr>
            <w:r w:rsidRPr="00C873C1">
              <w:rPr>
                <w:b/>
                <w:sz w:val="24"/>
                <w:szCs w:val="24"/>
              </w:rPr>
              <w:t xml:space="preserve"> It could optimize the final changes produced at synchronization time.</w:t>
            </w:r>
          </w:p>
        </w:tc>
        <w:tc>
          <w:tcPr>
            <w:tcW w:w="3220" w:type="dxa"/>
            <w:tcBorders>
              <w:top w:val="nil"/>
              <w:left w:val="nil"/>
              <w:bottom w:val="nil"/>
              <w:right w:val="nil"/>
            </w:tcBorders>
            <w:shd w:val="clear" w:color="auto" w:fill="auto"/>
            <w:noWrap/>
            <w:vAlign w:val="bottom"/>
            <w:hideMark/>
          </w:tcPr>
          <w:p w:rsidR="00C873C1" w:rsidRPr="00C873C1" w:rsidRDefault="00C873C1" w:rsidP="00C873C1">
            <w:pPr>
              <w:rPr>
                <w:b/>
                <w:sz w:val="24"/>
                <w:szCs w:val="24"/>
              </w:rPr>
            </w:pPr>
            <w:r w:rsidRPr="00C873C1">
              <w:rPr>
                <w:b/>
                <w:sz w:val="24"/>
                <w:szCs w:val="24"/>
              </w:rPr>
              <w:t xml:space="preserve"> It is only available on EE</w:t>
            </w:r>
          </w:p>
        </w:tc>
      </w:tr>
      <w:tr w:rsidR="00421471" w:rsidRPr="00C873C1" w:rsidTr="00C873C1">
        <w:trPr>
          <w:trHeight w:val="780"/>
        </w:trPr>
        <w:tc>
          <w:tcPr>
            <w:tcW w:w="4060" w:type="dxa"/>
            <w:tcBorders>
              <w:top w:val="nil"/>
              <w:left w:val="nil"/>
              <w:bottom w:val="nil"/>
              <w:right w:val="nil"/>
            </w:tcBorders>
            <w:shd w:val="clear" w:color="auto" w:fill="auto"/>
            <w:vAlign w:val="bottom"/>
          </w:tcPr>
          <w:p w:rsidR="00421471" w:rsidRPr="00C873C1" w:rsidRDefault="00421471" w:rsidP="00C873C1">
            <w:pPr>
              <w:rPr>
                <w:b/>
                <w:sz w:val="24"/>
                <w:szCs w:val="24"/>
              </w:rPr>
            </w:pPr>
          </w:p>
        </w:tc>
        <w:tc>
          <w:tcPr>
            <w:tcW w:w="3220" w:type="dxa"/>
            <w:tcBorders>
              <w:top w:val="nil"/>
              <w:left w:val="nil"/>
              <w:bottom w:val="nil"/>
              <w:right w:val="nil"/>
            </w:tcBorders>
            <w:shd w:val="clear" w:color="auto" w:fill="auto"/>
            <w:noWrap/>
            <w:vAlign w:val="bottom"/>
          </w:tcPr>
          <w:p w:rsidR="00421471" w:rsidRPr="00C873C1" w:rsidRDefault="00421471" w:rsidP="00C873C1">
            <w:pPr>
              <w:rPr>
                <w:b/>
                <w:sz w:val="24"/>
                <w:szCs w:val="24"/>
              </w:rPr>
            </w:pPr>
          </w:p>
        </w:tc>
      </w:tr>
      <w:tr w:rsidR="00C873C1" w:rsidRPr="00C873C1" w:rsidTr="00C873C1">
        <w:trPr>
          <w:trHeight w:val="1530"/>
        </w:trPr>
        <w:tc>
          <w:tcPr>
            <w:tcW w:w="4060" w:type="dxa"/>
            <w:tcBorders>
              <w:top w:val="nil"/>
              <w:left w:val="nil"/>
              <w:bottom w:val="nil"/>
              <w:right w:val="nil"/>
            </w:tcBorders>
            <w:shd w:val="clear" w:color="auto" w:fill="auto"/>
            <w:vAlign w:val="center"/>
            <w:hideMark/>
          </w:tcPr>
          <w:p w:rsidR="00C873C1" w:rsidRPr="00421471" w:rsidRDefault="00C873C1" w:rsidP="00421471">
            <w:pPr>
              <w:rPr>
                <w:b/>
                <w:sz w:val="24"/>
                <w:szCs w:val="24"/>
              </w:rPr>
            </w:pPr>
            <w:r w:rsidRPr="00421471">
              <w:rPr>
                <w:b/>
                <w:sz w:val="24"/>
                <w:szCs w:val="24"/>
              </w:rPr>
              <w:t>Merge was designed for loosely connected systems that occasionally synchronize their data</w:t>
            </w:r>
          </w:p>
        </w:tc>
        <w:tc>
          <w:tcPr>
            <w:tcW w:w="3220" w:type="dxa"/>
            <w:tcBorders>
              <w:top w:val="nil"/>
              <w:left w:val="nil"/>
              <w:bottom w:val="nil"/>
              <w:right w:val="nil"/>
            </w:tcBorders>
            <w:shd w:val="clear" w:color="auto" w:fill="auto"/>
            <w:vAlign w:val="center"/>
            <w:hideMark/>
          </w:tcPr>
          <w:p w:rsidR="00C873C1" w:rsidRPr="00421471" w:rsidRDefault="00C873C1" w:rsidP="00421471">
            <w:pPr>
              <w:rPr>
                <w:b/>
                <w:sz w:val="24"/>
                <w:szCs w:val="24"/>
              </w:rPr>
            </w:pPr>
            <w:r w:rsidRPr="00421471">
              <w:rPr>
                <w:b/>
                <w:sz w:val="24"/>
                <w:szCs w:val="24"/>
              </w:rPr>
              <w:t>Peer-to-Peer was simply an extension of bi-directional transactional replication with low latency in mind. It is useful in redundant server-to-server data propagation. </w:t>
            </w:r>
          </w:p>
        </w:tc>
      </w:tr>
    </w:tbl>
    <w:p w:rsidR="008F621F" w:rsidRDefault="008F621F" w:rsidP="000B02A5">
      <w:pPr>
        <w:rPr>
          <w:b/>
          <w:sz w:val="24"/>
          <w:szCs w:val="24"/>
        </w:rPr>
      </w:pPr>
    </w:p>
    <w:tbl>
      <w:tblPr>
        <w:tblW w:w="7920" w:type="dxa"/>
        <w:tblInd w:w="108" w:type="dxa"/>
        <w:tblLook w:val="04A0" w:firstRow="1" w:lastRow="0" w:firstColumn="1" w:lastColumn="0" w:noHBand="0" w:noVBand="1"/>
      </w:tblPr>
      <w:tblGrid>
        <w:gridCol w:w="3860"/>
        <w:gridCol w:w="4060"/>
      </w:tblGrid>
      <w:tr w:rsidR="003E0BAB" w:rsidRPr="003E0BAB" w:rsidTr="003E0BAB">
        <w:trPr>
          <w:trHeight w:val="300"/>
        </w:trPr>
        <w:tc>
          <w:tcPr>
            <w:tcW w:w="7920" w:type="dxa"/>
            <w:gridSpan w:val="2"/>
            <w:tcBorders>
              <w:top w:val="nil"/>
              <w:left w:val="nil"/>
              <w:bottom w:val="nil"/>
              <w:right w:val="nil"/>
            </w:tcBorders>
            <w:shd w:val="clear" w:color="000000" w:fill="FFFF00"/>
            <w:noWrap/>
            <w:vAlign w:val="bottom"/>
            <w:hideMark/>
          </w:tcPr>
          <w:p w:rsidR="003E0BAB" w:rsidRPr="003E0BAB" w:rsidRDefault="003E0BAB" w:rsidP="003E0BAB">
            <w:pPr>
              <w:rPr>
                <w:b/>
                <w:color w:val="FF0000"/>
                <w:sz w:val="24"/>
                <w:szCs w:val="24"/>
              </w:rPr>
            </w:pPr>
            <w:r w:rsidRPr="003E0BAB">
              <w:rPr>
                <w:b/>
                <w:color w:val="FF0000"/>
                <w:sz w:val="24"/>
                <w:szCs w:val="24"/>
              </w:rPr>
              <w:t>Diff between Trans updatable replication and merge</w:t>
            </w:r>
            <w:r>
              <w:rPr>
                <w:b/>
                <w:color w:val="FF0000"/>
                <w:sz w:val="24"/>
                <w:szCs w:val="24"/>
              </w:rPr>
              <w:t xml:space="preserve"> replication</w:t>
            </w:r>
          </w:p>
        </w:tc>
      </w:tr>
      <w:tr w:rsidR="003E0BAB" w:rsidRPr="003E0BAB" w:rsidTr="003E0BAB">
        <w:trPr>
          <w:trHeight w:val="900"/>
        </w:trPr>
        <w:tc>
          <w:tcPr>
            <w:tcW w:w="3860" w:type="dxa"/>
            <w:tcBorders>
              <w:top w:val="nil"/>
              <w:left w:val="nil"/>
              <w:bottom w:val="nil"/>
              <w:right w:val="nil"/>
            </w:tcBorders>
            <w:shd w:val="clear" w:color="auto" w:fill="auto"/>
            <w:vAlign w:val="bottom"/>
            <w:hideMark/>
          </w:tcPr>
          <w:p w:rsidR="00280BED" w:rsidRDefault="00280BED" w:rsidP="003E0BAB">
            <w:pPr>
              <w:rPr>
                <w:b/>
                <w:bCs/>
                <w:sz w:val="24"/>
                <w:szCs w:val="24"/>
              </w:rPr>
            </w:pPr>
          </w:p>
          <w:p w:rsidR="003E0BAB" w:rsidRPr="003E0BAB" w:rsidRDefault="003E0BAB" w:rsidP="003E0BAB">
            <w:pPr>
              <w:rPr>
                <w:b/>
                <w:bCs/>
                <w:sz w:val="24"/>
                <w:szCs w:val="24"/>
              </w:rPr>
            </w:pPr>
            <w:r w:rsidRPr="003E0BAB">
              <w:rPr>
                <w:b/>
                <w:bCs/>
                <w:sz w:val="24"/>
                <w:szCs w:val="24"/>
              </w:rPr>
              <w:t>Transactional updatable: If we update row 1000 times then all 1000 modifications replicate to subscriber.</w:t>
            </w:r>
          </w:p>
        </w:tc>
        <w:tc>
          <w:tcPr>
            <w:tcW w:w="4060" w:type="dxa"/>
            <w:tcBorders>
              <w:top w:val="nil"/>
              <w:left w:val="nil"/>
              <w:bottom w:val="nil"/>
              <w:right w:val="nil"/>
            </w:tcBorders>
            <w:shd w:val="clear" w:color="auto" w:fill="auto"/>
            <w:vAlign w:val="bottom"/>
            <w:hideMark/>
          </w:tcPr>
          <w:p w:rsidR="003E0BAB" w:rsidRPr="003E0BAB" w:rsidRDefault="003E0BAB" w:rsidP="00280BED">
            <w:pPr>
              <w:rPr>
                <w:b/>
                <w:bCs/>
                <w:sz w:val="24"/>
                <w:szCs w:val="24"/>
              </w:rPr>
            </w:pPr>
            <w:r w:rsidRPr="003E0BAB">
              <w:rPr>
                <w:b/>
                <w:bCs/>
                <w:sz w:val="24"/>
                <w:szCs w:val="24"/>
              </w:rPr>
              <w:t>In merge replication, if we update row 1000 times then last modification only replicate to subscriber</w:t>
            </w:r>
          </w:p>
        </w:tc>
      </w:tr>
    </w:tbl>
    <w:p w:rsidR="001A170B" w:rsidRDefault="001A170B" w:rsidP="000B02A5">
      <w:pPr>
        <w:rPr>
          <w:b/>
          <w:sz w:val="24"/>
          <w:szCs w:val="24"/>
        </w:rPr>
      </w:pPr>
    </w:p>
    <w:tbl>
      <w:tblPr>
        <w:tblW w:w="3580" w:type="dxa"/>
        <w:tblInd w:w="108" w:type="dxa"/>
        <w:tblLook w:val="04A0" w:firstRow="1" w:lastRow="0" w:firstColumn="1" w:lastColumn="0" w:noHBand="0" w:noVBand="1"/>
      </w:tblPr>
      <w:tblGrid>
        <w:gridCol w:w="3580"/>
      </w:tblGrid>
      <w:tr w:rsidR="00B713B4" w:rsidRPr="00B713B4" w:rsidTr="00B713B4">
        <w:trPr>
          <w:trHeight w:val="300"/>
        </w:trPr>
        <w:tc>
          <w:tcPr>
            <w:tcW w:w="3580" w:type="dxa"/>
            <w:tcBorders>
              <w:top w:val="nil"/>
              <w:left w:val="nil"/>
              <w:bottom w:val="nil"/>
              <w:right w:val="nil"/>
            </w:tcBorders>
            <w:shd w:val="clear" w:color="000000" w:fill="FFFF00"/>
            <w:vAlign w:val="bottom"/>
            <w:hideMark/>
          </w:tcPr>
          <w:p w:rsidR="00B713B4" w:rsidRPr="00B713B4" w:rsidRDefault="00B713B4" w:rsidP="00B713B4">
            <w:pPr>
              <w:rPr>
                <w:b/>
                <w:sz w:val="24"/>
                <w:szCs w:val="24"/>
              </w:rPr>
            </w:pPr>
            <w:r w:rsidRPr="00B713B4">
              <w:rPr>
                <w:b/>
                <w:color w:val="FF0000"/>
                <w:sz w:val="24"/>
                <w:szCs w:val="24"/>
              </w:rPr>
              <w:t>Advantages of Replication</w:t>
            </w:r>
          </w:p>
        </w:tc>
      </w:tr>
      <w:tr w:rsidR="00B713B4" w:rsidRPr="00B713B4" w:rsidTr="00B713B4">
        <w:trPr>
          <w:trHeight w:val="300"/>
        </w:trPr>
        <w:tc>
          <w:tcPr>
            <w:tcW w:w="3580" w:type="dxa"/>
            <w:tcBorders>
              <w:top w:val="nil"/>
              <w:left w:val="nil"/>
              <w:bottom w:val="nil"/>
              <w:right w:val="nil"/>
            </w:tcBorders>
            <w:shd w:val="clear" w:color="auto" w:fill="auto"/>
            <w:noWrap/>
            <w:vAlign w:val="bottom"/>
            <w:hideMark/>
          </w:tcPr>
          <w:p w:rsidR="00B713B4" w:rsidRPr="00B713B4" w:rsidRDefault="00B713B4" w:rsidP="00B713B4">
            <w:pPr>
              <w:rPr>
                <w:sz w:val="24"/>
                <w:szCs w:val="24"/>
              </w:rPr>
            </w:pPr>
          </w:p>
        </w:tc>
      </w:tr>
      <w:tr w:rsidR="00B713B4" w:rsidRPr="00B713B4" w:rsidTr="00B713B4">
        <w:trPr>
          <w:trHeight w:val="600"/>
        </w:trPr>
        <w:tc>
          <w:tcPr>
            <w:tcW w:w="3580" w:type="dxa"/>
            <w:tcBorders>
              <w:top w:val="nil"/>
              <w:left w:val="nil"/>
              <w:bottom w:val="nil"/>
              <w:right w:val="nil"/>
            </w:tcBorders>
            <w:shd w:val="clear" w:color="auto" w:fill="auto"/>
            <w:vAlign w:val="bottom"/>
            <w:hideMark/>
          </w:tcPr>
          <w:p w:rsidR="00B713B4" w:rsidRPr="00B713B4" w:rsidRDefault="00B713B4" w:rsidP="00B713B4">
            <w:pPr>
              <w:rPr>
                <w:b/>
                <w:bCs/>
                <w:i/>
                <w:iCs/>
                <w:sz w:val="24"/>
                <w:szCs w:val="24"/>
              </w:rPr>
            </w:pPr>
            <w:r w:rsidRPr="00B713B4">
              <w:rPr>
                <w:b/>
                <w:bCs/>
                <w:iCs/>
                <w:color w:val="FF0000"/>
                <w:sz w:val="24"/>
                <w:szCs w:val="24"/>
              </w:rPr>
              <w:t>Load balancing:</w:t>
            </w:r>
            <w:r w:rsidRPr="00B713B4">
              <w:rPr>
                <w:b/>
                <w:bCs/>
                <w:color w:val="FF0000"/>
                <w:sz w:val="24"/>
                <w:szCs w:val="24"/>
              </w:rPr>
              <w:t> </w:t>
            </w:r>
            <w:r w:rsidRPr="00B713B4">
              <w:rPr>
                <w:b/>
                <w:bCs/>
                <w:sz w:val="24"/>
                <w:szCs w:val="24"/>
              </w:rPr>
              <w:t>distributes query load among the servers</w:t>
            </w:r>
          </w:p>
        </w:tc>
      </w:tr>
      <w:tr w:rsidR="00B713B4" w:rsidRPr="00B713B4" w:rsidTr="00B713B4">
        <w:trPr>
          <w:trHeight w:val="300"/>
        </w:trPr>
        <w:tc>
          <w:tcPr>
            <w:tcW w:w="3580" w:type="dxa"/>
            <w:tcBorders>
              <w:top w:val="nil"/>
              <w:left w:val="nil"/>
              <w:bottom w:val="nil"/>
              <w:right w:val="nil"/>
            </w:tcBorders>
            <w:shd w:val="clear" w:color="auto" w:fill="auto"/>
            <w:noWrap/>
            <w:vAlign w:val="bottom"/>
            <w:hideMark/>
          </w:tcPr>
          <w:p w:rsidR="00B713B4" w:rsidRPr="00B713B4" w:rsidRDefault="00B713B4" w:rsidP="00B713B4">
            <w:pPr>
              <w:rPr>
                <w:b/>
                <w:bCs/>
                <w:i/>
                <w:iCs/>
                <w:sz w:val="24"/>
                <w:szCs w:val="24"/>
              </w:rPr>
            </w:pPr>
          </w:p>
        </w:tc>
      </w:tr>
      <w:tr w:rsidR="00B713B4" w:rsidRPr="00B713B4" w:rsidTr="00B713B4">
        <w:trPr>
          <w:trHeight w:val="1200"/>
        </w:trPr>
        <w:tc>
          <w:tcPr>
            <w:tcW w:w="3580" w:type="dxa"/>
            <w:tcBorders>
              <w:top w:val="nil"/>
              <w:left w:val="nil"/>
              <w:bottom w:val="nil"/>
              <w:right w:val="nil"/>
            </w:tcBorders>
            <w:shd w:val="clear" w:color="auto" w:fill="auto"/>
            <w:vAlign w:val="bottom"/>
            <w:hideMark/>
          </w:tcPr>
          <w:p w:rsidR="00B713B4" w:rsidRPr="00B713B4" w:rsidRDefault="00B713B4" w:rsidP="00B713B4">
            <w:pPr>
              <w:rPr>
                <w:b/>
                <w:bCs/>
                <w:iCs/>
                <w:sz w:val="24"/>
                <w:szCs w:val="24"/>
              </w:rPr>
            </w:pPr>
            <w:r w:rsidRPr="00B713B4">
              <w:rPr>
                <w:b/>
                <w:bCs/>
                <w:iCs/>
                <w:color w:val="FF0000"/>
                <w:sz w:val="24"/>
                <w:szCs w:val="24"/>
              </w:rPr>
              <w:t>Offline Processing:</w:t>
            </w:r>
            <w:r w:rsidRPr="00B713B4">
              <w:rPr>
                <w:b/>
                <w:bCs/>
                <w:color w:val="FF0000"/>
                <w:sz w:val="24"/>
                <w:szCs w:val="24"/>
              </w:rPr>
              <w:t> </w:t>
            </w:r>
            <w:r w:rsidRPr="00B713B4">
              <w:rPr>
                <w:b/>
                <w:bCs/>
                <w:sz w:val="24"/>
                <w:szCs w:val="24"/>
              </w:rPr>
              <w:t>manipulate data from your database on a machine that is not always connected to the network.</w:t>
            </w:r>
          </w:p>
        </w:tc>
      </w:tr>
      <w:tr w:rsidR="00B713B4" w:rsidRPr="00B713B4" w:rsidTr="00B713B4">
        <w:trPr>
          <w:trHeight w:val="300"/>
        </w:trPr>
        <w:tc>
          <w:tcPr>
            <w:tcW w:w="3580" w:type="dxa"/>
            <w:tcBorders>
              <w:top w:val="nil"/>
              <w:left w:val="nil"/>
              <w:bottom w:val="nil"/>
              <w:right w:val="nil"/>
            </w:tcBorders>
            <w:shd w:val="clear" w:color="auto" w:fill="auto"/>
            <w:noWrap/>
            <w:vAlign w:val="bottom"/>
            <w:hideMark/>
          </w:tcPr>
          <w:p w:rsidR="00B713B4" w:rsidRPr="00B713B4" w:rsidRDefault="00B713B4" w:rsidP="00B713B4">
            <w:pPr>
              <w:rPr>
                <w:b/>
                <w:bCs/>
                <w:i/>
                <w:iCs/>
                <w:sz w:val="24"/>
                <w:szCs w:val="24"/>
              </w:rPr>
            </w:pPr>
          </w:p>
        </w:tc>
      </w:tr>
      <w:tr w:rsidR="00B713B4" w:rsidRPr="00B713B4" w:rsidTr="00B713B4">
        <w:trPr>
          <w:trHeight w:val="1500"/>
        </w:trPr>
        <w:tc>
          <w:tcPr>
            <w:tcW w:w="3580" w:type="dxa"/>
            <w:tcBorders>
              <w:top w:val="nil"/>
              <w:left w:val="nil"/>
              <w:bottom w:val="nil"/>
              <w:right w:val="nil"/>
            </w:tcBorders>
            <w:shd w:val="clear" w:color="auto" w:fill="auto"/>
            <w:vAlign w:val="bottom"/>
            <w:hideMark/>
          </w:tcPr>
          <w:p w:rsidR="00B713B4" w:rsidRPr="00B713B4" w:rsidRDefault="00B713B4" w:rsidP="00B713B4">
            <w:pPr>
              <w:rPr>
                <w:b/>
                <w:bCs/>
                <w:i/>
                <w:iCs/>
                <w:sz w:val="24"/>
                <w:szCs w:val="24"/>
              </w:rPr>
            </w:pPr>
            <w:r w:rsidRPr="00B713B4">
              <w:rPr>
                <w:b/>
                <w:bCs/>
                <w:iCs/>
                <w:color w:val="FF0000"/>
                <w:sz w:val="24"/>
                <w:szCs w:val="24"/>
              </w:rPr>
              <w:t>Redundancy:</w:t>
            </w:r>
            <w:r w:rsidRPr="00B713B4">
              <w:rPr>
                <w:b/>
                <w:bCs/>
                <w:color w:val="FF0000"/>
                <w:sz w:val="24"/>
                <w:szCs w:val="24"/>
              </w:rPr>
              <w:t> </w:t>
            </w:r>
            <w:r w:rsidRPr="00B713B4">
              <w:rPr>
                <w:b/>
                <w:bCs/>
                <w:sz w:val="24"/>
                <w:szCs w:val="24"/>
              </w:rPr>
              <w:t>Allows you to build a fail-over database server that’s ready to pick up the processing load at a moment’s notice.</w:t>
            </w:r>
          </w:p>
        </w:tc>
      </w:tr>
    </w:tbl>
    <w:p w:rsidR="00D26EE1" w:rsidRDefault="00D26EE1" w:rsidP="000B02A5">
      <w:pPr>
        <w:rPr>
          <w:b/>
          <w:sz w:val="24"/>
          <w:szCs w:val="24"/>
        </w:rPr>
      </w:pPr>
    </w:p>
    <w:p w:rsidR="00F53D0C" w:rsidRDefault="00F53D0C" w:rsidP="007A2412">
      <w:pPr>
        <w:jc w:val="center"/>
        <w:rPr>
          <w:b/>
          <w:color w:val="C00000"/>
          <w:sz w:val="24"/>
          <w:szCs w:val="24"/>
        </w:rPr>
      </w:pPr>
    </w:p>
    <w:p w:rsidR="00F53D0C" w:rsidRDefault="00F53D0C" w:rsidP="007A2412">
      <w:pPr>
        <w:jc w:val="center"/>
        <w:rPr>
          <w:b/>
          <w:color w:val="C00000"/>
          <w:sz w:val="24"/>
          <w:szCs w:val="24"/>
        </w:rPr>
      </w:pPr>
    </w:p>
    <w:p w:rsidR="00D26EE1" w:rsidRPr="00B82AD8" w:rsidRDefault="00280BED" w:rsidP="007A2412">
      <w:pPr>
        <w:jc w:val="center"/>
        <w:rPr>
          <w:b/>
          <w:color w:val="C00000"/>
          <w:sz w:val="24"/>
          <w:szCs w:val="24"/>
        </w:rPr>
      </w:pPr>
      <w:r w:rsidRPr="00B82AD8">
        <w:rPr>
          <w:b/>
          <w:color w:val="C00000"/>
          <w:sz w:val="24"/>
          <w:szCs w:val="24"/>
        </w:rPr>
        <w:t>CLUSTERING</w:t>
      </w:r>
    </w:p>
    <w:p w:rsidR="007A2412" w:rsidRDefault="007A2412" w:rsidP="007A2412">
      <w:pPr>
        <w:rPr>
          <w:b/>
          <w:sz w:val="24"/>
          <w:szCs w:val="24"/>
        </w:rPr>
      </w:pPr>
      <w:r w:rsidRPr="007A2412">
        <w:rPr>
          <w:b/>
          <w:sz w:val="24"/>
          <w:szCs w:val="24"/>
        </w:rPr>
        <w:t>C</w:t>
      </w:r>
      <w:r>
        <w:rPr>
          <w:b/>
          <w:sz w:val="24"/>
          <w:szCs w:val="24"/>
        </w:rPr>
        <w:t>lustering:</w:t>
      </w:r>
    </w:p>
    <w:p w:rsidR="007A2412" w:rsidRPr="007A2412" w:rsidRDefault="00C14897" w:rsidP="007A2412">
      <w:pPr>
        <w:rPr>
          <w:sz w:val="24"/>
          <w:szCs w:val="24"/>
        </w:rPr>
      </w:pPr>
      <w:r>
        <w:rPr>
          <w:sz w:val="24"/>
          <w:szCs w:val="24"/>
        </w:rPr>
        <w:t xml:space="preserve">&gt; </w:t>
      </w:r>
      <w:r w:rsidR="007A2412" w:rsidRPr="007A2412">
        <w:rPr>
          <w:sz w:val="24"/>
          <w:szCs w:val="24"/>
        </w:rPr>
        <w:t xml:space="preserve">Windows clustering: 2 or more independent systems (referred as nodes) working for same purpose which is to provide continuous high availability to the instance </w:t>
      </w:r>
    </w:p>
    <w:p w:rsidR="007A2412" w:rsidRPr="007A2412" w:rsidRDefault="007A2412" w:rsidP="007A2412">
      <w:pPr>
        <w:rPr>
          <w:b/>
          <w:sz w:val="24"/>
          <w:szCs w:val="24"/>
        </w:rPr>
      </w:pPr>
      <w:r w:rsidRPr="007A2412">
        <w:rPr>
          <w:b/>
          <w:sz w:val="24"/>
          <w:szCs w:val="24"/>
        </w:rPr>
        <w:t>Note:</w:t>
      </w:r>
    </w:p>
    <w:p w:rsidR="007A2412" w:rsidRPr="007A2412" w:rsidRDefault="007A2412" w:rsidP="007A2412">
      <w:pPr>
        <w:rPr>
          <w:sz w:val="24"/>
          <w:szCs w:val="24"/>
        </w:rPr>
      </w:pPr>
      <w:r w:rsidRPr="007A2412">
        <w:rPr>
          <w:sz w:val="24"/>
          <w:szCs w:val="24"/>
        </w:rPr>
        <w:t>1. Cluster is a windows feature but it's not a Sql feature</w:t>
      </w:r>
    </w:p>
    <w:p w:rsidR="007A2412" w:rsidRPr="007A2412" w:rsidRDefault="007A2412" w:rsidP="007A2412">
      <w:pPr>
        <w:rPr>
          <w:sz w:val="24"/>
          <w:szCs w:val="24"/>
        </w:rPr>
      </w:pPr>
      <w:r w:rsidRPr="007A2412">
        <w:rPr>
          <w:sz w:val="24"/>
          <w:szCs w:val="24"/>
        </w:rPr>
        <w:t>2. Cluster feature is enabled for most of the O\S like win servers 2000, 2003, 2008, 2008 R2, 2012, 2014</w:t>
      </w:r>
    </w:p>
    <w:p w:rsidR="007A2412" w:rsidRPr="007A2412" w:rsidRDefault="007A2412" w:rsidP="007A2412">
      <w:pPr>
        <w:rPr>
          <w:sz w:val="24"/>
          <w:szCs w:val="24"/>
        </w:rPr>
      </w:pPr>
    </w:p>
    <w:p w:rsidR="007A2412" w:rsidRPr="007A2412" w:rsidRDefault="007A2412" w:rsidP="007A2412">
      <w:pPr>
        <w:rPr>
          <w:b/>
          <w:sz w:val="24"/>
          <w:szCs w:val="24"/>
        </w:rPr>
      </w:pPr>
      <w:r w:rsidRPr="007A2412">
        <w:rPr>
          <w:b/>
          <w:sz w:val="24"/>
          <w:szCs w:val="24"/>
        </w:rPr>
        <w:t>Types of windows clusters:</w:t>
      </w:r>
    </w:p>
    <w:p w:rsidR="007A2412" w:rsidRPr="007A2412" w:rsidRDefault="007A2412" w:rsidP="007A2412">
      <w:pPr>
        <w:rPr>
          <w:sz w:val="24"/>
          <w:szCs w:val="24"/>
        </w:rPr>
      </w:pPr>
      <w:r w:rsidRPr="007A2412">
        <w:rPr>
          <w:sz w:val="24"/>
          <w:szCs w:val="24"/>
        </w:rPr>
        <w:t>1. NETWORK LOAD BALANCER [NLB]--APPLICATION LEVEL</w:t>
      </w:r>
    </w:p>
    <w:p w:rsidR="007A2412" w:rsidRPr="007A2412" w:rsidRDefault="007A2412" w:rsidP="007A2412">
      <w:pPr>
        <w:rPr>
          <w:sz w:val="24"/>
          <w:szCs w:val="24"/>
        </w:rPr>
      </w:pPr>
      <w:r w:rsidRPr="007A2412">
        <w:rPr>
          <w:sz w:val="24"/>
          <w:szCs w:val="24"/>
        </w:rPr>
        <w:t>2. COMPOENET LOAD BALANCER [CLB]</w:t>
      </w:r>
    </w:p>
    <w:p w:rsidR="007A2412" w:rsidRPr="007A2412" w:rsidRDefault="007A2412" w:rsidP="007A2412">
      <w:pPr>
        <w:rPr>
          <w:sz w:val="24"/>
          <w:szCs w:val="24"/>
        </w:rPr>
      </w:pPr>
      <w:r w:rsidRPr="007A2412">
        <w:rPr>
          <w:sz w:val="24"/>
          <w:szCs w:val="24"/>
        </w:rPr>
        <w:t>3. MICROSOFT CLUSTER SERVICE [MSCS]-UPTO WINDOWS 2003 VERSION</w:t>
      </w:r>
    </w:p>
    <w:p w:rsidR="007A2412" w:rsidRPr="007A2412" w:rsidRDefault="007A2412" w:rsidP="007A2412">
      <w:pPr>
        <w:rPr>
          <w:sz w:val="24"/>
          <w:szCs w:val="24"/>
        </w:rPr>
      </w:pPr>
      <w:r w:rsidRPr="007A2412">
        <w:rPr>
          <w:b/>
          <w:sz w:val="24"/>
          <w:szCs w:val="24"/>
        </w:rPr>
        <w:t>Note:</w:t>
      </w:r>
      <w:r w:rsidRPr="007A2412">
        <w:rPr>
          <w:sz w:val="24"/>
          <w:szCs w:val="24"/>
        </w:rPr>
        <w:t xml:space="preserve"> IN WINDOWS 2008 ONWARDS NAMEING CONVENTION HAS CHANGED TO "FAILOVER CLUSTER"</w:t>
      </w:r>
    </w:p>
    <w:p w:rsidR="007A2412" w:rsidRPr="007A2412" w:rsidRDefault="007A2412" w:rsidP="007A2412">
      <w:pPr>
        <w:rPr>
          <w:sz w:val="24"/>
          <w:szCs w:val="24"/>
        </w:rPr>
      </w:pPr>
      <w:r w:rsidRPr="007A2412">
        <w:rPr>
          <w:sz w:val="24"/>
          <w:szCs w:val="24"/>
        </w:rPr>
        <w:t>4. GEO CLUSTER</w:t>
      </w:r>
    </w:p>
    <w:p w:rsidR="007A2412" w:rsidRPr="007A2412" w:rsidRDefault="007A2412" w:rsidP="007A2412">
      <w:pPr>
        <w:rPr>
          <w:sz w:val="24"/>
          <w:szCs w:val="24"/>
        </w:rPr>
      </w:pPr>
      <w:r w:rsidRPr="007A2412">
        <w:rPr>
          <w:sz w:val="24"/>
          <w:szCs w:val="24"/>
        </w:rPr>
        <w:t>5. VERITAS CLUSTER</w:t>
      </w:r>
    </w:p>
    <w:p w:rsidR="007A2412" w:rsidRPr="007A2412" w:rsidRDefault="007A2412" w:rsidP="007A2412">
      <w:pPr>
        <w:rPr>
          <w:sz w:val="24"/>
          <w:szCs w:val="24"/>
        </w:rPr>
      </w:pPr>
    </w:p>
    <w:p w:rsidR="007A2412" w:rsidRPr="007A2412" w:rsidRDefault="007A2412" w:rsidP="007A2412">
      <w:pPr>
        <w:rPr>
          <w:b/>
          <w:sz w:val="24"/>
          <w:szCs w:val="24"/>
        </w:rPr>
      </w:pPr>
      <w:r w:rsidRPr="007A2412">
        <w:rPr>
          <w:b/>
          <w:sz w:val="24"/>
          <w:szCs w:val="24"/>
        </w:rPr>
        <w:t>1. NETWORK LOAD BALANCER [NLB] --</w:t>
      </w:r>
      <w:r>
        <w:rPr>
          <w:b/>
          <w:sz w:val="24"/>
          <w:szCs w:val="24"/>
        </w:rPr>
        <w:t xml:space="preserve"> </w:t>
      </w:r>
      <w:r w:rsidRPr="007A2412">
        <w:rPr>
          <w:b/>
          <w:sz w:val="24"/>
          <w:szCs w:val="24"/>
        </w:rPr>
        <w:t>APPLICATION LEVEL: FRONT END</w:t>
      </w:r>
    </w:p>
    <w:p w:rsidR="007A2412" w:rsidRPr="007A2412" w:rsidRDefault="007A2412" w:rsidP="007A2412">
      <w:pPr>
        <w:rPr>
          <w:sz w:val="24"/>
          <w:szCs w:val="24"/>
        </w:rPr>
      </w:pPr>
      <w:r w:rsidRPr="007A2412">
        <w:rPr>
          <w:sz w:val="24"/>
          <w:szCs w:val="24"/>
        </w:rPr>
        <w:t>1. Network Load Balancing acts as a front-end cluster, distributing incoming IP traffic across a cluster of servers.</w:t>
      </w:r>
    </w:p>
    <w:p w:rsidR="007A2412" w:rsidRPr="007A2412" w:rsidRDefault="007A2412" w:rsidP="007A2412">
      <w:pPr>
        <w:rPr>
          <w:sz w:val="24"/>
          <w:szCs w:val="24"/>
        </w:rPr>
      </w:pPr>
      <w:r w:rsidRPr="007A2412">
        <w:rPr>
          <w:sz w:val="24"/>
          <w:szCs w:val="24"/>
        </w:rPr>
        <w:t xml:space="preserve">2. Up to 32 computers running a member of the Windows Server 2003 family can be connected to share a single virtual IP address. </w:t>
      </w:r>
    </w:p>
    <w:p w:rsidR="007A2412" w:rsidRPr="007A2412" w:rsidRDefault="007A2412" w:rsidP="007A2412">
      <w:pPr>
        <w:rPr>
          <w:sz w:val="24"/>
          <w:szCs w:val="24"/>
        </w:rPr>
      </w:pPr>
      <w:r w:rsidRPr="007A2412">
        <w:rPr>
          <w:sz w:val="24"/>
          <w:szCs w:val="24"/>
        </w:rPr>
        <w:t xml:space="preserve">3. NLB enhances scalability by distributing its client requests across multiple servers within the cluster. </w:t>
      </w:r>
    </w:p>
    <w:p w:rsidR="007A2412" w:rsidRPr="007A2412" w:rsidRDefault="007A2412" w:rsidP="007A2412">
      <w:pPr>
        <w:rPr>
          <w:sz w:val="24"/>
          <w:szCs w:val="24"/>
        </w:rPr>
      </w:pPr>
      <w:r w:rsidRPr="007A2412">
        <w:rPr>
          <w:sz w:val="24"/>
          <w:szCs w:val="24"/>
        </w:rPr>
        <w:t xml:space="preserve">4. As traffic increases, additional servers can be added to the cluster; up to 32 servers are possible in any one cluster. </w:t>
      </w:r>
    </w:p>
    <w:p w:rsidR="007A2412" w:rsidRPr="007A2412" w:rsidRDefault="007A2412" w:rsidP="007A2412">
      <w:pPr>
        <w:rPr>
          <w:sz w:val="24"/>
          <w:szCs w:val="24"/>
        </w:rPr>
      </w:pPr>
      <w:r w:rsidRPr="007A2412">
        <w:rPr>
          <w:sz w:val="24"/>
          <w:szCs w:val="24"/>
        </w:rPr>
        <w:t>5. NLB also provides high availability by automatically detecting the failure of a server and repartitioning client traffic among the remaining servers within 10 seconds, while it provides users with continuous service.</w:t>
      </w:r>
    </w:p>
    <w:p w:rsidR="007A2412" w:rsidRPr="007A2412" w:rsidRDefault="007A2412" w:rsidP="007A2412">
      <w:pPr>
        <w:rPr>
          <w:sz w:val="24"/>
          <w:szCs w:val="24"/>
        </w:rPr>
      </w:pPr>
    </w:p>
    <w:p w:rsidR="007A2412" w:rsidRPr="007A2412" w:rsidRDefault="007A2412" w:rsidP="007A2412">
      <w:pPr>
        <w:rPr>
          <w:b/>
          <w:sz w:val="24"/>
          <w:szCs w:val="24"/>
        </w:rPr>
      </w:pPr>
      <w:r w:rsidRPr="007A2412">
        <w:rPr>
          <w:b/>
          <w:sz w:val="24"/>
          <w:szCs w:val="24"/>
        </w:rPr>
        <w:t>2. COMPOENET LOAD BALANCER [CLB]: WEBSERVERS: MIDDLE WARE SERVERS.</w:t>
      </w:r>
    </w:p>
    <w:p w:rsidR="007A2412" w:rsidRPr="007A2412" w:rsidRDefault="007A2412" w:rsidP="007A2412">
      <w:pPr>
        <w:rPr>
          <w:sz w:val="24"/>
          <w:szCs w:val="24"/>
        </w:rPr>
      </w:pPr>
      <w:r w:rsidRPr="007A2412">
        <w:rPr>
          <w:sz w:val="24"/>
          <w:szCs w:val="24"/>
        </w:rPr>
        <w:t xml:space="preserve">1. Component Load Balancing distributes workload across multiple servers running a site's business logic. </w:t>
      </w:r>
    </w:p>
    <w:p w:rsidR="007A2412" w:rsidRPr="007A2412" w:rsidRDefault="007A2412" w:rsidP="007A2412">
      <w:pPr>
        <w:rPr>
          <w:sz w:val="24"/>
          <w:szCs w:val="24"/>
        </w:rPr>
      </w:pPr>
      <w:r w:rsidRPr="007A2412">
        <w:rPr>
          <w:sz w:val="24"/>
          <w:szCs w:val="24"/>
        </w:rPr>
        <w:t>2. It provides for dynamic balancing of COM+ components across a set of up to 8 identical servers</w:t>
      </w:r>
    </w:p>
    <w:p w:rsidR="007A2412" w:rsidRPr="007A2412" w:rsidRDefault="007A2412" w:rsidP="007A2412">
      <w:pPr>
        <w:rPr>
          <w:sz w:val="24"/>
          <w:szCs w:val="24"/>
        </w:rPr>
      </w:pPr>
      <w:r w:rsidRPr="007A2412">
        <w:rPr>
          <w:sz w:val="24"/>
          <w:szCs w:val="24"/>
        </w:rPr>
        <w:t>3. CLB complements by acting on the middle tier service.</w:t>
      </w:r>
    </w:p>
    <w:p w:rsidR="007A2412" w:rsidRPr="007A2412" w:rsidRDefault="007A2412" w:rsidP="007A2412">
      <w:pPr>
        <w:rPr>
          <w:sz w:val="24"/>
          <w:szCs w:val="24"/>
        </w:rPr>
      </w:pPr>
    </w:p>
    <w:p w:rsidR="007A2412" w:rsidRPr="00C14897" w:rsidRDefault="007A2412" w:rsidP="007A2412">
      <w:pPr>
        <w:rPr>
          <w:b/>
          <w:sz w:val="24"/>
          <w:szCs w:val="24"/>
        </w:rPr>
      </w:pPr>
      <w:r w:rsidRPr="00C14897">
        <w:rPr>
          <w:b/>
          <w:sz w:val="24"/>
          <w:szCs w:val="24"/>
        </w:rPr>
        <w:t>3. MSCS [MICROSOFT CLUSTER SERVICES] \ FAILOVER CLUSTER:</w:t>
      </w:r>
    </w:p>
    <w:p w:rsidR="007A2412" w:rsidRPr="007A2412" w:rsidRDefault="007A2412" w:rsidP="007A2412">
      <w:pPr>
        <w:rPr>
          <w:sz w:val="24"/>
          <w:szCs w:val="24"/>
        </w:rPr>
      </w:pPr>
      <w:r w:rsidRPr="007A2412">
        <w:rPr>
          <w:sz w:val="24"/>
          <w:szCs w:val="24"/>
        </w:rPr>
        <w:t>Failover Clustering:</w:t>
      </w:r>
    </w:p>
    <w:p w:rsidR="007A2412" w:rsidRPr="007A2412" w:rsidRDefault="007A2412" w:rsidP="007A2412">
      <w:pPr>
        <w:rPr>
          <w:sz w:val="24"/>
          <w:szCs w:val="24"/>
        </w:rPr>
      </w:pPr>
      <w:r w:rsidRPr="007A2412">
        <w:rPr>
          <w:sz w:val="24"/>
          <w:szCs w:val="24"/>
        </w:rPr>
        <w:t xml:space="preserve">Cluster Service acts as a back-end cluster; it provides high availability for applications such as databases, messaging and file and print services. </w:t>
      </w:r>
    </w:p>
    <w:p w:rsidR="007A2412" w:rsidRPr="007A2412" w:rsidRDefault="007A2412" w:rsidP="007A2412">
      <w:pPr>
        <w:rPr>
          <w:sz w:val="24"/>
          <w:szCs w:val="24"/>
        </w:rPr>
      </w:pPr>
      <w:r w:rsidRPr="007A2412">
        <w:rPr>
          <w:sz w:val="24"/>
          <w:szCs w:val="24"/>
        </w:rPr>
        <w:t>MSCS attempts to minimize the effect of failure on the system as any node (a server in the cluster) fails or is taken offline.</w:t>
      </w:r>
    </w:p>
    <w:p w:rsidR="007A2412" w:rsidRPr="007A2412" w:rsidRDefault="007A2412" w:rsidP="007A2412">
      <w:pPr>
        <w:rPr>
          <w:sz w:val="24"/>
          <w:szCs w:val="24"/>
        </w:rPr>
      </w:pPr>
      <w:r w:rsidRPr="007A2412">
        <w:rPr>
          <w:sz w:val="24"/>
          <w:szCs w:val="24"/>
        </w:rPr>
        <w:t xml:space="preserve">MSCS failover capability is achieved through redundancy across the multiple connected machines in the cluster, each with independent failure states. </w:t>
      </w:r>
    </w:p>
    <w:p w:rsidR="007A2412" w:rsidRPr="007A2412" w:rsidRDefault="007A2412" w:rsidP="007A2412">
      <w:pPr>
        <w:rPr>
          <w:sz w:val="24"/>
          <w:szCs w:val="24"/>
        </w:rPr>
      </w:pPr>
      <w:r w:rsidRPr="007A2412">
        <w:rPr>
          <w:sz w:val="24"/>
          <w:szCs w:val="24"/>
        </w:rPr>
        <w:t xml:space="preserve">The Windows Server 2003, supports up to 8 nodes in a cluster. </w:t>
      </w:r>
    </w:p>
    <w:p w:rsidR="007A2412" w:rsidRPr="007A2412" w:rsidRDefault="007A2412" w:rsidP="007A2412">
      <w:pPr>
        <w:rPr>
          <w:sz w:val="24"/>
          <w:szCs w:val="24"/>
        </w:rPr>
      </w:pPr>
      <w:r w:rsidRPr="007A2412">
        <w:rPr>
          <w:sz w:val="24"/>
          <w:szCs w:val="24"/>
        </w:rPr>
        <w:t>The Windows Server 2008, supports up to 16 nodes in a cluster.</w:t>
      </w:r>
    </w:p>
    <w:p w:rsidR="00D26EE1" w:rsidRDefault="00D26EE1" w:rsidP="000B02A5">
      <w:pPr>
        <w:rPr>
          <w:b/>
          <w:sz w:val="24"/>
          <w:szCs w:val="24"/>
        </w:rPr>
      </w:pPr>
    </w:p>
    <w:p w:rsidR="00EB02EF" w:rsidRPr="00EB02EF" w:rsidRDefault="00EB02EF" w:rsidP="00EB02EF">
      <w:pPr>
        <w:rPr>
          <w:b/>
          <w:sz w:val="24"/>
          <w:szCs w:val="24"/>
        </w:rPr>
      </w:pPr>
      <w:r w:rsidRPr="00EB02EF">
        <w:rPr>
          <w:b/>
          <w:sz w:val="24"/>
          <w:szCs w:val="24"/>
        </w:rPr>
        <w:t>Hardware Information:</w:t>
      </w:r>
    </w:p>
    <w:p w:rsidR="00EB02EF" w:rsidRPr="00EB02EF" w:rsidRDefault="00EB02EF" w:rsidP="00EB02EF">
      <w:pPr>
        <w:rPr>
          <w:sz w:val="24"/>
          <w:szCs w:val="24"/>
        </w:rPr>
      </w:pPr>
      <w:r w:rsidRPr="00EB02EF">
        <w:rPr>
          <w:sz w:val="24"/>
          <w:szCs w:val="24"/>
        </w:rPr>
        <w:t>Processor - Minimum of I5 - 1.90 GHz 2 cores and 4 Logical processors</w:t>
      </w:r>
    </w:p>
    <w:p w:rsidR="00EB02EF" w:rsidRPr="00EB02EF" w:rsidRDefault="00EB02EF" w:rsidP="00EB02EF">
      <w:pPr>
        <w:rPr>
          <w:sz w:val="24"/>
          <w:szCs w:val="24"/>
        </w:rPr>
      </w:pPr>
      <w:r w:rsidRPr="00EB02EF">
        <w:rPr>
          <w:sz w:val="24"/>
          <w:szCs w:val="24"/>
        </w:rPr>
        <w:t xml:space="preserve">Installed memory (RAM): </w:t>
      </w:r>
      <w:r w:rsidRPr="00EB02EF">
        <w:rPr>
          <w:sz w:val="24"/>
          <w:szCs w:val="24"/>
        </w:rPr>
        <w:tab/>
        <w:t>4.00 GB</w:t>
      </w:r>
    </w:p>
    <w:p w:rsidR="00EB02EF" w:rsidRPr="00EB02EF" w:rsidRDefault="00EB02EF" w:rsidP="00EB02EF">
      <w:pPr>
        <w:rPr>
          <w:sz w:val="24"/>
          <w:szCs w:val="24"/>
        </w:rPr>
      </w:pPr>
      <w:r w:rsidRPr="00EB02EF">
        <w:rPr>
          <w:sz w:val="24"/>
          <w:szCs w:val="24"/>
        </w:rPr>
        <w:t>Hard disk:</w:t>
      </w:r>
      <w:r w:rsidRPr="00EB02EF">
        <w:rPr>
          <w:sz w:val="24"/>
          <w:szCs w:val="24"/>
        </w:rPr>
        <w:tab/>
      </w:r>
      <w:r w:rsidRPr="00EB02EF">
        <w:rPr>
          <w:sz w:val="24"/>
          <w:szCs w:val="24"/>
        </w:rPr>
        <w:tab/>
      </w:r>
      <w:r w:rsidRPr="00EB02EF">
        <w:rPr>
          <w:sz w:val="24"/>
          <w:szCs w:val="24"/>
        </w:rPr>
        <w:tab/>
        <w:t>500GB</w:t>
      </w:r>
    </w:p>
    <w:p w:rsidR="00EB02EF" w:rsidRPr="00EB02EF" w:rsidRDefault="00EB02EF" w:rsidP="00EB02EF">
      <w:pPr>
        <w:rPr>
          <w:sz w:val="24"/>
          <w:szCs w:val="24"/>
        </w:rPr>
      </w:pPr>
      <w:r w:rsidRPr="00EB02EF">
        <w:rPr>
          <w:sz w:val="24"/>
          <w:szCs w:val="24"/>
        </w:rPr>
        <w:t>System type:</w:t>
      </w:r>
      <w:r w:rsidRPr="00EB02EF">
        <w:rPr>
          <w:sz w:val="24"/>
          <w:szCs w:val="24"/>
        </w:rPr>
        <w:tab/>
      </w:r>
      <w:r w:rsidRPr="00EB02EF">
        <w:rPr>
          <w:sz w:val="24"/>
          <w:szCs w:val="24"/>
        </w:rPr>
        <w:tab/>
      </w:r>
      <w:r w:rsidRPr="00EB02EF">
        <w:rPr>
          <w:sz w:val="24"/>
          <w:szCs w:val="24"/>
        </w:rPr>
        <w:tab/>
        <w:t>64-bit Operating System</w:t>
      </w:r>
    </w:p>
    <w:p w:rsidR="00EB02EF" w:rsidRPr="00EB02EF" w:rsidRDefault="00EB02EF" w:rsidP="00EB02EF">
      <w:pPr>
        <w:rPr>
          <w:sz w:val="24"/>
          <w:szCs w:val="24"/>
        </w:rPr>
      </w:pPr>
      <w:r w:rsidRPr="00EB02EF">
        <w:rPr>
          <w:sz w:val="24"/>
          <w:szCs w:val="24"/>
        </w:rPr>
        <w:t>Operating System:</w:t>
      </w:r>
      <w:r w:rsidRPr="00EB02EF">
        <w:rPr>
          <w:sz w:val="24"/>
          <w:szCs w:val="24"/>
        </w:rPr>
        <w:tab/>
      </w:r>
      <w:r w:rsidRPr="00EB02EF">
        <w:rPr>
          <w:sz w:val="24"/>
          <w:szCs w:val="24"/>
        </w:rPr>
        <w:tab/>
        <w:t>Windows 7 Home Premium</w:t>
      </w:r>
    </w:p>
    <w:p w:rsidR="00EB02EF" w:rsidRPr="00EB02EF" w:rsidRDefault="00EB02EF" w:rsidP="00EB02EF">
      <w:pPr>
        <w:rPr>
          <w:sz w:val="24"/>
          <w:szCs w:val="24"/>
        </w:rPr>
      </w:pPr>
      <w:r w:rsidRPr="00EB02EF">
        <w:rPr>
          <w:sz w:val="24"/>
          <w:szCs w:val="24"/>
        </w:rPr>
        <w:t>Required Software:</w:t>
      </w:r>
    </w:p>
    <w:p w:rsidR="00EB02EF" w:rsidRPr="00EB02EF" w:rsidRDefault="00EB02EF" w:rsidP="00EB02EF">
      <w:pPr>
        <w:rPr>
          <w:sz w:val="24"/>
          <w:szCs w:val="24"/>
        </w:rPr>
      </w:pPr>
      <w:r w:rsidRPr="00EB02EF">
        <w:rPr>
          <w:sz w:val="24"/>
          <w:szCs w:val="24"/>
        </w:rPr>
        <w:t>1) VMWare Player (free trial)</w:t>
      </w:r>
    </w:p>
    <w:p w:rsidR="00EB02EF" w:rsidRPr="00EB02EF" w:rsidRDefault="00EB02EF" w:rsidP="00EB02EF">
      <w:pPr>
        <w:rPr>
          <w:sz w:val="24"/>
          <w:szCs w:val="24"/>
        </w:rPr>
      </w:pPr>
      <w:r w:rsidRPr="00EB02EF">
        <w:rPr>
          <w:sz w:val="24"/>
          <w:szCs w:val="24"/>
        </w:rPr>
        <w:t>2) Windows Server 2012 R2 (with trial license free for 180 days)</w:t>
      </w:r>
    </w:p>
    <w:p w:rsidR="00EB02EF" w:rsidRPr="00EB02EF" w:rsidRDefault="00EB02EF" w:rsidP="00EB02EF">
      <w:pPr>
        <w:rPr>
          <w:sz w:val="24"/>
          <w:szCs w:val="24"/>
        </w:rPr>
      </w:pPr>
      <w:r w:rsidRPr="00EB02EF">
        <w:rPr>
          <w:sz w:val="24"/>
          <w:szCs w:val="24"/>
        </w:rPr>
        <w:t>3) Starwind Software (with free trial for 30 days)</w:t>
      </w:r>
    </w:p>
    <w:p w:rsidR="00EB02EF" w:rsidRDefault="00EB02EF" w:rsidP="00EB02EF">
      <w:pPr>
        <w:rPr>
          <w:sz w:val="24"/>
          <w:szCs w:val="24"/>
        </w:rPr>
      </w:pPr>
      <w:r w:rsidRPr="00EB02EF">
        <w:rPr>
          <w:sz w:val="24"/>
          <w:szCs w:val="24"/>
        </w:rPr>
        <w:t>4) Three virtual machines: one setup as Domain Controller and DNS Server (DC), the other two as clustered nodes (WIN1 and WIN2).</w:t>
      </w:r>
    </w:p>
    <w:p w:rsidR="003B4406" w:rsidRDefault="003B4406" w:rsidP="00EB02EF">
      <w:pPr>
        <w:rPr>
          <w:sz w:val="24"/>
          <w:szCs w:val="24"/>
        </w:rPr>
      </w:pPr>
    </w:p>
    <w:p w:rsidR="003B4406" w:rsidRDefault="003B4406" w:rsidP="00EB02EF">
      <w:pPr>
        <w:rPr>
          <w:sz w:val="24"/>
          <w:szCs w:val="24"/>
        </w:rPr>
      </w:pPr>
    </w:p>
    <w:p w:rsidR="003B4406" w:rsidRDefault="003B4406" w:rsidP="00EB02EF">
      <w:pPr>
        <w:rPr>
          <w:sz w:val="24"/>
          <w:szCs w:val="24"/>
        </w:rPr>
      </w:pPr>
    </w:p>
    <w:p w:rsidR="003B4406" w:rsidRPr="003B4406" w:rsidRDefault="003B4406" w:rsidP="003B4406">
      <w:pPr>
        <w:rPr>
          <w:sz w:val="24"/>
          <w:szCs w:val="24"/>
        </w:rPr>
      </w:pPr>
      <w:r w:rsidRPr="003B4406">
        <w:rPr>
          <w:b/>
          <w:bCs/>
          <w:sz w:val="24"/>
          <w:szCs w:val="24"/>
        </w:rPr>
        <w:t>How Clustering Works:</w:t>
      </w:r>
    </w:p>
    <w:p w:rsidR="003B4406" w:rsidRDefault="003B4406" w:rsidP="00EB02EF">
      <w:pPr>
        <w:rPr>
          <w:sz w:val="24"/>
          <w:szCs w:val="24"/>
        </w:rPr>
      </w:pPr>
    </w:p>
    <w:p w:rsidR="003B4406" w:rsidRPr="00EB02EF" w:rsidRDefault="003B4406" w:rsidP="00EB02EF">
      <w:pPr>
        <w:rPr>
          <w:sz w:val="24"/>
          <w:szCs w:val="24"/>
        </w:rPr>
      </w:pPr>
      <w:r w:rsidRPr="003B4406">
        <w:rPr>
          <w:noProof/>
          <w:sz w:val="24"/>
          <w:szCs w:val="24"/>
        </w:rPr>
        <w:drawing>
          <wp:inline distT="0" distB="0" distL="0" distR="0" wp14:anchorId="755FB60D" wp14:editId="487DE7D4">
            <wp:extent cx="5943600" cy="3095625"/>
            <wp:effectExtent l="0" t="0" r="0" b="9525"/>
            <wp:docPr id="15361" name="Picture 1" descr="Figure 2. Logical Network diagram of the 2-node cluster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 name="Picture 1" descr="Figure 2. Logical Network diagram of the 2-node cluster scenario"/>
                    <pic:cNvPicPr>
                      <a:picLocks noChangeAspect="1" noChangeArrowheads="1"/>
                    </pic:cNvPicPr>
                  </pic:nvPicPr>
                  <pic:blipFill>
                    <a:blip r:embed="rId110"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EB02EF" w:rsidRPr="00EB02EF" w:rsidRDefault="00EB02EF" w:rsidP="00EB02EF">
      <w:pPr>
        <w:rPr>
          <w:sz w:val="24"/>
          <w:szCs w:val="24"/>
        </w:rPr>
      </w:pPr>
    </w:p>
    <w:p w:rsidR="003B4406" w:rsidRDefault="003B4406" w:rsidP="00EB02EF">
      <w:pPr>
        <w:rPr>
          <w:sz w:val="24"/>
          <w:szCs w:val="24"/>
        </w:rPr>
      </w:pPr>
    </w:p>
    <w:p w:rsidR="003B4406" w:rsidRDefault="003B4406" w:rsidP="00EB02EF">
      <w:pPr>
        <w:rPr>
          <w:sz w:val="24"/>
          <w:szCs w:val="24"/>
        </w:rPr>
      </w:pPr>
    </w:p>
    <w:p w:rsidR="00EB02EF" w:rsidRPr="00EB02EF" w:rsidRDefault="00EB02EF" w:rsidP="00EB02EF">
      <w:pPr>
        <w:rPr>
          <w:b/>
          <w:sz w:val="24"/>
          <w:szCs w:val="24"/>
        </w:rPr>
      </w:pPr>
      <w:r w:rsidRPr="00EB02EF">
        <w:rPr>
          <w:b/>
          <w:sz w:val="24"/>
          <w:szCs w:val="24"/>
        </w:rPr>
        <w:t>Cluster Configuration:</w:t>
      </w:r>
    </w:p>
    <w:p w:rsidR="00EB02EF" w:rsidRPr="00EB02EF" w:rsidRDefault="00EB02EF" w:rsidP="00EB02EF">
      <w:pPr>
        <w:rPr>
          <w:sz w:val="24"/>
          <w:szCs w:val="24"/>
        </w:rPr>
      </w:pPr>
      <w:r w:rsidRPr="00EB02EF">
        <w:rPr>
          <w:sz w:val="24"/>
          <w:szCs w:val="24"/>
        </w:rPr>
        <w:t>1. Ready 3 virtual machines</w:t>
      </w:r>
    </w:p>
    <w:p w:rsidR="00EB02EF" w:rsidRPr="003015E7" w:rsidRDefault="00EB02EF" w:rsidP="00EB02EF">
      <w:pPr>
        <w:rPr>
          <w:b/>
          <w:sz w:val="24"/>
          <w:szCs w:val="24"/>
        </w:rPr>
      </w:pPr>
      <w:r w:rsidRPr="003015E7">
        <w:rPr>
          <w:b/>
          <w:sz w:val="24"/>
          <w:szCs w:val="24"/>
        </w:rPr>
        <w:t>DC</w:t>
      </w:r>
    </w:p>
    <w:p w:rsidR="00EB02EF" w:rsidRPr="003015E7" w:rsidRDefault="00EB02EF" w:rsidP="00EB02EF">
      <w:pPr>
        <w:rPr>
          <w:b/>
          <w:sz w:val="24"/>
          <w:szCs w:val="24"/>
        </w:rPr>
      </w:pPr>
      <w:r w:rsidRPr="003015E7">
        <w:rPr>
          <w:b/>
          <w:sz w:val="24"/>
          <w:szCs w:val="24"/>
        </w:rPr>
        <w:t>Win1</w:t>
      </w:r>
    </w:p>
    <w:p w:rsidR="00EB02EF" w:rsidRPr="003015E7" w:rsidRDefault="00EB02EF" w:rsidP="00EB02EF">
      <w:pPr>
        <w:rPr>
          <w:b/>
          <w:sz w:val="24"/>
          <w:szCs w:val="24"/>
        </w:rPr>
      </w:pPr>
      <w:r w:rsidRPr="003015E7">
        <w:rPr>
          <w:b/>
          <w:sz w:val="24"/>
          <w:szCs w:val="24"/>
        </w:rPr>
        <w:t>Win2</w:t>
      </w:r>
    </w:p>
    <w:p w:rsidR="00EB02EF" w:rsidRPr="00EB02EF" w:rsidRDefault="00EB02EF" w:rsidP="00EB02EF">
      <w:pPr>
        <w:rPr>
          <w:sz w:val="24"/>
          <w:szCs w:val="24"/>
        </w:rPr>
      </w:pPr>
    </w:p>
    <w:p w:rsidR="00EB02EF" w:rsidRPr="003015E7" w:rsidRDefault="00EB02EF" w:rsidP="00EB02EF">
      <w:pPr>
        <w:rPr>
          <w:b/>
          <w:sz w:val="24"/>
          <w:szCs w:val="24"/>
        </w:rPr>
      </w:pPr>
      <w:r w:rsidRPr="003015E7">
        <w:rPr>
          <w:b/>
          <w:sz w:val="24"/>
          <w:szCs w:val="24"/>
        </w:rPr>
        <w:t>DC Server configuration:</w:t>
      </w:r>
    </w:p>
    <w:p w:rsidR="00EB02EF" w:rsidRPr="00EB02EF" w:rsidRDefault="00EB02EF" w:rsidP="00EB02EF">
      <w:pPr>
        <w:rPr>
          <w:sz w:val="24"/>
          <w:szCs w:val="24"/>
        </w:rPr>
      </w:pPr>
    </w:p>
    <w:p w:rsidR="00EB02EF" w:rsidRPr="00EB02EF" w:rsidRDefault="00CE7D63" w:rsidP="00EB02EF">
      <w:pPr>
        <w:rPr>
          <w:sz w:val="24"/>
          <w:szCs w:val="24"/>
        </w:rPr>
      </w:pPr>
      <w:r>
        <w:rPr>
          <w:sz w:val="24"/>
          <w:szCs w:val="24"/>
        </w:rPr>
        <w:t>Emkay</w:t>
      </w:r>
      <w:r w:rsidR="00EB02EF" w:rsidRPr="00EB02EF">
        <w:rPr>
          <w:sz w:val="24"/>
          <w:szCs w:val="24"/>
        </w:rPr>
        <w:t xml:space="preserve">DC </w:t>
      </w:r>
      <w:r w:rsidR="00AE7718" w:rsidRPr="00EB02EF">
        <w:rPr>
          <w:sz w:val="24"/>
          <w:szCs w:val="24"/>
        </w:rPr>
        <w:t>IP</w:t>
      </w:r>
      <w:r w:rsidR="00AE7718">
        <w:rPr>
          <w:sz w:val="24"/>
          <w:szCs w:val="24"/>
        </w:rPr>
        <w:t>:</w:t>
      </w:r>
      <w:r w:rsidR="00EB02EF" w:rsidRPr="00EB02EF">
        <w:rPr>
          <w:sz w:val="24"/>
          <w:szCs w:val="24"/>
        </w:rPr>
        <w:t xml:space="preserve"> 192. 168.1.1</w:t>
      </w:r>
    </w:p>
    <w:p w:rsidR="00EB02EF" w:rsidRPr="00EB02EF" w:rsidRDefault="00EB02EF" w:rsidP="00EB02EF">
      <w:pPr>
        <w:rPr>
          <w:sz w:val="24"/>
          <w:szCs w:val="24"/>
        </w:rPr>
      </w:pPr>
      <w:r w:rsidRPr="00EB02EF">
        <w:rPr>
          <w:sz w:val="24"/>
          <w:szCs w:val="24"/>
        </w:rPr>
        <w:t>Gateway IP</w:t>
      </w:r>
      <w:r w:rsidR="00AE7718" w:rsidRPr="00EB02EF">
        <w:rPr>
          <w:sz w:val="24"/>
          <w:szCs w:val="24"/>
        </w:rPr>
        <w:t>: 192</w:t>
      </w:r>
      <w:r w:rsidRPr="00EB02EF">
        <w:rPr>
          <w:sz w:val="24"/>
          <w:szCs w:val="24"/>
        </w:rPr>
        <w:t>. 168.1.1</w:t>
      </w:r>
    </w:p>
    <w:p w:rsidR="00EB02EF" w:rsidRPr="00EB02EF" w:rsidRDefault="00EB02EF" w:rsidP="00EB02EF">
      <w:pPr>
        <w:rPr>
          <w:sz w:val="24"/>
          <w:szCs w:val="24"/>
        </w:rPr>
      </w:pPr>
      <w:r w:rsidRPr="00EB02EF">
        <w:rPr>
          <w:sz w:val="24"/>
          <w:szCs w:val="24"/>
        </w:rPr>
        <w:t>DNS IP: 192. 168.1.1</w:t>
      </w:r>
    </w:p>
    <w:p w:rsidR="00EB02EF" w:rsidRPr="00EB02EF" w:rsidRDefault="00EB02EF" w:rsidP="00EB02EF">
      <w:pPr>
        <w:rPr>
          <w:sz w:val="24"/>
          <w:szCs w:val="24"/>
        </w:rPr>
      </w:pPr>
    </w:p>
    <w:p w:rsidR="00EB02EF" w:rsidRPr="00EB02EF" w:rsidRDefault="00EB02EF" w:rsidP="00EB02EF">
      <w:pPr>
        <w:rPr>
          <w:sz w:val="24"/>
          <w:szCs w:val="24"/>
        </w:rPr>
      </w:pPr>
      <w:r w:rsidRPr="00EB02EF">
        <w:rPr>
          <w:sz w:val="24"/>
          <w:szCs w:val="24"/>
        </w:rPr>
        <w:t xml:space="preserve">2. Login to Domain </w:t>
      </w:r>
      <w:r w:rsidR="00AE7718" w:rsidRPr="00EB02EF">
        <w:rPr>
          <w:sz w:val="24"/>
          <w:szCs w:val="24"/>
        </w:rPr>
        <w:t>controller</w:t>
      </w:r>
      <w:r w:rsidRPr="00EB02EF">
        <w:rPr>
          <w:sz w:val="24"/>
          <w:szCs w:val="24"/>
        </w:rPr>
        <w:t xml:space="preserve"> and configure IP address</w:t>
      </w:r>
    </w:p>
    <w:p w:rsidR="00EB02EF" w:rsidRPr="00EB02EF" w:rsidRDefault="00EB02EF" w:rsidP="00EB02EF">
      <w:pPr>
        <w:rPr>
          <w:sz w:val="24"/>
          <w:szCs w:val="24"/>
        </w:rPr>
      </w:pPr>
      <w:r w:rsidRPr="00EB02EF">
        <w:rPr>
          <w:sz w:val="24"/>
          <w:szCs w:val="24"/>
        </w:rPr>
        <w:t>3. Change the computer name and do restart</w:t>
      </w:r>
    </w:p>
    <w:p w:rsidR="00EB02EF" w:rsidRPr="00EB02EF" w:rsidRDefault="00EB02EF" w:rsidP="00EB02EF">
      <w:pPr>
        <w:rPr>
          <w:sz w:val="24"/>
          <w:szCs w:val="24"/>
        </w:rPr>
      </w:pPr>
      <w:r w:rsidRPr="00EB02EF">
        <w:rPr>
          <w:sz w:val="24"/>
          <w:szCs w:val="24"/>
        </w:rPr>
        <w:t xml:space="preserve">4. Enable .netframework 3.5 SP1. </w:t>
      </w:r>
    </w:p>
    <w:p w:rsidR="00EB02EF" w:rsidRPr="00EB02EF" w:rsidRDefault="00EB02EF" w:rsidP="00EB02EF">
      <w:pPr>
        <w:rPr>
          <w:sz w:val="24"/>
          <w:szCs w:val="24"/>
        </w:rPr>
      </w:pPr>
      <w:r w:rsidRPr="00EB02EF">
        <w:rPr>
          <w:sz w:val="24"/>
          <w:szCs w:val="24"/>
        </w:rPr>
        <w:t>Go to command prompt and enter this:</w:t>
      </w:r>
    </w:p>
    <w:p w:rsidR="00EB02EF" w:rsidRPr="00EB02EF" w:rsidRDefault="00C128AE" w:rsidP="00EB02EF">
      <w:pPr>
        <w:rPr>
          <w:sz w:val="24"/>
          <w:szCs w:val="24"/>
        </w:rPr>
      </w:pPr>
      <w:r w:rsidRPr="00EB02EF">
        <w:rPr>
          <w:sz w:val="24"/>
          <w:szCs w:val="24"/>
        </w:rPr>
        <w:t>Dism</w:t>
      </w:r>
      <w:r w:rsidR="00EB02EF" w:rsidRPr="00EB02EF">
        <w:rPr>
          <w:sz w:val="24"/>
          <w:szCs w:val="24"/>
        </w:rPr>
        <w:t xml:space="preserve"> /online /enable-feature /</w:t>
      </w:r>
      <w:r w:rsidR="00CE7D63" w:rsidRPr="00EB02EF">
        <w:rPr>
          <w:sz w:val="24"/>
          <w:szCs w:val="24"/>
        </w:rPr>
        <w:t>feature name</w:t>
      </w:r>
      <w:r w:rsidRPr="00EB02EF">
        <w:rPr>
          <w:sz w:val="24"/>
          <w:szCs w:val="24"/>
        </w:rPr>
        <w:t>: NetFX3</w:t>
      </w:r>
      <w:r w:rsidR="00EB02EF" w:rsidRPr="00EB02EF">
        <w:rPr>
          <w:sz w:val="24"/>
          <w:szCs w:val="24"/>
        </w:rPr>
        <w:t xml:space="preserve"> /all /Source</w:t>
      </w:r>
      <w:r w:rsidRPr="00EB02EF">
        <w:rPr>
          <w:sz w:val="24"/>
          <w:szCs w:val="24"/>
        </w:rPr>
        <w:t>: d</w:t>
      </w:r>
      <w:r w:rsidR="00EB02EF" w:rsidRPr="00EB02EF">
        <w:rPr>
          <w:sz w:val="24"/>
          <w:szCs w:val="24"/>
        </w:rPr>
        <w:t>:\sources\sxs /LimitAccess</w:t>
      </w:r>
    </w:p>
    <w:p w:rsidR="00EB02EF" w:rsidRPr="00EB02EF" w:rsidRDefault="00EB02EF" w:rsidP="00EB02EF">
      <w:pPr>
        <w:rPr>
          <w:sz w:val="24"/>
          <w:szCs w:val="24"/>
        </w:rPr>
      </w:pPr>
      <w:r w:rsidRPr="00EB02EF">
        <w:rPr>
          <w:sz w:val="24"/>
          <w:szCs w:val="24"/>
        </w:rPr>
        <w:t xml:space="preserve">5. </w:t>
      </w:r>
      <w:r w:rsidR="00C128AE" w:rsidRPr="00EB02EF">
        <w:rPr>
          <w:sz w:val="24"/>
          <w:szCs w:val="24"/>
        </w:rPr>
        <w:t>AD [</w:t>
      </w:r>
      <w:r w:rsidRPr="00EB02EF">
        <w:rPr>
          <w:sz w:val="24"/>
          <w:szCs w:val="24"/>
        </w:rPr>
        <w:t>Active Directory] Configuration</w:t>
      </w:r>
    </w:p>
    <w:p w:rsidR="00EB02EF" w:rsidRPr="00C128AE" w:rsidRDefault="00C128AE" w:rsidP="00EB02EF">
      <w:pPr>
        <w:rPr>
          <w:b/>
          <w:sz w:val="24"/>
          <w:szCs w:val="24"/>
        </w:rPr>
      </w:pPr>
      <w:r w:rsidRPr="00C128AE">
        <w:rPr>
          <w:b/>
          <w:sz w:val="24"/>
          <w:szCs w:val="24"/>
        </w:rPr>
        <w:t>testcluster</w:t>
      </w:r>
      <w:r w:rsidR="00EB02EF" w:rsidRPr="00C128AE">
        <w:rPr>
          <w:b/>
          <w:sz w:val="24"/>
          <w:szCs w:val="24"/>
        </w:rPr>
        <w:t>.com</w:t>
      </w:r>
    </w:p>
    <w:p w:rsidR="00EB02EF" w:rsidRPr="00EB02EF" w:rsidRDefault="00EB02EF" w:rsidP="00EB02EF">
      <w:pPr>
        <w:rPr>
          <w:sz w:val="24"/>
          <w:szCs w:val="24"/>
        </w:rPr>
      </w:pPr>
      <w:r w:rsidRPr="00EB02EF">
        <w:rPr>
          <w:sz w:val="24"/>
          <w:szCs w:val="24"/>
        </w:rPr>
        <w:t>6. Configure storage-STARWIND software to configure SCSI disks</w:t>
      </w:r>
    </w:p>
    <w:p w:rsidR="00EB02EF" w:rsidRPr="00EB02EF" w:rsidRDefault="00EB02EF" w:rsidP="00EB02EF">
      <w:pPr>
        <w:rPr>
          <w:sz w:val="24"/>
          <w:szCs w:val="24"/>
        </w:rPr>
      </w:pPr>
    </w:p>
    <w:p w:rsidR="00EB02EF" w:rsidRPr="00C128AE" w:rsidRDefault="00EB02EF" w:rsidP="00EB02EF">
      <w:pPr>
        <w:rPr>
          <w:b/>
          <w:sz w:val="24"/>
          <w:szCs w:val="24"/>
        </w:rPr>
      </w:pPr>
      <w:r w:rsidRPr="00C128AE">
        <w:rPr>
          <w:b/>
          <w:sz w:val="24"/>
          <w:szCs w:val="24"/>
        </w:rPr>
        <w:t>Node1 Server configuration:</w:t>
      </w:r>
    </w:p>
    <w:p w:rsidR="00EB02EF" w:rsidRPr="00EB02EF" w:rsidRDefault="00EB02EF" w:rsidP="00EB02EF">
      <w:pPr>
        <w:rPr>
          <w:sz w:val="24"/>
          <w:szCs w:val="24"/>
        </w:rPr>
      </w:pPr>
      <w:r w:rsidRPr="00EB02EF">
        <w:rPr>
          <w:sz w:val="24"/>
          <w:szCs w:val="24"/>
        </w:rPr>
        <w:t>Emka</w:t>
      </w:r>
      <w:r w:rsidR="00CD091F">
        <w:rPr>
          <w:sz w:val="24"/>
          <w:szCs w:val="24"/>
        </w:rPr>
        <w:t xml:space="preserve">yDC IP: 192. 168.102.128  </w:t>
      </w:r>
    </w:p>
    <w:p w:rsidR="00EB02EF" w:rsidRPr="00EB02EF" w:rsidRDefault="00EB02EF" w:rsidP="00EB02EF">
      <w:pPr>
        <w:rPr>
          <w:sz w:val="24"/>
          <w:szCs w:val="24"/>
        </w:rPr>
      </w:pPr>
      <w:r w:rsidRPr="00EB02EF">
        <w:rPr>
          <w:sz w:val="24"/>
          <w:szCs w:val="24"/>
        </w:rPr>
        <w:t>Gateway IP</w:t>
      </w:r>
      <w:r w:rsidR="00C128AE" w:rsidRPr="00EB02EF">
        <w:rPr>
          <w:sz w:val="24"/>
          <w:szCs w:val="24"/>
        </w:rPr>
        <w:t>: 192</w:t>
      </w:r>
      <w:r w:rsidRPr="00EB02EF">
        <w:rPr>
          <w:sz w:val="24"/>
          <w:szCs w:val="24"/>
        </w:rPr>
        <w:t>. 168.1</w:t>
      </w:r>
      <w:r w:rsidR="00CD091F">
        <w:rPr>
          <w:sz w:val="24"/>
          <w:szCs w:val="24"/>
        </w:rPr>
        <w:t>02.2</w:t>
      </w:r>
    </w:p>
    <w:p w:rsidR="00EB02EF" w:rsidRPr="00EB02EF" w:rsidRDefault="00EB02EF" w:rsidP="00EB02EF">
      <w:pPr>
        <w:rPr>
          <w:sz w:val="24"/>
          <w:szCs w:val="24"/>
        </w:rPr>
      </w:pPr>
      <w:r w:rsidRPr="00EB02EF">
        <w:rPr>
          <w:sz w:val="24"/>
          <w:szCs w:val="24"/>
        </w:rPr>
        <w:t>DNS IP: 192. 168.1</w:t>
      </w:r>
      <w:r w:rsidR="00CD091F">
        <w:rPr>
          <w:sz w:val="24"/>
          <w:szCs w:val="24"/>
        </w:rPr>
        <w:t>02</w:t>
      </w:r>
      <w:r w:rsidRPr="00EB02EF">
        <w:rPr>
          <w:sz w:val="24"/>
          <w:szCs w:val="24"/>
        </w:rPr>
        <w:t>.1</w:t>
      </w:r>
      <w:r w:rsidR="00CD091F">
        <w:rPr>
          <w:sz w:val="24"/>
          <w:szCs w:val="24"/>
        </w:rPr>
        <w:t>28</w:t>
      </w:r>
    </w:p>
    <w:p w:rsidR="00EB02EF" w:rsidRPr="00EB02EF" w:rsidRDefault="00EB02EF" w:rsidP="00EB02EF">
      <w:pPr>
        <w:rPr>
          <w:sz w:val="24"/>
          <w:szCs w:val="24"/>
        </w:rPr>
      </w:pPr>
      <w:r w:rsidRPr="00EB02EF">
        <w:rPr>
          <w:sz w:val="24"/>
          <w:szCs w:val="24"/>
        </w:rPr>
        <w:t xml:space="preserve">2. Login to Node1 and configure IP </w:t>
      </w:r>
      <w:r w:rsidR="00CD091F" w:rsidRPr="00EB02EF">
        <w:rPr>
          <w:sz w:val="24"/>
          <w:szCs w:val="24"/>
        </w:rPr>
        <w:t>address (</w:t>
      </w:r>
      <w:r w:rsidR="00CE7D63">
        <w:rPr>
          <w:sz w:val="24"/>
          <w:szCs w:val="24"/>
        </w:rPr>
        <w:t xml:space="preserve">Both Public as </w:t>
      </w:r>
      <w:r w:rsidRPr="00EB02EF">
        <w:rPr>
          <w:sz w:val="24"/>
          <w:szCs w:val="24"/>
        </w:rPr>
        <w:t>well as Private)</w:t>
      </w:r>
    </w:p>
    <w:p w:rsidR="00EB02EF" w:rsidRPr="00EB02EF" w:rsidRDefault="00EB02EF" w:rsidP="00EB02EF">
      <w:pPr>
        <w:rPr>
          <w:sz w:val="24"/>
          <w:szCs w:val="24"/>
        </w:rPr>
      </w:pPr>
      <w:r w:rsidRPr="00EB02EF">
        <w:rPr>
          <w:sz w:val="24"/>
          <w:szCs w:val="24"/>
        </w:rPr>
        <w:t>3. Change the computer name and do restart</w:t>
      </w:r>
    </w:p>
    <w:p w:rsidR="00EB02EF" w:rsidRPr="00EB02EF" w:rsidRDefault="00EB02EF" w:rsidP="00EB02EF">
      <w:pPr>
        <w:rPr>
          <w:sz w:val="24"/>
          <w:szCs w:val="24"/>
        </w:rPr>
      </w:pPr>
      <w:r w:rsidRPr="00EB02EF">
        <w:rPr>
          <w:sz w:val="24"/>
          <w:szCs w:val="24"/>
        </w:rPr>
        <w:t xml:space="preserve">4. Enable .netframework 3.5 SP1. </w:t>
      </w:r>
    </w:p>
    <w:p w:rsidR="00EB02EF" w:rsidRPr="00EB02EF" w:rsidRDefault="00EB02EF" w:rsidP="00EB02EF">
      <w:pPr>
        <w:rPr>
          <w:sz w:val="24"/>
          <w:szCs w:val="24"/>
        </w:rPr>
      </w:pPr>
      <w:r w:rsidRPr="00EB02EF">
        <w:rPr>
          <w:sz w:val="24"/>
          <w:szCs w:val="24"/>
        </w:rPr>
        <w:t xml:space="preserve">5. Add Extra nic card for </w:t>
      </w:r>
      <w:r w:rsidR="00CD091F" w:rsidRPr="00EB02EF">
        <w:rPr>
          <w:sz w:val="24"/>
          <w:szCs w:val="24"/>
        </w:rPr>
        <w:t>internal</w:t>
      </w:r>
      <w:r w:rsidRPr="00EB02EF">
        <w:rPr>
          <w:sz w:val="24"/>
          <w:szCs w:val="24"/>
        </w:rPr>
        <w:t xml:space="preserve"> node1 and node2    communication.</w:t>
      </w:r>
    </w:p>
    <w:p w:rsidR="00EB02EF" w:rsidRPr="00EB02EF" w:rsidRDefault="00EB02EF" w:rsidP="00EB02EF">
      <w:pPr>
        <w:rPr>
          <w:sz w:val="24"/>
          <w:szCs w:val="24"/>
        </w:rPr>
      </w:pPr>
      <w:r w:rsidRPr="00EB02EF">
        <w:rPr>
          <w:sz w:val="24"/>
          <w:szCs w:val="24"/>
        </w:rPr>
        <w:t>6. Add node to domain.</w:t>
      </w:r>
    </w:p>
    <w:p w:rsidR="00EB02EF" w:rsidRPr="00EB02EF" w:rsidRDefault="00EB02EF" w:rsidP="00EB02EF">
      <w:pPr>
        <w:rPr>
          <w:sz w:val="24"/>
          <w:szCs w:val="24"/>
        </w:rPr>
      </w:pPr>
      <w:r w:rsidRPr="00EB02EF">
        <w:rPr>
          <w:sz w:val="24"/>
          <w:szCs w:val="24"/>
        </w:rPr>
        <w:t>7. Initialize virtual disks.</w:t>
      </w:r>
    </w:p>
    <w:p w:rsidR="00C14897" w:rsidRDefault="00C14897" w:rsidP="00EB02EF">
      <w:pPr>
        <w:rPr>
          <w:sz w:val="24"/>
          <w:szCs w:val="24"/>
        </w:rPr>
      </w:pPr>
    </w:p>
    <w:p w:rsidR="00EB02EF" w:rsidRPr="00CD091F" w:rsidRDefault="00EB02EF" w:rsidP="00EB02EF">
      <w:pPr>
        <w:rPr>
          <w:b/>
          <w:sz w:val="24"/>
          <w:szCs w:val="24"/>
        </w:rPr>
      </w:pPr>
      <w:r w:rsidRPr="00CD091F">
        <w:rPr>
          <w:b/>
          <w:sz w:val="24"/>
          <w:szCs w:val="24"/>
        </w:rPr>
        <w:t>Node2 Server configuration:</w:t>
      </w:r>
    </w:p>
    <w:p w:rsidR="00EB02EF" w:rsidRPr="00EB02EF" w:rsidRDefault="00EB02EF" w:rsidP="00EB02EF">
      <w:pPr>
        <w:rPr>
          <w:sz w:val="24"/>
          <w:szCs w:val="24"/>
        </w:rPr>
      </w:pPr>
      <w:r w:rsidRPr="00EB02EF">
        <w:rPr>
          <w:sz w:val="24"/>
          <w:szCs w:val="24"/>
        </w:rPr>
        <w:t xml:space="preserve">EmkayDC IP: 192. </w:t>
      </w:r>
      <w:r w:rsidR="00CD091F" w:rsidRPr="00EB02EF">
        <w:rPr>
          <w:sz w:val="24"/>
          <w:szCs w:val="24"/>
        </w:rPr>
        <w:t>168.1</w:t>
      </w:r>
      <w:r w:rsidR="00CD091F">
        <w:rPr>
          <w:sz w:val="24"/>
          <w:szCs w:val="24"/>
        </w:rPr>
        <w:t>02.129</w:t>
      </w:r>
    </w:p>
    <w:p w:rsidR="00EB02EF" w:rsidRPr="00EB02EF" w:rsidRDefault="00EB02EF" w:rsidP="00EB02EF">
      <w:pPr>
        <w:rPr>
          <w:sz w:val="24"/>
          <w:szCs w:val="24"/>
        </w:rPr>
      </w:pPr>
      <w:r w:rsidRPr="00EB02EF">
        <w:rPr>
          <w:sz w:val="24"/>
          <w:szCs w:val="24"/>
        </w:rPr>
        <w:t>Gateway IP:</w:t>
      </w:r>
      <w:r w:rsidR="00CD091F">
        <w:rPr>
          <w:sz w:val="24"/>
          <w:szCs w:val="24"/>
        </w:rPr>
        <w:t xml:space="preserve"> </w:t>
      </w:r>
      <w:r w:rsidRPr="00EB02EF">
        <w:rPr>
          <w:sz w:val="24"/>
          <w:szCs w:val="24"/>
        </w:rPr>
        <w:t>192. 168.1</w:t>
      </w:r>
      <w:r w:rsidR="00CD091F">
        <w:rPr>
          <w:sz w:val="24"/>
          <w:szCs w:val="24"/>
        </w:rPr>
        <w:t>02.2</w:t>
      </w:r>
    </w:p>
    <w:p w:rsidR="00EB02EF" w:rsidRPr="00EB02EF" w:rsidRDefault="00EB02EF" w:rsidP="00EB02EF">
      <w:pPr>
        <w:rPr>
          <w:sz w:val="24"/>
          <w:szCs w:val="24"/>
        </w:rPr>
      </w:pPr>
      <w:r w:rsidRPr="00EB02EF">
        <w:rPr>
          <w:sz w:val="24"/>
          <w:szCs w:val="24"/>
        </w:rPr>
        <w:t>DNS IP: 192. 168.1</w:t>
      </w:r>
      <w:r w:rsidR="00CD091F">
        <w:rPr>
          <w:sz w:val="24"/>
          <w:szCs w:val="24"/>
        </w:rPr>
        <w:t>02</w:t>
      </w:r>
      <w:r w:rsidRPr="00EB02EF">
        <w:rPr>
          <w:sz w:val="24"/>
          <w:szCs w:val="24"/>
        </w:rPr>
        <w:t>.1</w:t>
      </w:r>
      <w:r w:rsidR="00CD091F">
        <w:rPr>
          <w:sz w:val="24"/>
          <w:szCs w:val="24"/>
        </w:rPr>
        <w:t>28</w:t>
      </w:r>
    </w:p>
    <w:p w:rsidR="00EB02EF" w:rsidRPr="00EB02EF" w:rsidRDefault="00EB02EF" w:rsidP="00EB02EF">
      <w:pPr>
        <w:rPr>
          <w:sz w:val="24"/>
          <w:szCs w:val="24"/>
        </w:rPr>
      </w:pPr>
      <w:r w:rsidRPr="00EB02EF">
        <w:rPr>
          <w:sz w:val="24"/>
          <w:szCs w:val="24"/>
        </w:rPr>
        <w:t xml:space="preserve">2. Login to Node2 and configure IP </w:t>
      </w:r>
      <w:r w:rsidR="00CD091F" w:rsidRPr="00EB02EF">
        <w:rPr>
          <w:sz w:val="24"/>
          <w:szCs w:val="24"/>
        </w:rPr>
        <w:t>address (</w:t>
      </w:r>
      <w:r w:rsidRPr="00EB02EF">
        <w:rPr>
          <w:sz w:val="24"/>
          <w:szCs w:val="24"/>
        </w:rPr>
        <w:t>Both Public as    well as Private)</w:t>
      </w:r>
    </w:p>
    <w:p w:rsidR="00EB02EF" w:rsidRPr="00EB02EF" w:rsidRDefault="00EB02EF" w:rsidP="00EB02EF">
      <w:pPr>
        <w:rPr>
          <w:sz w:val="24"/>
          <w:szCs w:val="24"/>
        </w:rPr>
      </w:pPr>
      <w:r w:rsidRPr="00EB02EF">
        <w:rPr>
          <w:sz w:val="24"/>
          <w:szCs w:val="24"/>
        </w:rPr>
        <w:t>3. Change the computer name and do restart</w:t>
      </w:r>
    </w:p>
    <w:p w:rsidR="00EB02EF" w:rsidRPr="00EB02EF" w:rsidRDefault="00EB02EF" w:rsidP="00EB02EF">
      <w:pPr>
        <w:rPr>
          <w:sz w:val="24"/>
          <w:szCs w:val="24"/>
        </w:rPr>
      </w:pPr>
      <w:r w:rsidRPr="00EB02EF">
        <w:rPr>
          <w:sz w:val="24"/>
          <w:szCs w:val="24"/>
        </w:rPr>
        <w:t xml:space="preserve">4. Enable .netframework 3.5 SP1. </w:t>
      </w:r>
    </w:p>
    <w:p w:rsidR="00EB02EF" w:rsidRPr="00EB02EF" w:rsidRDefault="00EB02EF" w:rsidP="00EB02EF">
      <w:pPr>
        <w:rPr>
          <w:sz w:val="24"/>
          <w:szCs w:val="24"/>
        </w:rPr>
      </w:pPr>
      <w:r w:rsidRPr="00EB02EF">
        <w:rPr>
          <w:sz w:val="24"/>
          <w:szCs w:val="24"/>
        </w:rPr>
        <w:t xml:space="preserve">5. Add Extra nic card </w:t>
      </w:r>
      <w:r w:rsidR="00CD091F">
        <w:rPr>
          <w:sz w:val="24"/>
          <w:szCs w:val="24"/>
        </w:rPr>
        <w:t xml:space="preserve">for Internal node1 and node2   </w:t>
      </w:r>
      <w:r w:rsidRPr="00EB02EF">
        <w:rPr>
          <w:sz w:val="24"/>
          <w:szCs w:val="24"/>
        </w:rPr>
        <w:t>communication.</w:t>
      </w:r>
    </w:p>
    <w:p w:rsidR="00CD091F" w:rsidRDefault="00EB02EF" w:rsidP="00EB02EF">
      <w:pPr>
        <w:rPr>
          <w:sz w:val="24"/>
          <w:szCs w:val="24"/>
        </w:rPr>
      </w:pPr>
      <w:r w:rsidRPr="00EB02EF">
        <w:rPr>
          <w:sz w:val="24"/>
          <w:szCs w:val="24"/>
        </w:rPr>
        <w:t>6. Add node to domain.</w:t>
      </w:r>
    </w:p>
    <w:p w:rsidR="00EB02EF" w:rsidRPr="00EB02EF" w:rsidRDefault="00EB02EF" w:rsidP="00EB02EF">
      <w:pPr>
        <w:rPr>
          <w:sz w:val="24"/>
          <w:szCs w:val="24"/>
        </w:rPr>
      </w:pPr>
      <w:r w:rsidRPr="00EB02EF">
        <w:rPr>
          <w:sz w:val="24"/>
          <w:szCs w:val="24"/>
        </w:rPr>
        <w:t>7. Initialize virtual disks.</w:t>
      </w:r>
    </w:p>
    <w:p w:rsidR="00EB02EF" w:rsidRPr="00EB02EF" w:rsidRDefault="00EB02EF" w:rsidP="00EB02EF">
      <w:pPr>
        <w:rPr>
          <w:sz w:val="24"/>
          <w:szCs w:val="24"/>
        </w:rPr>
      </w:pPr>
      <w:r w:rsidRPr="00EB02EF">
        <w:rPr>
          <w:sz w:val="24"/>
          <w:szCs w:val="24"/>
        </w:rPr>
        <w:t>After above steps please run validation steps:</w:t>
      </w:r>
    </w:p>
    <w:p w:rsidR="00EB02EF" w:rsidRPr="00CD091F" w:rsidRDefault="00EB02EF" w:rsidP="00EB02EF">
      <w:pPr>
        <w:rPr>
          <w:b/>
          <w:sz w:val="24"/>
          <w:szCs w:val="24"/>
        </w:rPr>
      </w:pPr>
      <w:r w:rsidRPr="00CD091F">
        <w:rPr>
          <w:b/>
          <w:sz w:val="24"/>
          <w:szCs w:val="24"/>
        </w:rPr>
        <w:t>Validation Report Contains:</w:t>
      </w:r>
    </w:p>
    <w:p w:rsidR="00EB02EF" w:rsidRPr="00EB02EF" w:rsidRDefault="00EB02EF" w:rsidP="00EB02EF">
      <w:pPr>
        <w:rPr>
          <w:sz w:val="24"/>
          <w:szCs w:val="24"/>
        </w:rPr>
      </w:pPr>
      <w:r w:rsidRPr="00EB02EF">
        <w:rPr>
          <w:sz w:val="24"/>
          <w:szCs w:val="24"/>
        </w:rPr>
        <w:t>1. Cluster configuration</w:t>
      </w:r>
    </w:p>
    <w:p w:rsidR="00EB02EF" w:rsidRPr="00EB02EF" w:rsidRDefault="00EB02EF" w:rsidP="00EB02EF">
      <w:pPr>
        <w:rPr>
          <w:sz w:val="24"/>
          <w:szCs w:val="24"/>
        </w:rPr>
      </w:pPr>
      <w:r w:rsidRPr="00EB02EF">
        <w:rPr>
          <w:sz w:val="24"/>
          <w:szCs w:val="24"/>
        </w:rPr>
        <w:t>2. Inventory</w:t>
      </w:r>
    </w:p>
    <w:p w:rsidR="00EB02EF" w:rsidRPr="00EB02EF" w:rsidRDefault="00EB02EF" w:rsidP="00EB02EF">
      <w:pPr>
        <w:rPr>
          <w:sz w:val="24"/>
          <w:szCs w:val="24"/>
        </w:rPr>
      </w:pPr>
      <w:r w:rsidRPr="00EB02EF">
        <w:rPr>
          <w:sz w:val="24"/>
          <w:szCs w:val="24"/>
        </w:rPr>
        <w:t>3. Storage</w:t>
      </w:r>
    </w:p>
    <w:p w:rsidR="00EB02EF" w:rsidRPr="00EB02EF" w:rsidRDefault="00EB02EF" w:rsidP="00EB02EF">
      <w:pPr>
        <w:rPr>
          <w:sz w:val="24"/>
          <w:szCs w:val="24"/>
        </w:rPr>
      </w:pPr>
      <w:r w:rsidRPr="00EB02EF">
        <w:rPr>
          <w:sz w:val="24"/>
          <w:szCs w:val="24"/>
        </w:rPr>
        <w:t>4. Network</w:t>
      </w:r>
    </w:p>
    <w:p w:rsidR="00EB02EF" w:rsidRPr="00EB02EF" w:rsidRDefault="00EB02EF" w:rsidP="00EB02EF">
      <w:pPr>
        <w:rPr>
          <w:sz w:val="24"/>
          <w:szCs w:val="24"/>
        </w:rPr>
      </w:pPr>
      <w:r w:rsidRPr="00EB02EF">
        <w:rPr>
          <w:sz w:val="24"/>
          <w:szCs w:val="24"/>
        </w:rPr>
        <w:t>5. System configuration</w:t>
      </w:r>
    </w:p>
    <w:p w:rsidR="00EB02EF" w:rsidRPr="00EB02EF" w:rsidRDefault="00EB02EF" w:rsidP="00EB02EF">
      <w:pPr>
        <w:rPr>
          <w:sz w:val="24"/>
          <w:szCs w:val="24"/>
        </w:rPr>
      </w:pPr>
    </w:p>
    <w:p w:rsidR="00EB02EF" w:rsidRPr="00EB02EF" w:rsidRDefault="00EB02EF" w:rsidP="00EB02EF">
      <w:pPr>
        <w:rPr>
          <w:sz w:val="24"/>
          <w:szCs w:val="24"/>
        </w:rPr>
      </w:pPr>
      <w:r w:rsidRPr="00CD091F">
        <w:rPr>
          <w:b/>
          <w:sz w:val="24"/>
          <w:szCs w:val="24"/>
        </w:rPr>
        <w:t>Note:</w:t>
      </w:r>
      <w:r w:rsidRPr="00EB02EF">
        <w:rPr>
          <w:sz w:val="24"/>
          <w:szCs w:val="24"/>
        </w:rPr>
        <w:t xml:space="preserve"> Validation cluster is a new feature in Windows cluster 2008 onwards...</w:t>
      </w:r>
    </w:p>
    <w:p w:rsidR="00EB02EF" w:rsidRPr="00CD091F" w:rsidRDefault="00EB02EF" w:rsidP="00EB02EF">
      <w:pPr>
        <w:rPr>
          <w:b/>
          <w:sz w:val="24"/>
          <w:szCs w:val="24"/>
        </w:rPr>
      </w:pPr>
      <w:r w:rsidRPr="00CD091F">
        <w:rPr>
          <w:b/>
          <w:sz w:val="24"/>
          <w:szCs w:val="24"/>
        </w:rPr>
        <w:t>How we can validate in Windows o\s 2003 or lower versions????</w:t>
      </w:r>
    </w:p>
    <w:p w:rsidR="00EB02EF" w:rsidRPr="00EB02EF" w:rsidRDefault="00EB02EF" w:rsidP="00EB02EF">
      <w:pPr>
        <w:rPr>
          <w:sz w:val="24"/>
          <w:szCs w:val="24"/>
        </w:rPr>
      </w:pPr>
      <w:r w:rsidRPr="00EB02EF">
        <w:rPr>
          <w:sz w:val="24"/>
          <w:szCs w:val="24"/>
        </w:rPr>
        <w:t>Manual validate is required after windows cluster installation.</w:t>
      </w:r>
    </w:p>
    <w:p w:rsidR="00EB02EF" w:rsidRPr="00EB02EF" w:rsidRDefault="00EB02EF" w:rsidP="00EB02EF">
      <w:pPr>
        <w:rPr>
          <w:sz w:val="24"/>
          <w:szCs w:val="24"/>
        </w:rPr>
      </w:pPr>
      <w:r w:rsidRPr="00EB02EF">
        <w:rPr>
          <w:sz w:val="24"/>
          <w:szCs w:val="24"/>
        </w:rPr>
        <w:t>1. Check all ip's are wor</w:t>
      </w:r>
      <w:r w:rsidR="005A5F71">
        <w:rPr>
          <w:sz w:val="24"/>
          <w:szCs w:val="24"/>
        </w:rPr>
        <w:t xml:space="preserve">king and pinging between all </w:t>
      </w:r>
      <w:r w:rsidRPr="00EB02EF">
        <w:rPr>
          <w:sz w:val="24"/>
          <w:szCs w:val="24"/>
        </w:rPr>
        <w:t>nodes.</w:t>
      </w:r>
    </w:p>
    <w:p w:rsidR="00EB02EF" w:rsidRPr="00EB02EF" w:rsidRDefault="00EB02EF" w:rsidP="00EB02EF">
      <w:pPr>
        <w:rPr>
          <w:sz w:val="24"/>
          <w:szCs w:val="24"/>
        </w:rPr>
      </w:pPr>
      <w:r w:rsidRPr="00EB02EF">
        <w:rPr>
          <w:sz w:val="24"/>
          <w:szCs w:val="24"/>
        </w:rPr>
        <w:t>2. Check MSDTC is configured</w:t>
      </w:r>
    </w:p>
    <w:p w:rsidR="00EB02EF" w:rsidRPr="00EB02EF" w:rsidRDefault="00EB02EF" w:rsidP="00EB02EF">
      <w:pPr>
        <w:rPr>
          <w:sz w:val="24"/>
          <w:szCs w:val="24"/>
        </w:rPr>
      </w:pPr>
      <w:r w:rsidRPr="00EB02EF">
        <w:rPr>
          <w:sz w:val="24"/>
          <w:szCs w:val="24"/>
        </w:rPr>
        <w:t>3. Check quorum drive is configured</w:t>
      </w:r>
    </w:p>
    <w:p w:rsidR="00EB02EF" w:rsidRPr="00EB02EF" w:rsidRDefault="00EB02EF" w:rsidP="00EB02EF">
      <w:pPr>
        <w:rPr>
          <w:sz w:val="24"/>
          <w:szCs w:val="24"/>
        </w:rPr>
      </w:pPr>
      <w:r w:rsidRPr="00EB02EF">
        <w:rPr>
          <w:sz w:val="24"/>
          <w:szCs w:val="24"/>
        </w:rPr>
        <w:t xml:space="preserve">4. Check </w:t>
      </w:r>
      <w:r w:rsidR="00CD091F" w:rsidRPr="00EB02EF">
        <w:rPr>
          <w:sz w:val="24"/>
          <w:szCs w:val="24"/>
        </w:rPr>
        <w:t>storage</w:t>
      </w:r>
      <w:r w:rsidRPr="00EB02EF">
        <w:rPr>
          <w:sz w:val="24"/>
          <w:szCs w:val="24"/>
        </w:rPr>
        <w:t xml:space="preserve"> disks are configured.</w:t>
      </w:r>
    </w:p>
    <w:p w:rsidR="00EB02EF" w:rsidRPr="00EB02EF" w:rsidRDefault="00EB02EF" w:rsidP="00EB02EF">
      <w:pPr>
        <w:rPr>
          <w:sz w:val="24"/>
          <w:szCs w:val="24"/>
        </w:rPr>
      </w:pPr>
      <w:r w:rsidRPr="00EB02EF">
        <w:rPr>
          <w:sz w:val="24"/>
          <w:szCs w:val="24"/>
        </w:rPr>
        <w:t>5. Cluster service and cluadmin should be configured.</w:t>
      </w:r>
    </w:p>
    <w:p w:rsidR="00CD091F" w:rsidRDefault="00CD091F" w:rsidP="00EB02EF">
      <w:pPr>
        <w:rPr>
          <w:sz w:val="24"/>
          <w:szCs w:val="24"/>
        </w:rPr>
      </w:pPr>
    </w:p>
    <w:p w:rsidR="00EB02EF" w:rsidRPr="00EB02EF" w:rsidRDefault="00EB02EF" w:rsidP="00EB02EF">
      <w:pPr>
        <w:rPr>
          <w:sz w:val="24"/>
          <w:szCs w:val="24"/>
        </w:rPr>
      </w:pPr>
    </w:p>
    <w:p w:rsidR="00D25CE8" w:rsidRPr="00D25CE8" w:rsidRDefault="00D25CE8" w:rsidP="00D25CE8">
      <w:pPr>
        <w:rPr>
          <w:b/>
          <w:sz w:val="24"/>
          <w:szCs w:val="24"/>
        </w:rPr>
      </w:pPr>
      <w:r w:rsidRPr="00D25CE8">
        <w:rPr>
          <w:b/>
          <w:sz w:val="24"/>
          <w:szCs w:val="24"/>
        </w:rPr>
        <w:t>OVERALL WINDOWS CLUSTER IPADDRESS FOR 2 NODE CLUSTER: Total 7 for only windows</w:t>
      </w:r>
    </w:p>
    <w:p w:rsidR="00D25CE8" w:rsidRPr="00D25CE8" w:rsidRDefault="00D25CE8" w:rsidP="00D25CE8">
      <w:pPr>
        <w:rPr>
          <w:sz w:val="24"/>
          <w:szCs w:val="24"/>
        </w:rPr>
      </w:pPr>
      <w:r w:rsidRPr="00D25CE8">
        <w:rPr>
          <w:sz w:val="24"/>
          <w:szCs w:val="24"/>
        </w:rPr>
        <w:t>&gt;</w:t>
      </w:r>
      <w:r>
        <w:rPr>
          <w:sz w:val="24"/>
          <w:szCs w:val="24"/>
        </w:rPr>
        <w:t xml:space="preserve"> </w:t>
      </w:r>
      <w:r w:rsidRPr="00D25CE8">
        <w:rPr>
          <w:sz w:val="24"/>
          <w:szCs w:val="24"/>
        </w:rPr>
        <w:t>1 PUBLIC NODE1+ 1 PUBIC NODE 2</w:t>
      </w:r>
    </w:p>
    <w:p w:rsidR="00D25CE8" w:rsidRPr="00D25CE8" w:rsidRDefault="00D25CE8" w:rsidP="00D25CE8">
      <w:pPr>
        <w:rPr>
          <w:sz w:val="24"/>
          <w:szCs w:val="24"/>
        </w:rPr>
      </w:pPr>
      <w:r w:rsidRPr="00D25CE8">
        <w:rPr>
          <w:sz w:val="24"/>
          <w:szCs w:val="24"/>
        </w:rPr>
        <w:t>&gt; 1 PRIVATE NODE 1+ 1 PRIVATE NODE 2</w:t>
      </w:r>
    </w:p>
    <w:p w:rsidR="00D25CE8" w:rsidRPr="00D25CE8" w:rsidRDefault="00D25CE8" w:rsidP="00D25CE8">
      <w:pPr>
        <w:rPr>
          <w:sz w:val="24"/>
          <w:szCs w:val="24"/>
        </w:rPr>
      </w:pPr>
      <w:r w:rsidRPr="00D25CE8">
        <w:rPr>
          <w:sz w:val="24"/>
          <w:szCs w:val="24"/>
        </w:rPr>
        <w:t>&gt;</w:t>
      </w:r>
      <w:r>
        <w:rPr>
          <w:sz w:val="24"/>
          <w:szCs w:val="24"/>
        </w:rPr>
        <w:t xml:space="preserve"> </w:t>
      </w:r>
      <w:r w:rsidRPr="00D25CE8">
        <w:rPr>
          <w:sz w:val="24"/>
          <w:szCs w:val="24"/>
        </w:rPr>
        <w:t>1 DOMAIN CONTROLLER IP</w:t>
      </w:r>
    </w:p>
    <w:p w:rsidR="00D25CE8" w:rsidRPr="00D25CE8" w:rsidRDefault="00D25CE8" w:rsidP="00D25CE8">
      <w:pPr>
        <w:rPr>
          <w:sz w:val="24"/>
          <w:szCs w:val="24"/>
        </w:rPr>
      </w:pPr>
      <w:r w:rsidRPr="00D25CE8">
        <w:rPr>
          <w:sz w:val="24"/>
          <w:szCs w:val="24"/>
        </w:rPr>
        <w:t>&gt; 1 Windows cluster IP</w:t>
      </w:r>
    </w:p>
    <w:p w:rsidR="00EB02EF" w:rsidRDefault="00D25CE8" w:rsidP="00D25CE8">
      <w:pPr>
        <w:rPr>
          <w:sz w:val="24"/>
          <w:szCs w:val="24"/>
        </w:rPr>
      </w:pPr>
      <w:r w:rsidRPr="00D25CE8">
        <w:rPr>
          <w:sz w:val="24"/>
          <w:szCs w:val="24"/>
        </w:rPr>
        <w:t>&gt; 1 MSDTC ip</w:t>
      </w:r>
      <w:r w:rsidR="00180652">
        <w:rPr>
          <w:sz w:val="24"/>
          <w:szCs w:val="24"/>
        </w:rPr>
        <w:t xml:space="preserve"> </w:t>
      </w:r>
      <w:r w:rsidRPr="00D25CE8">
        <w:rPr>
          <w:sz w:val="24"/>
          <w:szCs w:val="24"/>
        </w:rPr>
        <w:t>address</w:t>
      </w:r>
    </w:p>
    <w:p w:rsidR="00A728D3" w:rsidRPr="00A728D3" w:rsidRDefault="00A728D3" w:rsidP="00A728D3">
      <w:pPr>
        <w:rPr>
          <w:sz w:val="24"/>
          <w:szCs w:val="24"/>
        </w:rPr>
      </w:pPr>
    </w:p>
    <w:p w:rsidR="00A728D3" w:rsidRPr="00A728D3" w:rsidRDefault="00A728D3" w:rsidP="00A728D3">
      <w:pPr>
        <w:rPr>
          <w:sz w:val="24"/>
          <w:szCs w:val="24"/>
        </w:rPr>
      </w:pPr>
      <w:r w:rsidRPr="00A728D3">
        <w:rPr>
          <w:sz w:val="24"/>
          <w:szCs w:val="24"/>
        </w:rPr>
        <w:t xml:space="preserve">Windows team handover to DBA team after </w:t>
      </w:r>
      <w:r>
        <w:rPr>
          <w:sz w:val="24"/>
          <w:szCs w:val="24"/>
        </w:rPr>
        <w:t>windows cluster installation for</w:t>
      </w:r>
      <w:r w:rsidRPr="00A728D3">
        <w:rPr>
          <w:sz w:val="24"/>
          <w:szCs w:val="24"/>
        </w:rPr>
        <w:t xml:space="preserve"> Sql server installation.</w:t>
      </w:r>
    </w:p>
    <w:p w:rsidR="00A728D3" w:rsidRPr="00A728D3" w:rsidRDefault="00A728D3" w:rsidP="00A728D3">
      <w:pPr>
        <w:rPr>
          <w:sz w:val="24"/>
          <w:szCs w:val="24"/>
        </w:rPr>
      </w:pPr>
      <w:r w:rsidRPr="00A728D3">
        <w:rPr>
          <w:sz w:val="24"/>
          <w:szCs w:val="24"/>
        </w:rPr>
        <w:t>DBA Team checks after windows cluster installation:</w:t>
      </w:r>
    </w:p>
    <w:p w:rsidR="00A728D3" w:rsidRDefault="00A728D3" w:rsidP="00A728D3">
      <w:pPr>
        <w:rPr>
          <w:sz w:val="24"/>
          <w:szCs w:val="24"/>
        </w:rPr>
      </w:pPr>
      <w:r w:rsidRPr="00A728D3">
        <w:rPr>
          <w:sz w:val="24"/>
          <w:szCs w:val="24"/>
        </w:rPr>
        <w:t>SQL</w:t>
      </w:r>
      <w:r w:rsidR="007A305B">
        <w:rPr>
          <w:sz w:val="24"/>
          <w:szCs w:val="24"/>
        </w:rPr>
        <w:t xml:space="preserve"> </w:t>
      </w:r>
      <w:r w:rsidRPr="00A728D3">
        <w:rPr>
          <w:sz w:val="24"/>
          <w:szCs w:val="24"/>
        </w:rPr>
        <w:t>Server Cluster Installation Steps</w:t>
      </w:r>
      <w:r w:rsidR="009A0E8D">
        <w:rPr>
          <w:sz w:val="24"/>
          <w:szCs w:val="24"/>
        </w:rPr>
        <w:t>.</w:t>
      </w:r>
    </w:p>
    <w:p w:rsidR="009A0E8D" w:rsidRDefault="009A0E8D" w:rsidP="00A728D3">
      <w:pPr>
        <w:rPr>
          <w:sz w:val="24"/>
          <w:szCs w:val="24"/>
        </w:rPr>
      </w:pPr>
    </w:p>
    <w:p w:rsidR="009A0E8D" w:rsidRPr="009A0E8D" w:rsidRDefault="009A0E8D" w:rsidP="009A0E8D">
      <w:pPr>
        <w:rPr>
          <w:b/>
          <w:sz w:val="24"/>
          <w:szCs w:val="24"/>
        </w:rPr>
      </w:pPr>
      <w:r w:rsidRPr="009A0E8D">
        <w:rPr>
          <w:b/>
          <w:sz w:val="24"/>
          <w:szCs w:val="24"/>
        </w:rPr>
        <w:t>SCSI (Small Computer System Interface):</w:t>
      </w:r>
    </w:p>
    <w:p w:rsidR="00F3334E" w:rsidRPr="009A0E8D" w:rsidRDefault="00E16DA8" w:rsidP="00E61408">
      <w:pPr>
        <w:numPr>
          <w:ilvl w:val="0"/>
          <w:numId w:val="99"/>
        </w:numPr>
        <w:rPr>
          <w:sz w:val="24"/>
          <w:szCs w:val="24"/>
        </w:rPr>
      </w:pPr>
      <w:r w:rsidRPr="009A0E8D">
        <w:rPr>
          <w:sz w:val="24"/>
          <w:szCs w:val="24"/>
        </w:rPr>
        <w:t xml:space="preserve">SCSI is a faster, more robust technology </w:t>
      </w:r>
    </w:p>
    <w:p w:rsidR="00F3334E" w:rsidRPr="009A0E8D" w:rsidRDefault="00E16DA8" w:rsidP="00E61408">
      <w:pPr>
        <w:numPr>
          <w:ilvl w:val="0"/>
          <w:numId w:val="99"/>
        </w:numPr>
        <w:rPr>
          <w:sz w:val="24"/>
          <w:szCs w:val="24"/>
        </w:rPr>
      </w:pPr>
      <w:r w:rsidRPr="009A0E8D">
        <w:rPr>
          <w:sz w:val="24"/>
          <w:szCs w:val="24"/>
        </w:rPr>
        <w:t>Aside from speed, another great advantage the SCSI card can connect 15 or more devices in a daisy chain.</w:t>
      </w:r>
    </w:p>
    <w:p w:rsidR="00F3334E" w:rsidRPr="009A0E8D" w:rsidRDefault="009A0E8D" w:rsidP="00E61408">
      <w:pPr>
        <w:numPr>
          <w:ilvl w:val="0"/>
          <w:numId w:val="99"/>
        </w:numPr>
        <w:rPr>
          <w:sz w:val="24"/>
          <w:szCs w:val="24"/>
        </w:rPr>
      </w:pPr>
      <w:r w:rsidRPr="009A0E8D">
        <w:rPr>
          <w:sz w:val="24"/>
          <w:szCs w:val="24"/>
        </w:rPr>
        <w:t>Flexibility</w:t>
      </w:r>
      <w:r w:rsidR="00E16DA8" w:rsidRPr="009A0E8D">
        <w:rPr>
          <w:sz w:val="24"/>
          <w:szCs w:val="24"/>
        </w:rPr>
        <w:t xml:space="preserve"> towards expanding any system.</w:t>
      </w:r>
    </w:p>
    <w:p w:rsidR="009A0E8D" w:rsidRPr="00EB02EF" w:rsidRDefault="009A0E8D" w:rsidP="00A728D3">
      <w:pPr>
        <w:rPr>
          <w:sz w:val="24"/>
          <w:szCs w:val="24"/>
        </w:rPr>
      </w:pPr>
    </w:p>
    <w:p w:rsidR="003B4406" w:rsidRPr="00CD091F" w:rsidRDefault="003B4406" w:rsidP="003B4406">
      <w:pPr>
        <w:rPr>
          <w:b/>
          <w:sz w:val="24"/>
          <w:szCs w:val="24"/>
        </w:rPr>
      </w:pPr>
      <w:r w:rsidRPr="00CD091F">
        <w:rPr>
          <w:b/>
          <w:sz w:val="24"/>
          <w:szCs w:val="24"/>
        </w:rPr>
        <w:t>QUORUM Overview:</w:t>
      </w:r>
    </w:p>
    <w:p w:rsidR="003B4406" w:rsidRPr="00EB02EF" w:rsidRDefault="003B4406" w:rsidP="003B4406">
      <w:pPr>
        <w:rPr>
          <w:sz w:val="24"/>
          <w:szCs w:val="24"/>
        </w:rPr>
      </w:pPr>
      <w:r w:rsidRPr="00EB02EF">
        <w:rPr>
          <w:sz w:val="24"/>
          <w:szCs w:val="24"/>
        </w:rPr>
        <w:t>A quorum is the cluster’s configuration database.</w:t>
      </w:r>
    </w:p>
    <w:p w:rsidR="003B4406" w:rsidRPr="00EB02EF" w:rsidRDefault="003B4406" w:rsidP="003B4406">
      <w:pPr>
        <w:rPr>
          <w:sz w:val="24"/>
          <w:szCs w:val="24"/>
        </w:rPr>
      </w:pPr>
      <w:r w:rsidRPr="00EB02EF">
        <w:rPr>
          <w:sz w:val="24"/>
          <w:szCs w:val="24"/>
        </w:rPr>
        <w:t>The database resides in a file named \MSCS\quolog.log. The quorum is sometimes also referred to as the quorum log.</w:t>
      </w:r>
    </w:p>
    <w:p w:rsidR="003B4406" w:rsidRPr="00564C87" w:rsidRDefault="003B4406" w:rsidP="003B4406">
      <w:pPr>
        <w:rPr>
          <w:b/>
          <w:sz w:val="24"/>
          <w:szCs w:val="24"/>
        </w:rPr>
      </w:pPr>
      <w:r w:rsidRPr="00564C87">
        <w:rPr>
          <w:b/>
          <w:sz w:val="24"/>
          <w:szCs w:val="24"/>
        </w:rPr>
        <w:t>Two main very important jobs for quorum:</w:t>
      </w:r>
    </w:p>
    <w:p w:rsidR="003B4406" w:rsidRPr="00EB02EF" w:rsidRDefault="003B4406" w:rsidP="003B4406">
      <w:pPr>
        <w:rPr>
          <w:sz w:val="24"/>
          <w:szCs w:val="24"/>
        </w:rPr>
      </w:pPr>
      <w:r w:rsidRPr="00EB02EF">
        <w:rPr>
          <w:sz w:val="24"/>
          <w:szCs w:val="24"/>
        </w:rPr>
        <w:t>1. It tells the cluster which node should be active</w:t>
      </w:r>
    </w:p>
    <w:p w:rsidR="003B4406" w:rsidRPr="00EB02EF" w:rsidRDefault="003B4406" w:rsidP="003B4406">
      <w:pPr>
        <w:rPr>
          <w:sz w:val="24"/>
          <w:szCs w:val="24"/>
        </w:rPr>
      </w:pPr>
      <w:r w:rsidRPr="00EB02EF">
        <w:rPr>
          <w:sz w:val="24"/>
          <w:szCs w:val="24"/>
        </w:rPr>
        <w:t>2. Which node or nodes are in standby?</w:t>
      </w:r>
    </w:p>
    <w:p w:rsidR="003B4406" w:rsidRPr="00EB02EF" w:rsidRDefault="003B4406" w:rsidP="003B4406">
      <w:pPr>
        <w:rPr>
          <w:sz w:val="24"/>
          <w:szCs w:val="24"/>
        </w:rPr>
      </w:pPr>
      <w:r w:rsidRPr="00EB02EF">
        <w:rPr>
          <w:sz w:val="24"/>
          <w:szCs w:val="24"/>
        </w:rPr>
        <w:t>3. Stores cluster configuration in quorum.</w:t>
      </w:r>
    </w:p>
    <w:p w:rsidR="003B4406" w:rsidRPr="00CD091F" w:rsidRDefault="003B4406" w:rsidP="003B4406">
      <w:pPr>
        <w:rPr>
          <w:b/>
          <w:sz w:val="24"/>
          <w:szCs w:val="24"/>
        </w:rPr>
      </w:pPr>
      <w:r w:rsidRPr="00CD091F">
        <w:rPr>
          <w:b/>
          <w:sz w:val="24"/>
          <w:szCs w:val="24"/>
        </w:rPr>
        <w:t xml:space="preserve">Types of QUORUM: </w:t>
      </w:r>
    </w:p>
    <w:p w:rsidR="003B4406" w:rsidRPr="00EB02EF" w:rsidRDefault="003B4406" w:rsidP="003B4406">
      <w:pPr>
        <w:rPr>
          <w:sz w:val="24"/>
          <w:szCs w:val="24"/>
        </w:rPr>
      </w:pPr>
      <w:r w:rsidRPr="00EB02EF">
        <w:rPr>
          <w:sz w:val="24"/>
          <w:szCs w:val="24"/>
        </w:rPr>
        <w:t>1. Standard Quorum</w:t>
      </w:r>
    </w:p>
    <w:p w:rsidR="003B4406" w:rsidRPr="00EB02EF" w:rsidRDefault="003B4406" w:rsidP="003B4406">
      <w:pPr>
        <w:rPr>
          <w:sz w:val="24"/>
          <w:szCs w:val="24"/>
        </w:rPr>
      </w:pPr>
      <w:r w:rsidRPr="00EB02EF">
        <w:rPr>
          <w:sz w:val="24"/>
          <w:szCs w:val="24"/>
        </w:rPr>
        <w:t xml:space="preserve">2. MNS [Majority node set] </w:t>
      </w:r>
    </w:p>
    <w:p w:rsidR="003B4406" w:rsidRPr="00EB02EF" w:rsidRDefault="003B4406" w:rsidP="003B4406">
      <w:pPr>
        <w:rPr>
          <w:sz w:val="24"/>
          <w:szCs w:val="24"/>
        </w:rPr>
      </w:pPr>
    </w:p>
    <w:p w:rsidR="003B4406" w:rsidRPr="00CD091F" w:rsidRDefault="003B4406" w:rsidP="003B4406">
      <w:pPr>
        <w:rPr>
          <w:b/>
          <w:sz w:val="24"/>
          <w:szCs w:val="24"/>
        </w:rPr>
      </w:pPr>
      <w:r w:rsidRPr="00CD091F">
        <w:rPr>
          <w:b/>
          <w:sz w:val="24"/>
          <w:szCs w:val="24"/>
        </w:rPr>
        <w:t>1. Standard Quorum:</w:t>
      </w:r>
    </w:p>
    <w:p w:rsidR="003B4406" w:rsidRPr="00EB02EF" w:rsidRDefault="003B4406" w:rsidP="003B4406">
      <w:pPr>
        <w:rPr>
          <w:sz w:val="24"/>
          <w:szCs w:val="24"/>
        </w:rPr>
      </w:pPr>
      <w:r>
        <w:rPr>
          <w:sz w:val="24"/>
          <w:szCs w:val="24"/>
        </w:rPr>
        <w:t xml:space="preserve">&gt; </w:t>
      </w:r>
      <w:r w:rsidRPr="00EB02EF">
        <w:rPr>
          <w:sz w:val="24"/>
          <w:szCs w:val="24"/>
        </w:rPr>
        <w:t>This types generally used in WINDOWS SERVER 2003 O\S, which help to configure windows cluster.</w:t>
      </w:r>
    </w:p>
    <w:p w:rsidR="003B4406" w:rsidRPr="00EB02EF" w:rsidRDefault="003B4406" w:rsidP="003B4406">
      <w:pPr>
        <w:rPr>
          <w:sz w:val="24"/>
          <w:szCs w:val="24"/>
        </w:rPr>
      </w:pPr>
      <w:r>
        <w:rPr>
          <w:sz w:val="24"/>
          <w:szCs w:val="24"/>
        </w:rPr>
        <w:t xml:space="preserve">&gt; </w:t>
      </w:r>
      <w:r w:rsidRPr="00EB02EF">
        <w:rPr>
          <w:sz w:val="24"/>
          <w:szCs w:val="24"/>
        </w:rPr>
        <w:t>If Standard quorum is down, then entire windows cluster not works until you reconfigure the quorum...Why..? Due to cluster service always read node information from quorum \MSCS\quolog.log only.</w:t>
      </w:r>
    </w:p>
    <w:p w:rsidR="003B4406" w:rsidRPr="00EB02EF" w:rsidRDefault="003B4406" w:rsidP="003B4406">
      <w:pPr>
        <w:rPr>
          <w:sz w:val="24"/>
          <w:szCs w:val="24"/>
        </w:rPr>
      </w:pPr>
      <w:r>
        <w:rPr>
          <w:sz w:val="24"/>
          <w:szCs w:val="24"/>
        </w:rPr>
        <w:t xml:space="preserve">&gt; </w:t>
      </w:r>
      <w:r w:rsidRPr="00EB02EF">
        <w:rPr>
          <w:sz w:val="24"/>
          <w:szCs w:val="24"/>
        </w:rPr>
        <w:t>If quorum is not available then failover stuff not going to happen.</w:t>
      </w:r>
    </w:p>
    <w:p w:rsidR="00564C87" w:rsidRDefault="00564C87" w:rsidP="003B4406">
      <w:pPr>
        <w:rPr>
          <w:b/>
          <w:sz w:val="24"/>
          <w:szCs w:val="24"/>
        </w:rPr>
      </w:pPr>
    </w:p>
    <w:p w:rsidR="003B4406" w:rsidRPr="00CD091F" w:rsidRDefault="003B4406" w:rsidP="003B4406">
      <w:pPr>
        <w:rPr>
          <w:b/>
          <w:sz w:val="24"/>
          <w:szCs w:val="24"/>
        </w:rPr>
      </w:pPr>
      <w:r w:rsidRPr="00CD091F">
        <w:rPr>
          <w:b/>
          <w:sz w:val="24"/>
          <w:szCs w:val="24"/>
        </w:rPr>
        <w:t>2. MNS [Majority node set] quorum:</w:t>
      </w:r>
    </w:p>
    <w:p w:rsidR="003B4406" w:rsidRPr="00EB02EF" w:rsidRDefault="003B4406" w:rsidP="003B4406">
      <w:pPr>
        <w:rPr>
          <w:sz w:val="24"/>
          <w:szCs w:val="24"/>
        </w:rPr>
      </w:pPr>
      <w:r w:rsidRPr="00EB02EF">
        <w:rPr>
          <w:sz w:val="24"/>
          <w:szCs w:val="24"/>
        </w:rPr>
        <w:t>This type of quorum is introduced newly in WINDOWS SERVER 2008 O\S.</w:t>
      </w:r>
    </w:p>
    <w:p w:rsidR="003B4406" w:rsidRDefault="003B4406" w:rsidP="003B4406">
      <w:pPr>
        <w:rPr>
          <w:sz w:val="24"/>
          <w:szCs w:val="24"/>
        </w:rPr>
      </w:pPr>
      <w:r w:rsidRPr="00CD091F">
        <w:rPr>
          <w:b/>
          <w:sz w:val="24"/>
          <w:szCs w:val="24"/>
        </w:rPr>
        <w:t>Note:</w:t>
      </w:r>
      <w:r w:rsidRPr="00EB02EF">
        <w:rPr>
          <w:sz w:val="24"/>
          <w:szCs w:val="24"/>
        </w:rPr>
        <w:t xml:space="preserve"> If quorum disk goes down in Wind 2008\R2\2012 still my cluster work due to maintains a local copy of "quolog.log" in each node. Due to this my cluster service can read from local copy of each MNS quorum .This makes always my cluster to run even quorum down in wind 2008 onwards.</w:t>
      </w:r>
    </w:p>
    <w:p w:rsidR="003B4406" w:rsidRPr="00EB02EF" w:rsidRDefault="003B4406" w:rsidP="003B4406">
      <w:pPr>
        <w:rPr>
          <w:sz w:val="24"/>
          <w:szCs w:val="24"/>
        </w:rPr>
      </w:pPr>
      <w:r w:rsidRPr="00C14897">
        <w:rPr>
          <w:b/>
          <w:sz w:val="24"/>
          <w:szCs w:val="24"/>
        </w:rPr>
        <w:t xml:space="preserve">Public IP: </w:t>
      </w:r>
      <w:r w:rsidRPr="00EB02EF">
        <w:rPr>
          <w:sz w:val="24"/>
          <w:szCs w:val="24"/>
        </w:rPr>
        <w:t>Useful for end user connectivity to nodes</w:t>
      </w:r>
    </w:p>
    <w:p w:rsidR="003B4406" w:rsidRPr="00EB02EF" w:rsidRDefault="003B4406" w:rsidP="003B4406">
      <w:pPr>
        <w:rPr>
          <w:sz w:val="24"/>
          <w:szCs w:val="24"/>
        </w:rPr>
      </w:pPr>
      <w:r w:rsidRPr="00C14897">
        <w:rPr>
          <w:b/>
          <w:sz w:val="24"/>
          <w:szCs w:val="24"/>
        </w:rPr>
        <w:t>Private IP:</w:t>
      </w:r>
      <w:r w:rsidRPr="00EB02EF">
        <w:rPr>
          <w:sz w:val="24"/>
          <w:szCs w:val="24"/>
        </w:rPr>
        <w:t xml:space="preserve"> Internal node communication </w:t>
      </w:r>
    </w:p>
    <w:p w:rsidR="003B4406" w:rsidRPr="00EB02EF" w:rsidRDefault="003B4406" w:rsidP="003B4406">
      <w:pPr>
        <w:rPr>
          <w:sz w:val="24"/>
          <w:szCs w:val="24"/>
        </w:rPr>
      </w:pPr>
      <w:r w:rsidRPr="00C14897">
        <w:rPr>
          <w:b/>
          <w:sz w:val="24"/>
          <w:szCs w:val="24"/>
        </w:rPr>
        <w:t>Cluster IP:</w:t>
      </w:r>
      <w:r w:rsidRPr="00EB02EF">
        <w:rPr>
          <w:sz w:val="24"/>
          <w:szCs w:val="24"/>
        </w:rPr>
        <w:t xml:space="preserve"> Required for Windows cluster</w:t>
      </w:r>
    </w:p>
    <w:p w:rsidR="003B4406" w:rsidRPr="00EB02EF" w:rsidRDefault="003B4406" w:rsidP="003B4406">
      <w:pPr>
        <w:rPr>
          <w:sz w:val="24"/>
          <w:szCs w:val="24"/>
        </w:rPr>
      </w:pPr>
      <w:r w:rsidRPr="00C14897">
        <w:rPr>
          <w:b/>
          <w:sz w:val="24"/>
          <w:szCs w:val="24"/>
        </w:rPr>
        <w:t>MSDTC IP:</w:t>
      </w:r>
      <w:r w:rsidRPr="00EB02EF">
        <w:rPr>
          <w:sz w:val="24"/>
          <w:szCs w:val="24"/>
        </w:rPr>
        <w:t xml:space="preserve"> Required for MSDTC</w:t>
      </w:r>
    </w:p>
    <w:p w:rsidR="003B4406" w:rsidRPr="00EB02EF" w:rsidRDefault="003B4406" w:rsidP="003B4406">
      <w:pPr>
        <w:rPr>
          <w:sz w:val="24"/>
          <w:szCs w:val="24"/>
        </w:rPr>
      </w:pPr>
      <w:r w:rsidRPr="00CD091F">
        <w:rPr>
          <w:b/>
          <w:sz w:val="24"/>
          <w:szCs w:val="24"/>
        </w:rPr>
        <w:t>Heart Beat:</w:t>
      </w:r>
      <w:r w:rsidRPr="00EB02EF">
        <w:rPr>
          <w:sz w:val="24"/>
          <w:szCs w:val="24"/>
        </w:rPr>
        <w:t xml:space="preserve"> Very important component in cluster which always sends UDP packs between nodes for every 1.2 sec.</w:t>
      </w:r>
    </w:p>
    <w:p w:rsidR="003B4406" w:rsidRDefault="003B4406" w:rsidP="003B4406">
      <w:pPr>
        <w:rPr>
          <w:sz w:val="24"/>
          <w:szCs w:val="24"/>
        </w:rPr>
      </w:pPr>
      <w:r w:rsidRPr="00EB02EF">
        <w:rPr>
          <w:sz w:val="24"/>
          <w:szCs w:val="24"/>
        </w:rPr>
        <w:t>If packets fails for 5 times then the cluster services will initiate failover of your applications.</w:t>
      </w:r>
    </w:p>
    <w:p w:rsidR="003B4406" w:rsidRDefault="003B4406" w:rsidP="003B4406">
      <w:pPr>
        <w:rPr>
          <w:b/>
          <w:sz w:val="24"/>
          <w:szCs w:val="24"/>
        </w:rPr>
      </w:pPr>
    </w:p>
    <w:p w:rsidR="003B4406" w:rsidRPr="00F82C51" w:rsidRDefault="003B4406" w:rsidP="003B4406">
      <w:pPr>
        <w:rPr>
          <w:b/>
          <w:sz w:val="24"/>
          <w:szCs w:val="24"/>
        </w:rPr>
      </w:pPr>
      <w:r w:rsidRPr="00F82C51">
        <w:rPr>
          <w:b/>
          <w:sz w:val="24"/>
          <w:szCs w:val="24"/>
        </w:rPr>
        <w:t>Cluster groups:</w:t>
      </w:r>
    </w:p>
    <w:p w:rsidR="003B4406" w:rsidRPr="00F82C51" w:rsidRDefault="003B4406" w:rsidP="003B4406">
      <w:pPr>
        <w:rPr>
          <w:sz w:val="24"/>
          <w:szCs w:val="24"/>
        </w:rPr>
      </w:pPr>
      <w:r w:rsidRPr="00F82C51">
        <w:rPr>
          <w:sz w:val="24"/>
          <w:szCs w:val="24"/>
        </w:rPr>
        <w:t>2 Types: Windows group +SQL group</w:t>
      </w:r>
    </w:p>
    <w:p w:rsidR="003B4406" w:rsidRPr="00F82C51" w:rsidRDefault="003B4406" w:rsidP="003B4406">
      <w:pPr>
        <w:rPr>
          <w:sz w:val="24"/>
          <w:szCs w:val="24"/>
        </w:rPr>
      </w:pPr>
      <w:r w:rsidRPr="00F82C51">
        <w:rPr>
          <w:b/>
          <w:sz w:val="24"/>
          <w:szCs w:val="24"/>
        </w:rPr>
        <w:t>Windows group:</w:t>
      </w:r>
      <w:r w:rsidRPr="00F82C51">
        <w:rPr>
          <w:sz w:val="24"/>
          <w:szCs w:val="24"/>
        </w:rPr>
        <w:t xml:space="preserve"> MSDTC </w:t>
      </w:r>
    </w:p>
    <w:p w:rsidR="003B4406" w:rsidRDefault="003B4406" w:rsidP="003B4406">
      <w:pPr>
        <w:rPr>
          <w:sz w:val="24"/>
          <w:szCs w:val="24"/>
        </w:rPr>
      </w:pPr>
      <w:r w:rsidRPr="00F82C51">
        <w:rPr>
          <w:b/>
          <w:sz w:val="24"/>
          <w:szCs w:val="24"/>
        </w:rPr>
        <w:t>SQL Server group:</w:t>
      </w:r>
      <w:r w:rsidRPr="00F82C51">
        <w:rPr>
          <w:sz w:val="24"/>
          <w:szCs w:val="24"/>
        </w:rPr>
        <w:t xml:space="preserve"> Services and application</w:t>
      </w:r>
    </w:p>
    <w:p w:rsidR="003B4406" w:rsidRDefault="003B4406" w:rsidP="003B4406">
      <w:pPr>
        <w:rPr>
          <w:sz w:val="24"/>
          <w:szCs w:val="24"/>
        </w:rPr>
      </w:pPr>
    </w:p>
    <w:p w:rsidR="003B4406" w:rsidRPr="00F82C51" w:rsidRDefault="003B4406" w:rsidP="003B4406">
      <w:pPr>
        <w:rPr>
          <w:b/>
          <w:sz w:val="24"/>
          <w:szCs w:val="24"/>
        </w:rPr>
      </w:pPr>
      <w:r w:rsidRPr="00F82C51">
        <w:rPr>
          <w:b/>
          <w:sz w:val="24"/>
          <w:szCs w:val="24"/>
        </w:rPr>
        <w:t>Types of Sql cluster:</w:t>
      </w:r>
    </w:p>
    <w:p w:rsidR="003B4406" w:rsidRPr="00F82C51" w:rsidRDefault="003B4406" w:rsidP="003B4406">
      <w:pPr>
        <w:rPr>
          <w:b/>
          <w:sz w:val="24"/>
          <w:szCs w:val="24"/>
        </w:rPr>
      </w:pPr>
      <w:r w:rsidRPr="00F82C51">
        <w:rPr>
          <w:b/>
          <w:sz w:val="24"/>
          <w:szCs w:val="24"/>
        </w:rPr>
        <w:t>Upto windows 2003 OS:</w:t>
      </w:r>
    </w:p>
    <w:p w:rsidR="003B4406" w:rsidRPr="00F82C51" w:rsidRDefault="003B4406" w:rsidP="003B4406">
      <w:pPr>
        <w:rPr>
          <w:sz w:val="24"/>
          <w:szCs w:val="24"/>
        </w:rPr>
      </w:pPr>
      <w:r w:rsidRPr="00F82C51">
        <w:rPr>
          <w:sz w:val="24"/>
          <w:szCs w:val="24"/>
        </w:rPr>
        <w:t>ACTIVE-PASSIVE</w:t>
      </w:r>
    </w:p>
    <w:p w:rsidR="003B4406" w:rsidRPr="00F82C51" w:rsidRDefault="003B4406" w:rsidP="003B4406">
      <w:pPr>
        <w:rPr>
          <w:sz w:val="24"/>
          <w:szCs w:val="24"/>
        </w:rPr>
      </w:pPr>
      <w:r w:rsidRPr="00F82C51">
        <w:rPr>
          <w:sz w:val="24"/>
          <w:szCs w:val="24"/>
        </w:rPr>
        <w:t>ACTIVE-ACTIVE</w:t>
      </w:r>
    </w:p>
    <w:p w:rsidR="003B4406" w:rsidRPr="00F82C51" w:rsidRDefault="003B4406" w:rsidP="003B4406">
      <w:pPr>
        <w:rPr>
          <w:sz w:val="24"/>
          <w:szCs w:val="24"/>
        </w:rPr>
      </w:pPr>
      <w:r w:rsidRPr="00F82C51">
        <w:rPr>
          <w:sz w:val="24"/>
          <w:szCs w:val="24"/>
        </w:rPr>
        <w:t>SINGLE NODE CLUSTER [Feature may add another node in same cluster]</w:t>
      </w:r>
    </w:p>
    <w:p w:rsidR="003B4406" w:rsidRPr="00F82C51" w:rsidRDefault="003B4406" w:rsidP="003B4406">
      <w:pPr>
        <w:rPr>
          <w:sz w:val="24"/>
          <w:szCs w:val="24"/>
        </w:rPr>
      </w:pPr>
    </w:p>
    <w:p w:rsidR="00564C87" w:rsidRDefault="00564C87" w:rsidP="003B4406">
      <w:pPr>
        <w:rPr>
          <w:b/>
          <w:sz w:val="24"/>
          <w:szCs w:val="24"/>
        </w:rPr>
      </w:pPr>
    </w:p>
    <w:p w:rsidR="003B4406" w:rsidRPr="00F82C51" w:rsidRDefault="003B4406" w:rsidP="003B4406">
      <w:pPr>
        <w:rPr>
          <w:b/>
          <w:sz w:val="24"/>
          <w:szCs w:val="24"/>
        </w:rPr>
      </w:pPr>
      <w:r w:rsidRPr="00F82C51">
        <w:rPr>
          <w:b/>
          <w:sz w:val="24"/>
          <w:szCs w:val="24"/>
        </w:rPr>
        <w:t>Windows 2008 Os onwards:</w:t>
      </w:r>
    </w:p>
    <w:p w:rsidR="003B4406" w:rsidRPr="009A0E8D" w:rsidRDefault="003B4406" w:rsidP="003B4406">
      <w:pPr>
        <w:rPr>
          <w:b/>
          <w:sz w:val="24"/>
          <w:szCs w:val="24"/>
        </w:rPr>
      </w:pPr>
      <w:r w:rsidRPr="009A0E8D">
        <w:rPr>
          <w:b/>
          <w:sz w:val="24"/>
          <w:szCs w:val="24"/>
        </w:rPr>
        <w:t>SINGLE INSTANCE [ACTIVE-PASSIVE]:</w:t>
      </w:r>
    </w:p>
    <w:p w:rsidR="003B4406" w:rsidRPr="00F82C51" w:rsidRDefault="003B4406" w:rsidP="003B4406">
      <w:pPr>
        <w:rPr>
          <w:sz w:val="24"/>
          <w:szCs w:val="24"/>
        </w:rPr>
      </w:pPr>
      <w:r>
        <w:rPr>
          <w:sz w:val="24"/>
          <w:szCs w:val="24"/>
        </w:rPr>
        <w:t xml:space="preserve">&gt; </w:t>
      </w:r>
      <w:r w:rsidRPr="00F82C51">
        <w:rPr>
          <w:sz w:val="24"/>
          <w:szCs w:val="24"/>
        </w:rPr>
        <w:t>Single instance is a new terminology that started from SQL 2008 onwards. A single instance cluster has only one instance of SQL Server, which is owned by one node and all other nodes are in wait state till the failover occurs.</w:t>
      </w:r>
    </w:p>
    <w:p w:rsidR="003B4406" w:rsidRPr="009A0E8D" w:rsidRDefault="003B4406" w:rsidP="003B4406">
      <w:pPr>
        <w:rPr>
          <w:b/>
          <w:sz w:val="24"/>
          <w:szCs w:val="24"/>
        </w:rPr>
      </w:pPr>
      <w:r w:rsidRPr="009A0E8D">
        <w:rPr>
          <w:b/>
          <w:sz w:val="24"/>
          <w:szCs w:val="24"/>
        </w:rPr>
        <w:t>MULTIPLE INSTANCE [ACTIVE-ACTIVE]:</w:t>
      </w:r>
    </w:p>
    <w:p w:rsidR="003B4406" w:rsidRPr="00F82C51" w:rsidRDefault="003B4406" w:rsidP="003B4406">
      <w:pPr>
        <w:rPr>
          <w:sz w:val="24"/>
          <w:szCs w:val="24"/>
        </w:rPr>
      </w:pPr>
      <w:r>
        <w:rPr>
          <w:sz w:val="24"/>
          <w:szCs w:val="24"/>
        </w:rPr>
        <w:t xml:space="preserve">&gt; </w:t>
      </w:r>
      <w:r w:rsidRPr="00F82C51">
        <w:rPr>
          <w:sz w:val="24"/>
          <w:szCs w:val="24"/>
        </w:rPr>
        <w:t>Multiple instance replaces the term active/active.</w:t>
      </w:r>
    </w:p>
    <w:p w:rsidR="003B4406" w:rsidRPr="009A0E8D" w:rsidRDefault="003B4406" w:rsidP="003B4406">
      <w:pPr>
        <w:rPr>
          <w:b/>
          <w:sz w:val="24"/>
          <w:szCs w:val="24"/>
        </w:rPr>
      </w:pPr>
      <w:r w:rsidRPr="009A0E8D">
        <w:rPr>
          <w:b/>
          <w:sz w:val="24"/>
          <w:szCs w:val="24"/>
        </w:rPr>
        <w:t>N+1 [N: NO OF NODES ACTIVE +1: PASSIVE]:</w:t>
      </w:r>
    </w:p>
    <w:p w:rsidR="003B4406" w:rsidRPr="00F82C51" w:rsidRDefault="003B4406" w:rsidP="003B4406">
      <w:pPr>
        <w:rPr>
          <w:sz w:val="24"/>
          <w:szCs w:val="24"/>
        </w:rPr>
      </w:pPr>
      <w:r>
        <w:rPr>
          <w:sz w:val="24"/>
          <w:szCs w:val="24"/>
        </w:rPr>
        <w:t xml:space="preserve">&gt; </w:t>
      </w:r>
      <w:r w:rsidRPr="00F82C51">
        <w:rPr>
          <w:sz w:val="24"/>
          <w:szCs w:val="24"/>
        </w:rPr>
        <w:t>This is equalent to multiple instance cluster, where for example if we have 4 nodes. Each node contains one instance hosted (i.e. 3 instances hosted on three nodes) and the 4</w:t>
      </w:r>
      <w:r w:rsidRPr="00F82C51">
        <w:rPr>
          <w:sz w:val="24"/>
          <w:szCs w:val="24"/>
          <w:vertAlign w:val="superscript"/>
        </w:rPr>
        <w:t>th</w:t>
      </w:r>
      <w:r w:rsidRPr="00F82C51">
        <w:rPr>
          <w:sz w:val="24"/>
          <w:szCs w:val="24"/>
        </w:rPr>
        <w:t xml:space="preserve"> node is maintained as a standby waiting for failover. N+1 means N nodes are hosted with SQL Server instances and 1 node is in waiting state.</w:t>
      </w:r>
    </w:p>
    <w:p w:rsidR="003B4406" w:rsidRPr="00F82C51" w:rsidRDefault="003B4406" w:rsidP="003B4406">
      <w:pPr>
        <w:rPr>
          <w:sz w:val="24"/>
          <w:szCs w:val="24"/>
        </w:rPr>
      </w:pPr>
    </w:p>
    <w:p w:rsidR="003B4406" w:rsidRDefault="003B4406" w:rsidP="003B4406">
      <w:pPr>
        <w:rPr>
          <w:b/>
          <w:sz w:val="24"/>
          <w:szCs w:val="24"/>
        </w:rPr>
      </w:pPr>
      <w:r w:rsidRPr="009A0E8D">
        <w:rPr>
          <w:b/>
          <w:sz w:val="24"/>
          <w:szCs w:val="24"/>
        </w:rPr>
        <w:t>N+M [N: NO OF NODES ACTIVE+ M:\ MULTIPLE PASSIVE]</w:t>
      </w:r>
      <w:r>
        <w:rPr>
          <w:b/>
          <w:sz w:val="24"/>
          <w:szCs w:val="24"/>
        </w:rPr>
        <w:t>:</w:t>
      </w:r>
    </w:p>
    <w:p w:rsidR="003B4406" w:rsidRDefault="003B4406" w:rsidP="003B4406">
      <w:pPr>
        <w:rPr>
          <w:sz w:val="24"/>
          <w:szCs w:val="24"/>
        </w:rPr>
      </w:pPr>
      <w:r>
        <w:rPr>
          <w:sz w:val="24"/>
          <w:szCs w:val="24"/>
        </w:rPr>
        <w:t xml:space="preserve">&gt; </w:t>
      </w:r>
      <w:r w:rsidRPr="009A0E8D">
        <w:rPr>
          <w:sz w:val="24"/>
          <w:szCs w:val="24"/>
        </w:rPr>
        <w:t xml:space="preserve">This is also a multiple instance cluster where N nodes are hosted with SQL Server instances and M nodes are in waiting state. </w:t>
      </w:r>
    </w:p>
    <w:p w:rsidR="003B4406" w:rsidRDefault="003B4406" w:rsidP="003B4406">
      <w:pPr>
        <w:rPr>
          <w:sz w:val="24"/>
          <w:szCs w:val="24"/>
        </w:rPr>
      </w:pPr>
    </w:p>
    <w:p w:rsidR="003B4406" w:rsidRPr="009A0E8D" w:rsidRDefault="003B4406" w:rsidP="003B4406">
      <w:pPr>
        <w:rPr>
          <w:sz w:val="24"/>
          <w:szCs w:val="24"/>
        </w:rPr>
      </w:pPr>
      <w:r w:rsidRPr="009A0E8D">
        <w:rPr>
          <w:b/>
          <w:bCs/>
          <w:sz w:val="24"/>
          <w:szCs w:val="24"/>
        </w:rPr>
        <w:t>SQL Server Services that can be clustered are:</w:t>
      </w:r>
    </w:p>
    <w:p w:rsidR="003B4406" w:rsidRPr="003B4406" w:rsidRDefault="003B4406" w:rsidP="00E61408">
      <w:pPr>
        <w:numPr>
          <w:ilvl w:val="0"/>
          <w:numId w:val="98"/>
        </w:numPr>
        <w:rPr>
          <w:sz w:val="24"/>
          <w:szCs w:val="24"/>
        </w:rPr>
      </w:pPr>
      <w:r w:rsidRPr="009A0E8D">
        <w:rPr>
          <w:b/>
          <w:bCs/>
          <w:sz w:val="24"/>
          <w:szCs w:val="24"/>
        </w:rPr>
        <w:t>SQL Server Main Service, Agent Service and Analysis Services.</w:t>
      </w:r>
    </w:p>
    <w:p w:rsidR="003B4406" w:rsidRDefault="003B4406" w:rsidP="003B4406">
      <w:pPr>
        <w:rPr>
          <w:b/>
          <w:bCs/>
          <w:sz w:val="24"/>
          <w:szCs w:val="24"/>
        </w:rPr>
      </w:pPr>
    </w:p>
    <w:p w:rsidR="003B4406" w:rsidRPr="003B4406" w:rsidRDefault="003B4406" w:rsidP="003B4406">
      <w:pPr>
        <w:rPr>
          <w:sz w:val="24"/>
          <w:szCs w:val="24"/>
        </w:rPr>
      </w:pPr>
      <w:r w:rsidRPr="003B4406">
        <w:rPr>
          <w:b/>
          <w:bCs/>
          <w:sz w:val="24"/>
          <w:szCs w:val="24"/>
        </w:rPr>
        <w:t>Cluster Service:</w:t>
      </w:r>
    </w:p>
    <w:p w:rsidR="003B4406" w:rsidRPr="003B4406" w:rsidRDefault="003B4406" w:rsidP="00E61408">
      <w:pPr>
        <w:numPr>
          <w:ilvl w:val="0"/>
          <w:numId w:val="100"/>
        </w:numPr>
        <w:rPr>
          <w:sz w:val="24"/>
          <w:szCs w:val="24"/>
        </w:rPr>
      </w:pPr>
      <w:r w:rsidRPr="003B4406">
        <w:rPr>
          <w:sz w:val="24"/>
          <w:szCs w:val="24"/>
        </w:rPr>
        <w:t>The cluster service manages all the activity that is specific to the cluster. One instance of the cluster service runs on each node in the cluster. The cluster service does the following</w:t>
      </w:r>
    </w:p>
    <w:p w:rsidR="003B4406" w:rsidRPr="003B4406" w:rsidRDefault="003B4406" w:rsidP="00E61408">
      <w:pPr>
        <w:numPr>
          <w:ilvl w:val="0"/>
          <w:numId w:val="100"/>
        </w:numPr>
        <w:rPr>
          <w:sz w:val="24"/>
          <w:szCs w:val="24"/>
        </w:rPr>
      </w:pPr>
      <w:r w:rsidRPr="003B4406">
        <w:rPr>
          <w:sz w:val="24"/>
          <w:szCs w:val="24"/>
        </w:rPr>
        <w:t>Manages Cluster Objects and Configurations</w:t>
      </w:r>
    </w:p>
    <w:p w:rsidR="003B4406" w:rsidRPr="003B4406" w:rsidRDefault="003B4406" w:rsidP="00E61408">
      <w:pPr>
        <w:numPr>
          <w:ilvl w:val="0"/>
          <w:numId w:val="100"/>
        </w:numPr>
        <w:rPr>
          <w:sz w:val="24"/>
          <w:szCs w:val="24"/>
        </w:rPr>
      </w:pPr>
      <w:r w:rsidRPr="003B4406">
        <w:rPr>
          <w:sz w:val="24"/>
          <w:szCs w:val="24"/>
        </w:rPr>
        <w:t>Manages the local restart policy</w:t>
      </w:r>
    </w:p>
    <w:p w:rsidR="003B4406" w:rsidRPr="003B4406" w:rsidRDefault="003B4406" w:rsidP="00E61408">
      <w:pPr>
        <w:numPr>
          <w:ilvl w:val="0"/>
          <w:numId w:val="100"/>
        </w:numPr>
        <w:rPr>
          <w:sz w:val="24"/>
          <w:szCs w:val="24"/>
        </w:rPr>
      </w:pPr>
      <w:r w:rsidRPr="003B4406">
        <w:rPr>
          <w:sz w:val="24"/>
          <w:szCs w:val="24"/>
        </w:rPr>
        <w:t>Coordinates with other instances of the cluster service in the cluster</w:t>
      </w:r>
    </w:p>
    <w:p w:rsidR="003B4406" w:rsidRPr="003B4406" w:rsidRDefault="003B4406" w:rsidP="00E61408">
      <w:pPr>
        <w:numPr>
          <w:ilvl w:val="0"/>
          <w:numId w:val="100"/>
        </w:numPr>
        <w:rPr>
          <w:sz w:val="24"/>
          <w:szCs w:val="24"/>
        </w:rPr>
      </w:pPr>
      <w:r w:rsidRPr="003B4406">
        <w:rPr>
          <w:sz w:val="24"/>
          <w:szCs w:val="24"/>
        </w:rPr>
        <w:t>Handles event notification</w:t>
      </w:r>
    </w:p>
    <w:p w:rsidR="003B4406" w:rsidRPr="003B4406" w:rsidRDefault="003B4406" w:rsidP="00E61408">
      <w:pPr>
        <w:numPr>
          <w:ilvl w:val="0"/>
          <w:numId w:val="100"/>
        </w:numPr>
        <w:rPr>
          <w:sz w:val="24"/>
          <w:szCs w:val="24"/>
        </w:rPr>
      </w:pPr>
      <w:r w:rsidRPr="003B4406">
        <w:rPr>
          <w:sz w:val="24"/>
          <w:szCs w:val="24"/>
        </w:rPr>
        <w:t>Facilitates communication among other software components</w:t>
      </w:r>
    </w:p>
    <w:p w:rsidR="003B4406" w:rsidRPr="003B4406" w:rsidRDefault="003B4406" w:rsidP="00E61408">
      <w:pPr>
        <w:numPr>
          <w:ilvl w:val="0"/>
          <w:numId w:val="100"/>
        </w:numPr>
        <w:rPr>
          <w:sz w:val="24"/>
          <w:szCs w:val="24"/>
        </w:rPr>
      </w:pPr>
      <w:r w:rsidRPr="003B4406">
        <w:rPr>
          <w:sz w:val="24"/>
          <w:szCs w:val="24"/>
        </w:rPr>
        <w:t>Performs failover operations</w:t>
      </w:r>
    </w:p>
    <w:p w:rsidR="003B4406" w:rsidRDefault="003B4406" w:rsidP="003B4406">
      <w:pPr>
        <w:rPr>
          <w:b/>
          <w:bCs/>
          <w:sz w:val="24"/>
          <w:szCs w:val="24"/>
        </w:rPr>
      </w:pPr>
    </w:p>
    <w:p w:rsidR="003B4406" w:rsidRPr="003B4406" w:rsidRDefault="003B4406" w:rsidP="003B4406">
      <w:pPr>
        <w:rPr>
          <w:sz w:val="24"/>
          <w:szCs w:val="24"/>
        </w:rPr>
      </w:pPr>
      <w:r w:rsidRPr="003B4406">
        <w:rPr>
          <w:b/>
          <w:bCs/>
          <w:sz w:val="24"/>
          <w:szCs w:val="24"/>
        </w:rPr>
        <w:t>Resource:</w:t>
      </w:r>
    </w:p>
    <w:p w:rsidR="003B4406" w:rsidRPr="003B4406" w:rsidRDefault="003B4406" w:rsidP="003B4406">
      <w:pPr>
        <w:rPr>
          <w:sz w:val="24"/>
          <w:szCs w:val="24"/>
        </w:rPr>
      </w:pPr>
      <w:r w:rsidRPr="003B4406">
        <w:rPr>
          <w:sz w:val="24"/>
          <w:szCs w:val="24"/>
        </w:rPr>
        <w:t>A resource is a physical or logical entity, which has below properties:</w:t>
      </w:r>
    </w:p>
    <w:p w:rsidR="003B4406" w:rsidRPr="003B4406" w:rsidRDefault="003B4406" w:rsidP="00E61408">
      <w:pPr>
        <w:numPr>
          <w:ilvl w:val="0"/>
          <w:numId w:val="101"/>
        </w:numPr>
        <w:rPr>
          <w:sz w:val="24"/>
          <w:szCs w:val="24"/>
        </w:rPr>
      </w:pPr>
      <w:r w:rsidRPr="003B4406">
        <w:rPr>
          <w:sz w:val="24"/>
          <w:szCs w:val="24"/>
        </w:rPr>
        <w:t>Can be bought online and taken offline</w:t>
      </w:r>
    </w:p>
    <w:p w:rsidR="003B4406" w:rsidRPr="003B4406" w:rsidRDefault="003B4406" w:rsidP="00E61408">
      <w:pPr>
        <w:numPr>
          <w:ilvl w:val="0"/>
          <w:numId w:val="101"/>
        </w:numPr>
        <w:rPr>
          <w:sz w:val="24"/>
          <w:szCs w:val="24"/>
        </w:rPr>
      </w:pPr>
      <w:r w:rsidRPr="003B4406">
        <w:rPr>
          <w:sz w:val="24"/>
          <w:szCs w:val="24"/>
        </w:rPr>
        <w:t>Can be managed in the failover cluster</w:t>
      </w:r>
    </w:p>
    <w:p w:rsidR="003B4406" w:rsidRPr="003B4406" w:rsidRDefault="003B4406" w:rsidP="00E61408">
      <w:pPr>
        <w:numPr>
          <w:ilvl w:val="0"/>
          <w:numId w:val="101"/>
        </w:numPr>
        <w:rPr>
          <w:sz w:val="24"/>
          <w:szCs w:val="24"/>
        </w:rPr>
      </w:pPr>
      <w:r w:rsidRPr="003B4406">
        <w:rPr>
          <w:sz w:val="24"/>
          <w:szCs w:val="24"/>
        </w:rPr>
        <w:t>Can be owned by only one node at a time</w:t>
      </w:r>
    </w:p>
    <w:p w:rsidR="003B4406" w:rsidRDefault="003B4406" w:rsidP="003B4406">
      <w:pPr>
        <w:rPr>
          <w:sz w:val="24"/>
          <w:szCs w:val="24"/>
        </w:rPr>
      </w:pPr>
    </w:p>
    <w:p w:rsidR="003B4406" w:rsidRDefault="003B4406" w:rsidP="003B4406">
      <w:pPr>
        <w:rPr>
          <w:b/>
          <w:sz w:val="24"/>
          <w:szCs w:val="24"/>
        </w:rPr>
      </w:pPr>
      <w:r w:rsidRPr="00CD091F">
        <w:rPr>
          <w:b/>
          <w:sz w:val="24"/>
          <w:szCs w:val="24"/>
        </w:rPr>
        <w:t>RESOURCES IN CLUSTER:</w:t>
      </w:r>
    </w:p>
    <w:p w:rsidR="003B4406" w:rsidRPr="00F82C51" w:rsidRDefault="003B4406" w:rsidP="003B4406">
      <w:pPr>
        <w:rPr>
          <w:sz w:val="24"/>
          <w:szCs w:val="24"/>
        </w:rPr>
      </w:pPr>
      <w:r w:rsidRPr="00F82C51">
        <w:rPr>
          <w:sz w:val="24"/>
          <w:szCs w:val="24"/>
        </w:rPr>
        <w:t>Disks</w:t>
      </w:r>
    </w:p>
    <w:p w:rsidR="003B4406" w:rsidRPr="00F82C51" w:rsidRDefault="003B4406" w:rsidP="003B4406">
      <w:pPr>
        <w:rPr>
          <w:sz w:val="24"/>
          <w:szCs w:val="24"/>
        </w:rPr>
      </w:pPr>
      <w:r w:rsidRPr="00F82C51">
        <w:rPr>
          <w:sz w:val="24"/>
          <w:szCs w:val="24"/>
        </w:rPr>
        <w:t>QUORUM</w:t>
      </w:r>
    </w:p>
    <w:p w:rsidR="003B4406" w:rsidRPr="00F82C51" w:rsidRDefault="003B4406" w:rsidP="003B4406">
      <w:pPr>
        <w:rPr>
          <w:sz w:val="24"/>
          <w:szCs w:val="24"/>
        </w:rPr>
      </w:pPr>
      <w:r w:rsidRPr="00F82C51">
        <w:rPr>
          <w:sz w:val="24"/>
          <w:szCs w:val="24"/>
        </w:rPr>
        <w:t>MSDTC</w:t>
      </w:r>
      <w:r w:rsidR="002E21F5">
        <w:rPr>
          <w:sz w:val="24"/>
          <w:szCs w:val="24"/>
        </w:rPr>
        <w:t>0</w:t>
      </w:r>
    </w:p>
    <w:p w:rsidR="003B4406" w:rsidRPr="00F82C51" w:rsidRDefault="003B4406" w:rsidP="003B4406">
      <w:pPr>
        <w:rPr>
          <w:sz w:val="24"/>
          <w:szCs w:val="24"/>
        </w:rPr>
      </w:pPr>
      <w:r w:rsidRPr="00F82C51">
        <w:rPr>
          <w:sz w:val="24"/>
          <w:szCs w:val="24"/>
        </w:rPr>
        <w:t>PUBLIC IP</w:t>
      </w:r>
    </w:p>
    <w:p w:rsidR="003B4406" w:rsidRPr="00F82C51" w:rsidRDefault="003B4406" w:rsidP="003B4406">
      <w:pPr>
        <w:rPr>
          <w:sz w:val="24"/>
          <w:szCs w:val="24"/>
        </w:rPr>
      </w:pPr>
      <w:r w:rsidRPr="00F82C51">
        <w:rPr>
          <w:sz w:val="24"/>
          <w:szCs w:val="24"/>
        </w:rPr>
        <w:t>PRIVATE IP</w:t>
      </w:r>
    </w:p>
    <w:p w:rsidR="003B4406" w:rsidRPr="00F82C51" w:rsidRDefault="003B4406" w:rsidP="003B4406">
      <w:pPr>
        <w:rPr>
          <w:sz w:val="24"/>
          <w:szCs w:val="24"/>
        </w:rPr>
      </w:pPr>
      <w:r w:rsidRPr="00F82C51">
        <w:rPr>
          <w:sz w:val="24"/>
          <w:szCs w:val="24"/>
        </w:rPr>
        <w:t>SQL SEREVR SERVICES</w:t>
      </w:r>
    </w:p>
    <w:p w:rsidR="003B4406" w:rsidRPr="00F82C51" w:rsidRDefault="003B4406" w:rsidP="003B4406">
      <w:pPr>
        <w:rPr>
          <w:sz w:val="24"/>
          <w:szCs w:val="24"/>
        </w:rPr>
      </w:pPr>
      <w:r w:rsidRPr="00F82C51">
        <w:rPr>
          <w:sz w:val="24"/>
          <w:szCs w:val="24"/>
        </w:rPr>
        <w:t>WINDOWS CLUSTER NAME</w:t>
      </w:r>
    </w:p>
    <w:p w:rsidR="003B4406" w:rsidRDefault="003B4406" w:rsidP="003B4406">
      <w:pPr>
        <w:rPr>
          <w:sz w:val="24"/>
          <w:szCs w:val="24"/>
        </w:rPr>
      </w:pPr>
      <w:r w:rsidRPr="00F82C51">
        <w:rPr>
          <w:sz w:val="24"/>
          <w:szCs w:val="24"/>
        </w:rPr>
        <w:t>WINDOWS CLUSTER SERVICES</w:t>
      </w:r>
    </w:p>
    <w:p w:rsidR="003B4406" w:rsidRDefault="003B4406" w:rsidP="003B4406">
      <w:pPr>
        <w:rPr>
          <w:sz w:val="24"/>
          <w:szCs w:val="24"/>
        </w:rPr>
      </w:pPr>
    </w:p>
    <w:p w:rsidR="003B4406" w:rsidRPr="00F53D0C" w:rsidRDefault="003B4406" w:rsidP="003B4406">
      <w:pPr>
        <w:rPr>
          <w:sz w:val="24"/>
          <w:szCs w:val="24"/>
        </w:rPr>
      </w:pPr>
      <w:r w:rsidRPr="00F82C51">
        <w:rPr>
          <w:b/>
          <w:sz w:val="24"/>
          <w:szCs w:val="24"/>
          <w:shd w:val="clear" w:color="auto" w:fill="FFFFFF"/>
        </w:rPr>
        <w:t>MSDTC:</w:t>
      </w:r>
      <w:r w:rsidRPr="005A19A5">
        <w:rPr>
          <w:sz w:val="24"/>
          <w:szCs w:val="24"/>
          <w:shd w:val="clear" w:color="auto" w:fill="FFFFFF"/>
        </w:rPr>
        <w:t xml:space="preserve"> is used by SQL Server and other applications when they want to make a distributed transaction between more than one machines.  A distributed transaction is simple a transactions which spans between two or more machines.  The basic concept is that machine 1 starts a transaction, and does some work.  It then connects to machine 2 and does some work.  The work on machine 2 fails, and is cancled.  The work on machine 1 needs to then be rolled back.</w:t>
      </w:r>
    </w:p>
    <w:p w:rsidR="003B4406" w:rsidRPr="00CD091F" w:rsidRDefault="003B4406" w:rsidP="003B4406">
      <w:pPr>
        <w:rPr>
          <w:b/>
          <w:sz w:val="24"/>
          <w:szCs w:val="24"/>
        </w:rPr>
      </w:pPr>
      <w:r w:rsidRPr="00CD091F">
        <w:rPr>
          <w:b/>
          <w:sz w:val="24"/>
          <w:szCs w:val="24"/>
        </w:rPr>
        <w:t>RESOURCE STATE:</w:t>
      </w:r>
    </w:p>
    <w:p w:rsidR="003B4406" w:rsidRPr="00EB02EF" w:rsidRDefault="003B4406" w:rsidP="003B4406">
      <w:pPr>
        <w:rPr>
          <w:sz w:val="24"/>
          <w:szCs w:val="24"/>
        </w:rPr>
      </w:pPr>
      <w:r w:rsidRPr="00EB02EF">
        <w:rPr>
          <w:sz w:val="24"/>
          <w:szCs w:val="24"/>
        </w:rPr>
        <w:t>All resources can have following states</w:t>
      </w:r>
    </w:p>
    <w:p w:rsidR="003B4406" w:rsidRPr="00EB02EF" w:rsidRDefault="003B4406" w:rsidP="003B4406">
      <w:pPr>
        <w:rPr>
          <w:sz w:val="24"/>
          <w:szCs w:val="24"/>
        </w:rPr>
      </w:pPr>
      <w:r w:rsidRPr="00EB02EF">
        <w:rPr>
          <w:sz w:val="24"/>
          <w:szCs w:val="24"/>
        </w:rPr>
        <w:t>Offline</w:t>
      </w:r>
    </w:p>
    <w:p w:rsidR="003B4406" w:rsidRPr="00EB02EF" w:rsidRDefault="003B4406" w:rsidP="003B4406">
      <w:pPr>
        <w:rPr>
          <w:sz w:val="24"/>
          <w:szCs w:val="24"/>
        </w:rPr>
      </w:pPr>
      <w:r w:rsidRPr="00EB02EF">
        <w:rPr>
          <w:sz w:val="24"/>
          <w:szCs w:val="24"/>
        </w:rPr>
        <w:t>Offline_Pending</w:t>
      </w:r>
    </w:p>
    <w:p w:rsidR="003B4406" w:rsidRPr="00EB02EF" w:rsidRDefault="003B4406" w:rsidP="003B4406">
      <w:pPr>
        <w:rPr>
          <w:sz w:val="24"/>
          <w:szCs w:val="24"/>
        </w:rPr>
      </w:pPr>
      <w:r w:rsidRPr="00EB02EF">
        <w:rPr>
          <w:sz w:val="24"/>
          <w:szCs w:val="24"/>
        </w:rPr>
        <w:t>Online</w:t>
      </w:r>
    </w:p>
    <w:p w:rsidR="003B4406" w:rsidRPr="00EB02EF" w:rsidRDefault="003B4406" w:rsidP="003B4406">
      <w:pPr>
        <w:rPr>
          <w:sz w:val="24"/>
          <w:szCs w:val="24"/>
        </w:rPr>
      </w:pPr>
      <w:r w:rsidRPr="00EB02EF">
        <w:rPr>
          <w:sz w:val="24"/>
          <w:szCs w:val="24"/>
        </w:rPr>
        <w:t>Online_Pending</w:t>
      </w:r>
    </w:p>
    <w:p w:rsidR="003B4406" w:rsidRDefault="003B4406" w:rsidP="003B4406">
      <w:pPr>
        <w:rPr>
          <w:sz w:val="24"/>
          <w:szCs w:val="24"/>
        </w:rPr>
      </w:pPr>
      <w:r w:rsidRPr="00EB02EF">
        <w:rPr>
          <w:sz w:val="24"/>
          <w:szCs w:val="24"/>
        </w:rPr>
        <w:t>Failed</w:t>
      </w:r>
    </w:p>
    <w:p w:rsidR="00564C87" w:rsidRDefault="00564C87" w:rsidP="003B4406">
      <w:pPr>
        <w:rPr>
          <w:sz w:val="24"/>
          <w:szCs w:val="24"/>
        </w:rPr>
      </w:pPr>
    </w:p>
    <w:p w:rsidR="00564C87" w:rsidRPr="00564C87" w:rsidRDefault="00564C87" w:rsidP="00564C87">
      <w:pPr>
        <w:rPr>
          <w:color w:val="C00000"/>
          <w:sz w:val="24"/>
          <w:szCs w:val="24"/>
        </w:rPr>
      </w:pPr>
      <w:r w:rsidRPr="00564C87">
        <w:rPr>
          <w:b/>
          <w:bCs/>
          <w:color w:val="C00000"/>
          <w:sz w:val="24"/>
          <w:szCs w:val="24"/>
        </w:rPr>
        <w:t>CLUSTERING TERMS:</w:t>
      </w:r>
    </w:p>
    <w:p w:rsidR="00564C87" w:rsidRPr="00564C87" w:rsidRDefault="00564C87" w:rsidP="00564C87">
      <w:pPr>
        <w:rPr>
          <w:sz w:val="24"/>
          <w:szCs w:val="24"/>
        </w:rPr>
      </w:pPr>
      <w:r w:rsidRPr="00564C87">
        <w:rPr>
          <w:b/>
          <w:bCs/>
          <w:sz w:val="24"/>
          <w:szCs w:val="24"/>
        </w:rPr>
        <w:t>Cluster Nodes:</w:t>
      </w:r>
    </w:p>
    <w:p w:rsidR="00F3334E" w:rsidRPr="00564C87" w:rsidRDefault="00E16DA8" w:rsidP="00E61408">
      <w:pPr>
        <w:numPr>
          <w:ilvl w:val="0"/>
          <w:numId w:val="102"/>
        </w:numPr>
        <w:rPr>
          <w:sz w:val="24"/>
          <w:szCs w:val="24"/>
        </w:rPr>
      </w:pPr>
      <w:r w:rsidRPr="00564C87">
        <w:rPr>
          <w:sz w:val="24"/>
          <w:szCs w:val="24"/>
        </w:rPr>
        <w:t>A cluster node is a server within a cluster group. A cluster node can be Active or it can be Passive as per SQL Server Instance installation.</w:t>
      </w:r>
    </w:p>
    <w:p w:rsidR="00564C87" w:rsidRDefault="00564C87" w:rsidP="00564C87">
      <w:pPr>
        <w:rPr>
          <w:sz w:val="24"/>
          <w:szCs w:val="24"/>
        </w:rPr>
      </w:pPr>
      <w:r w:rsidRPr="00564C87">
        <w:rPr>
          <w:sz w:val="24"/>
          <w:szCs w:val="24"/>
        </w:rPr>
        <w:t> </w:t>
      </w:r>
      <w:r w:rsidRPr="00564C87">
        <w:rPr>
          <w:b/>
          <w:bCs/>
          <w:sz w:val="24"/>
          <w:szCs w:val="24"/>
        </w:rPr>
        <w:t>Heartbeat:</w:t>
      </w:r>
    </w:p>
    <w:p w:rsidR="00564C87" w:rsidRPr="002E21F5" w:rsidRDefault="00564C87" w:rsidP="00E61408">
      <w:pPr>
        <w:pStyle w:val="ListParagraph"/>
        <w:numPr>
          <w:ilvl w:val="0"/>
          <w:numId w:val="59"/>
        </w:numPr>
        <w:rPr>
          <w:sz w:val="24"/>
          <w:szCs w:val="24"/>
        </w:rPr>
      </w:pPr>
      <w:r w:rsidRPr="00564C87">
        <w:rPr>
          <w:sz w:val="24"/>
          <w:szCs w:val="24"/>
        </w:rPr>
        <w:t>Heartbeats are single User Datagram Protocol (UDP) packets exchanged between nodes once every 1.2 seconds to confirm that each node is still available. If a node is absent for five consecutive heartbeats, the node that detected the absence initiates a regroup event to make sure that all nodes reach agreement on the list of nodes that remain available.</w:t>
      </w:r>
    </w:p>
    <w:p w:rsidR="00564C87" w:rsidRPr="00564C87" w:rsidRDefault="00564C87" w:rsidP="00564C87">
      <w:pPr>
        <w:rPr>
          <w:sz w:val="24"/>
          <w:szCs w:val="24"/>
        </w:rPr>
      </w:pPr>
      <w:r w:rsidRPr="00564C87">
        <w:rPr>
          <w:sz w:val="24"/>
          <w:szCs w:val="24"/>
        </w:rPr>
        <w:t> </w:t>
      </w:r>
      <w:r w:rsidRPr="00564C87">
        <w:rPr>
          <w:b/>
          <w:bCs/>
          <w:sz w:val="24"/>
          <w:szCs w:val="24"/>
        </w:rPr>
        <w:t>Private Network:</w:t>
      </w:r>
    </w:p>
    <w:p w:rsidR="00564C87" w:rsidRDefault="00E16DA8" w:rsidP="00E61408">
      <w:pPr>
        <w:numPr>
          <w:ilvl w:val="0"/>
          <w:numId w:val="103"/>
        </w:numPr>
        <w:rPr>
          <w:sz w:val="24"/>
          <w:szCs w:val="24"/>
        </w:rPr>
      </w:pPr>
      <w:r w:rsidRPr="00564C87">
        <w:rPr>
          <w:sz w:val="24"/>
          <w:szCs w:val="24"/>
        </w:rPr>
        <w:t>The Private Network is available among cluster nodes only. Every node will have a Private Network IP address, which can be ping from one node to another. This is to check the heartbeat between two nodes.</w:t>
      </w:r>
    </w:p>
    <w:p w:rsidR="00564C87" w:rsidRPr="00564C87" w:rsidRDefault="00564C87" w:rsidP="00564C87">
      <w:pPr>
        <w:rPr>
          <w:sz w:val="24"/>
          <w:szCs w:val="24"/>
        </w:rPr>
      </w:pPr>
      <w:r w:rsidRPr="00564C87">
        <w:rPr>
          <w:sz w:val="24"/>
          <w:szCs w:val="24"/>
        </w:rPr>
        <w:t> </w:t>
      </w:r>
      <w:r w:rsidRPr="00564C87">
        <w:rPr>
          <w:b/>
          <w:bCs/>
          <w:sz w:val="24"/>
          <w:szCs w:val="24"/>
        </w:rPr>
        <w:t>Public Network:</w:t>
      </w:r>
    </w:p>
    <w:p w:rsidR="00F3334E" w:rsidRPr="00564C87" w:rsidRDefault="00E16DA8" w:rsidP="00E61408">
      <w:pPr>
        <w:numPr>
          <w:ilvl w:val="0"/>
          <w:numId w:val="104"/>
        </w:numPr>
        <w:rPr>
          <w:sz w:val="24"/>
          <w:szCs w:val="24"/>
        </w:rPr>
      </w:pPr>
      <w:r w:rsidRPr="00564C87">
        <w:rPr>
          <w:sz w:val="24"/>
          <w:szCs w:val="24"/>
        </w:rPr>
        <w:t>The Public Network is available for external connections. Every node will have a Public Network IP address, which can be connected from any client within the network.</w:t>
      </w:r>
    </w:p>
    <w:p w:rsidR="00F53D0C" w:rsidRDefault="00F53D0C" w:rsidP="00564C87">
      <w:pPr>
        <w:rPr>
          <w:b/>
          <w:bCs/>
          <w:sz w:val="24"/>
          <w:szCs w:val="24"/>
        </w:rPr>
      </w:pPr>
    </w:p>
    <w:p w:rsidR="002E21F5" w:rsidRDefault="002E21F5" w:rsidP="00564C87">
      <w:pPr>
        <w:rPr>
          <w:b/>
          <w:bCs/>
          <w:sz w:val="24"/>
          <w:szCs w:val="24"/>
        </w:rPr>
      </w:pPr>
    </w:p>
    <w:p w:rsidR="00564C87" w:rsidRPr="00564C87" w:rsidRDefault="00564C87" w:rsidP="00564C87">
      <w:pPr>
        <w:rPr>
          <w:sz w:val="24"/>
          <w:szCs w:val="24"/>
        </w:rPr>
      </w:pPr>
      <w:r w:rsidRPr="00564C87">
        <w:rPr>
          <w:b/>
          <w:bCs/>
          <w:sz w:val="24"/>
          <w:szCs w:val="24"/>
        </w:rPr>
        <w:t>Shared Cluster Disk Array:</w:t>
      </w:r>
    </w:p>
    <w:p w:rsidR="00F3334E" w:rsidRPr="00564C87" w:rsidRDefault="00E16DA8" w:rsidP="00E61408">
      <w:pPr>
        <w:numPr>
          <w:ilvl w:val="0"/>
          <w:numId w:val="105"/>
        </w:numPr>
        <w:rPr>
          <w:sz w:val="24"/>
          <w:szCs w:val="24"/>
        </w:rPr>
      </w:pPr>
      <w:r w:rsidRPr="00564C87">
        <w:rPr>
          <w:sz w:val="24"/>
          <w:szCs w:val="24"/>
        </w:rPr>
        <w:t xml:space="preserve">A shared disk array is a collection of storage disks that is being accessed by the cluster. This could be SAN or SCSI RAIDs. </w:t>
      </w:r>
    </w:p>
    <w:p w:rsidR="00F3334E" w:rsidRDefault="00E16DA8" w:rsidP="00E61408">
      <w:pPr>
        <w:numPr>
          <w:ilvl w:val="0"/>
          <w:numId w:val="105"/>
        </w:numPr>
        <w:rPr>
          <w:sz w:val="24"/>
          <w:szCs w:val="24"/>
        </w:rPr>
      </w:pPr>
      <w:r w:rsidRPr="00564C87">
        <w:rPr>
          <w:sz w:val="24"/>
          <w:szCs w:val="24"/>
        </w:rPr>
        <w:t xml:space="preserve">Windows Clustering supports shared nothing disk arrays. Any one node can own a disk resource at any given time. All other nodes will not be allowed to access it until they own the resource (Ownership change occurs during failover). </w:t>
      </w:r>
    </w:p>
    <w:p w:rsidR="00564C87" w:rsidRPr="00564C87" w:rsidRDefault="00564C87" w:rsidP="00564C87">
      <w:pPr>
        <w:rPr>
          <w:sz w:val="24"/>
          <w:szCs w:val="24"/>
        </w:rPr>
      </w:pPr>
      <w:r w:rsidRPr="00564C87">
        <w:rPr>
          <w:b/>
          <w:bCs/>
          <w:sz w:val="24"/>
          <w:szCs w:val="24"/>
        </w:rPr>
        <w:t>Quorum Drive</w:t>
      </w:r>
    </w:p>
    <w:p w:rsidR="00F3334E" w:rsidRPr="00564C87" w:rsidRDefault="00E16DA8" w:rsidP="00E61408">
      <w:pPr>
        <w:numPr>
          <w:ilvl w:val="0"/>
          <w:numId w:val="106"/>
        </w:numPr>
        <w:rPr>
          <w:sz w:val="24"/>
          <w:szCs w:val="24"/>
        </w:rPr>
      </w:pPr>
      <w:r w:rsidRPr="00564C87">
        <w:rPr>
          <w:sz w:val="24"/>
          <w:szCs w:val="24"/>
        </w:rPr>
        <w:t>This is a physical drive assigned on the shared disk array specifically for Windows Clustering. Clustering services write constantly on this drive about the state of the cluster. Corruption or failure of this drive can fail the entire cluster setup.</w:t>
      </w:r>
    </w:p>
    <w:p w:rsidR="00564C87" w:rsidRPr="00564C87" w:rsidRDefault="00564C87" w:rsidP="00564C87">
      <w:pPr>
        <w:rPr>
          <w:sz w:val="24"/>
          <w:szCs w:val="24"/>
        </w:rPr>
      </w:pPr>
      <w:r w:rsidRPr="00564C87">
        <w:rPr>
          <w:b/>
          <w:bCs/>
          <w:sz w:val="24"/>
          <w:szCs w:val="24"/>
        </w:rPr>
        <w:t>Cluster Name</w:t>
      </w:r>
    </w:p>
    <w:p w:rsidR="00F3334E" w:rsidRPr="00564C87" w:rsidRDefault="00E16DA8" w:rsidP="00E61408">
      <w:pPr>
        <w:numPr>
          <w:ilvl w:val="0"/>
          <w:numId w:val="107"/>
        </w:numPr>
        <w:rPr>
          <w:sz w:val="24"/>
          <w:szCs w:val="24"/>
        </w:rPr>
      </w:pPr>
      <w:r w:rsidRPr="00564C87">
        <w:rPr>
          <w:sz w:val="24"/>
          <w:szCs w:val="24"/>
        </w:rPr>
        <w:t>This name refers to Virtual Cluster Name, not the physical node names or the Virtual SQL Server names. It is assigned to the cluster as a whole.</w:t>
      </w:r>
    </w:p>
    <w:p w:rsidR="00564C87" w:rsidRPr="00564C87" w:rsidRDefault="00564C87" w:rsidP="00564C87">
      <w:pPr>
        <w:rPr>
          <w:sz w:val="24"/>
          <w:szCs w:val="24"/>
        </w:rPr>
      </w:pPr>
      <w:r w:rsidRPr="00564C87">
        <w:rPr>
          <w:b/>
          <w:bCs/>
          <w:sz w:val="24"/>
          <w:szCs w:val="24"/>
        </w:rPr>
        <w:t>Cluster IP Address</w:t>
      </w:r>
    </w:p>
    <w:p w:rsidR="00F3334E" w:rsidRPr="00564C87" w:rsidRDefault="00E16DA8" w:rsidP="00E61408">
      <w:pPr>
        <w:numPr>
          <w:ilvl w:val="0"/>
          <w:numId w:val="108"/>
        </w:numPr>
        <w:rPr>
          <w:sz w:val="24"/>
          <w:szCs w:val="24"/>
        </w:rPr>
      </w:pPr>
      <w:r w:rsidRPr="00564C87">
        <w:rPr>
          <w:sz w:val="24"/>
          <w:szCs w:val="24"/>
        </w:rPr>
        <w:t>This IP address refers to the address which all external connections use to reach to the active cluster node.</w:t>
      </w:r>
    </w:p>
    <w:p w:rsidR="00564C87" w:rsidRPr="00564C87" w:rsidRDefault="00564C87" w:rsidP="00564C87">
      <w:pPr>
        <w:rPr>
          <w:sz w:val="24"/>
          <w:szCs w:val="24"/>
        </w:rPr>
      </w:pPr>
      <w:r w:rsidRPr="00564C87">
        <w:rPr>
          <w:b/>
          <w:bCs/>
          <w:sz w:val="24"/>
          <w:szCs w:val="24"/>
        </w:rPr>
        <w:t>Cluster Administrator Account</w:t>
      </w:r>
    </w:p>
    <w:p w:rsidR="00F3334E" w:rsidRPr="00564C87" w:rsidRDefault="00E16DA8" w:rsidP="00E61408">
      <w:pPr>
        <w:numPr>
          <w:ilvl w:val="0"/>
          <w:numId w:val="109"/>
        </w:numPr>
        <w:rPr>
          <w:sz w:val="24"/>
          <w:szCs w:val="24"/>
        </w:rPr>
      </w:pPr>
      <w:r w:rsidRPr="00564C87">
        <w:rPr>
          <w:sz w:val="24"/>
          <w:szCs w:val="24"/>
        </w:rPr>
        <w:t>This account must be configured at the domain level, with administrator privileges on all nodes within the cluster group. This account is used to administer the failover cluster.</w:t>
      </w:r>
    </w:p>
    <w:p w:rsidR="00564C87" w:rsidRPr="00564C87" w:rsidRDefault="00564C87" w:rsidP="00564C87">
      <w:pPr>
        <w:rPr>
          <w:sz w:val="24"/>
          <w:szCs w:val="24"/>
        </w:rPr>
      </w:pPr>
      <w:r w:rsidRPr="00564C87">
        <w:rPr>
          <w:b/>
          <w:bCs/>
          <w:sz w:val="24"/>
          <w:szCs w:val="24"/>
        </w:rPr>
        <w:t>Cluster Resource Types</w:t>
      </w:r>
    </w:p>
    <w:p w:rsidR="00F3334E" w:rsidRPr="00564C87" w:rsidRDefault="00E16DA8" w:rsidP="00E61408">
      <w:pPr>
        <w:numPr>
          <w:ilvl w:val="0"/>
          <w:numId w:val="110"/>
        </w:numPr>
        <w:rPr>
          <w:sz w:val="24"/>
          <w:szCs w:val="24"/>
        </w:rPr>
      </w:pPr>
      <w:r w:rsidRPr="00564C87">
        <w:rPr>
          <w:sz w:val="24"/>
          <w:szCs w:val="24"/>
        </w:rPr>
        <w:t>This includes any services, software, or hardware that can be configured within a cluster. Ex: Generic Application, Service, Internet Protocol, Network Name, Physical Disk.</w:t>
      </w:r>
    </w:p>
    <w:p w:rsidR="00564C87" w:rsidRPr="00564C87" w:rsidRDefault="00564C87" w:rsidP="00564C87">
      <w:pPr>
        <w:rPr>
          <w:sz w:val="24"/>
          <w:szCs w:val="24"/>
        </w:rPr>
      </w:pPr>
      <w:r w:rsidRPr="00564C87">
        <w:rPr>
          <w:b/>
          <w:bCs/>
          <w:sz w:val="24"/>
          <w:szCs w:val="24"/>
        </w:rPr>
        <w:t>Cluster Group</w:t>
      </w:r>
    </w:p>
    <w:p w:rsidR="00F3334E" w:rsidRDefault="00E16DA8" w:rsidP="00E61408">
      <w:pPr>
        <w:numPr>
          <w:ilvl w:val="0"/>
          <w:numId w:val="111"/>
        </w:numPr>
        <w:rPr>
          <w:sz w:val="24"/>
          <w:szCs w:val="24"/>
        </w:rPr>
      </w:pPr>
      <w:r w:rsidRPr="00564C87">
        <w:rPr>
          <w:sz w:val="24"/>
          <w:szCs w:val="24"/>
        </w:rPr>
        <w:t>Conceptually, a cluster group is a collection of logically grouped cluster resources. It may contain cluster-aware application services, such as SQL Server 2000</w:t>
      </w:r>
      <w:r w:rsidR="00564C87" w:rsidRPr="00564C87">
        <w:rPr>
          <w:sz w:val="24"/>
          <w:szCs w:val="24"/>
        </w:rPr>
        <w:t>, 2005, 2008</w:t>
      </w:r>
      <w:r w:rsidRPr="00564C87">
        <w:rPr>
          <w:sz w:val="24"/>
          <w:szCs w:val="24"/>
        </w:rPr>
        <w:t>.</w:t>
      </w:r>
    </w:p>
    <w:p w:rsidR="00564C87" w:rsidRPr="00564C87" w:rsidRDefault="00564C87" w:rsidP="00564C87">
      <w:pPr>
        <w:rPr>
          <w:sz w:val="24"/>
          <w:szCs w:val="24"/>
        </w:rPr>
      </w:pPr>
      <w:r w:rsidRPr="00564C87">
        <w:rPr>
          <w:b/>
          <w:bCs/>
          <w:sz w:val="24"/>
          <w:szCs w:val="24"/>
        </w:rPr>
        <w:t>SQL Server Network Name (Virtual Name)</w:t>
      </w:r>
    </w:p>
    <w:p w:rsidR="00F3334E" w:rsidRPr="00564C87" w:rsidRDefault="00E16DA8" w:rsidP="00E61408">
      <w:pPr>
        <w:numPr>
          <w:ilvl w:val="0"/>
          <w:numId w:val="112"/>
        </w:numPr>
        <w:rPr>
          <w:sz w:val="24"/>
          <w:szCs w:val="24"/>
        </w:rPr>
      </w:pPr>
      <w:r w:rsidRPr="00564C87">
        <w:rPr>
          <w:sz w:val="24"/>
          <w:szCs w:val="24"/>
        </w:rPr>
        <w:t>This is the SQL Server Instance name that all client applications will use to connect to the SQL Server.</w:t>
      </w:r>
    </w:p>
    <w:p w:rsidR="00564C87" w:rsidRPr="00564C87" w:rsidRDefault="00564C87" w:rsidP="00564C87">
      <w:pPr>
        <w:rPr>
          <w:sz w:val="24"/>
          <w:szCs w:val="24"/>
        </w:rPr>
      </w:pPr>
      <w:r w:rsidRPr="00564C87">
        <w:rPr>
          <w:b/>
          <w:bCs/>
          <w:sz w:val="24"/>
          <w:szCs w:val="24"/>
        </w:rPr>
        <w:t>SQL Server IP Address (Virtual IP Address)</w:t>
      </w:r>
    </w:p>
    <w:p w:rsidR="00F3334E" w:rsidRPr="00564C87" w:rsidRDefault="00E16DA8" w:rsidP="00E61408">
      <w:pPr>
        <w:numPr>
          <w:ilvl w:val="0"/>
          <w:numId w:val="113"/>
        </w:numPr>
        <w:rPr>
          <w:sz w:val="24"/>
          <w:szCs w:val="24"/>
        </w:rPr>
      </w:pPr>
      <w:r w:rsidRPr="00564C87">
        <w:rPr>
          <w:sz w:val="24"/>
          <w:szCs w:val="24"/>
        </w:rPr>
        <w:t xml:space="preserve">This refers to the TCP/IP address that all client applications will use to connect to SQL </w:t>
      </w:r>
      <w:r w:rsidR="00BB5915">
        <w:rPr>
          <w:sz w:val="24"/>
          <w:szCs w:val="24"/>
        </w:rPr>
        <w:t>+</w:t>
      </w:r>
      <w:r w:rsidRPr="00564C87">
        <w:rPr>
          <w:sz w:val="24"/>
          <w:szCs w:val="24"/>
        </w:rPr>
        <w:t>Server; the Virtual Server IP address.</w:t>
      </w:r>
    </w:p>
    <w:p w:rsidR="00564C87" w:rsidRPr="00564C87" w:rsidRDefault="00564C87" w:rsidP="00564C87">
      <w:pPr>
        <w:rPr>
          <w:sz w:val="24"/>
          <w:szCs w:val="24"/>
        </w:rPr>
      </w:pPr>
      <w:r w:rsidRPr="00564C87">
        <w:rPr>
          <w:b/>
          <w:bCs/>
          <w:sz w:val="24"/>
          <w:szCs w:val="24"/>
        </w:rPr>
        <w:t>SQL Server 2000 Full-text</w:t>
      </w:r>
    </w:p>
    <w:p w:rsidR="00F3334E" w:rsidRPr="00564C87" w:rsidRDefault="00E16DA8" w:rsidP="00E61408">
      <w:pPr>
        <w:numPr>
          <w:ilvl w:val="0"/>
          <w:numId w:val="114"/>
        </w:numPr>
        <w:rPr>
          <w:sz w:val="24"/>
          <w:szCs w:val="24"/>
        </w:rPr>
      </w:pPr>
      <w:r w:rsidRPr="00564C87">
        <w:rPr>
          <w:sz w:val="24"/>
          <w:szCs w:val="24"/>
        </w:rPr>
        <w:t>Each SQL Virtual Server has one full-text resource.</w:t>
      </w:r>
    </w:p>
    <w:p w:rsidR="00564C87" w:rsidRPr="00564C87" w:rsidRDefault="00564C87" w:rsidP="00564C87">
      <w:pPr>
        <w:rPr>
          <w:sz w:val="24"/>
          <w:szCs w:val="24"/>
        </w:rPr>
      </w:pPr>
      <w:r w:rsidRPr="00564C87">
        <w:rPr>
          <w:b/>
          <w:bCs/>
          <w:sz w:val="24"/>
          <w:szCs w:val="24"/>
        </w:rPr>
        <w:t>Microsoft Distributed Transaction Coordinator (MS DTC)</w:t>
      </w:r>
    </w:p>
    <w:p w:rsidR="00F3334E" w:rsidRPr="00564C87" w:rsidRDefault="00E16DA8" w:rsidP="00E61408">
      <w:pPr>
        <w:numPr>
          <w:ilvl w:val="0"/>
          <w:numId w:val="115"/>
        </w:numPr>
        <w:rPr>
          <w:sz w:val="24"/>
          <w:szCs w:val="24"/>
        </w:rPr>
      </w:pPr>
      <w:r w:rsidRPr="00564C87">
        <w:rPr>
          <w:sz w:val="24"/>
          <w:szCs w:val="24"/>
        </w:rPr>
        <w:t>Certain SQL Server Components require MS DTC to be up and running. MS DTC is shared for all named / default instances in cluster group.</w:t>
      </w:r>
    </w:p>
    <w:p w:rsidR="00564C87" w:rsidRPr="00564C87" w:rsidRDefault="00564C87" w:rsidP="00564C87">
      <w:pPr>
        <w:rPr>
          <w:sz w:val="24"/>
          <w:szCs w:val="24"/>
        </w:rPr>
      </w:pPr>
      <w:r w:rsidRPr="00564C87">
        <w:rPr>
          <w:b/>
          <w:bCs/>
          <w:sz w:val="24"/>
          <w:szCs w:val="24"/>
        </w:rPr>
        <w:t>SQL Server Virtual Server Administrator Account</w:t>
      </w:r>
    </w:p>
    <w:p w:rsidR="00F3334E" w:rsidRPr="00564C87" w:rsidRDefault="00E16DA8" w:rsidP="00E61408">
      <w:pPr>
        <w:numPr>
          <w:ilvl w:val="0"/>
          <w:numId w:val="116"/>
        </w:numPr>
        <w:rPr>
          <w:sz w:val="24"/>
          <w:szCs w:val="24"/>
        </w:rPr>
      </w:pPr>
      <w:r w:rsidRPr="00564C87">
        <w:rPr>
          <w:sz w:val="24"/>
          <w:szCs w:val="24"/>
        </w:rPr>
        <w:t>This is the SQL Server service account, and it must follow all the rules that apply to SQL Service user accounts in a non-clustered environment.</w:t>
      </w:r>
    </w:p>
    <w:p w:rsidR="00564C87" w:rsidRDefault="00564C87" w:rsidP="00EB02EF">
      <w:pPr>
        <w:rPr>
          <w:b/>
          <w:sz w:val="24"/>
          <w:szCs w:val="24"/>
        </w:rPr>
      </w:pPr>
    </w:p>
    <w:p w:rsidR="00EB02EF" w:rsidRPr="00CD091F" w:rsidRDefault="00EB02EF" w:rsidP="00EB02EF">
      <w:pPr>
        <w:rPr>
          <w:b/>
          <w:sz w:val="24"/>
          <w:szCs w:val="24"/>
        </w:rPr>
      </w:pPr>
      <w:r w:rsidRPr="00CD091F">
        <w:rPr>
          <w:b/>
          <w:sz w:val="24"/>
          <w:szCs w:val="24"/>
        </w:rPr>
        <w:t xml:space="preserve">PRE-REQUSITES FOR SQL SERVER CLUSTER </w:t>
      </w:r>
      <w:r w:rsidR="00CD091F" w:rsidRPr="00CD091F">
        <w:rPr>
          <w:b/>
          <w:sz w:val="24"/>
          <w:szCs w:val="24"/>
        </w:rPr>
        <w:t>INSTALLATION [</w:t>
      </w:r>
      <w:r w:rsidR="00564C87">
        <w:rPr>
          <w:b/>
          <w:sz w:val="24"/>
          <w:szCs w:val="24"/>
        </w:rPr>
        <w:t>2005]</w:t>
      </w:r>
    </w:p>
    <w:p w:rsidR="00EB02EF" w:rsidRPr="00EB02EF" w:rsidRDefault="00EB02EF" w:rsidP="00EB02EF">
      <w:pPr>
        <w:rPr>
          <w:sz w:val="24"/>
          <w:szCs w:val="24"/>
        </w:rPr>
      </w:pPr>
      <w:r w:rsidRPr="00EB02EF">
        <w:rPr>
          <w:sz w:val="24"/>
          <w:szCs w:val="24"/>
        </w:rPr>
        <w:t>1. Copy SQL Software into number of nodes.</w:t>
      </w:r>
    </w:p>
    <w:p w:rsidR="00EB02EF" w:rsidRPr="00EB02EF" w:rsidRDefault="00EB02EF" w:rsidP="00EB02EF">
      <w:pPr>
        <w:rPr>
          <w:sz w:val="24"/>
          <w:szCs w:val="24"/>
        </w:rPr>
      </w:pPr>
      <w:r w:rsidRPr="00EB02EF">
        <w:rPr>
          <w:sz w:val="24"/>
          <w:szCs w:val="24"/>
        </w:rPr>
        <w:t>2. Start SQL Server servers from active node always.</w:t>
      </w:r>
    </w:p>
    <w:p w:rsidR="00EB02EF" w:rsidRPr="00EB02EF" w:rsidRDefault="00CD091F" w:rsidP="00EB02EF">
      <w:pPr>
        <w:rPr>
          <w:sz w:val="24"/>
          <w:szCs w:val="24"/>
        </w:rPr>
      </w:pPr>
      <w:r>
        <w:rPr>
          <w:sz w:val="24"/>
          <w:szCs w:val="24"/>
        </w:rPr>
        <w:t xml:space="preserve">3. </w:t>
      </w:r>
      <w:r w:rsidR="00EB02EF" w:rsidRPr="00EB02EF">
        <w:rPr>
          <w:sz w:val="24"/>
          <w:szCs w:val="24"/>
        </w:rPr>
        <w:t>If 2 node: 29 configuration checks for both the nodes..</w:t>
      </w:r>
    </w:p>
    <w:p w:rsidR="00EB02EF" w:rsidRPr="00EB02EF" w:rsidRDefault="00EB02EF" w:rsidP="00EB02EF">
      <w:pPr>
        <w:rPr>
          <w:sz w:val="24"/>
          <w:szCs w:val="24"/>
        </w:rPr>
      </w:pPr>
      <w:r w:rsidRPr="00EB02EF">
        <w:rPr>
          <w:sz w:val="24"/>
          <w:szCs w:val="24"/>
        </w:rPr>
        <w:t>4. Component selection</w:t>
      </w:r>
    </w:p>
    <w:p w:rsidR="00EB02EF" w:rsidRPr="00EB02EF" w:rsidRDefault="00CD091F" w:rsidP="00EB02EF">
      <w:pPr>
        <w:rPr>
          <w:sz w:val="24"/>
          <w:szCs w:val="24"/>
        </w:rPr>
      </w:pPr>
      <w:r w:rsidRPr="00CD091F">
        <w:rPr>
          <w:b/>
          <w:sz w:val="24"/>
          <w:szCs w:val="24"/>
        </w:rPr>
        <w:t>Note:</w:t>
      </w:r>
      <w:r>
        <w:rPr>
          <w:sz w:val="24"/>
          <w:szCs w:val="24"/>
        </w:rPr>
        <w:t xml:space="preserve"> Should</w:t>
      </w:r>
      <w:r w:rsidR="00EB02EF" w:rsidRPr="00EB02EF">
        <w:rPr>
          <w:sz w:val="24"/>
          <w:szCs w:val="24"/>
        </w:rPr>
        <w:t xml:space="preserve"> select "CREATE SQL SERVER FAOLOVER CLUSTER"</w:t>
      </w:r>
    </w:p>
    <w:p w:rsidR="00EB02EF" w:rsidRPr="00EB02EF" w:rsidRDefault="00EB02EF" w:rsidP="00EB02EF">
      <w:pPr>
        <w:rPr>
          <w:sz w:val="24"/>
          <w:szCs w:val="24"/>
        </w:rPr>
      </w:pPr>
      <w:r w:rsidRPr="00EB02EF">
        <w:rPr>
          <w:sz w:val="24"/>
          <w:szCs w:val="24"/>
        </w:rPr>
        <w:t xml:space="preserve">5. VITRUAL SERVER NAME [Extra screen in cluster setup]--Application and end user connectivity to SQL </w:t>
      </w:r>
      <w:r w:rsidR="007A305B" w:rsidRPr="00EB02EF">
        <w:rPr>
          <w:sz w:val="24"/>
          <w:szCs w:val="24"/>
        </w:rPr>
        <w:t>Server</w:t>
      </w:r>
    </w:p>
    <w:p w:rsidR="00EB02EF" w:rsidRPr="00EB02EF" w:rsidRDefault="00CD091F" w:rsidP="00EB02EF">
      <w:pPr>
        <w:rPr>
          <w:sz w:val="24"/>
          <w:szCs w:val="24"/>
        </w:rPr>
      </w:pPr>
      <w:r w:rsidRPr="00EB02EF">
        <w:rPr>
          <w:sz w:val="24"/>
          <w:szCs w:val="24"/>
        </w:rPr>
        <w:t>6. VITRUAL</w:t>
      </w:r>
      <w:r w:rsidR="00EB02EF" w:rsidRPr="00EB02EF">
        <w:rPr>
          <w:sz w:val="24"/>
          <w:szCs w:val="24"/>
        </w:rPr>
        <w:t xml:space="preserve"> SERVER IP </w:t>
      </w:r>
      <w:r w:rsidRPr="00EB02EF">
        <w:rPr>
          <w:sz w:val="24"/>
          <w:szCs w:val="24"/>
        </w:rPr>
        <w:t>Address [</w:t>
      </w:r>
      <w:r w:rsidR="00EB02EF" w:rsidRPr="00EB02EF">
        <w:rPr>
          <w:sz w:val="24"/>
          <w:szCs w:val="24"/>
        </w:rPr>
        <w:t xml:space="preserve">Extra screen in cluster setup]--Application and end user connectivity to SQL </w:t>
      </w:r>
      <w:r w:rsidR="007A305B" w:rsidRPr="00EB02EF">
        <w:rPr>
          <w:sz w:val="24"/>
          <w:szCs w:val="24"/>
        </w:rPr>
        <w:t>Server</w:t>
      </w:r>
    </w:p>
    <w:p w:rsidR="00EB02EF" w:rsidRPr="00EB02EF" w:rsidRDefault="00CD091F" w:rsidP="00EB02EF">
      <w:pPr>
        <w:rPr>
          <w:sz w:val="24"/>
          <w:szCs w:val="24"/>
        </w:rPr>
      </w:pPr>
      <w:r w:rsidRPr="00EB02EF">
        <w:rPr>
          <w:sz w:val="24"/>
          <w:szCs w:val="24"/>
        </w:rPr>
        <w:t>7. Cluster</w:t>
      </w:r>
      <w:r w:rsidR="00EB02EF" w:rsidRPr="00EB02EF">
        <w:rPr>
          <w:sz w:val="24"/>
          <w:szCs w:val="24"/>
        </w:rPr>
        <w:t xml:space="preserve"> Node configuration</w:t>
      </w:r>
    </w:p>
    <w:p w:rsidR="00EB02EF" w:rsidRPr="00EB02EF" w:rsidRDefault="00CD091F" w:rsidP="00EB02EF">
      <w:pPr>
        <w:rPr>
          <w:sz w:val="24"/>
          <w:szCs w:val="24"/>
        </w:rPr>
      </w:pPr>
      <w:r w:rsidRPr="00EB02EF">
        <w:rPr>
          <w:sz w:val="24"/>
          <w:szCs w:val="24"/>
        </w:rPr>
        <w:t>8. Domain</w:t>
      </w:r>
      <w:r w:rsidR="00EB02EF" w:rsidRPr="00EB02EF">
        <w:rPr>
          <w:sz w:val="24"/>
          <w:szCs w:val="24"/>
        </w:rPr>
        <w:t xml:space="preserve"> Administrator account and password</w:t>
      </w:r>
    </w:p>
    <w:p w:rsidR="00EB02EF" w:rsidRPr="00EB02EF" w:rsidRDefault="00CD091F" w:rsidP="00EB02EF">
      <w:pPr>
        <w:rPr>
          <w:sz w:val="24"/>
          <w:szCs w:val="24"/>
        </w:rPr>
      </w:pPr>
      <w:r w:rsidRPr="00EB02EF">
        <w:rPr>
          <w:sz w:val="24"/>
          <w:szCs w:val="24"/>
        </w:rPr>
        <w:t>9. Domain</w:t>
      </w:r>
      <w:r w:rsidR="00EB02EF" w:rsidRPr="00EB02EF">
        <w:rPr>
          <w:sz w:val="24"/>
          <w:szCs w:val="24"/>
        </w:rPr>
        <w:t xml:space="preserve"> user and group account should </w:t>
      </w:r>
      <w:r w:rsidR="00AC69AA" w:rsidRPr="00EB02EF">
        <w:rPr>
          <w:sz w:val="24"/>
          <w:szCs w:val="24"/>
        </w:rPr>
        <w:t>require</w:t>
      </w:r>
      <w:r w:rsidR="00EB02EF" w:rsidRPr="00EB02EF">
        <w:rPr>
          <w:sz w:val="24"/>
          <w:szCs w:val="24"/>
        </w:rPr>
        <w:t xml:space="preserve"> for SQL Server services.</w:t>
      </w:r>
    </w:p>
    <w:p w:rsidR="00EB02EF" w:rsidRPr="00EB02EF" w:rsidRDefault="00EB02EF" w:rsidP="00EB02EF">
      <w:pPr>
        <w:rPr>
          <w:sz w:val="24"/>
          <w:szCs w:val="24"/>
        </w:rPr>
      </w:pPr>
      <w:r w:rsidRPr="00EB02EF">
        <w:rPr>
          <w:sz w:val="24"/>
          <w:szCs w:val="24"/>
        </w:rPr>
        <w:t>10</w:t>
      </w:r>
      <w:r w:rsidR="00CD091F" w:rsidRPr="00EB02EF">
        <w:rPr>
          <w:sz w:val="24"/>
          <w:szCs w:val="24"/>
        </w:rPr>
        <w:t>. Collation,</w:t>
      </w:r>
      <w:r w:rsidRPr="00EB02EF">
        <w:rPr>
          <w:sz w:val="24"/>
          <w:szCs w:val="24"/>
        </w:rPr>
        <w:t xml:space="preserve"> Errors and </w:t>
      </w:r>
      <w:r w:rsidR="00CD091F" w:rsidRPr="00EB02EF">
        <w:rPr>
          <w:sz w:val="24"/>
          <w:szCs w:val="24"/>
        </w:rPr>
        <w:t>reports...</w:t>
      </w:r>
      <w:r w:rsidR="007A305B" w:rsidRPr="00EB02EF">
        <w:rPr>
          <w:sz w:val="24"/>
          <w:szCs w:val="24"/>
        </w:rPr>
        <w:t>etc.</w:t>
      </w:r>
      <w:r w:rsidRPr="00EB02EF">
        <w:rPr>
          <w:sz w:val="24"/>
          <w:szCs w:val="24"/>
        </w:rPr>
        <w:t xml:space="preserve"> as like standalone installation</w:t>
      </w:r>
    </w:p>
    <w:p w:rsidR="00EB02EF" w:rsidRPr="00CD091F" w:rsidRDefault="00EB02EF" w:rsidP="00EB02EF">
      <w:pPr>
        <w:rPr>
          <w:b/>
          <w:sz w:val="24"/>
          <w:szCs w:val="24"/>
        </w:rPr>
      </w:pPr>
      <w:r w:rsidRPr="00CD091F">
        <w:rPr>
          <w:b/>
          <w:sz w:val="24"/>
          <w:szCs w:val="24"/>
        </w:rPr>
        <w:t xml:space="preserve">SQL SERVER CLUSTER </w:t>
      </w:r>
      <w:r w:rsidR="00CD091F" w:rsidRPr="00CD091F">
        <w:rPr>
          <w:b/>
          <w:sz w:val="24"/>
          <w:szCs w:val="24"/>
        </w:rPr>
        <w:t>INSTALLATION [</w:t>
      </w:r>
      <w:r w:rsidR="00564C87">
        <w:rPr>
          <w:b/>
          <w:sz w:val="24"/>
          <w:szCs w:val="24"/>
        </w:rPr>
        <w:t>2008\R2\2012]</w:t>
      </w:r>
    </w:p>
    <w:p w:rsidR="00EB02EF" w:rsidRPr="00EB02EF" w:rsidRDefault="00CD091F" w:rsidP="00EB02EF">
      <w:pPr>
        <w:rPr>
          <w:sz w:val="24"/>
          <w:szCs w:val="24"/>
        </w:rPr>
      </w:pPr>
      <w:r w:rsidRPr="00EB02EF">
        <w:rPr>
          <w:sz w:val="24"/>
          <w:szCs w:val="24"/>
        </w:rPr>
        <w:t>1. SQL</w:t>
      </w:r>
      <w:r w:rsidR="00EB02EF" w:rsidRPr="00EB02EF">
        <w:rPr>
          <w:sz w:val="24"/>
          <w:szCs w:val="24"/>
        </w:rPr>
        <w:t xml:space="preserve"> </w:t>
      </w:r>
      <w:r w:rsidR="007A305B" w:rsidRPr="00EB02EF">
        <w:rPr>
          <w:sz w:val="24"/>
          <w:szCs w:val="24"/>
        </w:rPr>
        <w:t>Server</w:t>
      </w:r>
      <w:r w:rsidR="00EB02EF" w:rsidRPr="00EB02EF">
        <w:rPr>
          <w:sz w:val="24"/>
          <w:szCs w:val="24"/>
        </w:rPr>
        <w:t xml:space="preserve"> network name</w:t>
      </w:r>
    </w:p>
    <w:p w:rsidR="00EB02EF" w:rsidRPr="00EB02EF" w:rsidRDefault="00EB02EF" w:rsidP="00EB02EF">
      <w:pPr>
        <w:rPr>
          <w:sz w:val="24"/>
          <w:szCs w:val="24"/>
        </w:rPr>
      </w:pPr>
      <w:r w:rsidRPr="00EB02EF">
        <w:rPr>
          <w:sz w:val="24"/>
          <w:szCs w:val="24"/>
        </w:rPr>
        <w:t xml:space="preserve">2. SQL </w:t>
      </w:r>
      <w:r w:rsidR="007A305B" w:rsidRPr="00EB02EF">
        <w:rPr>
          <w:sz w:val="24"/>
          <w:szCs w:val="24"/>
        </w:rPr>
        <w:t>Server</w:t>
      </w:r>
      <w:r w:rsidRPr="00EB02EF">
        <w:rPr>
          <w:sz w:val="24"/>
          <w:szCs w:val="24"/>
        </w:rPr>
        <w:t xml:space="preserve"> Network IP</w:t>
      </w:r>
    </w:p>
    <w:p w:rsidR="00EB02EF" w:rsidRPr="00EB02EF" w:rsidRDefault="00EB02EF" w:rsidP="00EB02EF">
      <w:pPr>
        <w:rPr>
          <w:sz w:val="24"/>
          <w:szCs w:val="24"/>
        </w:rPr>
      </w:pPr>
      <w:r w:rsidRPr="00EB02EF">
        <w:rPr>
          <w:sz w:val="24"/>
          <w:szCs w:val="24"/>
        </w:rPr>
        <w:t>3. Cluster disk selection</w:t>
      </w:r>
    </w:p>
    <w:p w:rsidR="00EB02EF" w:rsidRPr="00EB02EF" w:rsidRDefault="00EB02EF" w:rsidP="00EB02EF">
      <w:pPr>
        <w:rPr>
          <w:sz w:val="24"/>
          <w:szCs w:val="24"/>
        </w:rPr>
      </w:pPr>
      <w:r w:rsidRPr="00EB02EF">
        <w:rPr>
          <w:sz w:val="24"/>
          <w:szCs w:val="24"/>
        </w:rPr>
        <w:t>4. Cluster network configuration</w:t>
      </w:r>
    </w:p>
    <w:p w:rsidR="00EB02EF" w:rsidRPr="00EB02EF" w:rsidRDefault="00EB02EF" w:rsidP="00EB02EF">
      <w:pPr>
        <w:rPr>
          <w:sz w:val="24"/>
          <w:szCs w:val="24"/>
        </w:rPr>
      </w:pPr>
      <w:r w:rsidRPr="00EB02EF">
        <w:rPr>
          <w:sz w:val="24"/>
          <w:szCs w:val="24"/>
        </w:rPr>
        <w:t>5. Cluster security policy</w:t>
      </w:r>
    </w:p>
    <w:p w:rsidR="00EB02EF" w:rsidRPr="00EB02EF" w:rsidRDefault="00EB02EF" w:rsidP="00EB02EF">
      <w:pPr>
        <w:rPr>
          <w:sz w:val="24"/>
          <w:szCs w:val="24"/>
        </w:rPr>
      </w:pPr>
    </w:p>
    <w:p w:rsidR="00EB02EF" w:rsidRPr="00EB02EF" w:rsidRDefault="00CD091F" w:rsidP="00EB02EF">
      <w:pPr>
        <w:rPr>
          <w:sz w:val="24"/>
          <w:szCs w:val="24"/>
        </w:rPr>
      </w:pPr>
      <w:r w:rsidRPr="00CD091F">
        <w:rPr>
          <w:b/>
          <w:sz w:val="24"/>
          <w:szCs w:val="24"/>
        </w:rPr>
        <w:t>Note</w:t>
      </w:r>
      <w:r w:rsidR="00EB02EF" w:rsidRPr="00CD091F">
        <w:rPr>
          <w:b/>
          <w:sz w:val="24"/>
          <w:szCs w:val="24"/>
        </w:rPr>
        <w:t>:</w:t>
      </w:r>
      <w:r w:rsidR="00EB02EF" w:rsidRPr="00EB02EF">
        <w:rPr>
          <w:sz w:val="24"/>
          <w:szCs w:val="24"/>
        </w:rPr>
        <w:t xml:space="preserve"> INSTALLATION DIFF BETWEEN SQL 2005 AND 2008\R2\</w:t>
      </w:r>
      <w:r w:rsidRPr="00EB02EF">
        <w:rPr>
          <w:sz w:val="24"/>
          <w:szCs w:val="24"/>
        </w:rPr>
        <w:t>12:</w:t>
      </w:r>
    </w:p>
    <w:p w:rsidR="00564C87" w:rsidRDefault="00564C87" w:rsidP="005F08B4">
      <w:pPr>
        <w:rPr>
          <w:b/>
          <w:sz w:val="24"/>
          <w:szCs w:val="24"/>
        </w:rPr>
      </w:pPr>
    </w:p>
    <w:p w:rsidR="005F08B4" w:rsidRPr="003250A3" w:rsidRDefault="005F08B4" w:rsidP="005F08B4">
      <w:pPr>
        <w:rPr>
          <w:b/>
          <w:sz w:val="24"/>
          <w:szCs w:val="24"/>
        </w:rPr>
      </w:pPr>
      <w:r w:rsidRPr="003250A3">
        <w:rPr>
          <w:b/>
          <w:sz w:val="24"/>
          <w:szCs w:val="24"/>
        </w:rPr>
        <w:t>SQL Server cluster installation:</w:t>
      </w:r>
    </w:p>
    <w:p w:rsidR="005F08B4" w:rsidRPr="003250A3" w:rsidRDefault="005F08B4" w:rsidP="005F08B4">
      <w:pPr>
        <w:rPr>
          <w:b/>
          <w:sz w:val="24"/>
          <w:szCs w:val="24"/>
        </w:rPr>
      </w:pPr>
      <w:r w:rsidRPr="003250A3">
        <w:rPr>
          <w:b/>
          <w:sz w:val="24"/>
          <w:szCs w:val="24"/>
        </w:rPr>
        <w:t>SQL Server 2005 extra screens in cluster instance:</w:t>
      </w:r>
    </w:p>
    <w:p w:rsidR="005F08B4" w:rsidRPr="005F08B4" w:rsidRDefault="005F08B4" w:rsidP="005F08B4">
      <w:pPr>
        <w:rPr>
          <w:sz w:val="24"/>
          <w:szCs w:val="24"/>
        </w:rPr>
      </w:pPr>
      <w:r w:rsidRPr="005F08B4">
        <w:rPr>
          <w:sz w:val="24"/>
          <w:szCs w:val="24"/>
        </w:rPr>
        <w:t>1. Windows cluster mandatory along manual checks [Wind 2003]</w:t>
      </w:r>
    </w:p>
    <w:p w:rsidR="005F08B4" w:rsidRPr="005F08B4" w:rsidRDefault="005F08B4" w:rsidP="005F08B4">
      <w:pPr>
        <w:rPr>
          <w:sz w:val="24"/>
          <w:szCs w:val="24"/>
        </w:rPr>
      </w:pPr>
      <w:r w:rsidRPr="005F08B4">
        <w:rPr>
          <w:sz w:val="24"/>
          <w:szCs w:val="24"/>
        </w:rPr>
        <w:t>2. Virtual name</w:t>
      </w:r>
    </w:p>
    <w:p w:rsidR="005F08B4" w:rsidRPr="005F08B4" w:rsidRDefault="005F08B4" w:rsidP="005F08B4">
      <w:pPr>
        <w:rPr>
          <w:sz w:val="24"/>
          <w:szCs w:val="24"/>
        </w:rPr>
      </w:pPr>
      <w:r w:rsidRPr="005F08B4">
        <w:rPr>
          <w:sz w:val="24"/>
          <w:szCs w:val="24"/>
        </w:rPr>
        <w:t>3. Virtual ip</w:t>
      </w:r>
    </w:p>
    <w:p w:rsidR="005F08B4" w:rsidRPr="005F08B4" w:rsidRDefault="005F08B4" w:rsidP="005F08B4">
      <w:pPr>
        <w:rPr>
          <w:sz w:val="24"/>
          <w:szCs w:val="24"/>
        </w:rPr>
      </w:pPr>
      <w:r w:rsidRPr="005F08B4">
        <w:rPr>
          <w:sz w:val="24"/>
          <w:szCs w:val="24"/>
        </w:rPr>
        <w:t>4. Cluster group selection</w:t>
      </w:r>
    </w:p>
    <w:p w:rsidR="005F08B4" w:rsidRPr="005F08B4" w:rsidRDefault="005F08B4" w:rsidP="005F08B4">
      <w:pPr>
        <w:rPr>
          <w:sz w:val="24"/>
          <w:szCs w:val="24"/>
        </w:rPr>
      </w:pPr>
      <w:r w:rsidRPr="005F08B4">
        <w:rPr>
          <w:sz w:val="24"/>
          <w:szCs w:val="24"/>
        </w:rPr>
        <w:t>5. Domain administrator group</w:t>
      </w:r>
    </w:p>
    <w:p w:rsidR="005F08B4" w:rsidRPr="005F08B4" w:rsidRDefault="005F08B4" w:rsidP="005F08B4">
      <w:pPr>
        <w:rPr>
          <w:sz w:val="24"/>
          <w:szCs w:val="24"/>
        </w:rPr>
      </w:pPr>
      <w:r w:rsidRPr="005F08B4">
        <w:rPr>
          <w:sz w:val="24"/>
          <w:szCs w:val="24"/>
        </w:rPr>
        <w:t>6. 3 domain level groups</w:t>
      </w:r>
    </w:p>
    <w:p w:rsidR="005F08B4" w:rsidRPr="005F08B4" w:rsidRDefault="005F08B4" w:rsidP="005F08B4">
      <w:pPr>
        <w:rPr>
          <w:sz w:val="24"/>
          <w:szCs w:val="24"/>
        </w:rPr>
      </w:pPr>
      <w:r w:rsidRPr="005F08B4">
        <w:rPr>
          <w:sz w:val="24"/>
          <w:szCs w:val="24"/>
        </w:rPr>
        <w:t>7.  Cluster network configuration</w:t>
      </w:r>
    </w:p>
    <w:p w:rsidR="005F08B4" w:rsidRPr="005F08B4" w:rsidRDefault="005F08B4" w:rsidP="005F08B4">
      <w:pPr>
        <w:rPr>
          <w:sz w:val="24"/>
          <w:szCs w:val="24"/>
        </w:rPr>
      </w:pPr>
      <w:r w:rsidRPr="005F08B4">
        <w:rPr>
          <w:sz w:val="24"/>
          <w:szCs w:val="24"/>
        </w:rPr>
        <w:t>8. 29 configuration checks</w:t>
      </w:r>
    </w:p>
    <w:p w:rsidR="005F08B4" w:rsidRPr="003250A3" w:rsidRDefault="005F08B4" w:rsidP="005F08B4">
      <w:pPr>
        <w:rPr>
          <w:b/>
          <w:sz w:val="24"/>
          <w:szCs w:val="24"/>
        </w:rPr>
      </w:pPr>
      <w:r w:rsidRPr="003250A3">
        <w:rPr>
          <w:b/>
          <w:sz w:val="24"/>
          <w:szCs w:val="24"/>
        </w:rPr>
        <w:t>SQL Server 2008\8 R2\12 extra screens in cluster instance:</w:t>
      </w:r>
    </w:p>
    <w:p w:rsidR="005F08B4" w:rsidRPr="005F08B4" w:rsidRDefault="005F08B4" w:rsidP="005F08B4">
      <w:pPr>
        <w:rPr>
          <w:sz w:val="24"/>
          <w:szCs w:val="24"/>
        </w:rPr>
      </w:pPr>
      <w:r w:rsidRPr="005F08B4">
        <w:rPr>
          <w:sz w:val="24"/>
          <w:szCs w:val="24"/>
        </w:rPr>
        <w:t>&gt; Network name</w:t>
      </w:r>
    </w:p>
    <w:p w:rsidR="005F08B4" w:rsidRPr="005F08B4" w:rsidRDefault="005F08B4" w:rsidP="005F08B4">
      <w:pPr>
        <w:rPr>
          <w:sz w:val="24"/>
          <w:szCs w:val="24"/>
        </w:rPr>
      </w:pPr>
      <w:r w:rsidRPr="005F08B4">
        <w:rPr>
          <w:sz w:val="24"/>
          <w:szCs w:val="24"/>
        </w:rPr>
        <w:t>&gt; Network ip</w:t>
      </w:r>
    </w:p>
    <w:p w:rsidR="005F08B4" w:rsidRPr="005F08B4" w:rsidRDefault="005F08B4" w:rsidP="005F08B4">
      <w:pPr>
        <w:rPr>
          <w:sz w:val="24"/>
          <w:szCs w:val="24"/>
        </w:rPr>
      </w:pPr>
      <w:r w:rsidRPr="005F08B4">
        <w:rPr>
          <w:sz w:val="24"/>
          <w:szCs w:val="24"/>
        </w:rPr>
        <w:t>&gt; Domain level service accounts</w:t>
      </w:r>
    </w:p>
    <w:p w:rsidR="005F08B4" w:rsidRPr="005F08B4" w:rsidRDefault="005F08B4" w:rsidP="005F08B4">
      <w:pPr>
        <w:rPr>
          <w:sz w:val="24"/>
          <w:szCs w:val="24"/>
        </w:rPr>
      </w:pPr>
      <w:r w:rsidRPr="005F08B4">
        <w:rPr>
          <w:sz w:val="24"/>
          <w:szCs w:val="24"/>
        </w:rPr>
        <w:t>&gt; 14 per node configuration checks.</w:t>
      </w:r>
    </w:p>
    <w:p w:rsidR="005F08B4" w:rsidRPr="005F08B4" w:rsidRDefault="005F08B4" w:rsidP="005F08B4">
      <w:pPr>
        <w:rPr>
          <w:sz w:val="24"/>
          <w:szCs w:val="24"/>
        </w:rPr>
      </w:pPr>
    </w:p>
    <w:p w:rsidR="005F08B4" w:rsidRPr="005F08B4" w:rsidRDefault="0061282C" w:rsidP="005F08B4">
      <w:pPr>
        <w:rPr>
          <w:b/>
          <w:sz w:val="24"/>
          <w:szCs w:val="24"/>
        </w:rPr>
      </w:pPr>
      <w:r w:rsidRPr="005F08B4">
        <w:rPr>
          <w:b/>
          <w:sz w:val="24"/>
          <w:szCs w:val="24"/>
        </w:rPr>
        <w:t xml:space="preserve">DIFFERENCES BETWEEN SQL 2005 CLUSTER AND SQL 2008\8 R2\12\14 CLUSTER: </w:t>
      </w:r>
    </w:p>
    <w:p w:rsidR="005F08B4" w:rsidRPr="005F08B4" w:rsidRDefault="005F08B4" w:rsidP="005F08B4">
      <w:pPr>
        <w:rPr>
          <w:b/>
          <w:sz w:val="24"/>
          <w:szCs w:val="24"/>
        </w:rPr>
      </w:pPr>
      <w:r w:rsidRPr="005F08B4">
        <w:rPr>
          <w:b/>
          <w:sz w:val="24"/>
          <w:szCs w:val="24"/>
        </w:rPr>
        <w:t xml:space="preserve">SQL 2005: </w:t>
      </w:r>
    </w:p>
    <w:p w:rsidR="005F08B4" w:rsidRPr="005F08B4" w:rsidRDefault="005F08B4" w:rsidP="005F08B4">
      <w:pPr>
        <w:rPr>
          <w:sz w:val="24"/>
          <w:szCs w:val="24"/>
        </w:rPr>
      </w:pPr>
      <w:r w:rsidRPr="005F08B4">
        <w:rPr>
          <w:sz w:val="24"/>
          <w:szCs w:val="24"/>
        </w:rPr>
        <w:t>1. Always start Sql server installation from active node</w:t>
      </w:r>
    </w:p>
    <w:p w:rsidR="005F08B4" w:rsidRPr="005F08B4" w:rsidRDefault="005F08B4" w:rsidP="005F08B4">
      <w:pPr>
        <w:rPr>
          <w:sz w:val="24"/>
          <w:szCs w:val="24"/>
        </w:rPr>
      </w:pPr>
      <w:r w:rsidRPr="005F08B4">
        <w:rPr>
          <w:sz w:val="24"/>
          <w:szCs w:val="24"/>
        </w:rPr>
        <w:t>2. Start servers+tools in active node but only SERVER replicate automatically into passive node [DATABASE ENGINE SERVICE+ANALYSIS SERVICE+SQL AGENT+SQL FULL TEXT]-Cluster aware services</w:t>
      </w:r>
    </w:p>
    <w:p w:rsidR="005F08B4" w:rsidRPr="005F08B4" w:rsidRDefault="005F08B4" w:rsidP="005F08B4">
      <w:pPr>
        <w:rPr>
          <w:sz w:val="24"/>
          <w:szCs w:val="24"/>
        </w:rPr>
      </w:pPr>
      <w:r w:rsidRPr="005F08B4">
        <w:rPr>
          <w:sz w:val="24"/>
          <w:szCs w:val="24"/>
        </w:rPr>
        <w:t>3. First Sql installation complete in passive node and then complete in active node only cluster aware service or components.</w:t>
      </w:r>
    </w:p>
    <w:p w:rsidR="005F08B4" w:rsidRPr="005F08B4" w:rsidRDefault="005F08B4" w:rsidP="005F08B4">
      <w:pPr>
        <w:rPr>
          <w:sz w:val="24"/>
          <w:szCs w:val="24"/>
        </w:rPr>
      </w:pPr>
      <w:r w:rsidRPr="005F08B4">
        <w:rPr>
          <w:sz w:val="24"/>
          <w:szCs w:val="24"/>
        </w:rPr>
        <w:t>4. After manually install tools+Reporting+integration services in passive node.</w:t>
      </w:r>
    </w:p>
    <w:p w:rsidR="00AB153D" w:rsidRPr="00A70467" w:rsidRDefault="005F08B4" w:rsidP="005F08B4">
      <w:pPr>
        <w:rPr>
          <w:sz w:val="24"/>
          <w:szCs w:val="24"/>
        </w:rPr>
      </w:pPr>
      <w:r w:rsidRPr="005F08B4">
        <w:rPr>
          <w:b/>
          <w:sz w:val="24"/>
          <w:szCs w:val="24"/>
        </w:rPr>
        <w:t>Note:</w:t>
      </w:r>
      <w:r w:rsidRPr="005F08B4">
        <w:rPr>
          <w:sz w:val="24"/>
          <w:szCs w:val="24"/>
        </w:rPr>
        <w:t xml:space="preserve"> Automatically installation replicate by using domain level admin account and password.</w:t>
      </w:r>
    </w:p>
    <w:p w:rsidR="005F08B4" w:rsidRPr="005F08B4" w:rsidRDefault="005F08B4" w:rsidP="005F08B4">
      <w:pPr>
        <w:rPr>
          <w:sz w:val="24"/>
          <w:szCs w:val="24"/>
        </w:rPr>
      </w:pPr>
      <w:r w:rsidRPr="005F08B4">
        <w:rPr>
          <w:b/>
          <w:sz w:val="24"/>
          <w:szCs w:val="24"/>
        </w:rPr>
        <w:t>Extra screens:</w:t>
      </w:r>
    </w:p>
    <w:p w:rsidR="005F08B4" w:rsidRPr="005F08B4" w:rsidRDefault="005F08B4" w:rsidP="005F08B4">
      <w:pPr>
        <w:rPr>
          <w:sz w:val="24"/>
          <w:szCs w:val="24"/>
        </w:rPr>
      </w:pPr>
      <w:r w:rsidRPr="005F08B4">
        <w:rPr>
          <w:sz w:val="24"/>
          <w:szCs w:val="24"/>
        </w:rPr>
        <w:t>Virtual name</w:t>
      </w:r>
    </w:p>
    <w:p w:rsidR="005F08B4" w:rsidRPr="005F08B4" w:rsidRDefault="005F08B4" w:rsidP="005F08B4">
      <w:pPr>
        <w:rPr>
          <w:sz w:val="24"/>
          <w:szCs w:val="24"/>
        </w:rPr>
      </w:pPr>
      <w:r w:rsidRPr="005F08B4">
        <w:rPr>
          <w:sz w:val="24"/>
          <w:szCs w:val="24"/>
        </w:rPr>
        <w:t>Virtual ip</w:t>
      </w:r>
    </w:p>
    <w:p w:rsidR="005F08B4" w:rsidRPr="005F08B4" w:rsidRDefault="005F08B4" w:rsidP="005F08B4">
      <w:pPr>
        <w:rPr>
          <w:sz w:val="24"/>
          <w:szCs w:val="24"/>
        </w:rPr>
      </w:pPr>
      <w:r w:rsidRPr="005F08B4">
        <w:rPr>
          <w:sz w:val="24"/>
          <w:szCs w:val="24"/>
        </w:rPr>
        <w:t>Cluster group selection</w:t>
      </w:r>
    </w:p>
    <w:p w:rsidR="005F08B4" w:rsidRPr="005F08B4" w:rsidRDefault="005F08B4" w:rsidP="005F08B4">
      <w:pPr>
        <w:rPr>
          <w:sz w:val="24"/>
          <w:szCs w:val="24"/>
        </w:rPr>
      </w:pPr>
      <w:r w:rsidRPr="005F08B4">
        <w:rPr>
          <w:sz w:val="24"/>
          <w:szCs w:val="24"/>
        </w:rPr>
        <w:t>Configuration checks [29 if 2 node cluster]</w:t>
      </w:r>
    </w:p>
    <w:p w:rsidR="005F08B4" w:rsidRPr="005F08B4" w:rsidRDefault="005F08B4" w:rsidP="005F08B4">
      <w:pPr>
        <w:rPr>
          <w:sz w:val="24"/>
          <w:szCs w:val="24"/>
        </w:rPr>
      </w:pPr>
      <w:r w:rsidRPr="005F08B4">
        <w:rPr>
          <w:sz w:val="24"/>
          <w:szCs w:val="24"/>
        </w:rPr>
        <w:t xml:space="preserve">Domain level admin groups </w:t>
      </w:r>
    </w:p>
    <w:p w:rsidR="005F08B4" w:rsidRPr="005F08B4" w:rsidRDefault="005F08B4" w:rsidP="005F08B4">
      <w:pPr>
        <w:rPr>
          <w:sz w:val="24"/>
          <w:szCs w:val="24"/>
        </w:rPr>
      </w:pPr>
      <w:r w:rsidRPr="005F08B4">
        <w:rPr>
          <w:sz w:val="24"/>
          <w:szCs w:val="24"/>
        </w:rPr>
        <w:t>Domain admin account and password</w:t>
      </w:r>
    </w:p>
    <w:p w:rsidR="005F08B4" w:rsidRPr="005F08B4" w:rsidRDefault="005F08B4" w:rsidP="005F08B4">
      <w:pPr>
        <w:rPr>
          <w:sz w:val="24"/>
          <w:szCs w:val="24"/>
        </w:rPr>
      </w:pPr>
      <w:r w:rsidRPr="005F08B4">
        <w:rPr>
          <w:sz w:val="24"/>
          <w:szCs w:val="24"/>
        </w:rPr>
        <w:t>Cluster disk selection</w:t>
      </w:r>
    </w:p>
    <w:p w:rsidR="005F08B4" w:rsidRPr="005F08B4" w:rsidRDefault="005F08B4" w:rsidP="005F08B4">
      <w:pPr>
        <w:rPr>
          <w:sz w:val="24"/>
          <w:szCs w:val="24"/>
        </w:rPr>
      </w:pPr>
    </w:p>
    <w:p w:rsidR="005F08B4" w:rsidRPr="005F08B4" w:rsidRDefault="005F08B4" w:rsidP="005F08B4">
      <w:pPr>
        <w:rPr>
          <w:b/>
          <w:sz w:val="24"/>
          <w:szCs w:val="24"/>
        </w:rPr>
      </w:pPr>
      <w:r w:rsidRPr="005F08B4">
        <w:rPr>
          <w:b/>
          <w:sz w:val="24"/>
          <w:szCs w:val="24"/>
        </w:rPr>
        <w:t>SQL Server 2008\8 R2\12\14:</w:t>
      </w:r>
    </w:p>
    <w:p w:rsidR="005F08B4" w:rsidRPr="005F08B4" w:rsidRDefault="005F08B4" w:rsidP="005F08B4">
      <w:pPr>
        <w:rPr>
          <w:sz w:val="24"/>
          <w:szCs w:val="24"/>
        </w:rPr>
      </w:pPr>
      <w:r w:rsidRPr="005F08B4">
        <w:rPr>
          <w:sz w:val="24"/>
          <w:szCs w:val="24"/>
        </w:rPr>
        <w:t>1. Always start Sql server installation from active node</w:t>
      </w:r>
    </w:p>
    <w:p w:rsidR="005F08B4" w:rsidRPr="005F08B4" w:rsidRDefault="005F08B4" w:rsidP="005F08B4">
      <w:pPr>
        <w:rPr>
          <w:sz w:val="24"/>
          <w:szCs w:val="24"/>
        </w:rPr>
      </w:pPr>
      <w:r w:rsidRPr="005F08B4">
        <w:rPr>
          <w:sz w:val="24"/>
          <w:szCs w:val="24"/>
        </w:rPr>
        <w:t>2. Start server and tools in Active node but no changes are replicate in passive node.</w:t>
      </w:r>
    </w:p>
    <w:p w:rsidR="005F08B4" w:rsidRPr="005F08B4" w:rsidRDefault="005F08B4" w:rsidP="005F08B4">
      <w:pPr>
        <w:rPr>
          <w:sz w:val="24"/>
          <w:szCs w:val="24"/>
        </w:rPr>
      </w:pPr>
      <w:r w:rsidRPr="005F08B4">
        <w:rPr>
          <w:sz w:val="24"/>
          <w:szCs w:val="24"/>
        </w:rPr>
        <w:t>Only create binary file in active node locally in C:\ drive</w:t>
      </w:r>
    </w:p>
    <w:p w:rsidR="005F08B4" w:rsidRPr="005F08B4" w:rsidRDefault="005F08B4" w:rsidP="005F08B4">
      <w:pPr>
        <w:rPr>
          <w:sz w:val="24"/>
          <w:szCs w:val="24"/>
        </w:rPr>
      </w:pPr>
      <w:r w:rsidRPr="005F08B4">
        <w:rPr>
          <w:sz w:val="24"/>
          <w:szCs w:val="24"/>
        </w:rPr>
        <w:t xml:space="preserve">3. Once active node installation completed, then manually go to passive node &gt; re run the setup &gt;"ADD NODE” option &gt; then again install </w:t>
      </w:r>
      <w:r w:rsidR="007A305B" w:rsidRPr="005F08B4">
        <w:rPr>
          <w:sz w:val="24"/>
          <w:szCs w:val="24"/>
        </w:rPr>
        <w:t>servers+tools</w:t>
      </w:r>
    </w:p>
    <w:p w:rsidR="005F08B4" w:rsidRPr="005F08B4" w:rsidRDefault="005F08B4" w:rsidP="005F08B4">
      <w:pPr>
        <w:rPr>
          <w:sz w:val="24"/>
          <w:szCs w:val="24"/>
        </w:rPr>
      </w:pPr>
      <w:r w:rsidRPr="005F08B4">
        <w:rPr>
          <w:sz w:val="24"/>
          <w:szCs w:val="24"/>
        </w:rPr>
        <w:t>Again one more set of binary files gets create under node 2 as well.</w:t>
      </w:r>
    </w:p>
    <w:p w:rsidR="005F08B4" w:rsidRPr="005F08B4" w:rsidRDefault="005F08B4" w:rsidP="005F08B4">
      <w:pPr>
        <w:rPr>
          <w:sz w:val="24"/>
          <w:szCs w:val="24"/>
        </w:rPr>
      </w:pPr>
    </w:p>
    <w:p w:rsidR="005F08B4" w:rsidRPr="005F08B4" w:rsidRDefault="005F08B4" w:rsidP="005F08B4">
      <w:pPr>
        <w:rPr>
          <w:b/>
          <w:sz w:val="24"/>
          <w:szCs w:val="24"/>
        </w:rPr>
      </w:pPr>
      <w:r w:rsidRPr="005F08B4">
        <w:rPr>
          <w:b/>
          <w:sz w:val="24"/>
          <w:szCs w:val="24"/>
        </w:rPr>
        <w:t>Extra screens:</w:t>
      </w:r>
    </w:p>
    <w:p w:rsidR="005F08B4" w:rsidRPr="005F08B4" w:rsidRDefault="005F08B4" w:rsidP="005F08B4">
      <w:pPr>
        <w:rPr>
          <w:sz w:val="24"/>
          <w:szCs w:val="24"/>
        </w:rPr>
      </w:pPr>
      <w:r w:rsidRPr="005F08B4">
        <w:rPr>
          <w:sz w:val="24"/>
          <w:szCs w:val="24"/>
        </w:rPr>
        <w:t>Network name</w:t>
      </w:r>
    </w:p>
    <w:p w:rsidR="005F08B4" w:rsidRPr="005F08B4" w:rsidRDefault="005F08B4" w:rsidP="005F08B4">
      <w:pPr>
        <w:rPr>
          <w:sz w:val="24"/>
          <w:szCs w:val="24"/>
        </w:rPr>
      </w:pPr>
      <w:r w:rsidRPr="005F08B4">
        <w:rPr>
          <w:sz w:val="24"/>
          <w:szCs w:val="24"/>
        </w:rPr>
        <w:t>Network</w:t>
      </w:r>
      <w:r>
        <w:rPr>
          <w:sz w:val="24"/>
          <w:szCs w:val="24"/>
        </w:rPr>
        <w:t xml:space="preserve"> </w:t>
      </w:r>
      <w:r w:rsidRPr="005F08B4">
        <w:rPr>
          <w:sz w:val="24"/>
          <w:szCs w:val="24"/>
        </w:rPr>
        <w:t>ip</w:t>
      </w:r>
    </w:p>
    <w:p w:rsidR="005F08B4" w:rsidRPr="005F08B4" w:rsidRDefault="005F08B4" w:rsidP="005F08B4">
      <w:pPr>
        <w:rPr>
          <w:sz w:val="24"/>
          <w:szCs w:val="24"/>
        </w:rPr>
      </w:pPr>
      <w:r w:rsidRPr="005F08B4">
        <w:rPr>
          <w:sz w:val="24"/>
          <w:szCs w:val="24"/>
        </w:rPr>
        <w:t>Cluster group selection</w:t>
      </w:r>
    </w:p>
    <w:p w:rsidR="005F08B4" w:rsidRDefault="005F08B4" w:rsidP="005F08B4">
      <w:pPr>
        <w:rPr>
          <w:sz w:val="24"/>
          <w:szCs w:val="24"/>
        </w:rPr>
      </w:pPr>
      <w:r w:rsidRPr="005F08B4">
        <w:rPr>
          <w:sz w:val="24"/>
          <w:szCs w:val="24"/>
        </w:rPr>
        <w:t>Configuration checks [14 checks]</w:t>
      </w:r>
    </w:p>
    <w:p w:rsidR="00564C87" w:rsidRDefault="005F08B4" w:rsidP="00EB02EF">
      <w:pPr>
        <w:rPr>
          <w:sz w:val="24"/>
          <w:szCs w:val="24"/>
        </w:rPr>
      </w:pPr>
      <w:r w:rsidRPr="005F08B4">
        <w:rPr>
          <w:sz w:val="24"/>
          <w:szCs w:val="24"/>
        </w:rPr>
        <w:t>Cluster disk selection</w:t>
      </w:r>
    </w:p>
    <w:p w:rsidR="00EB02EF" w:rsidRPr="00C14897" w:rsidRDefault="00EB02EF" w:rsidP="00EB02EF">
      <w:pPr>
        <w:rPr>
          <w:sz w:val="24"/>
          <w:szCs w:val="24"/>
        </w:rPr>
      </w:pPr>
      <w:r w:rsidRPr="00EF24DF">
        <w:rPr>
          <w:b/>
          <w:sz w:val="24"/>
          <w:szCs w:val="24"/>
        </w:rPr>
        <w:t>Note:</w:t>
      </w:r>
    </w:p>
    <w:p w:rsidR="00EB02EF" w:rsidRPr="00EF24DF" w:rsidRDefault="00EB02EF" w:rsidP="00EB02EF">
      <w:pPr>
        <w:rPr>
          <w:b/>
          <w:sz w:val="24"/>
          <w:szCs w:val="24"/>
        </w:rPr>
      </w:pPr>
      <w:r w:rsidRPr="00EF24DF">
        <w:rPr>
          <w:b/>
          <w:sz w:val="24"/>
          <w:szCs w:val="24"/>
        </w:rPr>
        <w:t>Cluster AWARE components:</w:t>
      </w:r>
    </w:p>
    <w:p w:rsidR="00EB02EF" w:rsidRPr="00EF24DF" w:rsidRDefault="00EB02EF" w:rsidP="00EB02EF">
      <w:pPr>
        <w:rPr>
          <w:b/>
          <w:sz w:val="24"/>
          <w:szCs w:val="24"/>
        </w:rPr>
      </w:pPr>
      <w:r w:rsidRPr="00EF24DF">
        <w:rPr>
          <w:b/>
          <w:sz w:val="24"/>
          <w:szCs w:val="24"/>
        </w:rPr>
        <w:t>1. Database engine services</w:t>
      </w:r>
    </w:p>
    <w:p w:rsidR="00EB02EF" w:rsidRPr="00EB02EF" w:rsidRDefault="00EF24DF" w:rsidP="00EB02EF">
      <w:pPr>
        <w:rPr>
          <w:sz w:val="24"/>
          <w:szCs w:val="24"/>
        </w:rPr>
      </w:pPr>
      <w:r>
        <w:rPr>
          <w:sz w:val="24"/>
          <w:szCs w:val="24"/>
        </w:rPr>
        <w:t>-</w:t>
      </w:r>
      <w:r w:rsidR="00EB02EF" w:rsidRPr="00EB02EF">
        <w:rPr>
          <w:sz w:val="24"/>
          <w:szCs w:val="24"/>
        </w:rPr>
        <w:t>SQL Server main service</w:t>
      </w:r>
    </w:p>
    <w:p w:rsidR="00EB02EF" w:rsidRPr="00EB02EF" w:rsidRDefault="00EF24DF" w:rsidP="00EB02EF">
      <w:pPr>
        <w:rPr>
          <w:sz w:val="24"/>
          <w:szCs w:val="24"/>
        </w:rPr>
      </w:pPr>
      <w:r>
        <w:rPr>
          <w:sz w:val="24"/>
          <w:szCs w:val="24"/>
        </w:rPr>
        <w:t>-</w:t>
      </w:r>
      <w:r w:rsidR="00EB02EF" w:rsidRPr="00EB02EF">
        <w:rPr>
          <w:sz w:val="24"/>
          <w:szCs w:val="24"/>
        </w:rPr>
        <w:t xml:space="preserve">SQL </w:t>
      </w:r>
      <w:r w:rsidR="007A305B" w:rsidRPr="00EB02EF">
        <w:rPr>
          <w:sz w:val="24"/>
          <w:szCs w:val="24"/>
        </w:rPr>
        <w:t>Server</w:t>
      </w:r>
      <w:r w:rsidR="00EB02EF" w:rsidRPr="00EB02EF">
        <w:rPr>
          <w:sz w:val="24"/>
          <w:szCs w:val="24"/>
        </w:rPr>
        <w:t xml:space="preserve"> agent service</w:t>
      </w:r>
    </w:p>
    <w:p w:rsidR="00EB02EF" w:rsidRPr="00EB02EF" w:rsidRDefault="00EF24DF" w:rsidP="00EB02EF">
      <w:pPr>
        <w:rPr>
          <w:sz w:val="24"/>
          <w:szCs w:val="24"/>
        </w:rPr>
      </w:pPr>
      <w:r>
        <w:rPr>
          <w:sz w:val="24"/>
          <w:szCs w:val="24"/>
        </w:rPr>
        <w:t>-SQL S</w:t>
      </w:r>
      <w:r w:rsidR="00EB02EF" w:rsidRPr="00EB02EF">
        <w:rPr>
          <w:sz w:val="24"/>
          <w:szCs w:val="24"/>
        </w:rPr>
        <w:t>erver full text [Option from 2008 onwards]</w:t>
      </w:r>
    </w:p>
    <w:p w:rsidR="00EB02EF" w:rsidRPr="00EF24DF" w:rsidRDefault="00EB02EF" w:rsidP="00EB02EF">
      <w:pPr>
        <w:rPr>
          <w:b/>
          <w:sz w:val="24"/>
          <w:szCs w:val="24"/>
        </w:rPr>
      </w:pPr>
      <w:r w:rsidRPr="00EF24DF">
        <w:rPr>
          <w:b/>
          <w:sz w:val="24"/>
          <w:szCs w:val="24"/>
        </w:rPr>
        <w:t xml:space="preserve">2. SQL </w:t>
      </w:r>
      <w:r w:rsidR="007A305B" w:rsidRPr="00EF24DF">
        <w:rPr>
          <w:b/>
          <w:sz w:val="24"/>
          <w:szCs w:val="24"/>
        </w:rPr>
        <w:t>Server</w:t>
      </w:r>
      <w:r w:rsidRPr="00EF24DF">
        <w:rPr>
          <w:b/>
          <w:sz w:val="24"/>
          <w:szCs w:val="24"/>
        </w:rPr>
        <w:t xml:space="preserve"> analysis </w:t>
      </w:r>
    </w:p>
    <w:p w:rsidR="00EB02EF" w:rsidRPr="00EB02EF" w:rsidRDefault="00EF24DF" w:rsidP="00EB02EF">
      <w:pPr>
        <w:rPr>
          <w:sz w:val="24"/>
          <w:szCs w:val="24"/>
        </w:rPr>
      </w:pPr>
      <w:r>
        <w:rPr>
          <w:sz w:val="24"/>
          <w:szCs w:val="24"/>
        </w:rPr>
        <w:t>-</w:t>
      </w:r>
      <w:r w:rsidR="00EB02EF" w:rsidRPr="00EB02EF">
        <w:rPr>
          <w:sz w:val="24"/>
          <w:szCs w:val="24"/>
        </w:rPr>
        <w:t xml:space="preserve">SQL </w:t>
      </w:r>
      <w:r w:rsidR="007A305B" w:rsidRPr="00EB02EF">
        <w:rPr>
          <w:sz w:val="24"/>
          <w:szCs w:val="24"/>
        </w:rPr>
        <w:t>Server</w:t>
      </w:r>
      <w:r w:rsidR="00EB02EF" w:rsidRPr="00EB02EF">
        <w:rPr>
          <w:sz w:val="24"/>
          <w:szCs w:val="24"/>
        </w:rPr>
        <w:t xml:space="preserve"> analysis service</w:t>
      </w:r>
    </w:p>
    <w:p w:rsidR="00EB02EF" w:rsidRPr="00EF24DF" w:rsidRDefault="00EF24DF" w:rsidP="00EB02EF">
      <w:pPr>
        <w:rPr>
          <w:b/>
          <w:sz w:val="24"/>
          <w:szCs w:val="24"/>
        </w:rPr>
      </w:pPr>
      <w:r w:rsidRPr="00EF24DF">
        <w:rPr>
          <w:b/>
          <w:sz w:val="24"/>
          <w:szCs w:val="24"/>
        </w:rPr>
        <w:t>3</w:t>
      </w:r>
      <w:r w:rsidR="00EB02EF" w:rsidRPr="00EF24DF">
        <w:rPr>
          <w:b/>
          <w:sz w:val="24"/>
          <w:szCs w:val="24"/>
        </w:rPr>
        <w:t>. Cluster unaware services:</w:t>
      </w:r>
    </w:p>
    <w:p w:rsidR="00EB02EF" w:rsidRPr="00EF24DF" w:rsidRDefault="00EB02EF" w:rsidP="00EB02EF">
      <w:pPr>
        <w:rPr>
          <w:b/>
          <w:sz w:val="24"/>
          <w:szCs w:val="24"/>
        </w:rPr>
      </w:pPr>
      <w:r w:rsidRPr="00EF24DF">
        <w:rPr>
          <w:b/>
          <w:sz w:val="24"/>
          <w:szCs w:val="24"/>
        </w:rPr>
        <w:t>Tools</w:t>
      </w:r>
      <w:r w:rsidR="00EF24DF">
        <w:rPr>
          <w:b/>
          <w:sz w:val="24"/>
          <w:szCs w:val="24"/>
        </w:rPr>
        <w:t>:</w:t>
      </w:r>
    </w:p>
    <w:p w:rsidR="00EB02EF" w:rsidRPr="00EB02EF" w:rsidRDefault="00EB02EF" w:rsidP="00EB02EF">
      <w:pPr>
        <w:rPr>
          <w:sz w:val="24"/>
          <w:szCs w:val="24"/>
        </w:rPr>
      </w:pPr>
      <w:r w:rsidRPr="00EB02EF">
        <w:rPr>
          <w:sz w:val="24"/>
          <w:szCs w:val="24"/>
        </w:rPr>
        <w:t>Reporting services</w:t>
      </w:r>
    </w:p>
    <w:p w:rsidR="00EB02EF" w:rsidRPr="00EB02EF" w:rsidRDefault="00EB02EF" w:rsidP="00EB02EF">
      <w:pPr>
        <w:rPr>
          <w:sz w:val="24"/>
          <w:szCs w:val="24"/>
        </w:rPr>
      </w:pPr>
      <w:r w:rsidRPr="00EB02EF">
        <w:rPr>
          <w:sz w:val="24"/>
          <w:szCs w:val="24"/>
        </w:rPr>
        <w:t>Integration services</w:t>
      </w:r>
    </w:p>
    <w:p w:rsidR="00EB02EF" w:rsidRPr="00EB02EF" w:rsidRDefault="00EB02EF" w:rsidP="00EB02EF">
      <w:pPr>
        <w:rPr>
          <w:sz w:val="24"/>
          <w:szCs w:val="24"/>
        </w:rPr>
      </w:pPr>
      <w:r w:rsidRPr="00EB02EF">
        <w:rPr>
          <w:sz w:val="24"/>
          <w:szCs w:val="24"/>
        </w:rPr>
        <w:t>Notification services.</w:t>
      </w:r>
    </w:p>
    <w:p w:rsidR="00EB02EF" w:rsidRPr="00EB02EF" w:rsidRDefault="00EB02EF" w:rsidP="00EB02EF">
      <w:pPr>
        <w:rPr>
          <w:sz w:val="24"/>
          <w:szCs w:val="24"/>
        </w:rPr>
      </w:pPr>
      <w:r w:rsidRPr="00EF24DF">
        <w:rPr>
          <w:b/>
          <w:sz w:val="24"/>
          <w:szCs w:val="24"/>
        </w:rPr>
        <w:t>Note:</w:t>
      </w:r>
      <w:r w:rsidRPr="00EB02EF">
        <w:rPr>
          <w:sz w:val="24"/>
          <w:szCs w:val="24"/>
        </w:rPr>
        <w:t xml:space="preserve"> Only we can see cluster aware services from cluadmin but not unaware services</w:t>
      </w:r>
      <w:r w:rsidR="00EF24DF" w:rsidRPr="00EB02EF">
        <w:rPr>
          <w:sz w:val="24"/>
          <w:szCs w:val="24"/>
        </w:rPr>
        <w:t>...</w:t>
      </w:r>
    </w:p>
    <w:p w:rsidR="00EB02EF" w:rsidRPr="00EB02EF" w:rsidRDefault="00EB02EF" w:rsidP="00EB02EF">
      <w:pPr>
        <w:rPr>
          <w:sz w:val="24"/>
          <w:szCs w:val="24"/>
        </w:rPr>
      </w:pPr>
    </w:p>
    <w:p w:rsidR="00564C87" w:rsidRPr="00564C87" w:rsidRDefault="00564C87" w:rsidP="00EB02EF">
      <w:pPr>
        <w:rPr>
          <w:sz w:val="24"/>
          <w:szCs w:val="24"/>
        </w:rPr>
      </w:pPr>
    </w:p>
    <w:p w:rsidR="00EB02EF" w:rsidRPr="00EF24DF" w:rsidRDefault="00EF24DF" w:rsidP="00EB02EF">
      <w:pPr>
        <w:rPr>
          <w:b/>
          <w:sz w:val="24"/>
          <w:szCs w:val="24"/>
        </w:rPr>
      </w:pPr>
      <w:r w:rsidRPr="00EF24DF">
        <w:rPr>
          <w:b/>
          <w:sz w:val="24"/>
          <w:szCs w:val="24"/>
        </w:rPr>
        <w:t xml:space="preserve">CLUSTER SENEARIOS: </w:t>
      </w:r>
    </w:p>
    <w:p w:rsidR="00EB02EF" w:rsidRPr="00EF24DF" w:rsidRDefault="00EF24DF" w:rsidP="00EB02EF">
      <w:pPr>
        <w:rPr>
          <w:b/>
          <w:sz w:val="24"/>
          <w:szCs w:val="24"/>
        </w:rPr>
      </w:pPr>
      <w:r w:rsidRPr="00EF24DF">
        <w:rPr>
          <w:b/>
          <w:sz w:val="24"/>
          <w:szCs w:val="24"/>
        </w:rPr>
        <w:t>1. FAILOVER AND FAILBACK IN CLUSTER:</w:t>
      </w:r>
    </w:p>
    <w:p w:rsidR="00EB02EF" w:rsidRDefault="00EF24DF" w:rsidP="00EB02EF">
      <w:pPr>
        <w:rPr>
          <w:sz w:val="24"/>
          <w:szCs w:val="24"/>
        </w:rPr>
      </w:pPr>
      <w:r w:rsidRPr="00EB02EF">
        <w:rPr>
          <w:sz w:val="24"/>
          <w:szCs w:val="24"/>
        </w:rPr>
        <w:t>Moving</w:t>
      </w:r>
      <w:r w:rsidR="00EB02EF" w:rsidRPr="00EB02EF">
        <w:rPr>
          <w:sz w:val="24"/>
          <w:szCs w:val="24"/>
        </w:rPr>
        <w:t xml:space="preserve"> SQL Server resource from active node to passive node called "FAILOVER". </w:t>
      </w:r>
    </w:p>
    <w:p w:rsidR="009000A1" w:rsidRPr="009000A1" w:rsidRDefault="009000A1" w:rsidP="009000A1">
      <w:pPr>
        <w:rPr>
          <w:sz w:val="24"/>
          <w:szCs w:val="24"/>
        </w:rPr>
      </w:pPr>
      <w:r w:rsidRPr="009000A1">
        <w:rPr>
          <w:sz w:val="24"/>
          <w:szCs w:val="24"/>
        </w:rPr>
        <w:t>Manual Failover of SQL Server in cluster:</w:t>
      </w:r>
    </w:p>
    <w:p w:rsidR="009000A1" w:rsidRPr="00EB02EF" w:rsidRDefault="009000A1" w:rsidP="009000A1">
      <w:pPr>
        <w:rPr>
          <w:sz w:val="24"/>
          <w:szCs w:val="24"/>
        </w:rPr>
      </w:pPr>
      <w:r w:rsidRPr="009000A1">
        <w:rPr>
          <w:sz w:val="24"/>
          <w:szCs w:val="24"/>
        </w:rPr>
        <w:t>2 Ways we have</w:t>
      </w:r>
    </w:p>
    <w:p w:rsidR="00EB02EF" w:rsidRPr="00EF24DF" w:rsidRDefault="009000A1" w:rsidP="00EB02EF">
      <w:pPr>
        <w:rPr>
          <w:b/>
          <w:sz w:val="24"/>
          <w:szCs w:val="24"/>
        </w:rPr>
      </w:pPr>
      <w:r>
        <w:rPr>
          <w:b/>
          <w:sz w:val="24"/>
          <w:szCs w:val="24"/>
        </w:rPr>
        <w:t>Method 1:</w:t>
      </w:r>
    </w:p>
    <w:p w:rsidR="00EB02EF" w:rsidRDefault="00EB02EF" w:rsidP="00EB02EF">
      <w:pPr>
        <w:rPr>
          <w:sz w:val="24"/>
          <w:szCs w:val="24"/>
        </w:rPr>
      </w:pPr>
      <w:r w:rsidRPr="00EB02EF">
        <w:rPr>
          <w:sz w:val="24"/>
          <w:szCs w:val="24"/>
        </w:rPr>
        <w:t xml:space="preserve">Go to cluadmin.msc&gt; go to services and applications&gt;go to </w:t>
      </w:r>
      <w:r w:rsidR="00EF24DF" w:rsidRPr="00EB02EF">
        <w:rPr>
          <w:sz w:val="24"/>
          <w:szCs w:val="24"/>
        </w:rPr>
        <w:t>Sql</w:t>
      </w:r>
      <w:r w:rsidRPr="00EB02EF">
        <w:rPr>
          <w:sz w:val="24"/>
          <w:szCs w:val="24"/>
        </w:rPr>
        <w:t xml:space="preserve"> server &gt; right click&gt; move application or services from NODE AAA TO NODE BBB...</w:t>
      </w:r>
      <w:r w:rsidR="00AB153D" w:rsidRPr="00AB153D">
        <w:t xml:space="preserve"> </w:t>
      </w:r>
      <w:r w:rsidR="00AB153D" w:rsidRPr="00AB153D">
        <w:rPr>
          <w:sz w:val="24"/>
          <w:szCs w:val="24"/>
        </w:rPr>
        <w:t>or best possible node or select node.</w:t>
      </w:r>
    </w:p>
    <w:p w:rsidR="00AB153D" w:rsidRPr="00AB153D" w:rsidRDefault="009000A1" w:rsidP="00AB153D">
      <w:pPr>
        <w:rPr>
          <w:sz w:val="24"/>
          <w:szCs w:val="24"/>
        </w:rPr>
      </w:pPr>
      <w:r>
        <w:rPr>
          <w:sz w:val="24"/>
          <w:szCs w:val="24"/>
        </w:rPr>
        <w:t xml:space="preserve">&gt; </w:t>
      </w:r>
      <w:r w:rsidR="00AB153D" w:rsidRPr="00AB153D">
        <w:rPr>
          <w:sz w:val="24"/>
          <w:szCs w:val="24"/>
        </w:rPr>
        <w:t>Then automatically all the SQL Server resources will failover to another node.</w:t>
      </w:r>
    </w:p>
    <w:p w:rsidR="00AB153D" w:rsidRPr="009000A1" w:rsidRDefault="00AB153D" w:rsidP="00AB153D">
      <w:pPr>
        <w:rPr>
          <w:b/>
          <w:sz w:val="24"/>
          <w:szCs w:val="24"/>
        </w:rPr>
      </w:pPr>
      <w:r w:rsidRPr="009000A1">
        <w:rPr>
          <w:b/>
          <w:sz w:val="24"/>
          <w:szCs w:val="24"/>
        </w:rPr>
        <w:t xml:space="preserve">What will </w:t>
      </w:r>
      <w:r w:rsidR="009000A1" w:rsidRPr="009000A1">
        <w:rPr>
          <w:b/>
          <w:sz w:val="24"/>
          <w:szCs w:val="24"/>
        </w:rPr>
        <w:t>failover?</w:t>
      </w:r>
    </w:p>
    <w:p w:rsidR="00AB153D" w:rsidRPr="00AB153D" w:rsidRDefault="00AB153D" w:rsidP="00AB153D">
      <w:pPr>
        <w:rPr>
          <w:sz w:val="24"/>
          <w:szCs w:val="24"/>
        </w:rPr>
      </w:pPr>
      <w:r w:rsidRPr="00AB153D">
        <w:rPr>
          <w:sz w:val="24"/>
          <w:szCs w:val="24"/>
        </w:rPr>
        <w:t>First Sql services will take offline</w:t>
      </w:r>
    </w:p>
    <w:p w:rsidR="00AB153D" w:rsidRPr="00AB153D" w:rsidRDefault="00AB153D" w:rsidP="00AB153D">
      <w:pPr>
        <w:rPr>
          <w:sz w:val="24"/>
          <w:szCs w:val="24"/>
        </w:rPr>
      </w:pPr>
      <w:r w:rsidRPr="00AB153D">
        <w:rPr>
          <w:sz w:val="24"/>
          <w:szCs w:val="24"/>
        </w:rPr>
        <w:t>Shared disks will take offline in current node.</w:t>
      </w:r>
    </w:p>
    <w:p w:rsidR="00AB153D" w:rsidRPr="00AB153D" w:rsidRDefault="00AB153D" w:rsidP="00AB153D">
      <w:pPr>
        <w:rPr>
          <w:sz w:val="24"/>
          <w:szCs w:val="24"/>
        </w:rPr>
      </w:pPr>
      <w:r w:rsidRPr="00AB153D">
        <w:rPr>
          <w:sz w:val="24"/>
          <w:szCs w:val="24"/>
        </w:rPr>
        <w:t>Automatically cluster resource take bring online in another node in below process.</w:t>
      </w:r>
    </w:p>
    <w:p w:rsidR="00AB153D" w:rsidRPr="00AB153D" w:rsidRDefault="00AB153D" w:rsidP="00AB153D">
      <w:pPr>
        <w:rPr>
          <w:sz w:val="24"/>
          <w:szCs w:val="24"/>
        </w:rPr>
      </w:pPr>
      <w:r w:rsidRPr="00AB153D">
        <w:rPr>
          <w:sz w:val="24"/>
          <w:szCs w:val="24"/>
        </w:rPr>
        <w:t>First get shared disk online</w:t>
      </w:r>
    </w:p>
    <w:p w:rsidR="00AB153D" w:rsidRPr="00AB153D" w:rsidRDefault="00AB153D" w:rsidP="00AB153D">
      <w:pPr>
        <w:rPr>
          <w:sz w:val="24"/>
          <w:szCs w:val="24"/>
        </w:rPr>
      </w:pPr>
      <w:r w:rsidRPr="00AB153D">
        <w:rPr>
          <w:sz w:val="24"/>
          <w:szCs w:val="24"/>
        </w:rPr>
        <w:t>Bring Sql server services online</w:t>
      </w:r>
    </w:p>
    <w:p w:rsidR="00AB153D" w:rsidRPr="00AB153D" w:rsidRDefault="00AB153D" w:rsidP="00AB153D">
      <w:pPr>
        <w:rPr>
          <w:sz w:val="24"/>
          <w:szCs w:val="24"/>
        </w:rPr>
      </w:pPr>
    </w:p>
    <w:p w:rsidR="00AB153D" w:rsidRPr="00AB153D" w:rsidRDefault="00AB153D" w:rsidP="00AB153D">
      <w:pPr>
        <w:rPr>
          <w:sz w:val="24"/>
          <w:szCs w:val="24"/>
        </w:rPr>
      </w:pPr>
      <w:r w:rsidRPr="009000A1">
        <w:rPr>
          <w:b/>
          <w:sz w:val="24"/>
          <w:szCs w:val="24"/>
        </w:rPr>
        <w:t>2. Automatic failover</w:t>
      </w:r>
      <w:r w:rsidRPr="00AB153D">
        <w:rPr>
          <w:sz w:val="24"/>
          <w:szCs w:val="24"/>
        </w:rPr>
        <w:t>: If node is down then automatically SQL and disks resources move to another node.</w:t>
      </w:r>
    </w:p>
    <w:p w:rsidR="00AB153D" w:rsidRPr="00AB153D" w:rsidRDefault="00AB153D" w:rsidP="00AB153D">
      <w:pPr>
        <w:rPr>
          <w:sz w:val="24"/>
          <w:szCs w:val="24"/>
        </w:rPr>
      </w:pPr>
      <w:r w:rsidRPr="009000A1">
        <w:rPr>
          <w:b/>
          <w:sz w:val="24"/>
          <w:szCs w:val="24"/>
        </w:rPr>
        <w:t>Note:</w:t>
      </w:r>
      <w:r w:rsidRPr="00AB153D">
        <w:rPr>
          <w:sz w:val="24"/>
          <w:szCs w:val="24"/>
        </w:rPr>
        <w:t xml:space="preserve"> When we perform any kind of failover we need to have instance level downtime.</w:t>
      </w:r>
    </w:p>
    <w:p w:rsidR="00AB153D" w:rsidRPr="00EB02EF" w:rsidRDefault="009000A1" w:rsidP="00AB153D">
      <w:pPr>
        <w:rPr>
          <w:sz w:val="24"/>
          <w:szCs w:val="24"/>
        </w:rPr>
      </w:pPr>
      <w:r>
        <w:rPr>
          <w:sz w:val="24"/>
          <w:szCs w:val="24"/>
        </w:rPr>
        <w:t>i</w:t>
      </w:r>
      <w:r w:rsidR="00AB153D" w:rsidRPr="00AB153D">
        <w:rPr>
          <w:sz w:val="24"/>
          <w:szCs w:val="24"/>
        </w:rPr>
        <w:t>.e. Sql server services take offline in current node and after comes online into another node</w:t>
      </w:r>
    </w:p>
    <w:p w:rsidR="00EB02EF" w:rsidRDefault="00EB02EF" w:rsidP="00EB02EF">
      <w:pPr>
        <w:rPr>
          <w:b/>
          <w:sz w:val="24"/>
          <w:szCs w:val="24"/>
        </w:rPr>
      </w:pPr>
      <w:r w:rsidRPr="00EF24DF">
        <w:rPr>
          <w:b/>
          <w:sz w:val="24"/>
          <w:szCs w:val="24"/>
        </w:rPr>
        <w:t>Resource Failover and resource Sequence:</w:t>
      </w:r>
    </w:p>
    <w:p w:rsidR="00EB02EF" w:rsidRPr="00EF24DF" w:rsidRDefault="00EB02EF" w:rsidP="00EB02EF">
      <w:pPr>
        <w:rPr>
          <w:b/>
          <w:sz w:val="24"/>
          <w:szCs w:val="24"/>
        </w:rPr>
      </w:pPr>
      <w:r w:rsidRPr="00EF24DF">
        <w:rPr>
          <w:b/>
          <w:sz w:val="24"/>
          <w:szCs w:val="24"/>
        </w:rPr>
        <w:t xml:space="preserve">Active node: </w:t>
      </w:r>
    </w:p>
    <w:p w:rsidR="00EB02EF" w:rsidRPr="00EB02EF" w:rsidRDefault="00EB02EF" w:rsidP="00EB02EF">
      <w:pPr>
        <w:rPr>
          <w:sz w:val="24"/>
          <w:szCs w:val="24"/>
        </w:rPr>
      </w:pPr>
      <w:r w:rsidRPr="00EB02EF">
        <w:rPr>
          <w:sz w:val="24"/>
          <w:szCs w:val="24"/>
        </w:rPr>
        <w:t>1. SQL Server services offline</w:t>
      </w:r>
    </w:p>
    <w:p w:rsidR="00EB02EF" w:rsidRPr="00EB02EF" w:rsidRDefault="00EB02EF" w:rsidP="00EB02EF">
      <w:pPr>
        <w:rPr>
          <w:sz w:val="24"/>
          <w:szCs w:val="24"/>
        </w:rPr>
      </w:pPr>
      <w:r w:rsidRPr="00EB02EF">
        <w:rPr>
          <w:sz w:val="24"/>
          <w:szCs w:val="24"/>
        </w:rPr>
        <w:t>2. Disks going to offline</w:t>
      </w:r>
    </w:p>
    <w:p w:rsidR="00EB02EF" w:rsidRPr="00EB02EF" w:rsidRDefault="00EB02EF" w:rsidP="00EB02EF">
      <w:pPr>
        <w:rPr>
          <w:sz w:val="24"/>
          <w:szCs w:val="24"/>
        </w:rPr>
      </w:pPr>
      <w:r w:rsidRPr="00EB02EF">
        <w:rPr>
          <w:sz w:val="24"/>
          <w:szCs w:val="24"/>
        </w:rPr>
        <w:t>3. Cluster network name offline</w:t>
      </w:r>
    </w:p>
    <w:p w:rsidR="00EB02EF" w:rsidRPr="00EF24DF" w:rsidRDefault="00EB02EF" w:rsidP="00EB02EF">
      <w:pPr>
        <w:rPr>
          <w:b/>
          <w:sz w:val="24"/>
          <w:szCs w:val="24"/>
        </w:rPr>
      </w:pPr>
      <w:r w:rsidRPr="00EF24DF">
        <w:rPr>
          <w:b/>
          <w:sz w:val="24"/>
          <w:szCs w:val="24"/>
        </w:rPr>
        <w:t xml:space="preserve">Passive </w:t>
      </w:r>
      <w:r w:rsidR="00EF24DF" w:rsidRPr="00EF24DF">
        <w:rPr>
          <w:b/>
          <w:sz w:val="24"/>
          <w:szCs w:val="24"/>
        </w:rPr>
        <w:t>node:</w:t>
      </w:r>
    </w:p>
    <w:p w:rsidR="00EB02EF" w:rsidRPr="00EB02EF" w:rsidRDefault="00EB02EF" w:rsidP="00EB02EF">
      <w:pPr>
        <w:rPr>
          <w:sz w:val="24"/>
          <w:szCs w:val="24"/>
        </w:rPr>
      </w:pPr>
      <w:r w:rsidRPr="00EB02EF">
        <w:rPr>
          <w:sz w:val="24"/>
          <w:szCs w:val="24"/>
        </w:rPr>
        <w:t>1. Disks online first</w:t>
      </w:r>
    </w:p>
    <w:p w:rsidR="00EB02EF" w:rsidRPr="00EB02EF" w:rsidRDefault="00EB02EF" w:rsidP="00EB02EF">
      <w:pPr>
        <w:rPr>
          <w:sz w:val="24"/>
          <w:szCs w:val="24"/>
        </w:rPr>
      </w:pPr>
      <w:r w:rsidRPr="00EB02EF">
        <w:rPr>
          <w:sz w:val="24"/>
          <w:szCs w:val="24"/>
        </w:rPr>
        <w:t xml:space="preserve">2. Cluster network name </w:t>
      </w:r>
    </w:p>
    <w:p w:rsidR="00EF24DF" w:rsidRDefault="00EB02EF" w:rsidP="00EB02EF">
      <w:pPr>
        <w:rPr>
          <w:sz w:val="24"/>
          <w:szCs w:val="24"/>
        </w:rPr>
      </w:pPr>
      <w:r w:rsidRPr="00EB02EF">
        <w:rPr>
          <w:sz w:val="24"/>
          <w:szCs w:val="24"/>
        </w:rPr>
        <w:t>3. SQL server services online.</w:t>
      </w:r>
    </w:p>
    <w:p w:rsidR="005A19A5" w:rsidRDefault="005A19A5" w:rsidP="00EB02EF">
      <w:pPr>
        <w:rPr>
          <w:b/>
          <w:sz w:val="24"/>
          <w:szCs w:val="24"/>
        </w:rPr>
      </w:pPr>
    </w:p>
    <w:p w:rsidR="00EB02EF" w:rsidRPr="00EF24DF" w:rsidRDefault="00EF24DF" w:rsidP="00EB02EF">
      <w:pPr>
        <w:rPr>
          <w:b/>
          <w:sz w:val="24"/>
          <w:szCs w:val="24"/>
        </w:rPr>
      </w:pPr>
      <w:r w:rsidRPr="00EF24DF">
        <w:rPr>
          <w:b/>
          <w:sz w:val="24"/>
          <w:szCs w:val="24"/>
        </w:rPr>
        <w:t>2. HOW TO RESTART SQL SERVER SERVICES WITH IN THE SAME NODE?</w:t>
      </w:r>
    </w:p>
    <w:p w:rsidR="00EB02EF" w:rsidRPr="00EB02EF" w:rsidRDefault="00EB02EF" w:rsidP="00EB02EF">
      <w:pPr>
        <w:rPr>
          <w:sz w:val="24"/>
          <w:szCs w:val="24"/>
        </w:rPr>
      </w:pPr>
      <w:r w:rsidRPr="00EB02EF">
        <w:rPr>
          <w:sz w:val="24"/>
          <w:szCs w:val="24"/>
        </w:rPr>
        <w:t xml:space="preserve">Go to service in cluadmin&gt; right click&gt; </w:t>
      </w:r>
    </w:p>
    <w:p w:rsidR="00EB02EF" w:rsidRPr="00EB02EF" w:rsidRDefault="00EB02EF" w:rsidP="00EB02EF">
      <w:pPr>
        <w:rPr>
          <w:sz w:val="24"/>
          <w:szCs w:val="24"/>
        </w:rPr>
      </w:pPr>
      <w:r w:rsidRPr="00EB02EF">
        <w:rPr>
          <w:sz w:val="24"/>
          <w:szCs w:val="24"/>
        </w:rPr>
        <w:t>BRING THE RESOURCE ONLINE</w:t>
      </w:r>
    </w:p>
    <w:p w:rsidR="00EB02EF" w:rsidRPr="00EB02EF" w:rsidRDefault="00EB02EF" w:rsidP="00EB02EF">
      <w:pPr>
        <w:rPr>
          <w:sz w:val="24"/>
          <w:szCs w:val="24"/>
        </w:rPr>
      </w:pPr>
      <w:r w:rsidRPr="00EB02EF">
        <w:rPr>
          <w:sz w:val="24"/>
          <w:szCs w:val="24"/>
        </w:rPr>
        <w:t>TAKE THE RESOURCE OFFLINE</w:t>
      </w:r>
    </w:p>
    <w:p w:rsidR="00EB02EF" w:rsidRPr="00EB02EF" w:rsidRDefault="00EB02EF" w:rsidP="00EB02EF">
      <w:pPr>
        <w:rPr>
          <w:sz w:val="24"/>
          <w:szCs w:val="24"/>
        </w:rPr>
      </w:pPr>
    </w:p>
    <w:p w:rsidR="00EB02EF" w:rsidRPr="00EF24DF" w:rsidRDefault="00EF24DF" w:rsidP="00EB02EF">
      <w:pPr>
        <w:rPr>
          <w:b/>
          <w:sz w:val="24"/>
          <w:szCs w:val="24"/>
        </w:rPr>
      </w:pPr>
      <w:r w:rsidRPr="00EF24DF">
        <w:rPr>
          <w:b/>
          <w:sz w:val="24"/>
          <w:szCs w:val="24"/>
        </w:rPr>
        <w:t>3. CLUSTER MONITORING?</w:t>
      </w:r>
    </w:p>
    <w:p w:rsidR="00EB02EF" w:rsidRPr="00EB02EF" w:rsidRDefault="00EB02EF" w:rsidP="00EB02EF">
      <w:pPr>
        <w:rPr>
          <w:sz w:val="24"/>
          <w:szCs w:val="24"/>
        </w:rPr>
      </w:pPr>
      <w:r w:rsidRPr="00EB02EF">
        <w:rPr>
          <w:sz w:val="24"/>
          <w:szCs w:val="24"/>
        </w:rPr>
        <w:t>Always do any activities from only CLUSTER ADMINISTRATOR</w:t>
      </w:r>
    </w:p>
    <w:p w:rsidR="00EB02EF" w:rsidRPr="00EB02EF" w:rsidRDefault="00EF24DF" w:rsidP="00EB02EF">
      <w:pPr>
        <w:rPr>
          <w:sz w:val="24"/>
          <w:szCs w:val="24"/>
        </w:rPr>
      </w:pPr>
      <w:r w:rsidRPr="00EF24DF">
        <w:rPr>
          <w:b/>
          <w:sz w:val="24"/>
          <w:szCs w:val="24"/>
        </w:rPr>
        <w:t>Ex</w:t>
      </w:r>
      <w:r w:rsidR="00EB02EF" w:rsidRPr="00EF24DF">
        <w:rPr>
          <w:b/>
          <w:sz w:val="24"/>
          <w:szCs w:val="24"/>
        </w:rPr>
        <w:t>:</w:t>
      </w:r>
      <w:r w:rsidR="00EB02EF" w:rsidRPr="00EB02EF">
        <w:rPr>
          <w:sz w:val="24"/>
          <w:szCs w:val="24"/>
        </w:rPr>
        <w:t xml:space="preserve"> </w:t>
      </w:r>
      <w:r>
        <w:rPr>
          <w:sz w:val="24"/>
          <w:szCs w:val="24"/>
        </w:rPr>
        <w:t>C</w:t>
      </w:r>
      <w:r w:rsidRPr="00EB02EF">
        <w:rPr>
          <w:sz w:val="24"/>
          <w:szCs w:val="24"/>
        </w:rPr>
        <w:t>hecking</w:t>
      </w:r>
      <w:r w:rsidR="00EB02EF" w:rsidRPr="00EB02EF">
        <w:rPr>
          <w:sz w:val="24"/>
          <w:szCs w:val="24"/>
        </w:rPr>
        <w:t xml:space="preserve"> </w:t>
      </w:r>
      <w:r w:rsidRPr="00EB02EF">
        <w:rPr>
          <w:sz w:val="24"/>
          <w:szCs w:val="24"/>
        </w:rPr>
        <w:t>Sql</w:t>
      </w:r>
      <w:r w:rsidR="00EB02EF" w:rsidRPr="00EB02EF">
        <w:rPr>
          <w:sz w:val="24"/>
          <w:szCs w:val="24"/>
        </w:rPr>
        <w:t xml:space="preserve"> </w:t>
      </w:r>
      <w:r w:rsidRPr="00EB02EF">
        <w:rPr>
          <w:sz w:val="24"/>
          <w:szCs w:val="24"/>
        </w:rPr>
        <w:t>server</w:t>
      </w:r>
      <w:r w:rsidR="00EB02EF" w:rsidRPr="00EB02EF">
        <w:rPr>
          <w:sz w:val="24"/>
          <w:szCs w:val="24"/>
        </w:rPr>
        <w:t xml:space="preserve"> SERVICES, FAILOVER, FAILBACK, </w:t>
      </w:r>
      <w:r w:rsidRPr="00EB02EF">
        <w:rPr>
          <w:sz w:val="24"/>
          <w:szCs w:val="24"/>
        </w:rPr>
        <w:t>OFFLINE, ONLINE</w:t>
      </w:r>
      <w:r w:rsidR="00EB02EF" w:rsidRPr="00EB02EF">
        <w:rPr>
          <w:sz w:val="24"/>
          <w:szCs w:val="24"/>
        </w:rPr>
        <w:t xml:space="preserve"> OF SQL SERVER </w:t>
      </w:r>
      <w:r>
        <w:rPr>
          <w:sz w:val="24"/>
          <w:szCs w:val="24"/>
        </w:rPr>
        <w:t xml:space="preserve">RESOURCE... </w:t>
      </w:r>
      <w:r w:rsidR="007A305B">
        <w:rPr>
          <w:sz w:val="24"/>
          <w:szCs w:val="24"/>
        </w:rPr>
        <w:t>e</w:t>
      </w:r>
      <w:r w:rsidR="007A305B" w:rsidRPr="00EB02EF">
        <w:rPr>
          <w:sz w:val="24"/>
          <w:szCs w:val="24"/>
        </w:rPr>
        <w:t>tc.</w:t>
      </w:r>
    </w:p>
    <w:p w:rsidR="00EB02EF" w:rsidRPr="00EB02EF" w:rsidRDefault="00EB02EF" w:rsidP="00EB02EF">
      <w:pPr>
        <w:rPr>
          <w:sz w:val="24"/>
          <w:szCs w:val="24"/>
        </w:rPr>
      </w:pPr>
    </w:p>
    <w:p w:rsidR="00EB02EF" w:rsidRPr="00EF24DF" w:rsidRDefault="00EF24DF" w:rsidP="00EB02EF">
      <w:pPr>
        <w:rPr>
          <w:b/>
          <w:sz w:val="24"/>
          <w:szCs w:val="24"/>
        </w:rPr>
      </w:pPr>
      <w:r w:rsidRPr="00EF24DF">
        <w:rPr>
          <w:b/>
          <w:sz w:val="24"/>
          <w:szCs w:val="24"/>
        </w:rPr>
        <w:t>4. IS</w:t>
      </w:r>
      <w:r w:rsidR="00EB02EF" w:rsidRPr="00EF24DF">
        <w:rPr>
          <w:b/>
          <w:sz w:val="24"/>
          <w:szCs w:val="24"/>
        </w:rPr>
        <w:t xml:space="preserve"> ALIVE AND LOOK ALIVE:</w:t>
      </w:r>
    </w:p>
    <w:p w:rsidR="00EB02EF" w:rsidRPr="00EF24DF" w:rsidRDefault="00EB02EF" w:rsidP="00EB02EF">
      <w:pPr>
        <w:rPr>
          <w:b/>
          <w:sz w:val="24"/>
          <w:szCs w:val="24"/>
        </w:rPr>
      </w:pPr>
      <w:r w:rsidRPr="00EF24DF">
        <w:rPr>
          <w:b/>
          <w:sz w:val="24"/>
          <w:szCs w:val="24"/>
        </w:rPr>
        <w:t>Cluster Monitoring:</w:t>
      </w:r>
    </w:p>
    <w:p w:rsidR="00EB02EF" w:rsidRPr="00EB02EF" w:rsidRDefault="00EB02EF" w:rsidP="00EB02EF">
      <w:pPr>
        <w:rPr>
          <w:sz w:val="24"/>
          <w:szCs w:val="24"/>
        </w:rPr>
      </w:pPr>
      <w:r w:rsidRPr="004E151A">
        <w:rPr>
          <w:b/>
          <w:sz w:val="24"/>
          <w:szCs w:val="24"/>
        </w:rPr>
        <w:t xml:space="preserve">Look Alive </w:t>
      </w:r>
      <w:r w:rsidR="00EF24DF" w:rsidRPr="004E151A">
        <w:rPr>
          <w:b/>
          <w:sz w:val="24"/>
          <w:szCs w:val="24"/>
        </w:rPr>
        <w:t>check:</w:t>
      </w:r>
      <w:r w:rsidRPr="00EB02EF">
        <w:rPr>
          <w:sz w:val="24"/>
          <w:szCs w:val="24"/>
        </w:rPr>
        <w:t xml:space="preserve"> (called as Basic resource health check) verifies that SQL Server is running on the current node. </w:t>
      </w:r>
    </w:p>
    <w:p w:rsidR="00EB02EF" w:rsidRPr="00EB02EF" w:rsidRDefault="00EB02EF" w:rsidP="00EB02EF">
      <w:pPr>
        <w:rPr>
          <w:sz w:val="24"/>
          <w:szCs w:val="24"/>
        </w:rPr>
      </w:pPr>
      <w:r w:rsidRPr="00EB02EF">
        <w:rPr>
          <w:sz w:val="24"/>
          <w:szCs w:val="24"/>
        </w:rPr>
        <w:t xml:space="preserve">By default it checks every 5 seconds. </w:t>
      </w:r>
    </w:p>
    <w:p w:rsidR="00EB02EF" w:rsidRPr="00EB02EF" w:rsidRDefault="00EB02EF" w:rsidP="00EB02EF">
      <w:pPr>
        <w:rPr>
          <w:sz w:val="24"/>
          <w:szCs w:val="24"/>
        </w:rPr>
      </w:pPr>
      <w:r w:rsidRPr="00EB02EF">
        <w:rPr>
          <w:sz w:val="24"/>
          <w:szCs w:val="24"/>
        </w:rPr>
        <w:t xml:space="preserve">If Look Alive check fails Windows Cluster performs </w:t>
      </w:r>
      <w:r w:rsidR="00EF24DF" w:rsidRPr="00EB02EF">
        <w:rPr>
          <w:sz w:val="24"/>
          <w:szCs w:val="24"/>
        </w:rPr>
        <w:t>an</w:t>
      </w:r>
      <w:r w:rsidRPr="00EB02EF">
        <w:rPr>
          <w:sz w:val="24"/>
          <w:szCs w:val="24"/>
        </w:rPr>
        <w:t xml:space="preserve"> </w:t>
      </w:r>
      <w:r w:rsidR="007A305B" w:rsidRPr="00EB02EF">
        <w:rPr>
          <w:sz w:val="24"/>
          <w:szCs w:val="24"/>
        </w:rPr>
        <w:t>Is Alive</w:t>
      </w:r>
      <w:r w:rsidRPr="00EB02EF">
        <w:rPr>
          <w:sz w:val="24"/>
          <w:szCs w:val="24"/>
        </w:rPr>
        <w:t xml:space="preserve"> check.</w:t>
      </w:r>
    </w:p>
    <w:p w:rsidR="00EB02EF" w:rsidRPr="00EB02EF" w:rsidRDefault="00EB02EF" w:rsidP="00EB02EF">
      <w:pPr>
        <w:rPr>
          <w:sz w:val="24"/>
          <w:szCs w:val="24"/>
        </w:rPr>
      </w:pPr>
      <w:r w:rsidRPr="00EB02EF">
        <w:rPr>
          <w:sz w:val="24"/>
          <w:szCs w:val="24"/>
        </w:rPr>
        <w:t>SELECT @@SERVERNAME every 5 seconds.</w:t>
      </w:r>
    </w:p>
    <w:p w:rsidR="00EB02EF" w:rsidRPr="00EB02EF" w:rsidRDefault="00EB02EF" w:rsidP="00EB02EF">
      <w:pPr>
        <w:rPr>
          <w:sz w:val="24"/>
          <w:szCs w:val="24"/>
        </w:rPr>
      </w:pPr>
    </w:p>
    <w:p w:rsidR="00EB02EF" w:rsidRPr="00EB02EF" w:rsidRDefault="00EB02EF" w:rsidP="00EB02EF">
      <w:pPr>
        <w:rPr>
          <w:sz w:val="24"/>
          <w:szCs w:val="24"/>
        </w:rPr>
      </w:pPr>
      <w:r w:rsidRPr="00EF24DF">
        <w:rPr>
          <w:b/>
          <w:sz w:val="24"/>
          <w:szCs w:val="24"/>
        </w:rPr>
        <w:t>Is Alive check :</w:t>
      </w:r>
      <w:r w:rsidR="00EF24DF">
        <w:rPr>
          <w:sz w:val="24"/>
          <w:szCs w:val="24"/>
        </w:rPr>
        <w:t xml:space="preserve"> </w:t>
      </w:r>
      <w:r w:rsidRPr="00EB02EF">
        <w:rPr>
          <w:sz w:val="24"/>
          <w:szCs w:val="24"/>
        </w:rPr>
        <w:t xml:space="preserve">(called as Thorough resource health check) runs every 60 seconds and verifies instance is up and running or not using the command in Resource DLL called SELECT @@SERVERNAME every 60 seconds. </w:t>
      </w:r>
    </w:p>
    <w:p w:rsidR="00EB02EF" w:rsidRPr="00EB02EF" w:rsidRDefault="00EB02EF" w:rsidP="00EB02EF">
      <w:pPr>
        <w:rPr>
          <w:sz w:val="24"/>
          <w:szCs w:val="24"/>
        </w:rPr>
      </w:pPr>
      <w:r w:rsidRPr="00EB02EF">
        <w:rPr>
          <w:sz w:val="24"/>
          <w:szCs w:val="24"/>
        </w:rPr>
        <w:t xml:space="preserve">Resources: </w:t>
      </w:r>
      <w:r w:rsidR="00EF24DF" w:rsidRPr="00EB02EF">
        <w:rPr>
          <w:sz w:val="24"/>
          <w:szCs w:val="24"/>
        </w:rPr>
        <w:t>Shared disks</w:t>
      </w:r>
      <w:r w:rsidRPr="00EB02EF">
        <w:rPr>
          <w:sz w:val="24"/>
          <w:szCs w:val="24"/>
        </w:rPr>
        <w:t>,</w:t>
      </w:r>
    </w:p>
    <w:p w:rsidR="00EB02EF" w:rsidRPr="00EB02EF" w:rsidRDefault="00EB02EF" w:rsidP="00EB02EF">
      <w:pPr>
        <w:rPr>
          <w:sz w:val="24"/>
          <w:szCs w:val="24"/>
        </w:rPr>
      </w:pPr>
      <w:r w:rsidRPr="00EB02EF">
        <w:rPr>
          <w:sz w:val="24"/>
          <w:szCs w:val="24"/>
        </w:rPr>
        <w:t>Network ip’s [public, private]</w:t>
      </w:r>
    </w:p>
    <w:p w:rsidR="00EB02EF" w:rsidRPr="00EB02EF" w:rsidRDefault="00EB02EF" w:rsidP="00EB02EF">
      <w:pPr>
        <w:rPr>
          <w:sz w:val="24"/>
          <w:szCs w:val="24"/>
        </w:rPr>
      </w:pPr>
      <w:r w:rsidRPr="00EB02EF">
        <w:rPr>
          <w:sz w:val="24"/>
          <w:szCs w:val="24"/>
        </w:rPr>
        <w:t>Quorum</w:t>
      </w:r>
    </w:p>
    <w:p w:rsidR="00EB02EF" w:rsidRPr="00EB02EF" w:rsidRDefault="00EB02EF" w:rsidP="00EB02EF">
      <w:pPr>
        <w:rPr>
          <w:sz w:val="24"/>
          <w:szCs w:val="24"/>
        </w:rPr>
      </w:pPr>
      <w:r w:rsidRPr="00EB02EF">
        <w:rPr>
          <w:sz w:val="24"/>
          <w:szCs w:val="24"/>
        </w:rPr>
        <w:t xml:space="preserve">SQL </w:t>
      </w:r>
      <w:r w:rsidR="00EF24DF" w:rsidRPr="00EB02EF">
        <w:rPr>
          <w:sz w:val="24"/>
          <w:szCs w:val="24"/>
        </w:rPr>
        <w:t>Services [</w:t>
      </w:r>
      <w:r w:rsidRPr="00EB02EF">
        <w:rPr>
          <w:sz w:val="24"/>
          <w:szCs w:val="24"/>
        </w:rPr>
        <w:t>Main s</w:t>
      </w:r>
      <w:r w:rsidR="00EF24DF">
        <w:rPr>
          <w:sz w:val="24"/>
          <w:szCs w:val="24"/>
        </w:rPr>
        <w:t>e</w:t>
      </w:r>
      <w:r w:rsidRPr="00EB02EF">
        <w:rPr>
          <w:sz w:val="24"/>
          <w:szCs w:val="24"/>
        </w:rPr>
        <w:t>rv</w:t>
      </w:r>
      <w:r w:rsidR="00EF24DF">
        <w:rPr>
          <w:sz w:val="24"/>
          <w:szCs w:val="24"/>
        </w:rPr>
        <w:t>ice</w:t>
      </w:r>
      <w:r w:rsidR="00EF24DF" w:rsidRPr="00EB02EF">
        <w:rPr>
          <w:sz w:val="24"/>
          <w:szCs w:val="24"/>
        </w:rPr>
        <w:t>, ag</w:t>
      </w:r>
      <w:r w:rsidR="00EF24DF">
        <w:rPr>
          <w:sz w:val="24"/>
          <w:szCs w:val="24"/>
        </w:rPr>
        <w:t>e</w:t>
      </w:r>
      <w:r w:rsidR="00EF24DF" w:rsidRPr="00EB02EF">
        <w:rPr>
          <w:sz w:val="24"/>
          <w:szCs w:val="24"/>
        </w:rPr>
        <w:t>nt</w:t>
      </w:r>
      <w:r w:rsidRPr="00EB02EF">
        <w:rPr>
          <w:sz w:val="24"/>
          <w:szCs w:val="24"/>
        </w:rPr>
        <w:t xml:space="preserve"> </w:t>
      </w:r>
      <w:r w:rsidR="00EF24DF" w:rsidRPr="00EB02EF">
        <w:rPr>
          <w:sz w:val="24"/>
          <w:szCs w:val="24"/>
        </w:rPr>
        <w:t>s</w:t>
      </w:r>
      <w:r w:rsidR="00EF24DF">
        <w:rPr>
          <w:sz w:val="24"/>
          <w:szCs w:val="24"/>
        </w:rPr>
        <w:t>e</w:t>
      </w:r>
      <w:r w:rsidR="00EF24DF" w:rsidRPr="00EB02EF">
        <w:rPr>
          <w:sz w:val="24"/>
          <w:szCs w:val="24"/>
        </w:rPr>
        <w:t>rv</w:t>
      </w:r>
      <w:r w:rsidR="00EF24DF">
        <w:rPr>
          <w:sz w:val="24"/>
          <w:szCs w:val="24"/>
        </w:rPr>
        <w:t xml:space="preserve">ice. </w:t>
      </w:r>
      <w:r w:rsidR="007A305B">
        <w:rPr>
          <w:sz w:val="24"/>
          <w:szCs w:val="24"/>
        </w:rPr>
        <w:t>e</w:t>
      </w:r>
      <w:r w:rsidR="007A305B" w:rsidRPr="00EB02EF">
        <w:rPr>
          <w:sz w:val="24"/>
          <w:szCs w:val="24"/>
        </w:rPr>
        <w:t>tc.</w:t>
      </w:r>
      <w:r w:rsidRPr="00EB02EF">
        <w:rPr>
          <w:sz w:val="24"/>
          <w:szCs w:val="24"/>
        </w:rPr>
        <w:t>]</w:t>
      </w:r>
    </w:p>
    <w:p w:rsidR="00EB02EF" w:rsidRPr="00EB02EF" w:rsidRDefault="00EB02EF" w:rsidP="00EB02EF">
      <w:pPr>
        <w:rPr>
          <w:sz w:val="24"/>
          <w:szCs w:val="24"/>
        </w:rPr>
      </w:pPr>
      <w:r w:rsidRPr="00EB02EF">
        <w:rPr>
          <w:sz w:val="24"/>
          <w:szCs w:val="24"/>
        </w:rPr>
        <w:t>Network ip and network name</w:t>
      </w:r>
      <w:r w:rsidR="00EF24DF" w:rsidRPr="00EB02EF">
        <w:rPr>
          <w:sz w:val="24"/>
          <w:szCs w:val="24"/>
        </w:rPr>
        <w:t>...</w:t>
      </w:r>
    </w:p>
    <w:p w:rsidR="00EB02EF" w:rsidRPr="00EB02EF" w:rsidRDefault="00EB02EF" w:rsidP="00EB02EF">
      <w:pPr>
        <w:rPr>
          <w:sz w:val="24"/>
          <w:szCs w:val="24"/>
        </w:rPr>
      </w:pPr>
      <w:r w:rsidRPr="00EB02EF">
        <w:rPr>
          <w:sz w:val="24"/>
          <w:szCs w:val="24"/>
        </w:rPr>
        <w:t>MSDTC</w:t>
      </w:r>
    </w:p>
    <w:p w:rsidR="00EB02EF" w:rsidRPr="00EB02EF" w:rsidRDefault="00EB02EF" w:rsidP="00EB02EF">
      <w:pPr>
        <w:rPr>
          <w:sz w:val="24"/>
          <w:szCs w:val="24"/>
        </w:rPr>
      </w:pPr>
      <w:r w:rsidRPr="00EF24DF">
        <w:rPr>
          <w:b/>
          <w:sz w:val="24"/>
          <w:szCs w:val="24"/>
        </w:rPr>
        <w:t>Note:</w:t>
      </w:r>
      <w:r w:rsidRPr="00EB02EF">
        <w:rPr>
          <w:sz w:val="24"/>
          <w:szCs w:val="24"/>
        </w:rPr>
        <w:t xml:space="preserve"> How quorum drive update with your cluster </w:t>
      </w:r>
      <w:r w:rsidR="00EF24DF" w:rsidRPr="00EB02EF">
        <w:rPr>
          <w:sz w:val="24"/>
          <w:szCs w:val="24"/>
        </w:rPr>
        <w:t>resources</w:t>
      </w:r>
      <w:r w:rsidRPr="00EB02EF">
        <w:rPr>
          <w:sz w:val="24"/>
          <w:szCs w:val="24"/>
        </w:rPr>
        <w:t xml:space="preserve">? </w:t>
      </w:r>
    </w:p>
    <w:p w:rsidR="00EB02EF" w:rsidRPr="00EB02EF" w:rsidRDefault="00EB02EF" w:rsidP="00EB02EF">
      <w:pPr>
        <w:rPr>
          <w:sz w:val="24"/>
          <w:szCs w:val="24"/>
        </w:rPr>
      </w:pPr>
      <w:r w:rsidRPr="00EB02EF">
        <w:rPr>
          <w:sz w:val="24"/>
          <w:szCs w:val="24"/>
        </w:rPr>
        <w:t>IS\LOOK ALIVE RUNS&gt; use administrator account&gt; writes into quorum&gt; cluster service reads from quorum&gt; required trigger automatic failover of apps.</w:t>
      </w:r>
    </w:p>
    <w:p w:rsidR="00EB02EF" w:rsidRPr="00EB02EF" w:rsidRDefault="00EB02EF" w:rsidP="00EB02EF">
      <w:pPr>
        <w:rPr>
          <w:sz w:val="24"/>
          <w:szCs w:val="24"/>
        </w:rPr>
      </w:pPr>
      <w:r w:rsidRPr="00EF24DF">
        <w:rPr>
          <w:b/>
          <w:sz w:val="24"/>
          <w:szCs w:val="24"/>
        </w:rPr>
        <w:t>Note:</w:t>
      </w:r>
      <w:r w:rsidRPr="00EB02EF">
        <w:rPr>
          <w:sz w:val="24"/>
          <w:szCs w:val="24"/>
        </w:rPr>
        <w:t xml:space="preserve"> QUORUM always resides in ACTIVE NODE.</w:t>
      </w:r>
    </w:p>
    <w:p w:rsidR="00EB02EF" w:rsidRPr="00EB02EF" w:rsidRDefault="00EB02EF" w:rsidP="00EB02EF">
      <w:pPr>
        <w:rPr>
          <w:sz w:val="24"/>
          <w:szCs w:val="24"/>
        </w:rPr>
      </w:pPr>
    </w:p>
    <w:p w:rsidR="00EB02EF" w:rsidRPr="00EF24DF" w:rsidRDefault="00EF24DF" w:rsidP="00EB02EF">
      <w:pPr>
        <w:rPr>
          <w:b/>
          <w:sz w:val="24"/>
          <w:szCs w:val="24"/>
        </w:rPr>
      </w:pPr>
      <w:r>
        <w:rPr>
          <w:b/>
          <w:sz w:val="24"/>
          <w:szCs w:val="24"/>
        </w:rPr>
        <w:t>5.</w:t>
      </w:r>
      <w:r w:rsidRPr="00EF24DF">
        <w:rPr>
          <w:b/>
          <w:sz w:val="24"/>
          <w:szCs w:val="24"/>
        </w:rPr>
        <w:t xml:space="preserve"> PATCH MANAGEMENT PROCESS:</w:t>
      </w:r>
    </w:p>
    <w:p w:rsidR="008906AA" w:rsidRPr="008906AA" w:rsidRDefault="008906AA" w:rsidP="008906AA">
      <w:pPr>
        <w:rPr>
          <w:sz w:val="24"/>
          <w:szCs w:val="24"/>
        </w:rPr>
      </w:pPr>
      <w:r w:rsidRPr="008906AA">
        <w:rPr>
          <w:sz w:val="24"/>
          <w:szCs w:val="24"/>
        </w:rPr>
        <w:t>How to apply service packs in SQL Server cluster:</w:t>
      </w:r>
    </w:p>
    <w:p w:rsidR="008906AA" w:rsidRPr="008906AA" w:rsidRDefault="008906AA" w:rsidP="008906AA">
      <w:pPr>
        <w:rPr>
          <w:b/>
          <w:sz w:val="24"/>
          <w:szCs w:val="24"/>
        </w:rPr>
      </w:pPr>
      <w:r w:rsidRPr="008906AA">
        <w:rPr>
          <w:b/>
          <w:sz w:val="24"/>
          <w:szCs w:val="24"/>
        </w:rPr>
        <w:t>SQL SERVER 2005:</w:t>
      </w:r>
    </w:p>
    <w:p w:rsidR="008906AA" w:rsidRPr="008906AA" w:rsidRDefault="008906AA" w:rsidP="008906AA">
      <w:pPr>
        <w:rPr>
          <w:sz w:val="24"/>
          <w:szCs w:val="24"/>
        </w:rPr>
      </w:pPr>
      <w:r w:rsidRPr="008906AA">
        <w:rPr>
          <w:sz w:val="24"/>
          <w:szCs w:val="24"/>
        </w:rPr>
        <w:t>1. ALWAYS Apply the service pack for tools in passive node</w:t>
      </w:r>
    </w:p>
    <w:p w:rsidR="008906AA" w:rsidRPr="008906AA" w:rsidRDefault="008906AA" w:rsidP="008906AA">
      <w:pPr>
        <w:rPr>
          <w:sz w:val="24"/>
          <w:szCs w:val="24"/>
        </w:rPr>
      </w:pPr>
      <w:r w:rsidRPr="008906AA">
        <w:rPr>
          <w:sz w:val="24"/>
          <w:szCs w:val="24"/>
        </w:rPr>
        <w:t>2. Restart passive node</w:t>
      </w:r>
    </w:p>
    <w:p w:rsidR="008906AA" w:rsidRPr="008906AA" w:rsidRDefault="008906AA" w:rsidP="008906AA">
      <w:pPr>
        <w:rPr>
          <w:sz w:val="24"/>
          <w:szCs w:val="24"/>
        </w:rPr>
      </w:pPr>
      <w:r w:rsidRPr="008906AA">
        <w:rPr>
          <w:sz w:val="24"/>
          <w:szCs w:val="24"/>
        </w:rPr>
        <w:t xml:space="preserve">3. Once passive node up, please go to active node start applying </w:t>
      </w:r>
      <w:r>
        <w:rPr>
          <w:sz w:val="24"/>
          <w:szCs w:val="24"/>
        </w:rPr>
        <w:t xml:space="preserve">service pack for server +tools </w:t>
      </w:r>
      <w:r w:rsidRPr="008906AA">
        <w:rPr>
          <w:sz w:val="24"/>
          <w:szCs w:val="24"/>
        </w:rPr>
        <w:t>Automatically same service pack replicate to node 2 servers (passive node).</w:t>
      </w:r>
    </w:p>
    <w:p w:rsidR="008906AA" w:rsidRPr="008906AA" w:rsidRDefault="008906AA" w:rsidP="008906AA">
      <w:pPr>
        <w:rPr>
          <w:sz w:val="24"/>
          <w:szCs w:val="24"/>
        </w:rPr>
      </w:pPr>
    </w:p>
    <w:p w:rsidR="008906AA" w:rsidRPr="008906AA" w:rsidRDefault="008906AA" w:rsidP="008906AA">
      <w:pPr>
        <w:rPr>
          <w:sz w:val="24"/>
          <w:szCs w:val="24"/>
        </w:rPr>
      </w:pPr>
      <w:r w:rsidRPr="008906AA">
        <w:rPr>
          <w:b/>
          <w:sz w:val="24"/>
          <w:szCs w:val="24"/>
        </w:rPr>
        <w:t>Note:</w:t>
      </w:r>
      <w:r w:rsidRPr="008906AA">
        <w:rPr>
          <w:sz w:val="24"/>
          <w:szCs w:val="24"/>
        </w:rPr>
        <w:t xml:space="preserve"> Until service pack complete, Sql server databases are not </w:t>
      </w:r>
      <w:r w:rsidR="00AD0DF5" w:rsidRPr="008906AA">
        <w:rPr>
          <w:sz w:val="24"/>
          <w:szCs w:val="24"/>
        </w:rPr>
        <w:t>accessible</w:t>
      </w:r>
      <w:r w:rsidRPr="008906AA">
        <w:rPr>
          <w:sz w:val="24"/>
          <w:szCs w:val="24"/>
        </w:rPr>
        <w:t xml:space="preserve"> to application and downtime is more.</w:t>
      </w:r>
    </w:p>
    <w:p w:rsidR="008906AA" w:rsidRPr="008906AA" w:rsidRDefault="008906AA" w:rsidP="008906AA">
      <w:pPr>
        <w:rPr>
          <w:sz w:val="24"/>
          <w:szCs w:val="24"/>
        </w:rPr>
      </w:pPr>
      <w:r w:rsidRPr="008906AA">
        <w:rPr>
          <w:sz w:val="24"/>
          <w:szCs w:val="24"/>
        </w:rPr>
        <w:t>&gt; If service pack fail in active node then it automatically fails in passive node.</w:t>
      </w:r>
    </w:p>
    <w:p w:rsidR="008906AA" w:rsidRPr="008906AA" w:rsidRDefault="008906AA" w:rsidP="008906AA">
      <w:pPr>
        <w:rPr>
          <w:sz w:val="24"/>
          <w:szCs w:val="24"/>
        </w:rPr>
      </w:pPr>
      <w:r w:rsidRPr="008906AA">
        <w:rPr>
          <w:sz w:val="24"/>
          <w:szCs w:val="24"/>
        </w:rPr>
        <w:t>&gt; SP always apply to node 1binnary files and node2 binary files automatically</w:t>
      </w:r>
    </w:p>
    <w:p w:rsidR="008906AA" w:rsidRPr="008906AA" w:rsidRDefault="008906AA" w:rsidP="008906AA">
      <w:pPr>
        <w:rPr>
          <w:sz w:val="24"/>
          <w:szCs w:val="24"/>
        </w:rPr>
      </w:pPr>
    </w:p>
    <w:p w:rsidR="008906AA" w:rsidRPr="008906AA" w:rsidRDefault="008906AA" w:rsidP="008906AA">
      <w:pPr>
        <w:rPr>
          <w:sz w:val="24"/>
          <w:szCs w:val="24"/>
        </w:rPr>
      </w:pPr>
    </w:p>
    <w:p w:rsidR="008906AA" w:rsidRPr="008906AA" w:rsidRDefault="008906AA" w:rsidP="008906AA">
      <w:pPr>
        <w:rPr>
          <w:b/>
          <w:sz w:val="24"/>
          <w:szCs w:val="24"/>
        </w:rPr>
      </w:pPr>
      <w:r w:rsidRPr="008906AA">
        <w:rPr>
          <w:b/>
          <w:sz w:val="24"/>
          <w:szCs w:val="24"/>
        </w:rPr>
        <w:t>SQL SERVER 2008 \8 R2\12\14:</w:t>
      </w:r>
    </w:p>
    <w:p w:rsidR="008906AA" w:rsidRPr="008906AA" w:rsidRDefault="008906AA" w:rsidP="008906AA">
      <w:pPr>
        <w:rPr>
          <w:sz w:val="24"/>
          <w:szCs w:val="24"/>
        </w:rPr>
      </w:pPr>
      <w:r w:rsidRPr="008906AA">
        <w:rPr>
          <w:sz w:val="24"/>
          <w:szCs w:val="24"/>
        </w:rPr>
        <w:t xml:space="preserve">1. Always apply the service pack in passive node for </w:t>
      </w:r>
      <w:r w:rsidR="00ED17E6" w:rsidRPr="008906AA">
        <w:rPr>
          <w:sz w:val="24"/>
          <w:szCs w:val="24"/>
        </w:rPr>
        <w:t>Server</w:t>
      </w:r>
      <w:r w:rsidRPr="008906AA">
        <w:rPr>
          <w:sz w:val="24"/>
          <w:szCs w:val="24"/>
        </w:rPr>
        <w:t xml:space="preserve"> +tool binary files. Meanwhile my application still access the active node database and can run the business.</w:t>
      </w:r>
    </w:p>
    <w:p w:rsidR="008906AA" w:rsidRPr="008906AA" w:rsidRDefault="008906AA" w:rsidP="008906AA">
      <w:pPr>
        <w:rPr>
          <w:sz w:val="24"/>
          <w:szCs w:val="24"/>
        </w:rPr>
      </w:pPr>
      <w:r w:rsidRPr="008906AA">
        <w:rPr>
          <w:sz w:val="24"/>
          <w:szCs w:val="24"/>
        </w:rPr>
        <w:t>2. Once patch completed in passive node reboot the node.</w:t>
      </w:r>
    </w:p>
    <w:p w:rsidR="008906AA" w:rsidRPr="008906AA" w:rsidRDefault="008906AA" w:rsidP="008906AA">
      <w:pPr>
        <w:rPr>
          <w:sz w:val="24"/>
          <w:szCs w:val="24"/>
        </w:rPr>
      </w:pPr>
      <w:r w:rsidRPr="008906AA">
        <w:rPr>
          <w:sz w:val="24"/>
          <w:szCs w:val="24"/>
        </w:rPr>
        <w:t>3. Once node up, go to active node &gt; Perform manual failover of SQL resource to passive node.</w:t>
      </w:r>
    </w:p>
    <w:p w:rsidR="008906AA" w:rsidRPr="008906AA" w:rsidRDefault="008906AA" w:rsidP="008906AA">
      <w:pPr>
        <w:rPr>
          <w:sz w:val="24"/>
          <w:szCs w:val="24"/>
        </w:rPr>
      </w:pPr>
      <w:r w:rsidRPr="008906AA">
        <w:rPr>
          <w:sz w:val="24"/>
          <w:szCs w:val="24"/>
        </w:rPr>
        <w:t xml:space="preserve">4. Then apply service pack in previous active node for </w:t>
      </w:r>
      <w:r w:rsidR="00ED17E6" w:rsidRPr="008906AA">
        <w:rPr>
          <w:sz w:val="24"/>
          <w:szCs w:val="24"/>
        </w:rPr>
        <w:t>servers+tools</w:t>
      </w:r>
      <w:r w:rsidRPr="008906AA">
        <w:rPr>
          <w:sz w:val="24"/>
          <w:szCs w:val="24"/>
        </w:rPr>
        <w:t xml:space="preserve"> </w:t>
      </w:r>
      <w:r w:rsidR="003250A3" w:rsidRPr="008906AA">
        <w:rPr>
          <w:sz w:val="24"/>
          <w:szCs w:val="24"/>
        </w:rPr>
        <w:t>binary</w:t>
      </w:r>
      <w:r w:rsidRPr="008906AA">
        <w:rPr>
          <w:sz w:val="24"/>
          <w:szCs w:val="24"/>
        </w:rPr>
        <w:t xml:space="preserve"> files</w:t>
      </w:r>
    </w:p>
    <w:p w:rsidR="008906AA" w:rsidRPr="008906AA" w:rsidRDefault="008906AA" w:rsidP="008906AA">
      <w:pPr>
        <w:rPr>
          <w:sz w:val="24"/>
          <w:szCs w:val="24"/>
        </w:rPr>
      </w:pPr>
      <w:r w:rsidRPr="008906AA">
        <w:rPr>
          <w:sz w:val="24"/>
          <w:szCs w:val="24"/>
        </w:rPr>
        <w:t>5. After reboot the previous active node.</w:t>
      </w:r>
    </w:p>
    <w:p w:rsidR="008906AA" w:rsidRPr="008906AA" w:rsidRDefault="008906AA" w:rsidP="008906AA">
      <w:pPr>
        <w:rPr>
          <w:b/>
          <w:sz w:val="24"/>
          <w:szCs w:val="24"/>
        </w:rPr>
      </w:pPr>
      <w:r w:rsidRPr="008906AA">
        <w:rPr>
          <w:b/>
          <w:sz w:val="24"/>
          <w:szCs w:val="24"/>
        </w:rPr>
        <w:t>Note:</w:t>
      </w:r>
    </w:p>
    <w:p w:rsidR="008906AA" w:rsidRPr="008906AA" w:rsidRDefault="008906AA" w:rsidP="008906AA">
      <w:pPr>
        <w:rPr>
          <w:sz w:val="24"/>
          <w:szCs w:val="24"/>
        </w:rPr>
      </w:pPr>
      <w:r w:rsidRPr="008906AA">
        <w:rPr>
          <w:sz w:val="24"/>
          <w:szCs w:val="24"/>
        </w:rPr>
        <w:t xml:space="preserve">&gt; Very less down time required for any </w:t>
      </w:r>
      <w:r w:rsidR="007A305B" w:rsidRPr="008906AA">
        <w:rPr>
          <w:sz w:val="24"/>
          <w:szCs w:val="24"/>
        </w:rPr>
        <w:t>Maintaince</w:t>
      </w:r>
      <w:r w:rsidRPr="008906AA">
        <w:rPr>
          <w:sz w:val="24"/>
          <w:szCs w:val="24"/>
        </w:rPr>
        <w:t xml:space="preserve"> activities </w:t>
      </w:r>
    </w:p>
    <w:p w:rsidR="00EB02EF" w:rsidRPr="008906AA" w:rsidRDefault="008906AA" w:rsidP="008906AA">
      <w:pPr>
        <w:rPr>
          <w:sz w:val="24"/>
          <w:szCs w:val="24"/>
        </w:rPr>
      </w:pPr>
      <w:r w:rsidRPr="008906AA">
        <w:rPr>
          <w:sz w:val="24"/>
          <w:szCs w:val="24"/>
        </w:rPr>
        <w:t>&gt; Risk is very less...in terms of if sp is failed in passive node no impact to another node and can still my application run the business.</w:t>
      </w:r>
    </w:p>
    <w:p w:rsidR="00EB02EF" w:rsidRPr="00EB02EF" w:rsidRDefault="008906AA" w:rsidP="00EB02EF">
      <w:pPr>
        <w:rPr>
          <w:sz w:val="24"/>
          <w:szCs w:val="24"/>
        </w:rPr>
      </w:pPr>
      <w:r w:rsidRPr="008906AA">
        <w:rPr>
          <w:b/>
          <w:sz w:val="24"/>
          <w:szCs w:val="24"/>
        </w:rPr>
        <w:t>Note</w:t>
      </w:r>
      <w:r w:rsidR="00EB02EF" w:rsidRPr="008906AA">
        <w:rPr>
          <w:b/>
          <w:sz w:val="24"/>
          <w:szCs w:val="24"/>
        </w:rPr>
        <w:t>:</w:t>
      </w:r>
      <w:r w:rsidR="00EB02EF" w:rsidRPr="00EB02EF">
        <w:rPr>
          <w:sz w:val="24"/>
          <w:szCs w:val="24"/>
        </w:rPr>
        <w:t xml:space="preserve"> FROM Active NODE DO the failover of SQL Server </w:t>
      </w:r>
      <w:r w:rsidR="00746723" w:rsidRPr="00EB02EF">
        <w:rPr>
          <w:sz w:val="24"/>
          <w:szCs w:val="24"/>
        </w:rPr>
        <w:t>resources</w:t>
      </w:r>
      <w:r w:rsidR="00EB02EF" w:rsidRPr="00EB02EF">
        <w:rPr>
          <w:sz w:val="24"/>
          <w:szCs w:val="24"/>
        </w:rPr>
        <w:t xml:space="preserve"> to passive node.</w:t>
      </w:r>
    </w:p>
    <w:p w:rsidR="00EB02EF" w:rsidRPr="00EB02EF" w:rsidRDefault="00EB02EF" w:rsidP="00EB02EF">
      <w:pPr>
        <w:rPr>
          <w:sz w:val="24"/>
          <w:szCs w:val="24"/>
        </w:rPr>
      </w:pPr>
    </w:p>
    <w:p w:rsidR="00EB02EF" w:rsidRPr="00EB02EF" w:rsidRDefault="00EB02EF" w:rsidP="00EB02EF">
      <w:pPr>
        <w:rPr>
          <w:sz w:val="24"/>
          <w:szCs w:val="24"/>
        </w:rPr>
      </w:pPr>
      <w:r w:rsidRPr="00EB02EF">
        <w:rPr>
          <w:sz w:val="24"/>
          <w:szCs w:val="24"/>
        </w:rPr>
        <w:t>Now the current active node become passive node.</w:t>
      </w:r>
    </w:p>
    <w:p w:rsidR="00EB02EF" w:rsidRPr="00EB02EF" w:rsidRDefault="00EB02EF" w:rsidP="00EB02EF">
      <w:pPr>
        <w:rPr>
          <w:sz w:val="24"/>
          <w:szCs w:val="24"/>
        </w:rPr>
      </w:pPr>
      <w:r w:rsidRPr="00EB02EF">
        <w:rPr>
          <w:sz w:val="24"/>
          <w:szCs w:val="24"/>
        </w:rPr>
        <w:t xml:space="preserve">Start patch in node 1 as well for both servers and </w:t>
      </w:r>
      <w:r w:rsidR="00746723" w:rsidRPr="00EB02EF">
        <w:rPr>
          <w:sz w:val="24"/>
          <w:szCs w:val="24"/>
        </w:rPr>
        <w:t xml:space="preserve">tools. </w:t>
      </w:r>
    </w:p>
    <w:p w:rsidR="00EB02EF" w:rsidRPr="00EB02EF" w:rsidRDefault="00EB02EF" w:rsidP="00EB02EF">
      <w:pPr>
        <w:rPr>
          <w:sz w:val="24"/>
          <w:szCs w:val="24"/>
        </w:rPr>
      </w:pPr>
      <w:r w:rsidRPr="00EB02EF">
        <w:rPr>
          <w:sz w:val="24"/>
          <w:szCs w:val="24"/>
        </w:rPr>
        <w:t xml:space="preserve">Restart the node </w:t>
      </w:r>
    </w:p>
    <w:p w:rsidR="00EB02EF" w:rsidRPr="00EB02EF" w:rsidRDefault="00EB02EF" w:rsidP="00EB02EF">
      <w:pPr>
        <w:rPr>
          <w:sz w:val="24"/>
          <w:szCs w:val="24"/>
        </w:rPr>
      </w:pPr>
      <w:r w:rsidRPr="00EB02EF">
        <w:rPr>
          <w:sz w:val="24"/>
          <w:szCs w:val="24"/>
        </w:rPr>
        <w:t>Check whether build number is changed or not.</w:t>
      </w:r>
    </w:p>
    <w:p w:rsidR="00EB02EF" w:rsidRPr="00EB02EF" w:rsidRDefault="00EB02EF" w:rsidP="00EB02EF">
      <w:pPr>
        <w:rPr>
          <w:sz w:val="24"/>
          <w:szCs w:val="24"/>
        </w:rPr>
      </w:pPr>
      <w:r w:rsidRPr="00746723">
        <w:rPr>
          <w:b/>
          <w:sz w:val="24"/>
          <w:szCs w:val="24"/>
        </w:rPr>
        <w:t>Note:</w:t>
      </w:r>
      <w:r w:rsidRPr="00EB02EF">
        <w:rPr>
          <w:sz w:val="24"/>
          <w:szCs w:val="24"/>
        </w:rPr>
        <w:t xml:space="preserve"> From </w:t>
      </w:r>
      <w:r w:rsidR="00746723" w:rsidRPr="00EB02EF">
        <w:rPr>
          <w:sz w:val="24"/>
          <w:szCs w:val="24"/>
        </w:rPr>
        <w:t>Sql</w:t>
      </w:r>
      <w:r w:rsidRPr="00EB02EF">
        <w:rPr>
          <w:sz w:val="24"/>
          <w:szCs w:val="24"/>
        </w:rPr>
        <w:t xml:space="preserve"> server </w:t>
      </w:r>
      <w:r w:rsidR="00746723">
        <w:rPr>
          <w:sz w:val="24"/>
          <w:szCs w:val="24"/>
        </w:rPr>
        <w:t>2008</w:t>
      </w:r>
      <w:r w:rsidRPr="00EB02EF">
        <w:rPr>
          <w:sz w:val="24"/>
          <w:szCs w:val="24"/>
        </w:rPr>
        <w:t xml:space="preserve"> with minimal down </w:t>
      </w:r>
      <w:r w:rsidR="00746723" w:rsidRPr="00EB02EF">
        <w:rPr>
          <w:sz w:val="24"/>
          <w:szCs w:val="24"/>
        </w:rPr>
        <w:t>time (</w:t>
      </w:r>
      <w:r w:rsidRPr="00EB02EF">
        <w:rPr>
          <w:sz w:val="24"/>
          <w:szCs w:val="24"/>
        </w:rPr>
        <w:t>only for restart) can apply the patch.</w:t>
      </w:r>
    </w:p>
    <w:p w:rsidR="00EB02EF" w:rsidRPr="00746723" w:rsidRDefault="00EB02EF" w:rsidP="00EB02EF">
      <w:pPr>
        <w:rPr>
          <w:b/>
          <w:sz w:val="24"/>
          <w:szCs w:val="24"/>
        </w:rPr>
      </w:pPr>
      <w:r w:rsidRPr="00746723">
        <w:rPr>
          <w:b/>
          <w:sz w:val="24"/>
          <w:szCs w:val="24"/>
        </w:rPr>
        <w:t>ACTIVE-ACTIVE:</w:t>
      </w:r>
    </w:p>
    <w:p w:rsidR="00EB02EF" w:rsidRDefault="008906AA" w:rsidP="00EB02EF">
      <w:pPr>
        <w:rPr>
          <w:sz w:val="24"/>
          <w:szCs w:val="24"/>
        </w:rPr>
      </w:pPr>
      <w:r>
        <w:rPr>
          <w:sz w:val="24"/>
          <w:szCs w:val="24"/>
        </w:rPr>
        <w:t>&gt; If it is active -</w:t>
      </w:r>
      <w:r w:rsidRPr="008906AA">
        <w:rPr>
          <w:sz w:val="24"/>
          <w:szCs w:val="24"/>
        </w:rPr>
        <w:t>active node then need to perform by manual failover to any node and make one node as passive node .Then apply patch for passive after failback again to active node.</w:t>
      </w:r>
    </w:p>
    <w:p w:rsidR="00EB02EF" w:rsidRPr="00EB02EF" w:rsidRDefault="00EB02EF" w:rsidP="00EB02EF">
      <w:pPr>
        <w:rPr>
          <w:sz w:val="24"/>
          <w:szCs w:val="24"/>
        </w:rPr>
      </w:pPr>
      <w:r w:rsidRPr="00EB02EF">
        <w:rPr>
          <w:sz w:val="24"/>
          <w:szCs w:val="24"/>
        </w:rPr>
        <w:t>1. Failover multiple instance to node1 and now node 2 become passive node.</w:t>
      </w:r>
    </w:p>
    <w:p w:rsidR="00EB02EF" w:rsidRPr="00EB02EF" w:rsidRDefault="00EB02EF" w:rsidP="00EB02EF">
      <w:pPr>
        <w:rPr>
          <w:sz w:val="24"/>
          <w:szCs w:val="24"/>
        </w:rPr>
      </w:pPr>
      <w:r w:rsidRPr="00EB02EF">
        <w:rPr>
          <w:sz w:val="24"/>
          <w:szCs w:val="24"/>
        </w:rPr>
        <w:t xml:space="preserve">2. Apply patch for my passive </w:t>
      </w:r>
      <w:r w:rsidR="00746723" w:rsidRPr="00EB02EF">
        <w:rPr>
          <w:sz w:val="24"/>
          <w:szCs w:val="24"/>
        </w:rPr>
        <w:t>node, for</w:t>
      </w:r>
      <w:r w:rsidRPr="00EB02EF">
        <w:rPr>
          <w:sz w:val="24"/>
          <w:szCs w:val="24"/>
        </w:rPr>
        <w:t xml:space="preserve"> both </w:t>
      </w:r>
      <w:r w:rsidR="00746723" w:rsidRPr="00EB02EF">
        <w:rPr>
          <w:sz w:val="24"/>
          <w:szCs w:val="24"/>
        </w:rPr>
        <w:t>instance binary</w:t>
      </w:r>
      <w:r w:rsidRPr="00EB02EF">
        <w:rPr>
          <w:sz w:val="24"/>
          <w:szCs w:val="24"/>
        </w:rPr>
        <w:t xml:space="preserve"> </w:t>
      </w:r>
      <w:r w:rsidR="00746723" w:rsidRPr="00EB02EF">
        <w:rPr>
          <w:sz w:val="24"/>
          <w:szCs w:val="24"/>
        </w:rPr>
        <w:t>files.</w:t>
      </w:r>
    </w:p>
    <w:p w:rsidR="00EB02EF" w:rsidRPr="00EB02EF" w:rsidRDefault="00EB02EF" w:rsidP="00EB02EF">
      <w:pPr>
        <w:rPr>
          <w:sz w:val="24"/>
          <w:szCs w:val="24"/>
        </w:rPr>
      </w:pPr>
      <w:r w:rsidRPr="00EB02EF">
        <w:rPr>
          <w:sz w:val="24"/>
          <w:szCs w:val="24"/>
        </w:rPr>
        <w:t xml:space="preserve">3. After do failback of both instance from current active to </w:t>
      </w:r>
      <w:r w:rsidR="00746723" w:rsidRPr="00EB02EF">
        <w:rPr>
          <w:sz w:val="24"/>
          <w:szCs w:val="24"/>
        </w:rPr>
        <w:t>passive.</w:t>
      </w:r>
    </w:p>
    <w:p w:rsidR="00EB02EF" w:rsidRPr="00EB02EF" w:rsidRDefault="00EB02EF" w:rsidP="00EB02EF">
      <w:pPr>
        <w:rPr>
          <w:sz w:val="24"/>
          <w:szCs w:val="24"/>
        </w:rPr>
      </w:pPr>
      <w:r w:rsidRPr="00EB02EF">
        <w:rPr>
          <w:sz w:val="24"/>
          <w:szCs w:val="24"/>
        </w:rPr>
        <w:t>4. Apply patch to node 1 passive for both instance binary files.</w:t>
      </w:r>
    </w:p>
    <w:p w:rsidR="00EB02EF" w:rsidRDefault="00EB02EF" w:rsidP="00EB02EF">
      <w:pPr>
        <w:rPr>
          <w:sz w:val="24"/>
          <w:szCs w:val="24"/>
        </w:rPr>
      </w:pPr>
      <w:r w:rsidRPr="00746723">
        <w:rPr>
          <w:b/>
          <w:sz w:val="24"/>
          <w:szCs w:val="24"/>
        </w:rPr>
        <w:t>Note:</w:t>
      </w:r>
      <w:r w:rsidRPr="00EB02EF">
        <w:rPr>
          <w:sz w:val="24"/>
          <w:szCs w:val="24"/>
        </w:rPr>
        <w:t xml:space="preserve"> Restart node by node when it is required.</w:t>
      </w:r>
    </w:p>
    <w:p w:rsidR="008906AA" w:rsidRDefault="008906AA" w:rsidP="00EB02EF">
      <w:pPr>
        <w:rPr>
          <w:sz w:val="24"/>
          <w:szCs w:val="24"/>
        </w:rPr>
      </w:pPr>
    </w:p>
    <w:p w:rsidR="00EB02EF" w:rsidRPr="00746723" w:rsidRDefault="0011421C" w:rsidP="00EB02EF">
      <w:pPr>
        <w:rPr>
          <w:b/>
          <w:sz w:val="24"/>
          <w:szCs w:val="24"/>
        </w:rPr>
      </w:pPr>
      <w:r>
        <w:rPr>
          <w:b/>
          <w:sz w:val="24"/>
          <w:szCs w:val="24"/>
        </w:rPr>
        <w:t>5.</w:t>
      </w:r>
      <w:r w:rsidRPr="00746723">
        <w:rPr>
          <w:b/>
          <w:sz w:val="24"/>
          <w:szCs w:val="24"/>
        </w:rPr>
        <w:t xml:space="preserve"> PREFERRED</w:t>
      </w:r>
      <w:r w:rsidR="00746723" w:rsidRPr="00746723">
        <w:rPr>
          <w:b/>
          <w:sz w:val="24"/>
          <w:szCs w:val="24"/>
        </w:rPr>
        <w:t xml:space="preserve"> NODE SET:</w:t>
      </w:r>
    </w:p>
    <w:p w:rsidR="00EB02EF" w:rsidRPr="00EB02EF" w:rsidRDefault="00EB02EF" w:rsidP="00EB02EF">
      <w:pPr>
        <w:rPr>
          <w:sz w:val="24"/>
          <w:szCs w:val="24"/>
        </w:rPr>
      </w:pPr>
      <w:r w:rsidRPr="00EB02EF">
        <w:rPr>
          <w:sz w:val="24"/>
          <w:szCs w:val="24"/>
        </w:rPr>
        <w:t>Go to cluadmin&gt; Services and Applications&gt; Right click &gt; check nodes&gt; apply</w:t>
      </w:r>
    </w:p>
    <w:p w:rsidR="00EB02EF" w:rsidRDefault="00EB02EF" w:rsidP="00EB02EF">
      <w:pPr>
        <w:rPr>
          <w:sz w:val="24"/>
          <w:szCs w:val="24"/>
        </w:rPr>
      </w:pPr>
      <w:r w:rsidRPr="00EB02EF">
        <w:rPr>
          <w:sz w:val="24"/>
          <w:szCs w:val="24"/>
        </w:rPr>
        <w:t xml:space="preserve">Automatic Failover is always based on the </w:t>
      </w:r>
      <w:r w:rsidR="00746723" w:rsidRPr="00EB02EF">
        <w:rPr>
          <w:sz w:val="24"/>
          <w:szCs w:val="24"/>
        </w:rPr>
        <w:t>preferred</w:t>
      </w:r>
      <w:r w:rsidRPr="00EB02EF">
        <w:rPr>
          <w:sz w:val="24"/>
          <w:szCs w:val="24"/>
        </w:rPr>
        <w:t xml:space="preserve"> node concept</w:t>
      </w:r>
    </w:p>
    <w:p w:rsidR="00FF50C1" w:rsidRDefault="00FF50C1" w:rsidP="00EB02EF">
      <w:pPr>
        <w:rPr>
          <w:sz w:val="24"/>
          <w:szCs w:val="24"/>
        </w:rPr>
      </w:pPr>
      <w:r>
        <w:rPr>
          <w:sz w:val="24"/>
          <w:szCs w:val="24"/>
        </w:rPr>
        <w:t xml:space="preserve">&gt; </w:t>
      </w:r>
      <w:r w:rsidRPr="00FF50C1">
        <w:rPr>
          <w:sz w:val="24"/>
          <w:szCs w:val="24"/>
        </w:rPr>
        <w:t>Preferred nodes are an attribute of a resource group which is outside of SQL Server and is a Windows Resource. </w:t>
      </w:r>
    </w:p>
    <w:p w:rsidR="00FF50C1" w:rsidRPr="00FF50C1" w:rsidRDefault="00FF50C1" w:rsidP="00EB02EF">
      <w:pPr>
        <w:rPr>
          <w:sz w:val="24"/>
          <w:szCs w:val="24"/>
        </w:rPr>
      </w:pPr>
      <w:r>
        <w:rPr>
          <w:sz w:val="24"/>
          <w:szCs w:val="24"/>
        </w:rPr>
        <w:t xml:space="preserve">&gt; </w:t>
      </w:r>
      <w:r w:rsidRPr="00FF50C1">
        <w:rPr>
          <w:sz w:val="24"/>
          <w:szCs w:val="24"/>
        </w:rPr>
        <w:t xml:space="preserve">You can always find out which node owns the resource by using </w:t>
      </w:r>
    </w:p>
    <w:p w:rsidR="00FF50C1" w:rsidRPr="00EB02EF" w:rsidRDefault="00FF50C1" w:rsidP="00EB02EF">
      <w:pPr>
        <w:rPr>
          <w:sz w:val="24"/>
          <w:szCs w:val="24"/>
        </w:rPr>
      </w:pPr>
      <w:r w:rsidRPr="00FF50C1">
        <w:rPr>
          <w:sz w:val="24"/>
          <w:szCs w:val="24"/>
        </w:rPr>
        <w:t>SERVERPROPERTY ('ComputerNamePhysicalNetBIOS')</w:t>
      </w:r>
    </w:p>
    <w:p w:rsidR="00EB02EF" w:rsidRPr="00EB02EF" w:rsidRDefault="00EB02EF" w:rsidP="00EB02EF">
      <w:pPr>
        <w:rPr>
          <w:sz w:val="24"/>
          <w:szCs w:val="24"/>
        </w:rPr>
      </w:pPr>
    </w:p>
    <w:p w:rsidR="00EB02EF" w:rsidRPr="00746723" w:rsidRDefault="0011421C" w:rsidP="00EB02EF">
      <w:pPr>
        <w:rPr>
          <w:b/>
          <w:sz w:val="24"/>
          <w:szCs w:val="24"/>
        </w:rPr>
      </w:pPr>
      <w:r>
        <w:rPr>
          <w:b/>
          <w:sz w:val="24"/>
          <w:szCs w:val="24"/>
        </w:rPr>
        <w:t>6.</w:t>
      </w:r>
      <w:r w:rsidRPr="00746723">
        <w:rPr>
          <w:b/>
          <w:sz w:val="24"/>
          <w:szCs w:val="24"/>
        </w:rPr>
        <w:t xml:space="preserve"> NODE</w:t>
      </w:r>
      <w:r w:rsidR="00746723" w:rsidRPr="00746723">
        <w:rPr>
          <w:b/>
          <w:sz w:val="24"/>
          <w:szCs w:val="24"/>
        </w:rPr>
        <w:t xml:space="preserve"> CONFIGURATION STANDARDS:</w:t>
      </w:r>
    </w:p>
    <w:p w:rsidR="00EB02EF" w:rsidRPr="00EB02EF" w:rsidRDefault="00EB02EF" w:rsidP="00EB02EF">
      <w:pPr>
        <w:rPr>
          <w:sz w:val="24"/>
          <w:szCs w:val="24"/>
        </w:rPr>
      </w:pPr>
      <w:r w:rsidRPr="00EB02EF">
        <w:rPr>
          <w:sz w:val="24"/>
          <w:szCs w:val="24"/>
        </w:rPr>
        <w:t xml:space="preserve">Always when you set </w:t>
      </w:r>
      <w:r w:rsidR="00746723" w:rsidRPr="00EB02EF">
        <w:rPr>
          <w:sz w:val="24"/>
          <w:szCs w:val="24"/>
        </w:rPr>
        <w:t>memory;</w:t>
      </w:r>
    </w:p>
    <w:p w:rsidR="00EB02EF" w:rsidRPr="0011421C" w:rsidRDefault="00EB02EF" w:rsidP="00EB02EF">
      <w:pPr>
        <w:rPr>
          <w:b/>
          <w:sz w:val="24"/>
          <w:szCs w:val="24"/>
        </w:rPr>
      </w:pPr>
      <w:r w:rsidRPr="0011421C">
        <w:rPr>
          <w:b/>
          <w:sz w:val="24"/>
          <w:szCs w:val="24"/>
        </w:rPr>
        <w:t>Example:</w:t>
      </w:r>
    </w:p>
    <w:p w:rsidR="00EB02EF" w:rsidRPr="00EB02EF" w:rsidRDefault="00EB02EF" w:rsidP="00EB02EF">
      <w:pPr>
        <w:rPr>
          <w:sz w:val="24"/>
          <w:szCs w:val="24"/>
        </w:rPr>
      </w:pPr>
      <w:r w:rsidRPr="00EB02EF">
        <w:rPr>
          <w:sz w:val="24"/>
          <w:szCs w:val="24"/>
        </w:rPr>
        <w:t xml:space="preserve">Node 1: SBI Application db: 4 GB of memory </w:t>
      </w:r>
      <w:r w:rsidR="00746723" w:rsidRPr="00EB02EF">
        <w:rPr>
          <w:sz w:val="24"/>
          <w:szCs w:val="24"/>
        </w:rPr>
        <w:t>[1</w:t>
      </w:r>
      <w:r w:rsidRPr="00EB02EF">
        <w:rPr>
          <w:sz w:val="24"/>
          <w:szCs w:val="24"/>
        </w:rPr>
        <w:t xml:space="preserve"> GB O\S+ 3GB SQL]</w:t>
      </w:r>
    </w:p>
    <w:p w:rsidR="00EB02EF" w:rsidRPr="00EB02EF" w:rsidRDefault="00EB02EF" w:rsidP="00EB02EF">
      <w:pPr>
        <w:rPr>
          <w:sz w:val="24"/>
          <w:szCs w:val="24"/>
        </w:rPr>
      </w:pPr>
      <w:r w:rsidRPr="00EB02EF">
        <w:rPr>
          <w:sz w:val="24"/>
          <w:szCs w:val="24"/>
        </w:rPr>
        <w:t xml:space="preserve">Node 2: ICICI APP DB: 4 GB of </w:t>
      </w:r>
      <w:r w:rsidR="00746723" w:rsidRPr="00EB02EF">
        <w:rPr>
          <w:sz w:val="24"/>
          <w:szCs w:val="24"/>
        </w:rPr>
        <w:t>Memory</w:t>
      </w:r>
      <w:r w:rsidRPr="00EB02EF">
        <w:rPr>
          <w:sz w:val="24"/>
          <w:szCs w:val="24"/>
        </w:rPr>
        <w:t xml:space="preserve"> </w:t>
      </w:r>
      <w:r w:rsidR="00746723" w:rsidRPr="00EB02EF">
        <w:rPr>
          <w:sz w:val="24"/>
          <w:szCs w:val="24"/>
        </w:rPr>
        <w:t>[1</w:t>
      </w:r>
      <w:r w:rsidRPr="00EB02EF">
        <w:rPr>
          <w:sz w:val="24"/>
          <w:szCs w:val="24"/>
        </w:rPr>
        <w:t xml:space="preserve"> GB O\S+ 3GB SQL]</w:t>
      </w:r>
    </w:p>
    <w:p w:rsidR="00EB02EF" w:rsidRPr="00746723" w:rsidRDefault="00EB02EF" w:rsidP="00EB02EF">
      <w:pPr>
        <w:rPr>
          <w:b/>
          <w:sz w:val="24"/>
          <w:szCs w:val="24"/>
        </w:rPr>
      </w:pPr>
      <w:r w:rsidRPr="00746723">
        <w:rPr>
          <w:b/>
          <w:sz w:val="24"/>
          <w:szCs w:val="24"/>
        </w:rPr>
        <w:t>Case 1: If node 1 is down????</w:t>
      </w:r>
    </w:p>
    <w:p w:rsidR="00EB02EF" w:rsidRPr="00EB02EF" w:rsidRDefault="00EB02EF" w:rsidP="00EB02EF">
      <w:pPr>
        <w:rPr>
          <w:sz w:val="24"/>
          <w:szCs w:val="24"/>
        </w:rPr>
      </w:pPr>
      <w:r w:rsidRPr="00EB02EF">
        <w:rPr>
          <w:sz w:val="24"/>
          <w:szCs w:val="24"/>
        </w:rPr>
        <w:t>Then my node2 need to bare the load of both NODE 1 SBI+NODE2 ICICI instances.</w:t>
      </w:r>
    </w:p>
    <w:p w:rsidR="00EB02EF" w:rsidRPr="00EB02EF" w:rsidRDefault="00EB02EF" w:rsidP="00EB02EF">
      <w:pPr>
        <w:rPr>
          <w:sz w:val="24"/>
          <w:szCs w:val="24"/>
        </w:rPr>
      </w:pPr>
      <w:r w:rsidRPr="00EB02EF">
        <w:rPr>
          <w:sz w:val="24"/>
          <w:szCs w:val="24"/>
        </w:rPr>
        <w:t xml:space="preserve">End users may face the performance impact&gt;How to </w:t>
      </w:r>
      <w:r w:rsidR="00746723" w:rsidRPr="00EB02EF">
        <w:rPr>
          <w:sz w:val="24"/>
          <w:szCs w:val="24"/>
        </w:rPr>
        <w:t>avoid</w:t>
      </w:r>
      <w:r w:rsidRPr="00EB02EF">
        <w:rPr>
          <w:sz w:val="24"/>
          <w:szCs w:val="24"/>
        </w:rPr>
        <w:t xml:space="preserve"> this case?</w:t>
      </w:r>
    </w:p>
    <w:p w:rsidR="00EB02EF" w:rsidRPr="00EB02EF" w:rsidRDefault="00EB02EF" w:rsidP="00EB02EF">
      <w:pPr>
        <w:rPr>
          <w:sz w:val="24"/>
          <w:szCs w:val="24"/>
        </w:rPr>
      </w:pPr>
      <w:r w:rsidRPr="00EB02EF">
        <w:rPr>
          <w:sz w:val="24"/>
          <w:szCs w:val="24"/>
        </w:rPr>
        <w:t xml:space="preserve">Solution: node2 set 8 GB of memory </w:t>
      </w:r>
      <w:r w:rsidR="00746723" w:rsidRPr="00EB02EF">
        <w:rPr>
          <w:sz w:val="24"/>
          <w:szCs w:val="24"/>
        </w:rPr>
        <w:t>[3</w:t>
      </w:r>
      <w:r w:rsidRPr="00EB02EF">
        <w:rPr>
          <w:sz w:val="24"/>
          <w:szCs w:val="24"/>
        </w:rPr>
        <w:t xml:space="preserve"> GB ICICI INST+ 3 GB SBI INST+ 2 GB O\S]</w:t>
      </w:r>
    </w:p>
    <w:p w:rsidR="00EB02EF" w:rsidRDefault="00EB02EF" w:rsidP="00EB02EF">
      <w:pPr>
        <w:rPr>
          <w:sz w:val="24"/>
          <w:szCs w:val="24"/>
        </w:rPr>
      </w:pPr>
      <w:r w:rsidRPr="00EB02EF">
        <w:rPr>
          <w:sz w:val="24"/>
          <w:szCs w:val="24"/>
        </w:rPr>
        <w:t>Your application gives good performance even 2 instances are running in single node.</w:t>
      </w:r>
    </w:p>
    <w:p w:rsidR="00746723" w:rsidRPr="00EB02EF" w:rsidRDefault="00746723" w:rsidP="00EB02EF">
      <w:pPr>
        <w:rPr>
          <w:sz w:val="24"/>
          <w:szCs w:val="24"/>
        </w:rPr>
      </w:pPr>
    </w:p>
    <w:p w:rsidR="00EB02EF" w:rsidRPr="00746723" w:rsidRDefault="0011421C" w:rsidP="00EB02EF">
      <w:pPr>
        <w:rPr>
          <w:b/>
          <w:sz w:val="24"/>
          <w:szCs w:val="24"/>
        </w:rPr>
      </w:pPr>
      <w:r>
        <w:rPr>
          <w:b/>
          <w:sz w:val="24"/>
          <w:szCs w:val="24"/>
        </w:rPr>
        <w:t xml:space="preserve">7. </w:t>
      </w:r>
      <w:r w:rsidR="00746723" w:rsidRPr="00746723">
        <w:rPr>
          <w:b/>
          <w:sz w:val="24"/>
          <w:szCs w:val="24"/>
        </w:rPr>
        <w:t>HOW TO BYPASS RESTART COMPUTER POLICY?</w:t>
      </w:r>
    </w:p>
    <w:p w:rsidR="00EB02EF" w:rsidRPr="00EB02EF" w:rsidRDefault="00EB02EF" w:rsidP="00EB02EF">
      <w:pPr>
        <w:rPr>
          <w:sz w:val="24"/>
          <w:szCs w:val="24"/>
        </w:rPr>
      </w:pPr>
      <w:r w:rsidRPr="00EB02EF">
        <w:rPr>
          <w:sz w:val="24"/>
          <w:szCs w:val="24"/>
        </w:rPr>
        <w:t xml:space="preserve">Go to registry&gt; hkey_local_mechine&gt; system&gt; current </w:t>
      </w:r>
      <w:r w:rsidR="00746723" w:rsidRPr="00EB02EF">
        <w:rPr>
          <w:sz w:val="24"/>
          <w:szCs w:val="24"/>
        </w:rPr>
        <w:t>control</w:t>
      </w:r>
      <w:r w:rsidRPr="00EB02EF">
        <w:rPr>
          <w:sz w:val="24"/>
          <w:szCs w:val="24"/>
        </w:rPr>
        <w:t xml:space="preserve"> set&gt; control&gt; session manager&gt; " PENDING FILE RENAME OPERATIONS&gt; Open file and clear the data...</w:t>
      </w:r>
    </w:p>
    <w:p w:rsidR="00EB02EF" w:rsidRPr="00EB02EF" w:rsidRDefault="00EB02EF" w:rsidP="00EB02EF">
      <w:pPr>
        <w:rPr>
          <w:sz w:val="24"/>
          <w:szCs w:val="24"/>
        </w:rPr>
      </w:pPr>
      <w:r w:rsidRPr="00EB02EF">
        <w:rPr>
          <w:sz w:val="24"/>
          <w:szCs w:val="24"/>
        </w:rPr>
        <w:t xml:space="preserve">Rerun the checks again and skips restart </w:t>
      </w:r>
      <w:r w:rsidR="00746723" w:rsidRPr="00EB02EF">
        <w:rPr>
          <w:sz w:val="24"/>
          <w:szCs w:val="24"/>
        </w:rPr>
        <w:t>policy.</w:t>
      </w:r>
    </w:p>
    <w:p w:rsidR="00EB02EF" w:rsidRPr="00EB02EF" w:rsidRDefault="00EB02EF" w:rsidP="00EB02EF">
      <w:pPr>
        <w:rPr>
          <w:sz w:val="24"/>
          <w:szCs w:val="24"/>
        </w:rPr>
      </w:pPr>
      <w:r w:rsidRPr="00746723">
        <w:rPr>
          <w:b/>
          <w:sz w:val="24"/>
          <w:szCs w:val="24"/>
        </w:rPr>
        <w:t>Note:</w:t>
      </w:r>
      <w:r w:rsidRPr="00EB02EF">
        <w:rPr>
          <w:sz w:val="24"/>
          <w:szCs w:val="24"/>
        </w:rPr>
        <w:t xml:space="preserve"> Registry can be backup and restore by using IMPORT \EXPORT methods at windows level</w:t>
      </w:r>
    </w:p>
    <w:p w:rsidR="00EB02EF" w:rsidRPr="00EB02EF" w:rsidRDefault="00EB02EF" w:rsidP="00EB02EF">
      <w:pPr>
        <w:rPr>
          <w:sz w:val="24"/>
          <w:szCs w:val="24"/>
        </w:rPr>
      </w:pPr>
    </w:p>
    <w:p w:rsidR="00EB02EF" w:rsidRPr="00746723" w:rsidRDefault="0011421C" w:rsidP="00EB02EF">
      <w:pPr>
        <w:rPr>
          <w:b/>
          <w:sz w:val="24"/>
          <w:szCs w:val="24"/>
        </w:rPr>
      </w:pPr>
      <w:r>
        <w:rPr>
          <w:b/>
          <w:sz w:val="24"/>
          <w:szCs w:val="24"/>
        </w:rPr>
        <w:t>8.</w:t>
      </w:r>
      <w:r w:rsidRPr="00746723">
        <w:rPr>
          <w:b/>
          <w:sz w:val="24"/>
          <w:szCs w:val="24"/>
        </w:rPr>
        <w:t xml:space="preserve"> HOW</w:t>
      </w:r>
      <w:r w:rsidR="00746723" w:rsidRPr="00746723">
        <w:rPr>
          <w:b/>
          <w:sz w:val="24"/>
          <w:szCs w:val="24"/>
        </w:rPr>
        <w:t xml:space="preserve"> TO READ CLUSTER EVENTS:</w:t>
      </w:r>
    </w:p>
    <w:p w:rsidR="00EB02EF" w:rsidRPr="0011421C" w:rsidRDefault="00EB02EF" w:rsidP="00EB02EF">
      <w:pPr>
        <w:rPr>
          <w:b/>
          <w:sz w:val="24"/>
          <w:szCs w:val="24"/>
        </w:rPr>
      </w:pPr>
      <w:r w:rsidRPr="0011421C">
        <w:rPr>
          <w:b/>
          <w:sz w:val="24"/>
          <w:szCs w:val="24"/>
        </w:rPr>
        <w:t>1. Windows 2003 O\</w:t>
      </w:r>
      <w:r w:rsidR="00746723" w:rsidRPr="0011421C">
        <w:rPr>
          <w:b/>
          <w:sz w:val="24"/>
          <w:szCs w:val="24"/>
        </w:rPr>
        <w:t>S:</w:t>
      </w:r>
      <w:r w:rsidRPr="0011421C">
        <w:rPr>
          <w:b/>
          <w:sz w:val="24"/>
          <w:szCs w:val="24"/>
        </w:rPr>
        <w:t xml:space="preserve"> </w:t>
      </w:r>
    </w:p>
    <w:p w:rsidR="00EB02EF" w:rsidRPr="00EB02EF" w:rsidRDefault="00EB02EF" w:rsidP="00EB02EF">
      <w:pPr>
        <w:rPr>
          <w:sz w:val="24"/>
          <w:szCs w:val="24"/>
        </w:rPr>
      </w:pPr>
      <w:r w:rsidRPr="00EB02EF">
        <w:rPr>
          <w:sz w:val="24"/>
          <w:szCs w:val="24"/>
        </w:rPr>
        <w:t>C:\windows\cluster\clusterlog.txt</w:t>
      </w:r>
    </w:p>
    <w:p w:rsidR="00EB02EF" w:rsidRPr="0011421C" w:rsidRDefault="00EB02EF" w:rsidP="00EB02EF">
      <w:pPr>
        <w:rPr>
          <w:b/>
          <w:sz w:val="24"/>
          <w:szCs w:val="24"/>
        </w:rPr>
      </w:pPr>
      <w:r w:rsidRPr="0011421C">
        <w:rPr>
          <w:b/>
          <w:sz w:val="24"/>
          <w:szCs w:val="24"/>
        </w:rPr>
        <w:t xml:space="preserve">2. Windows 2008 O\S onwards: </w:t>
      </w:r>
    </w:p>
    <w:p w:rsidR="00EB02EF" w:rsidRPr="00EB02EF" w:rsidRDefault="00EB02EF" w:rsidP="00EB02EF">
      <w:pPr>
        <w:rPr>
          <w:sz w:val="24"/>
          <w:szCs w:val="24"/>
        </w:rPr>
      </w:pPr>
      <w:r w:rsidRPr="00EB02EF">
        <w:rPr>
          <w:sz w:val="24"/>
          <w:szCs w:val="24"/>
        </w:rPr>
        <w:t>Go to cluadmin&gt; cluster events to check history of cluster.</w:t>
      </w:r>
    </w:p>
    <w:p w:rsidR="00EB02EF" w:rsidRPr="00EB02EF" w:rsidRDefault="00EB02EF" w:rsidP="00EB02EF">
      <w:pPr>
        <w:rPr>
          <w:sz w:val="24"/>
          <w:szCs w:val="24"/>
        </w:rPr>
      </w:pPr>
    </w:p>
    <w:p w:rsidR="00EB02EF" w:rsidRDefault="0011421C" w:rsidP="00EB02EF">
      <w:pPr>
        <w:rPr>
          <w:b/>
          <w:sz w:val="24"/>
          <w:szCs w:val="24"/>
        </w:rPr>
      </w:pPr>
      <w:r>
        <w:rPr>
          <w:b/>
          <w:sz w:val="24"/>
          <w:szCs w:val="24"/>
        </w:rPr>
        <w:t>9.</w:t>
      </w:r>
      <w:r w:rsidRPr="00746723">
        <w:rPr>
          <w:b/>
          <w:sz w:val="24"/>
          <w:szCs w:val="24"/>
        </w:rPr>
        <w:t xml:space="preserve"> HOW</w:t>
      </w:r>
      <w:r w:rsidR="00746723" w:rsidRPr="00746723">
        <w:rPr>
          <w:b/>
          <w:sz w:val="24"/>
          <w:szCs w:val="24"/>
        </w:rPr>
        <w:t xml:space="preserve"> TO ADD THE DEPENDENCY DISK?</w:t>
      </w:r>
    </w:p>
    <w:p w:rsidR="003250A3" w:rsidRPr="003250A3" w:rsidRDefault="003250A3" w:rsidP="003250A3">
      <w:pPr>
        <w:rPr>
          <w:sz w:val="24"/>
          <w:szCs w:val="24"/>
        </w:rPr>
      </w:pPr>
      <w:r w:rsidRPr="003250A3">
        <w:rPr>
          <w:sz w:val="24"/>
          <w:szCs w:val="24"/>
        </w:rPr>
        <w:t>&gt;</w:t>
      </w:r>
      <w:r>
        <w:rPr>
          <w:sz w:val="24"/>
          <w:szCs w:val="24"/>
        </w:rPr>
        <w:t xml:space="preserve"> </w:t>
      </w:r>
      <w:r w:rsidRPr="003250A3">
        <w:rPr>
          <w:sz w:val="24"/>
          <w:szCs w:val="24"/>
        </w:rPr>
        <w:t>After adding windows team or san team disk into disk management. DBA team check whether disk is showing in my computer or not.</w:t>
      </w:r>
    </w:p>
    <w:p w:rsidR="003250A3" w:rsidRPr="003250A3" w:rsidRDefault="003250A3" w:rsidP="003250A3">
      <w:pPr>
        <w:rPr>
          <w:sz w:val="24"/>
          <w:szCs w:val="24"/>
        </w:rPr>
      </w:pPr>
      <w:r w:rsidRPr="003250A3">
        <w:rPr>
          <w:sz w:val="24"/>
          <w:szCs w:val="24"/>
        </w:rPr>
        <w:t>&gt; Now DBA team need to make the added disk as a dependency to SQL Server service.</w:t>
      </w:r>
    </w:p>
    <w:p w:rsidR="003250A3" w:rsidRDefault="003250A3" w:rsidP="003250A3">
      <w:pPr>
        <w:rPr>
          <w:sz w:val="24"/>
          <w:szCs w:val="24"/>
        </w:rPr>
      </w:pPr>
      <w:r w:rsidRPr="003250A3">
        <w:rPr>
          <w:sz w:val="24"/>
          <w:szCs w:val="24"/>
        </w:rPr>
        <w:t>&gt; Add storage to the SQL Server group and then perform below step.</w:t>
      </w:r>
    </w:p>
    <w:p w:rsidR="004E151A" w:rsidRDefault="004E151A" w:rsidP="00EB02EF">
      <w:pPr>
        <w:rPr>
          <w:b/>
          <w:sz w:val="24"/>
          <w:szCs w:val="24"/>
        </w:rPr>
      </w:pPr>
    </w:p>
    <w:p w:rsidR="00EB02EF" w:rsidRPr="00746723" w:rsidRDefault="00EB02EF" w:rsidP="00EB02EF">
      <w:pPr>
        <w:rPr>
          <w:b/>
          <w:sz w:val="24"/>
          <w:szCs w:val="24"/>
        </w:rPr>
      </w:pPr>
      <w:r w:rsidRPr="00746723">
        <w:rPr>
          <w:b/>
          <w:sz w:val="24"/>
          <w:szCs w:val="24"/>
        </w:rPr>
        <w:t>IN SQL Server 2005:</w:t>
      </w:r>
    </w:p>
    <w:p w:rsidR="00EB02EF" w:rsidRPr="00EB02EF" w:rsidRDefault="00EB02EF" w:rsidP="00EB02EF">
      <w:pPr>
        <w:rPr>
          <w:sz w:val="24"/>
          <w:szCs w:val="24"/>
        </w:rPr>
      </w:pPr>
      <w:r w:rsidRPr="00746723">
        <w:rPr>
          <w:b/>
          <w:sz w:val="24"/>
          <w:szCs w:val="24"/>
        </w:rPr>
        <w:t>Note:</w:t>
      </w:r>
      <w:r w:rsidRPr="00EB02EF">
        <w:rPr>
          <w:sz w:val="24"/>
          <w:szCs w:val="24"/>
        </w:rPr>
        <w:t xml:space="preserve"> Adding dependency disk is </w:t>
      </w:r>
      <w:r w:rsidR="00746723" w:rsidRPr="00EB02EF">
        <w:rPr>
          <w:sz w:val="24"/>
          <w:szCs w:val="24"/>
        </w:rPr>
        <w:t>completely</w:t>
      </w:r>
      <w:r w:rsidRPr="00EB02EF">
        <w:rPr>
          <w:sz w:val="24"/>
          <w:szCs w:val="24"/>
        </w:rPr>
        <w:t xml:space="preserve"> offline operation </w:t>
      </w:r>
      <w:r w:rsidR="00746723" w:rsidRPr="00EB02EF">
        <w:rPr>
          <w:sz w:val="24"/>
          <w:szCs w:val="24"/>
        </w:rPr>
        <w:t>i.e.</w:t>
      </w:r>
      <w:r w:rsidRPr="00EB02EF">
        <w:rPr>
          <w:sz w:val="24"/>
          <w:szCs w:val="24"/>
        </w:rPr>
        <w:t xml:space="preserve"> need to take SQL Server services </w:t>
      </w:r>
      <w:r w:rsidR="00746723" w:rsidRPr="00EB02EF">
        <w:rPr>
          <w:sz w:val="24"/>
          <w:szCs w:val="24"/>
        </w:rPr>
        <w:t>offline...Downtime</w:t>
      </w:r>
      <w:r w:rsidRPr="00EB02EF">
        <w:rPr>
          <w:sz w:val="24"/>
          <w:szCs w:val="24"/>
        </w:rPr>
        <w:t xml:space="preserve"> is required</w:t>
      </w:r>
    </w:p>
    <w:p w:rsidR="00EB02EF" w:rsidRPr="00746723" w:rsidRDefault="00EB02EF" w:rsidP="00EB02EF">
      <w:pPr>
        <w:rPr>
          <w:b/>
          <w:sz w:val="24"/>
          <w:szCs w:val="24"/>
        </w:rPr>
      </w:pPr>
      <w:r w:rsidRPr="00746723">
        <w:rPr>
          <w:b/>
          <w:sz w:val="24"/>
          <w:szCs w:val="24"/>
        </w:rPr>
        <w:t>Path to add dependency disk:</w:t>
      </w:r>
    </w:p>
    <w:p w:rsidR="00EB02EF" w:rsidRPr="00EB02EF" w:rsidRDefault="00EB02EF" w:rsidP="00EB02EF">
      <w:pPr>
        <w:rPr>
          <w:sz w:val="24"/>
          <w:szCs w:val="24"/>
        </w:rPr>
      </w:pPr>
      <w:r w:rsidRPr="00EB02EF">
        <w:rPr>
          <w:sz w:val="24"/>
          <w:szCs w:val="24"/>
        </w:rPr>
        <w:t xml:space="preserve">Go to cluster administrator&gt; go to </w:t>
      </w:r>
      <w:r w:rsidR="00746723" w:rsidRPr="00EB02EF">
        <w:rPr>
          <w:sz w:val="24"/>
          <w:szCs w:val="24"/>
        </w:rPr>
        <w:t>Sql</w:t>
      </w:r>
      <w:r w:rsidRPr="00EB02EF">
        <w:rPr>
          <w:sz w:val="24"/>
          <w:szCs w:val="24"/>
        </w:rPr>
        <w:t xml:space="preserve"> server main s</w:t>
      </w:r>
      <w:r w:rsidR="00746723">
        <w:rPr>
          <w:sz w:val="24"/>
          <w:szCs w:val="24"/>
        </w:rPr>
        <w:t>e</w:t>
      </w:r>
      <w:r w:rsidRPr="00EB02EF">
        <w:rPr>
          <w:sz w:val="24"/>
          <w:szCs w:val="24"/>
        </w:rPr>
        <w:t>rv</w:t>
      </w:r>
      <w:r w:rsidR="00746723">
        <w:rPr>
          <w:sz w:val="24"/>
          <w:szCs w:val="24"/>
        </w:rPr>
        <w:t>er</w:t>
      </w:r>
      <w:r w:rsidRPr="00EB02EF">
        <w:rPr>
          <w:sz w:val="24"/>
          <w:szCs w:val="24"/>
        </w:rPr>
        <w:t>&gt; go to properties&gt;go to dependency tab&gt; modify&gt; add disk...&gt; click ok</w:t>
      </w:r>
    </w:p>
    <w:p w:rsidR="00EB02EF" w:rsidRPr="00746723" w:rsidRDefault="00EB02EF" w:rsidP="00EB02EF">
      <w:pPr>
        <w:rPr>
          <w:b/>
          <w:sz w:val="24"/>
          <w:szCs w:val="24"/>
        </w:rPr>
      </w:pPr>
      <w:r w:rsidRPr="00746723">
        <w:rPr>
          <w:b/>
          <w:sz w:val="24"/>
          <w:szCs w:val="24"/>
        </w:rPr>
        <w:t>IN SQL Server 2008:</w:t>
      </w:r>
    </w:p>
    <w:p w:rsidR="00EB02EF" w:rsidRPr="00EB02EF" w:rsidRDefault="00EB02EF" w:rsidP="00EB02EF">
      <w:pPr>
        <w:rPr>
          <w:sz w:val="24"/>
          <w:szCs w:val="24"/>
        </w:rPr>
      </w:pPr>
      <w:r w:rsidRPr="00746723">
        <w:rPr>
          <w:b/>
          <w:sz w:val="24"/>
          <w:szCs w:val="24"/>
        </w:rPr>
        <w:t>Note:</w:t>
      </w:r>
      <w:r w:rsidRPr="00EB02EF">
        <w:rPr>
          <w:sz w:val="24"/>
          <w:szCs w:val="24"/>
        </w:rPr>
        <w:t xml:space="preserve"> Adding dependency disk is </w:t>
      </w:r>
      <w:r w:rsidR="00746723" w:rsidRPr="00EB02EF">
        <w:rPr>
          <w:sz w:val="24"/>
          <w:szCs w:val="24"/>
        </w:rPr>
        <w:t>completely</w:t>
      </w:r>
      <w:r w:rsidRPr="00EB02EF">
        <w:rPr>
          <w:sz w:val="24"/>
          <w:szCs w:val="24"/>
        </w:rPr>
        <w:t xml:space="preserve"> online operation </w:t>
      </w:r>
      <w:r w:rsidR="00746723" w:rsidRPr="00EB02EF">
        <w:rPr>
          <w:sz w:val="24"/>
          <w:szCs w:val="24"/>
        </w:rPr>
        <w:t>i.e.</w:t>
      </w:r>
      <w:r w:rsidRPr="00EB02EF">
        <w:rPr>
          <w:sz w:val="24"/>
          <w:szCs w:val="24"/>
        </w:rPr>
        <w:t xml:space="preserve"> No need to take SQL Server service offline or downtime is not required.</w:t>
      </w:r>
    </w:p>
    <w:p w:rsidR="003250A3" w:rsidRPr="00746723" w:rsidRDefault="003250A3" w:rsidP="003250A3">
      <w:pPr>
        <w:rPr>
          <w:b/>
          <w:sz w:val="24"/>
          <w:szCs w:val="24"/>
        </w:rPr>
      </w:pPr>
      <w:r w:rsidRPr="00746723">
        <w:rPr>
          <w:b/>
          <w:sz w:val="24"/>
          <w:szCs w:val="24"/>
        </w:rPr>
        <w:t>Path to add dependency disk:</w:t>
      </w:r>
    </w:p>
    <w:p w:rsidR="0011421C" w:rsidRDefault="003250A3" w:rsidP="003250A3">
      <w:pPr>
        <w:rPr>
          <w:sz w:val="24"/>
          <w:szCs w:val="24"/>
        </w:rPr>
      </w:pPr>
      <w:r w:rsidRPr="00EB02EF">
        <w:rPr>
          <w:sz w:val="24"/>
          <w:szCs w:val="24"/>
        </w:rPr>
        <w:t>Go to cluster administrator&gt; go to Sql server main s</w:t>
      </w:r>
      <w:r>
        <w:rPr>
          <w:sz w:val="24"/>
          <w:szCs w:val="24"/>
        </w:rPr>
        <w:t>e</w:t>
      </w:r>
      <w:r w:rsidRPr="00EB02EF">
        <w:rPr>
          <w:sz w:val="24"/>
          <w:szCs w:val="24"/>
        </w:rPr>
        <w:t>rv</w:t>
      </w:r>
      <w:r>
        <w:rPr>
          <w:sz w:val="24"/>
          <w:szCs w:val="24"/>
        </w:rPr>
        <w:t>er</w:t>
      </w:r>
      <w:r w:rsidRPr="00EB02EF">
        <w:rPr>
          <w:sz w:val="24"/>
          <w:szCs w:val="24"/>
        </w:rPr>
        <w:t>&gt; go to properties&gt;go to dependency tab&gt; modify&gt; add disk...&gt; click ok</w:t>
      </w:r>
    </w:p>
    <w:p w:rsidR="004E151A" w:rsidRDefault="004E151A" w:rsidP="003250A3">
      <w:pPr>
        <w:rPr>
          <w:b/>
          <w:sz w:val="24"/>
          <w:szCs w:val="24"/>
        </w:rPr>
      </w:pPr>
    </w:p>
    <w:p w:rsidR="003B083F" w:rsidRPr="009000A1" w:rsidRDefault="00F70A01" w:rsidP="003250A3">
      <w:pPr>
        <w:rPr>
          <w:b/>
          <w:sz w:val="24"/>
          <w:szCs w:val="24"/>
        </w:rPr>
      </w:pPr>
      <w:r w:rsidRPr="0011421C">
        <w:rPr>
          <w:b/>
          <w:sz w:val="24"/>
          <w:szCs w:val="24"/>
        </w:rPr>
        <w:t>10. DIFFERENCE BETWEEN WINDOWS SERVER 2003\2005, WINDOWS SERVER 2008\R2\SQL 2008\R2, WINDOWS SERVER 2012\SQL SERVER 2012</w:t>
      </w:r>
    </w:p>
    <w:tbl>
      <w:tblPr>
        <w:tblpPr w:leftFromText="180" w:rightFromText="180" w:vertAnchor="text" w:horzAnchor="margin" w:tblpXSpec="center" w:tblpY="659"/>
        <w:tblW w:w="11640" w:type="dxa"/>
        <w:tblLook w:val="04A0" w:firstRow="1" w:lastRow="0" w:firstColumn="1" w:lastColumn="0" w:noHBand="0" w:noVBand="1"/>
      </w:tblPr>
      <w:tblGrid>
        <w:gridCol w:w="1500"/>
        <w:gridCol w:w="3360"/>
        <w:gridCol w:w="3580"/>
        <w:gridCol w:w="3200"/>
      </w:tblGrid>
      <w:tr w:rsidR="00F241A5" w:rsidRPr="00F241A5" w:rsidTr="00F241A5">
        <w:trPr>
          <w:trHeight w:val="300"/>
        </w:trPr>
        <w:tc>
          <w:tcPr>
            <w:tcW w:w="1500" w:type="dxa"/>
            <w:tcBorders>
              <w:top w:val="nil"/>
              <w:left w:val="nil"/>
              <w:bottom w:val="nil"/>
              <w:right w:val="nil"/>
            </w:tcBorders>
            <w:shd w:val="clear" w:color="000000" w:fill="FFFF00"/>
            <w:noWrap/>
            <w:vAlign w:val="bottom"/>
            <w:hideMark/>
          </w:tcPr>
          <w:p w:rsidR="00F241A5" w:rsidRPr="00F241A5" w:rsidRDefault="00F241A5" w:rsidP="00F241A5">
            <w:pPr>
              <w:spacing w:after="0" w:line="240" w:lineRule="auto"/>
              <w:rPr>
                <w:rFonts w:ascii="Calibri" w:eastAsia="Times New Roman" w:hAnsi="Calibri" w:cs="Times New Roman"/>
                <w:color w:val="FF0000"/>
              </w:rPr>
            </w:pPr>
            <w:r w:rsidRPr="00F241A5">
              <w:rPr>
                <w:rFonts w:ascii="Calibri" w:eastAsia="Times New Roman" w:hAnsi="Calibri" w:cs="Times New Roman"/>
                <w:color w:val="FF0000"/>
              </w:rPr>
              <w:t>Points</w:t>
            </w:r>
          </w:p>
        </w:tc>
        <w:tc>
          <w:tcPr>
            <w:tcW w:w="3360" w:type="dxa"/>
            <w:tcBorders>
              <w:top w:val="nil"/>
              <w:left w:val="nil"/>
              <w:bottom w:val="nil"/>
              <w:right w:val="nil"/>
            </w:tcBorders>
            <w:shd w:val="clear" w:color="000000" w:fill="FFFF00"/>
            <w:noWrap/>
            <w:vAlign w:val="bottom"/>
            <w:hideMark/>
          </w:tcPr>
          <w:p w:rsidR="00F241A5" w:rsidRPr="00F241A5" w:rsidRDefault="00F241A5" w:rsidP="00F241A5">
            <w:pPr>
              <w:spacing w:after="0" w:line="240" w:lineRule="auto"/>
              <w:rPr>
                <w:rFonts w:ascii="Calibri" w:eastAsia="Times New Roman" w:hAnsi="Calibri" w:cs="Times New Roman"/>
                <w:color w:val="000000"/>
              </w:rPr>
            </w:pPr>
            <w:r w:rsidRPr="00F241A5">
              <w:rPr>
                <w:rFonts w:ascii="Calibri" w:eastAsia="Times New Roman" w:hAnsi="Calibri" w:cs="Times New Roman"/>
                <w:color w:val="000000"/>
              </w:rPr>
              <w:t>Windows server 20003\SQL 2005</w:t>
            </w:r>
          </w:p>
        </w:tc>
        <w:tc>
          <w:tcPr>
            <w:tcW w:w="3580" w:type="dxa"/>
            <w:tcBorders>
              <w:top w:val="nil"/>
              <w:left w:val="nil"/>
              <w:bottom w:val="nil"/>
              <w:right w:val="nil"/>
            </w:tcBorders>
            <w:shd w:val="clear" w:color="000000" w:fill="FFFF00"/>
            <w:noWrap/>
            <w:vAlign w:val="bottom"/>
            <w:hideMark/>
          </w:tcPr>
          <w:p w:rsidR="00F241A5" w:rsidRPr="00F241A5" w:rsidRDefault="00F241A5" w:rsidP="00F241A5">
            <w:pPr>
              <w:spacing w:after="0" w:line="240" w:lineRule="auto"/>
              <w:rPr>
                <w:rFonts w:ascii="Calibri" w:eastAsia="Times New Roman" w:hAnsi="Calibri" w:cs="Times New Roman"/>
                <w:color w:val="000000"/>
              </w:rPr>
            </w:pPr>
            <w:r w:rsidRPr="00F241A5">
              <w:rPr>
                <w:rFonts w:ascii="Calibri" w:eastAsia="Times New Roman" w:hAnsi="Calibri" w:cs="Times New Roman"/>
                <w:color w:val="000000"/>
              </w:rPr>
              <w:t>Windows server 2008,2008 r2,\SQL 2008, R2</w:t>
            </w:r>
          </w:p>
        </w:tc>
        <w:tc>
          <w:tcPr>
            <w:tcW w:w="3200" w:type="dxa"/>
            <w:tcBorders>
              <w:top w:val="nil"/>
              <w:left w:val="nil"/>
              <w:bottom w:val="nil"/>
              <w:right w:val="nil"/>
            </w:tcBorders>
            <w:shd w:val="clear" w:color="000000" w:fill="FFFF00"/>
            <w:noWrap/>
            <w:vAlign w:val="bottom"/>
            <w:hideMark/>
          </w:tcPr>
          <w:p w:rsidR="00F241A5" w:rsidRPr="00F241A5" w:rsidRDefault="00F241A5" w:rsidP="00F241A5">
            <w:pPr>
              <w:spacing w:after="0" w:line="240" w:lineRule="auto"/>
              <w:rPr>
                <w:rFonts w:ascii="Calibri" w:eastAsia="Times New Roman" w:hAnsi="Calibri" w:cs="Times New Roman"/>
                <w:color w:val="000000"/>
              </w:rPr>
            </w:pPr>
            <w:r w:rsidRPr="00F241A5">
              <w:rPr>
                <w:rFonts w:ascii="Calibri" w:eastAsia="Times New Roman" w:hAnsi="Calibri" w:cs="Times New Roman"/>
                <w:color w:val="000000"/>
              </w:rPr>
              <w:t>Windows server 2012</w:t>
            </w:r>
          </w:p>
        </w:tc>
      </w:tr>
      <w:tr w:rsidR="00F241A5" w:rsidRPr="00F241A5" w:rsidTr="00F241A5">
        <w:trPr>
          <w:trHeight w:val="300"/>
        </w:trPr>
        <w:tc>
          <w:tcPr>
            <w:tcW w:w="1500" w:type="dxa"/>
            <w:tcBorders>
              <w:top w:val="nil"/>
              <w:left w:val="nil"/>
              <w:bottom w:val="nil"/>
              <w:right w:val="nil"/>
            </w:tcBorders>
            <w:shd w:val="clear" w:color="auto" w:fill="auto"/>
            <w:noWrap/>
            <w:vAlign w:val="bottom"/>
            <w:hideMark/>
          </w:tcPr>
          <w:p w:rsidR="00F241A5" w:rsidRPr="00F241A5" w:rsidRDefault="00F241A5" w:rsidP="00F241A5">
            <w:pPr>
              <w:spacing w:after="0" w:line="240" w:lineRule="auto"/>
              <w:rPr>
                <w:rFonts w:ascii="Calibri" w:eastAsia="Times New Roman" w:hAnsi="Calibri" w:cs="Times New Roman"/>
                <w:color w:val="000000"/>
              </w:rPr>
            </w:pPr>
          </w:p>
        </w:tc>
        <w:tc>
          <w:tcPr>
            <w:tcW w:w="3360" w:type="dxa"/>
            <w:tcBorders>
              <w:top w:val="nil"/>
              <w:left w:val="nil"/>
              <w:bottom w:val="nil"/>
              <w:right w:val="nil"/>
            </w:tcBorders>
            <w:shd w:val="clear" w:color="auto" w:fill="auto"/>
            <w:noWrap/>
            <w:vAlign w:val="bottom"/>
            <w:hideMark/>
          </w:tcPr>
          <w:p w:rsidR="00F241A5" w:rsidRPr="00F241A5" w:rsidRDefault="00F241A5" w:rsidP="00F241A5">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F241A5" w:rsidRPr="00F241A5" w:rsidRDefault="00F241A5" w:rsidP="00F241A5">
            <w:pPr>
              <w:spacing w:after="0" w:line="240" w:lineRule="auto"/>
              <w:rPr>
                <w:rFonts w:ascii="Times New Roman" w:eastAsia="Times New Roman" w:hAnsi="Times New Roman" w:cs="Times New Roman"/>
                <w:sz w:val="20"/>
                <w:szCs w:val="20"/>
              </w:rPr>
            </w:pPr>
          </w:p>
        </w:tc>
        <w:tc>
          <w:tcPr>
            <w:tcW w:w="3200" w:type="dxa"/>
            <w:tcBorders>
              <w:top w:val="nil"/>
              <w:left w:val="nil"/>
              <w:bottom w:val="nil"/>
              <w:right w:val="nil"/>
            </w:tcBorders>
            <w:shd w:val="clear" w:color="auto" w:fill="auto"/>
            <w:noWrap/>
            <w:vAlign w:val="bottom"/>
            <w:hideMark/>
          </w:tcPr>
          <w:p w:rsidR="00F241A5" w:rsidRPr="00F241A5" w:rsidRDefault="00F241A5" w:rsidP="00F241A5">
            <w:pPr>
              <w:spacing w:after="0" w:line="240" w:lineRule="auto"/>
              <w:rPr>
                <w:rFonts w:ascii="Times New Roman" w:eastAsia="Times New Roman" w:hAnsi="Times New Roman" w:cs="Times New Roman"/>
                <w:sz w:val="20"/>
                <w:szCs w:val="20"/>
              </w:rPr>
            </w:pPr>
          </w:p>
        </w:tc>
      </w:tr>
      <w:tr w:rsidR="00F241A5" w:rsidRPr="00F241A5" w:rsidTr="00F241A5">
        <w:trPr>
          <w:trHeight w:val="900"/>
        </w:trPr>
        <w:tc>
          <w:tcPr>
            <w:tcW w:w="15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Domain level Groups</w:t>
            </w:r>
          </w:p>
        </w:tc>
        <w:tc>
          <w:tcPr>
            <w:tcW w:w="336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3 domain level groups are Should be mandatory.</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Optional because we can use local accounts to install SQL Server</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Optional because we can use local accounts to install SQL Server</w:t>
            </w:r>
          </w:p>
        </w:tc>
      </w:tr>
      <w:tr w:rsidR="00F241A5" w:rsidRPr="00F241A5" w:rsidTr="00F241A5">
        <w:trPr>
          <w:trHeight w:val="300"/>
        </w:trPr>
        <w:tc>
          <w:tcPr>
            <w:tcW w:w="15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Quorum</w:t>
            </w:r>
          </w:p>
        </w:tc>
        <w:tc>
          <w:tcPr>
            <w:tcW w:w="336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Drive letter should be Q</w:t>
            </w:r>
          </w:p>
        </w:tc>
        <w:tc>
          <w:tcPr>
            <w:tcW w:w="358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 xml:space="preserve">Optional </w:t>
            </w:r>
          </w:p>
        </w:tc>
        <w:tc>
          <w:tcPr>
            <w:tcW w:w="32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Optional</w:t>
            </w:r>
          </w:p>
        </w:tc>
      </w:tr>
      <w:tr w:rsidR="00F241A5" w:rsidRPr="00F241A5" w:rsidTr="00F241A5">
        <w:trPr>
          <w:trHeight w:val="900"/>
        </w:trPr>
        <w:tc>
          <w:tcPr>
            <w:tcW w:w="15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 xml:space="preserve">MSDTC </w:t>
            </w:r>
          </w:p>
        </w:tc>
        <w:tc>
          <w:tcPr>
            <w:tcW w:w="336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 xml:space="preserve">MSDTC is mandatory </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MSDTC is optional because it uses local dtc services from wind 2008 server o\s</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MSDTC is optional because it uses local dtc services from wind 2008 server o\s</w:t>
            </w:r>
          </w:p>
        </w:tc>
      </w:tr>
      <w:tr w:rsidR="00F241A5" w:rsidRPr="00F241A5" w:rsidTr="00F241A5">
        <w:trPr>
          <w:trHeight w:val="600"/>
        </w:trPr>
        <w:tc>
          <w:tcPr>
            <w:tcW w:w="15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Tempdb files</w:t>
            </w:r>
          </w:p>
        </w:tc>
        <w:tc>
          <w:tcPr>
            <w:tcW w:w="336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Should keep in shared or iscsi disks</w:t>
            </w:r>
          </w:p>
        </w:tc>
        <w:tc>
          <w:tcPr>
            <w:tcW w:w="358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 xml:space="preserve">Should keep in shared or </w:t>
            </w:r>
            <w:r>
              <w:rPr>
                <w:rFonts w:ascii="Calibri" w:eastAsia="Times New Roman" w:hAnsi="Calibri" w:cs="Times New Roman"/>
                <w:color w:val="000000"/>
              </w:rPr>
              <w:t>i</w:t>
            </w:r>
            <w:r w:rsidRPr="00F241A5">
              <w:rPr>
                <w:rFonts w:ascii="Calibri" w:eastAsia="Times New Roman" w:hAnsi="Calibri" w:cs="Times New Roman"/>
                <w:color w:val="000000"/>
              </w:rPr>
              <w:t>scsi disks</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Optional...we can keep temp db files in local disks for each node.</w:t>
            </w:r>
          </w:p>
        </w:tc>
      </w:tr>
      <w:tr w:rsidR="00F241A5" w:rsidRPr="00F241A5" w:rsidTr="00F241A5">
        <w:trPr>
          <w:trHeight w:val="2100"/>
        </w:trPr>
        <w:tc>
          <w:tcPr>
            <w:tcW w:w="15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Installation</w:t>
            </w:r>
          </w:p>
        </w:tc>
        <w:tc>
          <w:tcPr>
            <w:tcW w:w="336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Always required to start inst</w:t>
            </w:r>
            <w:r>
              <w:rPr>
                <w:rFonts w:ascii="Calibri" w:eastAsia="Times New Roman" w:hAnsi="Calibri" w:cs="Times New Roman"/>
                <w:color w:val="000000"/>
              </w:rPr>
              <w:t>ance</w:t>
            </w:r>
            <w:r w:rsidRPr="00F241A5">
              <w:rPr>
                <w:rFonts w:ascii="Calibri" w:eastAsia="Times New Roman" w:hAnsi="Calibri" w:cs="Times New Roman"/>
                <w:color w:val="000000"/>
              </w:rPr>
              <w:t xml:space="preserve"> from active node installation completed automatically first in passive node then it gets finish in active node. Only required to perform tools installation in passive node...</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Start installation from active node but it will not replicate to passive node .Required to run setup.exe in passive node and click add node option “to install in passive node.</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Start installation from active node but it will not replicate to passive node .Required to run setup.exe in passive node and click add node option “to install in passive node.</w:t>
            </w:r>
          </w:p>
        </w:tc>
      </w:tr>
      <w:tr w:rsidR="00F241A5" w:rsidRPr="00F241A5" w:rsidTr="00F241A5">
        <w:trPr>
          <w:trHeight w:val="1200"/>
        </w:trPr>
        <w:tc>
          <w:tcPr>
            <w:tcW w:w="15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Cluster Events</w:t>
            </w:r>
          </w:p>
        </w:tc>
        <w:tc>
          <w:tcPr>
            <w:tcW w:w="336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 xml:space="preserve">Monitoring : c:\windows\cluster\cluster.log file need to check if any event which need to check in cluster </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But whereas from wind 2008 onwards, cluster events option is included in cluster administrator.</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But whereas from wind 2008 onwards, cluster events option is included in cluster administrator.</w:t>
            </w:r>
          </w:p>
        </w:tc>
      </w:tr>
      <w:tr w:rsidR="00F241A5" w:rsidRPr="00F241A5" w:rsidTr="00F241A5">
        <w:trPr>
          <w:trHeight w:val="1140"/>
        </w:trPr>
        <w:tc>
          <w:tcPr>
            <w:tcW w:w="15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Quorum down</w:t>
            </w:r>
          </w:p>
        </w:tc>
        <w:tc>
          <w:tcPr>
            <w:tcW w:w="336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 xml:space="preserve">If quorum goes down , then our entire cluster will be down </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But even quorum down, it uses MNS [Majority node set quorum] of each local copy to store information relate to which node is active and passive.</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But even quorum down, it uses MNS [Majority node set quorum] of each local copy to store information relate to which node is active and passive.</w:t>
            </w:r>
          </w:p>
        </w:tc>
      </w:tr>
      <w:tr w:rsidR="00F241A5" w:rsidRPr="00F241A5" w:rsidTr="00F241A5">
        <w:trPr>
          <w:trHeight w:val="645"/>
        </w:trPr>
        <w:tc>
          <w:tcPr>
            <w:tcW w:w="15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 xml:space="preserve">Naming </w:t>
            </w:r>
          </w:p>
        </w:tc>
        <w:tc>
          <w:tcPr>
            <w:tcW w:w="336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 xml:space="preserve">Cluster services </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Failover cluster</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failover cluster</w:t>
            </w:r>
          </w:p>
        </w:tc>
      </w:tr>
      <w:tr w:rsidR="00F241A5" w:rsidRPr="00F241A5" w:rsidTr="00F241A5">
        <w:trPr>
          <w:trHeight w:val="300"/>
        </w:trPr>
        <w:tc>
          <w:tcPr>
            <w:tcW w:w="1500" w:type="dxa"/>
            <w:tcBorders>
              <w:top w:val="nil"/>
              <w:left w:val="nil"/>
              <w:bottom w:val="nil"/>
              <w:right w:val="nil"/>
            </w:tcBorders>
            <w:shd w:val="clear" w:color="auto" w:fill="auto"/>
            <w:noWrap/>
            <w:vAlign w:val="center"/>
            <w:hideMark/>
          </w:tcPr>
          <w:p w:rsidR="00F241A5" w:rsidRPr="00F241A5" w:rsidRDefault="003B083F"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C</w:t>
            </w:r>
            <w:r w:rsidR="00F241A5" w:rsidRPr="00F241A5">
              <w:rPr>
                <w:rFonts w:ascii="Calibri" w:eastAsia="Times New Roman" w:hAnsi="Calibri" w:cs="Times New Roman"/>
                <w:color w:val="000000"/>
              </w:rPr>
              <w:t>luadmin</w:t>
            </w:r>
          </w:p>
        </w:tc>
        <w:tc>
          <w:tcPr>
            <w:tcW w:w="3360" w:type="dxa"/>
            <w:tcBorders>
              <w:top w:val="nil"/>
              <w:left w:val="nil"/>
              <w:bottom w:val="nil"/>
              <w:right w:val="nil"/>
            </w:tcBorders>
            <w:shd w:val="clear" w:color="auto" w:fill="auto"/>
            <w:vAlign w:val="center"/>
            <w:hideMark/>
          </w:tcPr>
          <w:p w:rsidR="00F241A5" w:rsidRPr="00F241A5" w:rsidRDefault="003B083F"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C</w:t>
            </w:r>
            <w:r w:rsidR="00F241A5" w:rsidRPr="00F241A5">
              <w:rPr>
                <w:rFonts w:ascii="Calibri" w:eastAsia="Times New Roman" w:hAnsi="Calibri" w:cs="Times New Roman"/>
                <w:color w:val="000000"/>
              </w:rPr>
              <w:t>luadmin</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cluadmin.msc</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cluadmin.msc</w:t>
            </w:r>
          </w:p>
        </w:tc>
      </w:tr>
      <w:tr w:rsidR="00F241A5" w:rsidRPr="00F241A5" w:rsidTr="00F241A5">
        <w:trPr>
          <w:trHeight w:val="1005"/>
        </w:trPr>
        <w:tc>
          <w:tcPr>
            <w:tcW w:w="1500" w:type="dxa"/>
            <w:tcBorders>
              <w:top w:val="nil"/>
              <w:left w:val="nil"/>
              <w:bottom w:val="nil"/>
              <w:right w:val="nil"/>
            </w:tcBorders>
            <w:shd w:val="clear" w:color="auto" w:fill="auto"/>
            <w:noWrap/>
            <w:vAlign w:val="center"/>
            <w:hideMark/>
          </w:tcPr>
          <w:p w:rsidR="00F241A5" w:rsidRPr="00F241A5" w:rsidRDefault="003B083F"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C</w:t>
            </w:r>
            <w:r w:rsidR="00F241A5" w:rsidRPr="00F241A5">
              <w:rPr>
                <w:rFonts w:ascii="Calibri" w:eastAsia="Times New Roman" w:hAnsi="Calibri" w:cs="Times New Roman"/>
                <w:color w:val="000000"/>
              </w:rPr>
              <w:t>onsole</w:t>
            </w:r>
          </w:p>
        </w:tc>
        <w:tc>
          <w:tcPr>
            <w:tcW w:w="336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All services,nodes,ips all together in cluadmin in wind 2003</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But in Windo</w:t>
            </w:r>
            <w:r>
              <w:rPr>
                <w:rFonts w:ascii="Calibri" w:eastAsia="Times New Roman" w:hAnsi="Calibri" w:cs="Times New Roman"/>
                <w:color w:val="000000"/>
              </w:rPr>
              <w:t>ws</w:t>
            </w:r>
            <w:r w:rsidRPr="00F241A5">
              <w:rPr>
                <w:rFonts w:ascii="Calibri" w:eastAsia="Times New Roman" w:hAnsi="Calibri" w:cs="Times New Roman"/>
                <w:color w:val="000000"/>
              </w:rPr>
              <w:t xml:space="preserve"> 2008 onwards, classification with nodes, ip's, disks, services and applications.</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But in Windo</w:t>
            </w:r>
            <w:r>
              <w:rPr>
                <w:rFonts w:ascii="Calibri" w:eastAsia="Times New Roman" w:hAnsi="Calibri" w:cs="Times New Roman"/>
                <w:color w:val="000000"/>
              </w:rPr>
              <w:t>ws</w:t>
            </w:r>
            <w:r w:rsidRPr="00F241A5">
              <w:rPr>
                <w:rFonts w:ascii="Calibri" w:eastAsia="Times New Roman" w:hAnsi="Calibri" w:cs="Times New Roman"/>
                <w:color w:val="000000"/>
              </w:rPr>
              <w:t xml:space="preserve"> 2008 onwards , classification with nodes, ip's, disks, services and applications.</w:t>
            </w:r>
          </w:p>
        </w:tc>
      </w:tr>
      <w:tr w:rsidR="00F241A5" w:rsidRPr="00F241A5" w:rsidTr="00F241A5">
        <w:trPr>
          <w:trHeight w:val="930"/>
        </w:trPr>
        <w:tc>
          <w:tcPr>
            <w:tcW w:w="15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Validation report</w:t>
            </w:r>
          </w:p>
        </w:tc>
        <w:tc>
          <w:tcPr>
            <w:tcW w:w="336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Manual checks need to perform before SQL Server installation on cluster</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Run validation report to validate windows cluster setup.</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Run validation report to validate windows cluster setup.</w:t>
            </w:r>
          </w:p>
        </w:tc>
      </w:tr>
      <w:tr w:rsidR="00F241A5" w:rsidRPr="00F241A5" w:rsidTr="00F241A5">
        <w:trPr>
          <w:trHeight w:val="600"/>
        </w:trPr>
        <w:tc>
          <w:tcPr>
            <w:tcW w:w="15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Number of nodes</w:t>
            </w:r>
          </w:p>
        </w:tc>
        <w:tc>
          <w:tcPr>
            <w:tcW w:w="336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8</w:t>
            </w:r>
          </w:p>
        </w:tc>
        <w:tc>
          <w:tcPr>
            <w:tcW w:w="358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16</w:t>
            </w:r>
          </w:p>
        </w:tc>
        <w:tc>
          <w:tcPr>
            <w:tcW w:w="32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16</w:t>
            </w:r>
          </w:p>
        </w:tc>
      </w:tr>
      <w:tr w:rsidR="00F241A5" w:rsidRPr="00F241A5" w:rsidTr="00F241A5">
        <w:trPr>
          <w:trHeight w:val="600"/>
        </w:trPr>
        <w:tc>
          <w:tcPr>
            <w:tcW w:w="15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Dependency disk</w:t>
            </w:r>
          </w:p>
        </w:tc>
        <w:tc>
          <w:tcPr>
            <w:tcW w:w="336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Downtime required. Need to restart SQL Server services</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Online operation. NO downtime required</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Online operation. NO downtime required</w:t>
            </w:r>
          </w:p>
        </w:tc>
      </w:tr>
      <w:tr w:rsidR="00F241A5" w:rsidRPr="00F241A5" w:rsidTr="00F241A5">
        <w:trPr>
          <w:trHeight w:val="1500"/>
        </w:trPr>
        <w:tc>
          <w:tcPr>
            <w:tcW w:w="1500" w:type="dxa"/>
            <w:tcBorders>
              <w:top w:val="nil"/>
              <w:left w:val="nil"/>
              <w:bottom w:val="nil"/>
              <w:right w:val="nil"/>
            </w:tcBorders>
            <w:shd w:val="clear" w:color="auto" w:fill="auto"/>
            <w:noWrap/>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Policies</w:t>
            </w:r>
          </w:p>
        </w:tc>
        <w:tc>
          <w:tcPr>
            <w:tcW w:w="336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In SQL Server 2005 cluster, if any resource went to offline, we require manually to bring online.</w:t>
            </w:r>
          </w:p>
        </w:tc>
        <w:tc>
          <w:tcPr>
            <w:tcW w:w="358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But in SQL Server 2008 Onwards if any resource offline then with in default 15 min of interval cluster try to start the resource into online. …</w:t>
            </w:r>
          </w:p>
        </w:tc>
        <w:tc>
          <w:tcPr>
            <w:tcW w:w="3200" w:type="dxa"/>
            <w:tcBorders>
              <w:top w:val="nil"/>
              <w:left w:val="nil"/>
              <w:bottom w:val="nil"/>
              <w:right w:val="nil"/>
            </w:tcBorders>
            <w:shd w:val="clear" w:color="auto" w:fill="auto"/>
            <w:vAlign w:val="center"/>
            <w:hideMark/>
          </w:tcPr>
          <w:p w:rsidR="00F241A5" w:rsidRPr="00F241A5" w:rsidRDefault="00F241A5" w:rsidP="00F241A5">
            <w:pPr>
              <w:spacing w:after="0" w:line="240" w:lineRule="auto"/>
              <w:jc w:val="center"/>
              <w:rPr>
                <w:rFonts w:ascii="Calibri" w:eastAsia="Times New Roman" w:hAnsi="Calibri" w:cs="Times New Roman"/>
                <w:color w:val="000000"/>
              </w:rPr>
            </w:pPr>
            <w:r w:rsidRPr="00F241A5">
              <w:rPr>
                <w:rFonts w:ascii="Calibri" w:eastAsia="Times New Roman" w:hAnsi="Calibri" w:cs="Times New Roman"/>
                <w:color w:val="000000"/>
              </w:rPr>
              <w:t xml:space="preserve">But in SQL Server 2008 Onwards if any resource offline then with in default 15 min of </w:t>
            </w:r>
            <w:r w:rsidR="00F70A01" w:rsidRPr="00F241A5">
              <w:rPr>
                <w:rFonts w:ascii="Calibri" w:eastAsia="Times New Roman" w:hAnsi="Calibri" w:cs="Times New Roman"/>
                <w:color w:val="000000"/>
              </w:rPr>
              <w:t>interval</w:t>
            </w:r>
            <w:r w:rsidRPr="00F241A5">
              <w:rPr>
                <w:rFonts w:ascii="Calibri" w:eastAsia="Times New Roman" w:hAnsi="Calibri" w:cs="Times New Roman"/>
                <w:color w:val="000000"/>
              </w:rPr>
              <w:t xml:space="preserve"> cluster try to start the </w:t>
            </w:r>
            <w:r w:rsidR="00F70A01" w:rsidRPr="00F241A5">
              <w:rPr>
                <w:rFonts w:ascii="Calibri" w:eastAsia="Times New Roman" w:hAnsi="Calibri" w:cs="Times New Roman"/>
                <w:color w:val="000000"/>
              </w:rPr>
              <w:t>resource</w:t>
            </w:r>
            <w:r w:rsidRPr="00F241A5">
              <w:rPr>
                <w:rFonts w:ascii="Calibri" w:eastAsia="Times New Roman" w:hAnsi="Calibri" w:cs="Times New Roman"/>
                <w:color w:val="000000"/>
              </w:rPr>
              <w:t xml:space="preserve"> into online. …</w:t>
            </w:r>
          </w:p>
        </w:tc>
      </w:tr>
    </w:tbl>
    <w:p w:rsidR="0011421C" w:rsidRPr="0011421C" w:rsidRDefault="0011421C" w:rsidP="003250A3">
      <w:pPr>
        <w:rPr>
          <w:sz w:val="24"/>
          <w:szCs w:val="24"/>
        </w:rPr>
      </w:pPr>
    </w:p>
    <w:p w:rsidR="00EB02EF" w:rsidRPr="00EB02EF" w:rsidRDefault="00EB02EF" w:rsidP="00EB02EF">
      <w:pPr>
        <w:rPr>
          <w:sz w:val="24"/>
          <w:szCs w:val="24"/>
        </w:rPr>
      </w:pPr>
    </w:p>
    <w:p w:rsidR="008906AA" w:rsidRDefault="008906AA" w:rsidP="008906AA">
      <w:pPr>
        <w:rPr>
          <w:sz w:val="24"/>
          <w:szCs w:val="24"/>
        </w:rPr>
      </w:pPr>
    </w:p>
    <w:p w:rsidR="008906AA" w:rsidRDefault="008906AA" w:rsidP="008906AA">
      <w:pPr>
        <w:rPr>
          <w:sz w:val="24"/>
          <w:szCs w:val="24"/>
        </w:rPr>
      </w:pPr>
    </w:p>
    <w:p w:rsidR="00EB02EF" w:rsidRPr="00EB02EF" w:rsidRDefault="00EB02EF" w:rsidP="00EB02EF">
      <w:pPr>
        <w:rPr>
          <w:b/>
          <w:sz w:val="24"/>
          <w:szCs w:val="24"/>
        </w:rPr>
      </w:pPr>
    </w:p>
    <w:p w:rsidR="00EB02EF" w:rsidRPr="00EB02EF" w:rsidRDefault="00EB02EF" w:rsidP="00EB02EF">
      <w:pPr>
        <w:rPr>
          <w:b/>
          <w:sz w:val="24"/>
          <w:szCs w:val="24"/>
        </w:rPr>
      </w:pPr>
    </w:p>
    <w:p w:rsidR="00EB02EF" w:rsidRPr="00EB02EF" w:rsidRDefault="00EB02EF" w:rsidP="00EB02EF">
      <w:pPr>
        <w:rPr>
          <w:b/>
          <w:sz w:val="24"/>
          <w:szCs w:val="24"/>
        </w:rPr>
      </w:pPr>
    </w:p>
    <w:p w:rsidR="00EB02EF" w:rsidRPr="00EB02EF" w:rsidRDefault="00EB02EF" w:rsidP="00EB02EF">
      <w:pPr>
        <w:rPr>
          <w:b/>
          <w:sz w:val="24"/>
          <w:szCs w:val="24"/>
        </w:rPr>
      </w:pPr>
    </w:p>
    <w:p w:rsidR="00EB02EF" w:rsidRPr="00EB02EF" w:rsidRDefault="00EB02EF" w:rsidP="00EB02EF">
      <w:pPr>
        <w:rPr>
          <w:b/>
          <w:sz w:val="24"/>
          <w:szCs w:val="24"/>
        </w:rPr>
      </w:pPr>
    </w:p>
    <w:p w:rsidR="00EB02EF" w:rsidRPr="00EB02EF" w:rsidRDefault="00EB02EF" w:rsidP="00EB02EF">
      <w:pPr>
        <w:rPr>
          <w:b/>
          <w:sz w:val="24"/>
          <w:szCs w:val="24"/>
        </w:rPr>
      </w:pPr>
    </w:p>
    <w:p w:rsidR="00EB02EF" w:rsidRPr="00EB02EF" w:rsidRDefault="00EB02EF" w:rsidP="00EB02EF">
      <w:pPr>
        <w:rPr>
          <w:b/>
          <w:sz w:val="24"/>
          <w:szCs w:val="24"/>
        </w:rPr>
      </w:pPr>
    </w:p>
    <w:p w:rsidR="00EB02EF" w:rsidRDefault="00EB02EF" w:rsidP="000B02A5">
      <w:pPr>
        <w:rPr>
          <w:b/>
          <w:sz w:val="24"/>
          <w:szCs w:val="24"/>
        </w:rPr>
      </w:pPr>
    </w:p>
    <w:p w:rsidR="00A037CD" w:rsidRDefault="00A037CD" w:rsidP="000B02A5">
      <w:pPr>
        <w:rPr>
          <w:b/>
          <w:sz w:val="24"/>
          <w:szCs w:val="24"/>
        </w:rPr>
      </w:pPr>
    </w:p>
    <w:p w:rsidR="00DC62A6" w:rsidRDefault="00DC62A6" w:rsidP="000B02A5">
      <w:pPr>
        <w:rPr>
          <w:b/>
          <w:sz w:val="24"/>
          <w:szCs w:val="24"/>
        </w:rPr>
      </w:pPr>
    </w:p>
    <w:p w:rsidR="00DC62A6" w:rsidRDefault="00DC62A6" w:rsidP="000B02A5">
      <w:pPr>
        <w:rPr>
          <w:b/>
          <w:sz w:val="24"/>
          <w:szCs w:val="24"/>
        </w:rPr>
      </w:pPr>
    </w:p>
    <w:p w:rsidR="00A037CD" w:rsidRDefault="00A037CD" w:rsidP="000B02A5">
      <w:pPr>
        <w:rPr>
          <w:b/>
          <w:sz w:val="24"/>
          <w:szCs w:val="24"/>
        </w:rPr>
      </w:pPr>
    </w:p>
    <w:p w:rsidR="00DC62A6" w:rsidRDefault="00DC62A6" w:rsidP="000B02A5">
      <w:pPr>
        <w:rPr>
          <w:b/>
          <w:sz w:val="24"/>
          <w:szCs w:val="24"/>
        </w:rPr>
      </w:pPr>
    </w:p>
    <w:p w:rsidR="007A2412" w:rsidRDefault="007A2412" w:rsidP="000B02A5">
      <w:pPr>
        <w:rPr>
          <w:b/>
          <w:sz w:val="24"/>
          <w:szCs w:val="24"/>
        </w:rPr>
      </w:pPr>
    </w:p>
    <w:p w:rsidR="007A2412" w:rsidRDefault="007A2412" w:rsidP="000B02A5">
      <w:pPr>
        <w:rPr>
          <w:b/>
          <w:sz w:val="24"/>
          <w:szCs w:val="24"/>
        </w:rPr>
      </w:pPr>
    </w:p>
    <w:p w:rsidR="00DC62A6" w:rsidRDefault="00DC62A6" w:rsidP="000B02A5">
      <w:pPr>
        <w:rPr>
          <w:b/>
          <w:sz w:val="24"/>
          <w:szCs w:val="24"/>
        </w:rPr>
      </w:pPr>
    </w:p>
    <w:p w:rsidR="007A2412" w:rsidRDefault="007A2412" w:rsidP="000B02A5">
      <w:pPr>
        <w:rPr>
          <w:b/>
          <w:sz w:val="24"/>
          <w:szCs w:val="24"/>
        </w:rPr>
      </w:pPr>
    </w:p>
    <w:p w:rsidR="007A2412" w:rsidRDefault="007A2412" w:rsidP="000B02A5">
      <w:pPr>
        <w:rPr>
          <w:b/>
          <w:sz w:val="24"/>
          <w:szCs w:val="24"/>
        </w:rPr>
      </w:pPr>
    </w:p>
    <w:p w:rsidR="00F53D0C" w:rsidRDefault="00F53D0C" w:rsidP="000B02A5">
      <w:pPr>
        <w:rPr>
          <w:b/>
          <w:sz w:val="24"/>
          <w:szCs w:val="24"/>
        </w:rPr>
      </w:pPr>
    </w:p>
    <w:p w:rsidR="007A2412" w:rsidRDefault="007A2412" w:rsidP="000B02A5">
      <w:pPr>
        <w:rPr>
          <w:b/>
          <w:sz w:val="24"/>
          <w:szCs w:val="24"/>
        </w:rPr>
      </w:pPr>
    </w:p>
    <w:p w:rsidR="007A2412" w:rsidRDefault="007A2412" w:rsidP="000B02A5">
      <w:pPr>
        <w:rPr>
          <w:b/>
          <w:sz w:val="24"/>
          <w:szCs w:val="24"/>
        </w:rPr>
      </w:pPr>
    </w:p>
    <w:p w:rsidR="008906AA" w:rsidRDefault="008906AA" w:rsidP="000B02A5">
      <w:pPr>
        <w:rPr>
          <w:b/>
          <w:sz w:val="24"/>
          <w:szCs w:val="24"/>
        </w:rPr>
      </w:pPr>
    </w:p>
    <w:p w:rsidR="008906AA" w:rsidRDefault="008906AA" w:rsidP="000B02A5">
      <w:pPr>
        <w:rPr>
          <w:b/>
          <w:sz w:val="24"/>
          <w:szCs w:val="24"/>
        </w:rPr>
      </w:pPr>
    </w:p>
    <w:p w:rsidR="00AF6E68" w:rsidRDefault="00AF6E68" w:rsidP="000B02A5">
      <w:pPr>
        <w:rPr>
          <w:b/>
          <w:sz w:val="24"/>
          <w:szCs w:val="24"/>
        </w:rPr>
      </w:pPr>
    </w:p>
    <w:p w:rsidR="004E151A" w:rsidRDefault="004E151A" w:rsidP="000B02A5">
      <w:pPr>
        <w:rPr>
          <w:b/>
          <w:sz w:val="24"/>
          <w:szCs w:val="24"/>
        </w:rPr>
      </w:pPr>
    </w:p>
    <w:p w:rsidR="00DC62A6" w:rsidRPr="00A037CD" w:rsidRDefault="00A037CD" w:rsidP="00DC62A6">
      <w:pPr>
        <w:jc w:val="center"/>
        <w:rPr>
          <w:rFonts w:ascii="Britannic Bold" w:hAnsi="Britannic Bold"/>
          <w:b/>
          <w:sz w:val="36"/>
          <w:szCs w:val="36"/>
        </w:rPr>
      </w:pPr>
      <w:r w:rsidRPr="00A037CD">
        <w:rPr>
          <w:rFonts w:ascii="Britannic Bold" w:hAnsi="Britannic Bold"/>
          <w:b/>
          <w:sz w:val="36"/>
          <w:szCs w:val="36"/>
        </w:rPr>
        <w:t xml:space="preserve">PERFORMANCE TUNING </w:t>
      </w:r>
    </w:p>
    <w:p w:rsidR="00DC62A6" w:rsidRDefault="00DC62A6" w:rsidP="00DC62A6">
      <w:pPr>
        <w:jc w:val="center"/>
        <w:rPr>
          <w:b/>
          <w:sz w:val="36"/>
          <w:szCs w:val="36"/>
        </w:rPr>
      </w:pPr>
    </w:p>
    <w:p w:rsidR="00DC62A6" w:rsidRDefault="00DC62A6" w:rsidP="00DC62A6">
      <w:pPr>
        <w:jc w:val="center"/>
        <w:rPr>
          <w:b/>
          <w:sz w:val="36"/>
          <w:szCs w:val="36"/>
        </w:rPr>
      </w:pPr>
    </w:p>
    <w:p w:rsidR="00DC62A6" w:rsidRDefault="00DC62A6" w:rsidP="00DC62A6">
      <w:pPr>
        <w:jc w:val="center"/>
        <w:rPr>
          <w:b/>
          <w:sz w:val="36"/>
          <w:szCs w:val="36"/>
        </w:rPr>
      </w:pPr>
    </w:p>
    <w:p w:rsidR="00DC62A6" w:rsidRDefault="00DC62A6" w:rsidP="00DC62A6">
      <w:pPr>
        <w:rPr>
          <w:b/>
          <w:sz w:val="36"/>
          <w:szCs w:val="36"/>
        </w:rPr>
      </w:pPr>
    </w:p>
    <w:p w:rsidR="00DC62A6" w:rsidRDefault="00DC62A6" w:rsidP="00DC62A6">
      <w:pPr>
        <w:rPr>
          <w:b/>
          <w:sz w:val="36"/>
          <w:szCs w:val="36"/>
        </w:rPr>
      </w:pPr>
    </w:p>
    <w:p w:rsidR="00DC62A6" w:rsidRDefault="00DC62A6" w:rsidP="00DC62A6">
      <w:pPr>
        <w:rPr>
          <w:b/>
          <w:sz w:val="36"/>
          <w:szCs w:val="36"/>
        </w:rPr>
      </w:pPr>
    </w:p>
    <w:p w:rsidR="00AF6E68" w:rsidRDefault="00AF6E68" w:rsidP="00DC62A6">
      <w:pPr>
        <w:rPr>
          <w:b/>
          <w:sz w:val="36"/>
          <w:szCs w:val="36"/>
        </w:rPr>
      </w:pPr>
    </w:p>
    <w:p w:rsidR="00F53D0C" w:rsidRDefault="00F53D0C" w:rsidP="00DC62A6">
      <w:pPr>
        <w:rPr>
          <w:b/>
          <w:sz w:val="36"/>
          <w:szCs w:val="36"/>
        </w:rPr>
      </w:pPr>
    </w:p>
    <w:p w:rsidR="00DC62A6" w:rsidRPr="004E151A" w:rsidRDefault="00DC62A6" w:rsidP="00DC62A6">
      <w:pPr>
        <w:jc w:val="center"/>
        <w:rPr>
          <w:b/>
          <w:color w:val="C00000"/>
          <w:sz w:val="24"/>
          <w:szCs w:val="24"/>
        </w:rPr>
      </w:pPr>
      <w:r w:rsidRPr="004E151A">
        <w:rPr>
          <w:b/>
          <w:color w:val="C00000"/>
          <w:sz w:val="24"/>
          <w:szCs w:val="24"/>
        </w:rPr>
        <w:t>LOCKS</w:t>
      </w:r>
    </w:p>
    <w:p w:rsidR="00DC62A6" w:rsidRPr="004E151A" w:rsidRDefault="00DC62A6" w:rsidP="004E151A">
      <w:pPr>
        <w:rPr>
          <w:b/>
        </w:rPr>
      </w:pPr>
      <w:r w:rsidRPr="004E151A">
        <w:rPr>
          <w:b/>
        </w:rPr>
        <w:t>Locks:</w:t>
      </w:r>
    </w:p>
    <w:p w:rsidR="00F93773" w:rsidRPr="00F93773" w:rsidRDefault="00F93773" w:rsidP="00F93773">
      <w:pPr>
        <w:rPr>
          <w:sz w:val="24"/>
          <w:szCs w:val="24"/>
        </w:rPr>
      </w:pPr>
      <w:r w:rsidRPr="00F93773">
        <w:rPr>
          <w:sz w:val="24"/>
          <w:szCs w:val="24"/>
        </w:rPr>
        <w:t>&gt;</w:t>
      </w:r>
      <w:r w:rsidR="00E92F41">
        <w:rPr>
          <w:sz w:val="24"/>
          <w:szCs w:val="24"/>
        </w:rPr>
        <w:t xml:space="preserve"> </w:t>
      </w:r>
      <w:r w:rsidRPr="00F93773">
        <w:rPr>
          <w:sz w:val="24"/>
          <w:szCs w:val="24"/>
        </w:rPr>
        <w:t xml:space="preserve">To hold a specific </w:t>
      </w:r>
      <w:r w:rsidR="004E151A" w:rsidRPr="00F93773">
        <w:rPr>
          <w:sz w:val="24"/>
          <w:szCs w:val="24"/>
        </w:rPr>
        <w:t>object</w:t>
      </w:r>
      <w:r w:rsidR="004E151A" w:rsidRPr="00EE6F5F">
        <w:rPr>
          <w:sz w:val="24"/>
          <w:szCs w:val="24"/>
        </w:rPr>
        <w:t xml:space="preserve"> (tables, database, pages, rows, instance, extent, key……etc)</w:t>
      </w:r>
      <w:r w:rsidR="004E151A">
        <w:rPr>
          <w:sz w:val="24"/>
          <w:szCs w:val="24"/>
        </w:rPr>
        <w:t xml:space="preserve"> </w:t>
      </w:r>
      <w:r w:rsidRPr="00F93773">
        <w:rPr>
          <w:sz w:val="24"/>
          <w:szCs w:val="24"/>
        </w:rPr>
        <w:t>in SQL Server by using this locking concept.</w:t>
      </w:r>
    </w:p>
    <w:p w:rsidR="00F93773" w:rsidRDefault="00F93773" w:rsidP="00F93773">
      <w:pPr>
        <w:rPr>
          <w:sz w:val="24"/>
          <w:szCs w:val="24"/>
        </w:rPr>
      </w:pPr>
      <w:r w:rsidRPr="00F93773">
        <w:rPr>
          <w:sz w:val="24"/>
          <w:szCs w:val="24"/>
        </w:rPr>
        <w:t xml:space="preserve">&gt; To provide </w:t>
      </w:r>
      <w:r>
        <w:rPr>
          <w:sz w:val="24"/>
          <w:szCs w:val="24"/>
        </w:rPr>
        <w:t>consistence</w:t>
      </w:r>
      <w:r w:rsidRPr="00F93773">
        <w:rPr>
          <w:sz w:val="24"/>
          <w:szCs w:val="24"/>
        </w:rPr>
        <w:t xml:space="preserve"> data or right data or correct data to the end user </w:t>
      </w:r>
    </w:p>
    <w:p w:rsidR="00CD63BF" w:rsidRPr="00F93773" w:rsidRDefault="00CD63BF" w:rsidP="00F93773">
      <w:pPr>
        <w:rPr>
          <w:sz w:val="24"/>
          <w:szCs w:val="24"/>
        </w:rPr>
      </w:pPr>
      <w:r>
        <w:rPr>
          <w:sz w:val="24"/>
          <w:szCs w:val="24"/>
        </w:rPr>
        <w:t xml:space="preserve">&gt; </w:t>
      </w:r>
      <w:r w:rsidR="004E151A">
        <w:rPr>
          <w:sz w:val="24"/>
          <w:szCs w:val="24"/>
        </w:rPr>
        <w:t>Sql Server cannot lock the resources.</w:t>
      </w:r>
    </w:p>
    <w:p w:rsidR="00F93773" w:rsidRPr="00F93773" w:rsidRDefault="00F93773" w:rsidP="00F93773">
      <w:pPr>
        <w:rPr>
          <w:sz w:val="24"/>
          <w:szCs w:val="24"/>
        </w:rPr>
      </w:pPr>
    </w:p>
    <w:p w:rsidR="00F93773" w:rsidRPr="00F93773" w:rsidRDefault="00F93773" w:rsidP="00F93773">
      <w:pPr>
        <w:rPr>
          <w:sz w:val="24"/>
          <w:szCs w:val="24"/>
        </w:rPr>
      </w:pPr>
      <w:r w:rsidRPr="00F93773">
        <w:rPr>
          <w:b/>
          <w:sz w:val="24"/>
          <w:szCs w:val="24"/>
        </w:rPr>
        <w:t>Note:</w:t>
      </w:r>
      <w:r w:rsidRPr="00F93773">
        <w:rPr>
          <w:sz w:val="24"/>
          <w:szCs w:val="24"/>
        </w:rPr>
        <w:t xml:space="preserve"> Lock internally managed by lock manager and takes the decision depend on the transaction what lock to be applied.</w:t>
      </w:r>
    </w:p>
    <w:p w:rsidR="00F93773" w:rsidRPr="00F93773" w:rsidRDefault="00F93773" w:rsidP="00F93773">
      <w:pPr>
        <w:rPr>
          <w:sz w:val="24"/>
          <w:szCs w:val="24"/>
        </w:rPr>
      </w:pPr>
    </w:p>
    <w:p w:rsidR="00F93773" w:rsidRPr="00F93773" w:rsidRDefault="00A33832" w:rsidP="00F93773">
      <w:pPr>
        <w:rPr>
          <w:b/>
          <w:sz w:val="24"/>
          <w:szCs w:val="24"/>
        </w:rPr>
      </w:pPr>
      <w:r w:rsidRPr="00F93773">
        <w:rPr>
          <w:b/>
          <w:sz w:val="24"/>
          <w:szCs w:val="24"/>
        </w:rPr>
        <w:t>LOCK RESOURCES:</w:t>
      </w:r>
    </w:p>
    <w:p w:rsidR="00F93773" w:rsidRPr="00F93773" w:rsidRDefault="00F93773" w:rsidP="00F93773">
      <w:pPr>
        <w:rPr>
          <w:sz w:val="24"/>
          <w:szCs w:val="24"/>
        </w:rPr>
      </w:pPr>
      <w:r w:rsidRPr="00A33832">
        <w:rPr>
          <w:b/>
          <w:sz w:val="24"/>
          <w:szCs w:val="24"/>
        </w:rPr>
        <w:t xml:space="preserve">ROW </w:t>
      </w:r>
      <w:r w:rsidR="004573BF" w:rsidRPr="00A33832">
        <w:rPr>
          <w:b/>
          <w:sz w:val="24"/>
          <w:szCs w:val="24"/>
        </w:rPr>
        <w:t>LEVEL:</w:t>
      </w:r>
      <w:r w:rsidR="00A33832">
        <w:rPr>
          <w:sz w:val="24"/>
          <w:szCs w:val="24"/>
        </w:rPr>
        <w:t xml:space="preserve">  R</w:t>
      </w:r>
      <w:r w:rsidR="00A33832" w:rsidRPr="00EE6F5F">
        <w:rPr>
          <w:sz w:val="24"/>
          <w:szCs w:val="24"/>
        </w:rPr>
        <w:t>ow identifier used to lock a single row with in a table</w:t>
      </w:r>
    </w:p>
    <w:p w:rsidR="00F93773" w:rsidRPr="00F93773" w:rsidRDefault="00F93773" w:rsidP="00F93773">
      <w:pPr>
        <w:rPr>
          <w:sz w:val="24"/>
          <w:szCs w:val="24"/>
        </w:rPr>
      </w:pPr>
      <w:r w:rsidRPr="00A33832">
        <w:rPr>
          <w:b/>
          <w:sz w:val="24"/>
          <w:szCs w:val="24"/>
        </w:rPr>
        <w:t xml:space="preserve">PAGE </w:t>
      </w:r>
      <w:r w:rsidR="004573BF" w:rsidRPr="00A33832">
        <w:rPr>
          <w:b/>
          <w:sz w:val="24"/>
          <w:szCs w:val="24"/>
        </w:rPr>
        <w:t>LEVEL:</w:t>
      </w:r>
      <w:r w:rsidR="00A33832">
        <w:rPr>
          <w:sz w:val="24"/>
          <w:szCs w:val="24"/>
        </w:rPr>
        <w:t xml:space="preserve"> </w:t>
      </w:r>
      <w:r w:rsidR="00F057E5">
        <w:rPr>
          <w:sz w:val="24"/>
          <w:szCs w:val="24"/>
        </w:rPr>
        <w:t xml:space="preserve"> </w:t>
      </w:r>
      <w:r w:rsidR="00A33832" w:rsidRPr="00EE6F5F">
        <w:rPr>
          <w:sz w:val="24"/>
          <w:szCs w:val="24"/>
        </w:rPr>
        <w:t>8 kilo bytes (kb) data pages or index pages</w:t>
      </w:r>
    </w:p>
    <w:p w:rsidR="00A33832" w:rsidRPr="00A33832" w:rsidRDefault="00A33832" w:rsidP="00A33832">
      <w:pPr>
        <w:rPr>
          <w:sz w:val="24"/>
          <w:szCs w:val="24"/>
        </w:rPr>
      </w:pPr>
      <w:r w:rsidRPr="00A33832">
        <w:rPr>
          <w:b/>
          <w:sz w:val="24"/>
          <w:szCs w:val="24"/>
        </w:rPr>
        <w:t xml:space="preserve">EXTENT LEVEL: </w:t>
      </w:r>
      <w:r w:rsidR="00AF6E68">
        <w:rPr>
          <w:sz w:val="24"/>
          <w:szCs w:val="24"/>
        </w:rPr>
        <w:t>C</w:t>
      </w:r>
      <w:r w:rsidR="00AF6E68" w:rsidRPr="00A33832">
        <w:rPr>
          <w:sz w:val="24"/>
          <w:szCs w:val="24"/>
        </w:rPr>
        <w:t>ontiguous</w:t>
      </w:r>
      <w:r w:rsidRPr="00A33832">
        <w:rPr>
          <w:sz w:val="24"/>
          <w:szCs w:val="24"/>
        </w:rPr>
        <w:t xml:space="preserve"> group of eight data pages or index pages</w:t>
      </w:r>
    </w:p>
    <w:p w:rsidR="00F93773" w:rsidRPr="00A33832" w:rsidRDefault="00F93773" w:rsidP="00F93773">
      <w:pPr>
        <w:rPr>
          <w:b/>
          <w:sz w:val="24"/>
          <w:szCs w:val="24"/>
        </w:rPr>
      </w:pPr>
      <w:r w:rsidRPr="00A33832">
        <w:rPr>
          <w:b/>
          <w:sz w:val="24"/>
          <w:szCs w:val="24"/>
        </w:rPr>
        <w:t>TABLE LEVEL</w:t>
      </w:r>
      <w:r w:rsidR="004573BF" w:rsidRPr="00A33832">
        <w:rPr>
          <w:b/>
          <w:sz w:val="24"/>
          <w:szCs w:val="24"/>
        </w:rPr>
        <w:t>:</w:t>
      </w:r>
      <w:r w:rsidR="00A33832">
        <w:rPr>
          <w:b/>
          <w:sz w:val="24"/>
          <w:szCs w:val="24"/>
        </w:rPr>
        <w:t xml:space="preserve">  </w:t>
      </w:r>
      <w:r w:rsidR="00A33832">
        <w:rPr>
          <w:sz w:val="24"/>
          <w:szCs w:val="24"/>
        </w:rPr>
        <w:t>E</w:t>
      </w:r>
      <w:r w:rsidR="00A33832" w:rsidRPr="00EE6F5F">
        <w:rPr>
          <w:sz w:val="24"/>
          <w:szCs w:val="24"/>
        </w:rPr>
        <w:t>ntire table including all data index</w:t>
      </w:r>
    </w:p>
    <w:p w:rsidR="00F93773" w:rsidRPr="00A33832" w:rsidRDefault="00F93773" w:rsidP="00F93773">
      <w:pPr>
        <w:rPr>
          <w:sz w:val="24"/>
          <w:szCs w:val="24"/>
        </w:rPr>
      </w:pPr>
      <w:r w:rsidRPr="00A33832">
        <w:rPr>
          <w:b/>
          <w:sz w:val="24"/>
          <w:szCs w:val="24"/>
        </w:rPr>
        <w:t>DATABASE LEVEL</w:t>
      </w:r>
      <w:r w:rsidR="004573BF" w:rsidRPr="00A33832">
        <w:rPr>
          <w:b/>
          <w:sz w:val="24"/>
          <w:szCs w:val="24"/>
        </w:rPr>
        <w:t>:</w:t>
      </w:r>
      <w:r w:rsidR="00A33832">
        <w:rPr>
          <w:b/>
          <w:sz w:val="24"/>
          <w:szCs w:val="24"/>
        </w:rPr>
        <w:t xml:space="preserve"> </w:t>
      </w:r>
      <w:r w:rsidR="00A33832">
        <w:rPr>
          <w:sz w:val="24"/>
          <w:szCs w:val="24"/>
        </w:rPr>
        <w:t xml:space="preserve">Database </w:t>
      </w:r>
    </w:p>
    <w:p w:rsidR="00F93773" w:rsidRPr="00A33832" w:rsidRDefault="004573BF" w:rsidP="00A33832">
      <w:pPr>
        <w:rPr>
          <w:sz w:val="24"/>
          <w:szCs w:val="24"/>
        </w:rPr>
      </w:pPr>
      <w:r w:rsidRPr="00A33832">
        <w:rPr>
          <w:b/>
          <w:sz w:val="24"/>
          <w:szCs w:val="24"/>
        </w:rPr>
        <w:t>KEY LEVEL:</w:t>
      </w:r>
      <w:r w:rsidR="00A33832" w:rsidRPr="00A33832">
        <w:rPr>
          <w:b/>
          <w:sz w:val="24"/>
          <w:szCs w:val="24"/>
        </w:rPr>
        <w:t xml:space="preserve"> </w:t>
      </w:r>
      <w:r w:rsidR="00A33832" w:rsidRPr="00A33832">
        <w:rPr>
          <w:sz w:val="24"/>
          <w:szCs w:val="24"/>
        </w:rPr>
        <w:t>row lock with in an index used to product key ranges in serializable</w:t>
      </w:r>
      <w:r w:rsidR="00A33832">
        <w:rPr>
          <w:sz w:val="24"/>
          <w:szCs w:val="24"/>
        </w:rPr>
        <w:t xml:space="preserve"> t</w:t>
      </w:r>
      <w:r w:rsidR="00A33832" w:rsidRPr="00A33832">
        <w:rPr>
          <w:sz w:val="24"/>
          <w:szCs w:val="24"/>
        </w:rPr>
        <w:t>ransaction</w:t>
      </w:r>
    </w:p>
    <w:p w:rsidR="00F93773" w:rsidRPr="00F93773" w:rsidRDefault="00F93773" w:rsidP="00F93773">
      <w:pPr>
        <w:rPr>
          <w:sz w:val="24"/>
          <w:szCs w:val="24"/>
        </w:rPr>
      </w:pPr>
    </w:p>
    <w:p w:rsidR="00F93773" w:rsidRPr="00F93773" w:rsidRDefault="00DF166A" w:rsidP="00F93773">
      <w:pPr>
        <w:rPr>
          <w:b/>
          <w:sz w:val="24"/>
          <w:szCs w:val="24"/>
        </w:rPr>
      </w:pPr>
      <w:r w:rsidRPr="00F93773">
        <w:rPr>
          <w:b/>
          <w:sz w:val="24"/>
          <w:szCs w:val="24"/>
        </w:rPr>
        <w:t>How to find locks:</w:t>
      </w:r>
    </w:p>
    <w:p w:rsidR="00F93773" w:rsidRPr="00F93773" w:rsidRDefault="007C2899" w:rsidP="007C2899">
      <w:pPr>
        <w:tabs>
          <w:tab w:val="left" w:pos="3735"/>
        </w:tabs>
        <w:rPr>
          <w:sz w:val="24"/>
          <w:szCs w:val="24"/>
        </w:rPr>
      </w:pPr>
      <w:r>
        <w:rPr>
          <w:sz w:val="24"/>
          <w:szCs w:val="24"/>
        </w:rPr>
        <w:tab/>
      </w:r>
    </w:p>
    <w:p w:rsidR="00F93773" w:rsidRPr="00F93773" w:rsidRDefault="00F93773" w:rsidP="00F93773">
      <w:pPr>
        <w:rPr>
          <w:sz w:val="24"/>
          <w:szCs w:val="24"/>
        </w:rPr>
      </w:pPr>
      <w:r w:rsidRPr="00F93773">
        <w:rPr>
          <w:sz w:val="24"/>
          <w:szCs w:val="24"/>
        </w:rPr>
        <w:t>SP_LOCK</w:t>
      </w:r>
    </w:p>
    <w:p w:rsidR="00F93773" w:rsidRPr="00F93773" w:rsidRDefault="00F93773" w:rsidP="00F93773">
      <w:pPr>
        <w:rPr>
          <w:sz w:val="24"/>
          <w:szCs w:val="24"/>
        </w:rPr>
      </w:pPr>
      <w:r w:rsidRPr="00F93773">
        <w:rPr>
          <w:sz w:val="24"/>
          <w:szCs w:val="24"/>
        </w:rPr>
        <w:t xml:space="preserve">OR </w:t>
      </w:r>
    </w:p>
    <w:p w:rsidR="00F93773" w:rsidRDefault="00F93773" w:rsidP="00F93773">
      <w:pPr>
        <w:rPr>
          <w:sz w:val="24"/>
          <w:szCs w:val="24"/>
        </w:rPr>
      </w:pPr>
      <w:r w:rsidRPr="00F93773">
        <w:rPr>
          <w:sz w:val="24"/>
          <w:szCs w:val="24"/>
        </w:rPr>
        <w:t>SELECT * FROM SYS.DM_TRAN_LOCKS</w:t>
      </w:r>
    </w:p>
    <w:p w:rsidR="005C2526" w:rsidRDefault="005C2526" w:rsidP="00F93773">
      <w:pPr>
        <w:rPr>
          <w:b/>
          <w:sz w:val="24"/>
          <w:szCs w:val="24"/>
        </w:rPr>
      </w:pPr>
    </w:p>
    <w:p w:rsidR="005C2526" w:rsidRDefault="005C2526" w:rsidP="00F93773">
      <w:pPr>
        <w:rPr>
          <w:b/>
          <w:sz w:val="24"/>
          <w:szCs w:val="24"/>
        </w:rPr>
      </w:pPr>
    </w:p>
    <w:p w:rsidR="005C2526" w:rsidRPr="005C2526" w:rsidRDefault="005C2526" w:rsidP="00F93773">
      <w:pPr>
        <w:rPr>
          <w:b/>
          <w:sz w:val="24"/>
          <w:szCs w:val="24"/>
        </w:rPr>
      </w:pPr>
      <w:r w:rsidRPr="005C2526">
        <w:rPr>
          <w:b/>
          <w:sz w:val="24"/>
          <w:szCs w:val="24"/>
        </w:rPr>
        <w:t>Output:</w:t>
      </w:r>
    </w:p>
    <w:p w:rsidR="005C2526" w:rsidRDefault="005C2526" w:rsidP="00F93773">
      <w:pPr>
        <w:rPr>
          <w:sz w:val="24"/>
          <w:szCs w:val="24"/>
        </w:rPr>
      </w:pPr>
      <w:r>
        <w:rPr>
          <w:sz w:val="24"/>
          <w:szCs w:val="24"/>
        </w:rPr>
        <w:t>Resource type [Database or Page or Object or Row or Extentor table]</w:t>
      </w:r>
    </w:p>
    <w:p w:rsidR="005C2526" w:rsidRDefault="005C2526" w:rsidP="00F93773">
      <w:pPr>
        <w:rPr>
          <w:sz w:val="24"/>
          <w:szCs w:val="24"/>
        </w:rPr>
      </w:pPr>
      <w:r>
        <w:rPr>
          <w:sz w:val="24"/>
          <w:szCs w:val="24"/>
        </w:rPr>
        <w:t>Request mode [Lock type]</w:t>
      </w:r>
    </w:p>
    <w:p w:rsidR="005C2526" w:rsidRDefault="005C2526" w:rsidP="00F93773">
      <w:pPr>
        <w:rPr>
          <w:sz w:val="24"/>
          <w:szCs w:val="24"/>
        </w:rPr>
      </w:pPr>
      <w:r>
        <w:rPr>
          <w:sz w:val="24"/>
          <w:szCs w:val="24"/>
        </w:rPr>
        <w:t>Request type</w:t>
      </w:r>
    </w:p>
    <w:p w:rsidR="005C2526" w:rsidRDefault="005C2526" w:rsidP="00F93773">
      <w:pPr>
        <w:rPr>
          <w:sz w:val="24"/>
          <w:szCs w:val="24"/>
        </w:rPr>
      </w:pPr>
      <w:r>
        <w:rPr>
          <w:sz w:val="24"/>
          <w:szCs w:val="24"/>
        </w:rPr>
        <w:t>Request status [Grant or Wait]</w:t>
      </w:r>
    </w:p>
    <w:p w:rsidR="005C2526" w:rsidRDefault="005C2526" w:rsidP="00F93773">
      <w:pPr>
        <w:rPr>
          <w:sz w:val="24"/>
          <w:szCs w:val="24"/>
        </w:rPr>
      </w:pPr>
      <w:r>
        <w:rPr>
          <w:sz w:val="24"/>
          <w:szCs w:val="24"/>
        </w:rPr>
        <w:t>Request Session id</w:t>
      </w:r>
    </w:p>
    <w:p w:rsidR="005C2526" w:rsidRDefault="005C2526" w:rsidP="00F93773">
      <w:pPr>
        <w:rPr>
          <w:sz w:val="24"/>
          <w:szCs w:val="24"/>
        </w:rPr>
      </w:pPr>
    </w:p>
    <w:p w:rsidR="005C2526" w:rsidRDefault="005C2526" w:rsidP="00F93773">
      <w:pPr>
        <w:rPr>
          <w:sz w:val="24"/>
          <w:szCs w:val="24"/>
        </w:rPr>
      </w:pPr>
    </w:p>
    <w:p w:rsidR="005C2526" w:rsidRDefault="005C2526" w:rsidP="00F93773">
      <w:pPr>
        <w:rPr>
          <w:sz w:val="24"/>
          <w:szCs w:val="24"/>
        </w:rPr>
      </w:pPr>
    </w:p>
    <w:p w:rsidR="00D82C52" w:rsidRDefault="00D82C52" w:rsidP="00D82C52">
      <w:pPr>
        <w:rPr>
          <w:b/>
          <w:sz w:val="24"/>
          <w:szCs w:val="24"/>
        </w:rPr>
      </w:pPr>
      <w:r w:rsidRPr="00D82C52">
        <w:rPr>
          <w:b/>
          <w:sz w:val="24"/>
          <w:szCs w:val="24"/>
        </w:rPr>
        <w:t>How will u find out which session is doing what work?</w:t>
      </w:r>
    </w:p>
    <w:p w:rsidR="00D82C52" w:rsidRPr="00D82C52" w:rsidRDefault="00D82C52" w:rsidP="00D82C52">
      <w:pPr>
        <w:rPr>
          <w:sz w:val="24"/>
          <w:szCs w:val="24"/>
        </w:rPr>
      </w:pPr>
      <w:r>
        <w:rPr>
          <w:sz w:val="24"/>
          <w:szCs w:val="24"/>
        </w:rPr>
        <w:t>SP_WHO2</w:t>
      </w:r>
    </w:p>
    <w:p w:rsidR="004E151A" w:rsidRDefault="004E151A" w:rsidP="00F93773">
      <w:pPr>
        <w:rPr>
          <w:b/>
          <w:sz w:val="24"/>
          <w:szCs w:val="24"/>
        </w:rPr>
      </w:pPr>
    </w:p>
    <w:p w:rsidR="00F53D0C" w:rsidRDefault="00F53D0C" w:rsidP="00F93773">
      <w:pPr>
        <w:rPr>
          <w:b/>
          <w:sz w:val="24"/>
          <w:szCs w:val="24"/>
        </w:rPr>
      </w:pPr>
    </w:p>
    <w:p w:rsidR="00F93773" w:rsidRPr="004E151A" w:rsidRDefault="00F93773" w:rsidP="00F93773">
      <w:pPr>
        <w:rPr>
          <w:b/>
          <w:sz w:val="24"/>
          <w:szCs w:val="24"/>
        </w:rPr>
      </w:pPr>
      <w:r w:rsidRPr="00F93773">
        <w:rPr>
          <w:b/>
          <w:sz w:val="24"/>
          <w:szCs w:val="24"/>
        </w:rPr>
        <w:t>TYPES OF LOCKS:</w:t>
      </w:r>
    </w:p>
    <w:p w:rsidR="00F93773" w:rsidRPr="00F93773" w:rsidRDefault="00F93773" w:rsidP="00F93773">
      <w:pPr>
        <w:rPr>
          <w:b/>
          <w:sz w:val="24"/>
          <w:szCs w:val="24"/>
        </w:rPr>
      </w:pPr>
      <w:r>
        <w:rPr>
          <w:b/>
          <w:sz w:val="24"/>
          <w:szCs w:val="24"/>
        </w:rPr>
        <w:t xml:space="preserve">1. Shared lock[S]: </w:t>
      </w:r>
      <w:r w:rsidRPr="00F93773">
        <w:rPr>
          <w:sz w:val="24"/>
          <w:szCs w:val="24"/>
        </w:rPr>
        <w:t>Multiple users can able to read the data on specific resource. No transaction or query need to wait.</w:t>
      </w:r>
    </w:p>
    <w:p w:rsidR="00F93773" w:rsidRPr="00F93773" w:rsidRDefault="009D23FB" w:rsidP="00F93773">
      <w:pPr>
        <w:rPr>
          <w:sz w:val="24"/>
          <w:szCs w:val="24"/>
        </w:rPr>
      </w:pPr>
      <w:r>
        <w:rPr>
          <w:sz w:val="24"/>
          <w:szCs w:val="24"/>
        </w:rPr>
        <w:t xml:space="preserve">&gt; </w:t>
      </w:r>
      <w:r w:rsidR="00F93773" w:rsidRPr="00F93773">
        <w:rPr>
          <w:sz w:val="24"/>
          <w:szCs w:val="24"/>
        </w:rPr>
        <w:t>When transaction starts internally lock manager applies shared lock and once reading completed lock revoked automatically.</w:t>
      </w:r>
    </w:p>
    <w:p w:rsidR="00F93773" w:rsidRPr="00F93773" w:rsidRDefault="00F93773" w:rsidP="00F93773">
      <w:pPr>
        <w:rPr>
          <w:sz w:val="24"/>
          <w:szCs w:val="24"/>
        </w:rPr>
      </w:pPr>
    </w:p>
    <w:p w:rsidR="00F93773" w:rsidRPr="00F93773" w:rsidRDefault="00F93773" w:rsidP="00F93773">
      <w:pPr>
        <w:rPr>
          <w:sz w:val="24"/>
          <w:szCs w:val="24"/>
        </w:rPr>
      </w:pPr>
      <w:r w:rsidRPr="00F93773">
        <w:rPr>
          <w:b/>
          <w:sz w:val="24"/>
          <w:szCs w:val="24"/>
        </w:rPr>
        <w:t>2. Exclusive Lock[X]:</w:t>
      </w:r>
      <w:r w:rsidRPr="00F93773">
        <w:rPr>
          <w:sz w:val="24"/>
          <w:szCs w:val="24"/>
        </w:rPr>
        <w:t xml:space="preserve"> When we perform any insert, update and delete operations then exclusive lock (X) placed on resource.</w:t>
      </w:r>
    </w:p>
    <w:p w:rsidR="00F93773" w:rsidRPr="00F93773" w:rsidRDefault="009D23FB" w:rsidP="00F93773">
      <w:pPr>
        <w:rPr>
          <w:sz w:val="24"/>
          <w:szCs w:val="24"/>
        </w:rPr>
      </w:pPr>
      <w:r>
        <w:rPr>
          <w:sz w:val="24"/>
          <w:szCs w:val="24"/>
        </w:rPr>
        <w:t xml:space="preserve">&gt; </w:t>
      </w:r>
      <w:r w:rsidR="00F93773" w:rsidRPr="00F93773">
        <w:rPr>
          <w:sz w:val="24"/>
          <w:szCs w:val="24"/>
        </w:rPr>
        <w:t>Always lock manager gives the priority to DML operations compare to any select queries.</w:t>
      </w:r>
    </w:p>
    <w:p w:rsidR="00A24639" w:rsidRDefault="00A24639" w:rsidP="00F93773">
      <w:pPr>
        <w:rPr>
          <w:sz w:val="24"/>
          <w:szCs w:val="24"/>
        </w:rPr>
      </w:pPr>
    </w:p>
    <w:p w:rsidR="00F93773" w:rsidRPr="00F93773" w:rsidRDefault="00F93773" w:rsidP="00F93773">
      <w:pPr>
        <w:rPr>
          <w:sz w:val="24"/>
          <w:szCs w:val="24"/>
        </w:rPr>
      </w:pPr>
      <w:r w:rsidRPr="00F93773">
        <w:rPr>
          <w:b/>
          <w:sz w:val="24"/>
          <w:szCs w:val="24"/>
        </w:rPr>
        <w:t>3. Update Lock [U]:</w:t>
      </w:r>
      <w:r w:rsidRPr="00F93773">
        <w:rPr>
          <w:sz w:val="24"/>
          <w:szCs w:val="24"/>
        </w:rPr>
        <w:t xml:space="preserve"> Whenever we perform any update operations then update lock placed in SQL Server.</w:t>
      </w:r>
    </w:p>
    <w:p w:rsidR="00F93773" w:rsidRPr="00F93773" w:rsidRDefault="009D23FB" w:rsidP="00F93773">
      <w:pPr>
        <w:rPr>
          <w:sz w:val="24"/>
          <w:szCs w:val="24"/>
        </w:rPr>
      </w:pPr>
      <w:r>
        <w:rPr>
          <w:sz w:val="24"/>
          <w:szCs w:val="24"/>
        </w:rPr>
        <w:t xml:space="preserve">&gt; </w:t>
      </w:r>
      <w:r w:rsidR="00F93773" w:rsidRPr="00F93773">
        <w:rPr>
          <w:sz w:val="24"/>
          <w:szCs w:val="24"/>
        </w:rPr>
        <w:t>Update lock calls most of the time exclusive lock (X) by lock manager.</w:t>
      </w:r>
    </w:p>
    <w:p w:rsidR="00F93773" w:rsidRPr="00F93773" w:rsidRDefault="00F93773" w:rsidP="00F93773">
      <w:pPr>
        <w:rPr>
          <w:sz w:val="24"/>
          <w:szCs w:val="24"/>
        </w:rPr>
      </w:pPr>
    </w:p>
    <w:p w:rsidR="00F93773" w:rsidRPr="00F93773" w:rsidRDefault="00F93773" w:rsidP="00F93773">
      <w:pPr>
        <w:rPr>
          <w:sz w:val="24"/>
          <w:szCs w:val="24"/>
        </w:rPr>
      </w:pPr>
      <w:r>
        <w:rPr>
          <w:b/>
          <w:sz w:val="24"/>
          <w:szCs w:val="24"/>
        </w:rPr>
        <w:t>4. Schema L</w:t>
      </w:r>
      <w:r w:rsidRPr="00F93773">
        <w:rPr>
          <w:b/>
          <w:sz w:val="24"/>
          <w:szCs w:val="24"/>
        </w:rPr>
        <w:t>ock (SCH-L):</w:t>
      </w:r>
      <w:r w:rsidRPr="00F93773">
        <w:rPr>
          <w:sz w:val="24"/>
          <w:szCs w:val="24"/>
        </w:rPr>
        <w:t xml:space="preserve"> When performing any locks at schema tab</w:t>
      </w:r>
      <w:r w:rsidR="00D60B02">
        <w:rPr>
          <w:sz w:val="24"/>
          <w:szCs w:val="24"/>
        </w:rPr>
        <w:t>le then lock manager raise Schema</w:t>
      </w:r>
      <w:r w:rsidRPr="00F93773">
        <w:rPr>
          <w:sz w:val="24"/>
          <w:szCs w:val="24"/>
        </w:rPr>
        <w:t xml:space="preserve"> level lock.</w:t>
      </w:r>
    </w:p>
    <w:p w:rsidR="00F93773" w:rsidRPr="00F93773" w:rsidRDefault="00F93773" w:rsidP="00F93773">
      <w:pPr>
        <w:rPr>
          <w:sz w:val="24"/>
          <w:szCs w:val="24"/>
        </w:rPr>
      </w:pPr>
    </w:p>
    <w:p w:rsidR="00F93773" w:rsidRPr="00F93773" w:rsidRDefault="00F93773" w:rsidP="00F93773">
      <w:pPr>
        <w:rPr>
          <w:sz w:val="24"/>
          <w:szCs w:val="24"/>
        </w:rPr>
      </w:pPr>
      <w:r w:rsidRPr="00F93773">
        <w:rPr>
          <w:b/>
          <w:sz w:val="24"/>
          <w:szCs w:val="24"/>
        </w:rPr>
        <w:t>5. Bulk Update [BU]:</w:t>
      </w:r>
      <w:r w:rsidRPr="00F93773">
        <w:rPr>
          <w:sz w:val="24"/>
          <w:szCs w:val="24"/>
        </w:rPr>
        <w:t xml:space="preserve"> Bulk update lock generally placed by lock manager when there are any bulk transactions.</w:t>
      </w:r>
    </w:p>
    <w:p w:rsidR="00F93773" w:rsidRDefault="00F93773" w:rsidP="00F93773">
      <w:pPr>
        <w:rPr>
          <w:sz w:val="24"/>
          <w:szCs w:val="24"/>
        </w:rPr>
      </w:pPr>
      <w:r w:rsidRPr="00F93773">
        <w:rPr>
          <w:sz w:val="24"/>
          <w:szCs w:val="24"/>
        </w:rPr>
        <w:t>Ex: Insert into, bulk into, select into</w:t>
      </w:r>
    </w:p>
    <w:p w:rsidR="004E151A" w:rsidRDefault="004E151A" w:rsidP="00F93773">
      <w:pPr>
        <w:rPr>
          <w:sz w:val="24"/>
          <w:szCs w:val="24"/>
        </w:rPr>
      </w:pPr>
    </w:p>
    <w:p w:rsidR="00F93773" w:rsidRPr="00F93773" w:rsidRDefault="00F93773" w:rsidP="00F93773">
      <w:pPr>
        <w:rPr>
          <w:sz w:val="24"/>
          <w:szCs w:val="24"/>
        </w:rPr>
      </w:pPr>
      <w:r w:rsidRPr="00F93773">
        <w:rPr>
          <w:b/>
          <w:sz w:val="24"/>
          <w:szCs w:val="24"/>
        </w:rPr>
        <w:t>6. Intent lock:</w:t>
      </w:r>
      <w:r w:rsidRPr="00F93773">
        <w:rPr>
          <w:sz w:val="24"/>
          <w:szCs w:val="24"/>
        </w:rPr>
        <w:t xml:space="preserve"> Indented t</w:t>
      </w:r>
      <w:r>
        <w:rPr>
          <w:sz w:val="24"/>
          <w:szCs w:val="24"/>
        </w:rPr>
        <w:t>o apply desired lock on particular</w:t>
      </w:r>
      <w:r w:rsidRPr="00F93773">
        <w:rPr>
          <w:sz w:val="24"/>
          <w:szCs w:val="24"/>
        </w:rPr>
        <w:t xml:space="preserve"> lock.</w:t>
      </w:r>
    </w:p>
    <w:p w:rsidR="00F93773" w:rsidRPr="00F93773" w:rsidRDefault="00F93773" w:rsidP="00F93773">
      <w:pPr>
        <w:rPr>
          <w:b/>
          <w:sz w:val="24"/>
          <w:szCs w:val="24"/>
        </w:rPr>
      </w:pPr>
      <w:r w:rsidRPr="00F93773">
        <w:rPr>
          <w:b/>
          <w:sz w:val="24"/>
          <w:szCs w:val="24"/>
        </w:rPr>
        <w:t>2 Types:</w:t>
      </w:r>
    </w:p>
    <w:p w:rsidR="00F93773" w:rsidRPr="00F93773" w:rsidRDefault="00256BC4" w:rsidP="00F93773">
      <w:pPr>
        <w:rPr>
          <w:sz w:val="24"/>
          <w:szCs w:val="24"/>
        </w:rPr>
      </w:pPr>
      <w:r>
        <w:rPr>
          <w:b/>
          <w:sz w:val="24"/>
          <w:szCs w:val="24"/>
        </w:rPr>
        <w:t>1. Intent S</w:t>
      </w:r>
      <w:r w:rsidR="00F93773" w:rsidRPr="00F93773">
        <w:rPr>
          <w:b/>
          <w:sz w:val="24"/>
          <w:szCs w:val="24"/>
        </w:rPr>
        <w:t>hared [IS</w:t>
      </w:r>
      <w:r w:rsidR="007C2899" w:rsidRPr="00F93773">
        <w:rPr>
          <w:b/>
          <w:sz w:val="24"/>
          <w:szCs w:val="24"/>
        </w:rPr>
        <w:t>] --</w:t>
      </w:r>
      <w:r w:rsidR="007C2899">
        <w:rPr>
          <w:b/>
          <w:sz w:val="24"/>
          <w:szCs w:val="24"/>
        </w:rPr>
        <w:t xml:space="preserve"> </w:t>
      </w:r>
      <w:r w:rsidR="00F93773" w:rsidRPr="00F93773">
        <w:rPr>
          <w:sz w:val="24"/>
          <w:szCs w:val="24"/>
        </w:rPr>
        <w:t>Indented to read the data</w:t>
      </w:r>
    </w:p>
    <w:p w:rsidR="00F93773" w:rsidRDefault="00F93773" w:rsidP="00F93773">
      <w:pPr>
        <w:rPr>
          <w:sz w:val="24"/>
          <w:szCs w:val="24"/>
        </w:rPr>
      </w:pPr>
      <w:r w:rsidRPr="00F93773">
        <w:rPr>
          <w:b/>
          <w:sz w:val="24"/>
          <w:szCs w:val="24"/>
        </w:rPr>
        <w:t>2. Intent Exclusive [IX]</w:t>
      </w:r>
      <w:r w:rsidR="007C2899">
        <w:rPr>
          <w:b/>
          <w:sz w:val="24"/>
          <w:szCs w:val="24"/>
        </w:rPr>
        <w:t xml:space="preserve"> </w:t>
      </w:r>
      <w:r w:rsidRPr="00F93773">
        <w:rPr>
          <w:b/>
          <w:sz w:val="24"/>
          <w:szCs w:val="24"/>
        </w:rPr>
        <w:t>--</w:t>
      </w:r>
      <w:r w:rsidR="007C2899">
        <w:rPr>
          <w:b/>
          <w:sz w:val="24"/>
          <w:szCs w:val="24"/>
        </w:rPr>
        <w:t xml:space="preserve"> </w:t>
      </w:r>
      <w:r w:rsidRPr="00F93773">
        <w:rPr>
          <w:sz w:val="24"/>
          <w:szCs w:val="24"/>
        </w:rPr>
        <w:t xml:space="preserve">Intended to write the data </w:t>
      </w:r>
    </w:p>
    <w:p w:rsidR="008313CF" w:rsidRPr="008313CF" w:rsidRDefault="008313CF" w:rsidP="00F93773">
      <w:pPr>
        <w:rPr>
          <w:sz w:val="24"/>
          <w:szCs w:val="24"/>
        </w:rPr>
      </w:pPr>
      <w:r w:rsidRPr="008313CF">
        <w:rPr>
          <w:b/>
          <w:sz w:val="24"/>
          <w:szCs w:val="24"/>
        </w:rPr>
        <w:t>3. Shared with Intent Exclusive [IS]</w:t>
      </w:r>
      <w:r>
        <w:rPr>
          <w:b/>
          <w:sz w:val="24"/>
          <w:szCs w:val="24"/>
        </w:rPr>
        <w:t xml:space="preserve"> -- </w:t>
      </w:r>
    </w:p>
    <w:p w:rsidR="00F057E5" w:rsidRDefault="00F057E5" w:rsidP="00F93773">
      <w:pPr>
        <w:rPr>
          <w:b/>
          <w:sz w:val="26"/>
          <w:szCs w:val="26"/>
        </w:rPr>
      </w:pPr>
    </w:p>
    <w:p w:rsidR="00F93773" w:rsidRPr="00F93773" w:rsidRDefault="00F93773" w:rsidP="00F93773">
      <w:pPr>
        <w:rPr>
          <w:sz w:val="24"/>
          <w:szCs w:val="24"/>
        </w:rPr>
      </w:pPr>
      <w:r w:rsidRPr="00A24639">
        <w:rPr>
          <w:b/>
          <w:sz w:val="26"/>
          <w:szCs w:val="26"/>
        </w:rPr>
        <w:t>Lock Escalation:</w:t>
      </w:r>
      <w:r w:rsidRPr="00F93773">
        <w:rPr>
          <w:sz w:val="24"/>
          <w:szCs w:val="24"/>
        </w:rPr>
        <w:t xml:space="preserve"> Reducing the number of locks by using this method.</w:t>
      </w:r>
    </w:p>
    <w:p w:rsidR="00F93773" w:rsidRPr="00F93773" w:rsidRDefault="00F93773" w:rsidP="00F93773">
      <w:pPr>
        <w:rPr>
          <w:sz w:val="24"/>
          <w:szCs w:val="24"/>
        </w:rPr>
      </w:pPr>
      <w:r>
        <w:rPr>
          <w:sz w:val="24"/>
          <w:szCs w:val="24"/>
        </w:rPr>
        <w:t xml:space="preserve">&gt; </w:t>
      </w:r>
      <w:r w:rsidRPr="00F93773">
        <w:rPr>
          <w:sz w:val="24"/>
          <w:szCs w:val="24"/>
        </w:rPr>
        <w:t>Instead of multiple row level locks better is table level lock. Which reduces number of locking types and improves the performance by escalating lock.</w:t>
      </w:r>
    </w:p>
    <w:p w:rsidR="00DC62A6" w:rsidRDefault="00F93773" w:rsidP="00F93773">
      <w:pPr>
        <w:rPr>
          <w:sz w:val="24"/>
          <w:szCs w:val="24"/>
        </w:rPr>
      </w:pPr>
      <w:r>
        <w:rPr>
          <w:sz w:val="24"/>
          <w:szCs w:val="24"/>
        </w:rPr>
        <w:t xml:space="preserve">&gt; </w:t>
      </w:r>
      <w:r w:rsidRPr="00F93773">
        <w:rPr>
          <w:sz w:val="24"/>
          <w:szCs w:val="24"/>
        </w:rPr>
        <w:t>Instead of multiple page level of locks better is database level lock.</w:t>
      </w:r>
    </w:p>
    <w:p w:rsidR="00783020" w:rsidRDefault="00783020" w:rsidP="00F93773">
      <w:pPr>
        <w:rPr>
          <w:sz w:val="24"/>
          <w:szCs w:val="24"/>
        </w:rPr>
      </w:pPr>
      <w:r>
        <w:rPr>
          <w:sz w:val="24"/>
          <w:szCs w:val="24"/>
        </w:rPr>
        <w:t>&gt; This decision of Escalation is taken by SQL Server Engine</w:t>
      </w:r>
    </w:p>
    <w:p w:rsidR="00783020" w:rsidRPr="00783020" w:rsidRDefault="00783020" w:rsidP="00783020">
      <w:pPr>
        <w:rPr>
          <w:sz w:val="24"/>
          <w:szCs w:val="24"/>
        </w:rPr>
      </w:pPr>
      <w:r>
        <w:rPr>
          <w:sz w:val="24"/>
          <w:szCs w:val="24"/>
        </w:rPr>
        <w:t xml:space="preserve">&gt; </w:t>
      </w:r>
      <w:r w:rsidRPr="00783020">
        <w:rPr>
          <w:sz w:val="24"/>
          <w:szCs w:val="24"/>
        </w:rPr>
        <w:t>SQL Server supports escalating the locks to the table level. The locks can only be escalated from rows to the table or pages to the table level.</w:t>
      </w:r>
    </w:p>
    <w:p w:rsidR="00783020" w:rsidRDefault="00783020" w:rsidP="00783020">
      <w:pPr>
        <w:rPr>
          <w:sz w:val="24"/>
          <w:szCs w:val="24"/>
        </w:rPr>
      </w:pPr>
      <w:r w:rsidRPr="00783020">
        <w:rPr>
          <w:sz w:val="24"/>
          <w:szCs w:val="24"/>
        </w:rPr>
        <w:t>RID</w:t>
      </w:r>
      <w:r w:rsidR="00573DE5">
        <w:rPr>
          <w:sz w:val="24"/>
          <w:szCs w:val="24"/>
        </w:rPr>
        <w:t xml:space="preserve"> </w:t>
      </w:r>
      <w:r w:rsidRPr="00783020">
        <w:rPr>
          <w:sz w:val="24"/>
          <w:szCs w:val="24"/>
        </w:rPr>
        <w:t>--&gt; Pages</w:t>
      </w:r>
      <w:r w:rsidR="00573DE5">
        <w:rPr>
          <w:sz w:val="24"/>
          <w:szCs w:val="24"/>
        </w:rPr>
        <w:t xml:space="preserve"> </w:t>
      </w:r>
      <w:r w:rsidRPr="00783020">
        <w:rPr>
          <w:sz w:val="24"/>
          <w:szCs w:val="24"/>
        </w:rPr>
        <w:t>--&gt; Tables</w:t>
      </w:r>
      <w:r w:rsidR="00D61A18" w:rsidRPr="00D61A18">
        <w:t xml:space="preserve"> </w:t>
      </w:r>
      <w:r w:rsidR="00D61A18" w:rsidRPr="00D61A18">
        <w:rPr>
          <w:sz w:val="24"/>
          <w:szCs w:val="24"/>
        </w:rPr>
        <w:t>--&gt; DB</w:t>
      </w:r>
    </w:p>
    <w:p w:rsidR="00F93773" w:rsidRPr="00F93773" w:rsidRDefault="00F93773" w:rsidP="00F93773">
      <w:pPr>
        <w:rPr>
          <w:sz w:val="24"/>
          <w:szCs w:val="24"/>
        </w:rPr>
      </w:pPr>
      <w:r w:rsidRPr="00F93773">
        <w:rPr>
          <w:b/>
          <w:sz w:val="24"/>
          <w:szCs w:val="24"/>
        </w:rPr>
        <w:t>Note</w:t>
      </w:r>
      <w:r w:rsidRPr="00F93773">
        <w:rPr>
          <w:sz w:val="24"/>
          <w:szCs w:val="24"/>
        </w:rPr>
        <w:t>: In Sql server can be maint</w:t>
      </w:r>
      <w:r w:rsidR="009D23FB">
        <w:rPr>
          <w:sz w:val="24"/>
          <w:szCs w:val="24"/>
        </w:rPr>
        <w:t>ain by lock manger users are DBA</w:t>
      </w:r>
      <w:r w:rsidRPr="00F93773">
        <w:rPr>
          <w:sz w:val="24"/>
          <w:szCs w:val="24"/>
        </w:rPr>
        <w:t xml:space="preserve"> does not have any consoling locking system</w:t>
      </w:r>
    </w:p>
    <w:p w:rsidR="00F93773" w:rsidRDefault="00F93773" w:rsidP="00F93773">
      <w:pPr>
        <w:rPr>
          <w:sz w:val="24"/>
          <w:szCs w:val="24"/>
        </w:rPr>
      </w:pPr>
    </w:p>
    <w:p w:rsidR="004E151A" w:rsidRDefault="004E151A" w:rsidP="00F93773">
      <w:pPr>
        <w:rPr>
          <w:sz w:val="24"/>
          <w:szCs w:val="24"/>
        </w:rPr>
      </w:pPr>
    </w:p>
    <w:p w:rsidR="00E65AFA" w:rsidRPr="00F53D0C" w:rsidRDefault="00F70877" w:rsidP="00F70877">
      <w:pPr>
        <w:tabs>
          <w:tab w:val="center" w:pos="4680"/>
          <w:tab w:val="left" w:pos="5865"/>
        </w:tabs>
        <w:rPr>
          <w:b/>
          <w:color w:val="C00000"/>
          <w:sz w:val="24"/>
          <w:szCs w:val="24"/>
        </w:rPr>
      </w:pPr>
      <w:r>
        <w:rPr>
          <w:b/>
          <w:color w:val="C00000"/>
          <w:sz w:val="24"/>
          <w:szCs w:val="24"/>
        </w:rPr>
        <w:tab/>
      </w:r>
      <w:r w:rsidR="00E65AFA" w:rsidRPr="00F53D0C">
        <w:rPr>
          <w:b/>
          <w:color w:val="C00000"/>
          <w:sz w:val="24"/>
          <w:szCs w:val="24"/>
        </w:rPr>
        <w:t>BLOCKINGS</w:t>
      </w:r>
      <w:r>
        <w:rPr>
          <w:b/>
          <w:color w:val="C00000"/>
          <w:sz w:val="24"/>
          <w:szCs w:val="24"/>
        </w:rPr>
        <w:tab/>
      </w:r>
    </w:p>
    <w:p w:rsidR="00461B29" w:rsidRPr="00461B29" w:rsidRDefault="00461B29" w:rsidP="00F70877">
      <w:pPr>
        <w:tabs>
          <w:tab w:val="left" w:pos="5865"/>
        </w:tabs>
        <w:rPr>
          <w:b/>
          <w:sz w:val="24"/>
          <w:szCs w:val="24"/>
        </w:rPr>
      </w:pPr>
      <w:r w:rsidRPr="00461B29">
        <w:rPr>
          <w:b/>
          <w:sz w:val="24"/>
          <w:szCs w:val="24"/>
        </w:rPr>
        <w:t>Blockings:</w:t>
      </w:r>
      <w:r w:rsidR="00F70877">
        <w:rPr>
          <w:b/>
          <w:sz w:val="24"/>
          <w:szCs w:val="24"/>
        </w:rPr>
        <w:tab/>
      </w:r>
    </w:p>
    <w:p w:rsidR="00461B29" w:rsidRPr="00461B29" w:rsidRDefault="00631328" w:rsidP="00461B29">
      <w:pPr>
        <w:rPr>
          <w:sz w:val="24"/>
          <w:szCs w:val="24"/>
        </w:rPr>
      </w:pPr>
      <w:r>
        <w:rPr>
          <w:sz w:val="24"/>
          <w:szCs w:val="24"/>
        </w:rPr>
        <w:t xml:space="preserve">&gt; </w:t>
      </w:r>
      <w:r w:rsidR="00461B29" w:rsidRPr="00461B29">
        <w:rPr>
          <w:sz w:val="24"/>
          <w:szCs w:val="24"/>
        </w:rPr>
        <w:t xml:space="preserve">Blocking occurs when one SPID holds a lock on a specific resource and a second SPID attempts to acquire a conflicting lock type on the same resource. </w:t>
      </w:r>
    </w:p>
    <w:p w:rsidR="00461B29" w:rsidRPr="00461B29" w:rsidRDefault="00461B29" w:rsidP="00461B29">
      <w:pPr>
        <w:rPr>
          <w:sz w:val="24"/>
          <w:szCs w:val="24"/>
        </w:rPr>
      </w:pPr>
    </w:p>
    <w:p w:rsidR="00461B29" w:rsidRPr="00461B29" w:rsidRDefault="00461B29" w:rsidP="00461B29">
      <w:pPr>
        <w:rPr>
          <w:b/>
          <w:sz w:val="24"/>
          <w:szCs w:val="24"/>
        </w:rPr>
      </w:pPr>
      <w:r w:rsidRPr="00461B29">
        <w:rPr>
          <w:b/>
          <w:sz w:val="24"/>
          <w:szCs w:val="24"/>
        </w:rPr>
        <w:t>How to find blocking:</w:t>
      </w:r>
    </w:p>
    <w:p w:rsidR="00461B29" w:rsidRPr="00461B29" w:rsidRDefault="00461B29" w:rsidP="00461B29">
      <w:pPr>
        <w:rPr>
          <w:sz w:val="24"/>
          <w:szCs w:val="24"/>
        </w:rPr>
      </w:pPr>
      <w:r w:rsidRPr="00461B29">
        <w:rPr>
          <w:b/>
          <w:sz w:val="24"/>
          <w:szCs w:val="24"/>
        </w:rPr>
        <w:t>Method 1:</w:t>
      </w:r>
      <w:r w:rsidRPr="00461B29">
        <w:rPr>
          <w:sz w:val="24"/>
          <w:szCs w:val="24"/>
        </w:rPr>
        <w:t xml:space="preserve"> </w:t>
      </w:r>
      <w:r w:rsidR="007705C2">
        <w:rPr>
          <w:sz w:val="24"/>
          <w:szCs w:val="24"/>
        </w:rPr>
        <w:t xml:space="preserve"> </w:t>
      </w:r>
      <w:r w:rsidRPr="00461B29">
        <w:rPr>
          <w:sz w:val="24"/>
          <w:szCs w:val="24"/>
        </w:rPr>
        <w:t xml:space="preserve">SP_WHO2 </w:t>
      </w:r>
    </w:p>
    <w:p w:rsidR="00461B29" w:rsidRPr="00461B29" w:rsidRDefault="00461B29" w:rsidP="00461B29">
      <w:pPr>
        <w:rPr>
          <w:sz w:val="24"/>
          <w:szCs w:val="24"/>
        </w:rPr>
      </w:pPr>
      <w:r w:rsidRPr="00461B29">
        <w:rPr>
          <w:b/>
          <w:sz w:val="24"/>
          <w:szCs w:val="24"/>
        </w:rPr>
        <w:t>Method 2:</w:t>
      </w:r>
      <w:r w:rsidRPr="00461B29">
        <w:rPr>
          <w:sz w:val="24"/>
          <w:szCs w:val="24"/>
        </w:rPr>
        <w:t xml:space="preserve"> </w:t>
      </w:r>
      <w:r w:rsidR="007705C2">
        <w:rPr>
          <w:sz w:val="24"/>
          <w:szCs w:val="24"/>
        </w:rPr>
        <w:t xml:space="preserve"> </w:t>
      </w:r>
      <w:r w:rsidRPr="00461B29">
        <w:rPr>
          <w:sz w:val="24"/>
          <w:szCs w:val="24"/>
        </w:rPr>
        <w:t>Select * from sys.sysprocesses where spid&gt;50 and blocked&lt;&gt;0</w:t>
      </w:r>
    </w:p>
    <w:p w:rsidR="00E87219" w:rsidRDefault="00E87219" w:rsidP="00461B29">
      <w:pPr>
        <w:rPr>
          <w:sz w:val="24"/>
          <w:szCs w:val="24"/>
        </w:rPr>
      </w:pPr>
    </w:p>
    <w:p w:rsidR="00461B29" w:rsidRPr="00461B29" w:rsidRDefault="00461B29" w:rsidP="00461B29">
      <w:pPr>
        <w:rPr>
          <w:sz w:val="24"/>
          <w:szCs w:val="24"/>
        </w:rPr>
      </w:pPr>
      <w:r w:rsidRPr="00461B29">
        <w:rPr>
          <w:b/>
          <w:sz w:val="24"/>
          <w:szCs w:val="24"/>
        </w:rPr>
        <w:t>Note:</w:t>
      </w:r>
      <w:r w:rsidRPr="00461B29">
        <w:rPr>
          <w:sz w:val="24"/>
          <w:szCs w:val="24"/>
        </w:rPr>
        <w:t xml:space="preserve"> System processes &gt;50 are never involved in a blocking part</w:t>
      </w:r>
    </w:p>
    <w:p w:rsidR="00461B29" w:rsidRPr="00461B29" w:rsidRDefault="00461B29" w:rsidP="00461B29">
      <w:pPr>
        <w:rPr>
          <w:sz w:val="24"/>
          <w:szCs w:val="24"/>
        </w:rPr>
      </w:pPr>
      <w:r w:rsidRPr="00461B29">
        <w:rPr>
          <w:sz w:val="24"/>
          <w:szCs w:val="24"/>
        </w:rPr>
        <w:t>Only user defined process (from SPID 51) participates in a blocking.</w:t>
      </w:r>
    </w:p>
    <w:p w:rsidR="00461B29" w:rsidRPr="00461B29" w:rsidRDefault="00461B29" w:rsidP="00461B29">
      <w:pPr>
        <w:rPr>
          <w:sz w:val="24"/>
          <w:szCs w:val="24"/>
        </w:rPr>
      </w:pPr>
    </w:p>
    <w:p w:rsidR="00461B29" w:rsidRPr="00461B29" w:rsidRDefault="00461B29" w:rsidP="00461B29">
      <w:pPr>
        <w:rPr>
          <w:sz w:val="24"/>
          <w:szCs w:val="24"/>
        </w:rPr>
      </w:pPr>
      <w:r w:rsidRPr="00461B29">
        <w:rPr>
          <w:b/>
          <w:sz w:val="24"/>
          <w:szCs w:val="24"/>
        </w:rPr>
        <w:t>Method 3:</w:t>
      </w:r>
      <w:r w:rsidRPr="00461B29">
        <w:rPr>
          <w:sz w:val="24"/>
          <w:szCs w:val="24"/>
        </w:rPr>
        <w:t xml:space="preserve"> </w:t>
      </w:r>
      <w:r w:rsidR="007705C2">
        <w:rPr>
          <w:sz w:val="24"/>
          <w:szCs w:val="24"/>
        </w:rPr>
        <w:t xml:space="preserve"> </w:t>
      </w:r>
      <w:r w:rsidRPr="00461B29">
        <w:rPr>
          <w:sz w:val="24"/>
          <w:szCs w:val="24"/>
        </w:rPr>
        <w:t>Select * from sys.dm_os_waiting_tasks</w:t>
      </w:r>
    </w:p>
    <w:p w:rsidR="00461B29" w:rsidRPr="00461B29" w:rsidRDefault="00461B29" w:rsidP="00461B29">
      <w:pPr>
        <w:rPr>
          <w:sz w:val="24"/>
          <w:szCs w:val="24"/>
        </w:rPr>
      </w:pPr>
      <w:r w:rsidRPr="00461B29">
        <w:rPr>
          <w:b/>
          <w:sz w:val="24"/>
          <w:szCs w:val="24"/>
        </w:rPr>
        <w:t>Method 4:</w:t>
      </w:r>
      <w:r w:rsidRPr="00461B29">
        <w:rPr>
          <w:sz w:val="24"/>
          <w:szCs w:val="24"/>
        </w:rPr>
        <w:t xml:space="preserve"> </w:t>
      </w:r>
      <w:r w:rsidR="007705C2">
        <w:rPr>
          <w:sz w:val="24"/>
          <w:szCs w:val="24"/>
        </w:rPr>
        <w:t xml:space="preserve"> </w:t>
      </w:r>
      <w:r w:rsidRPr="00461B29">
        <w:rPr>
          <w:sz w:val="24"/>
          <w:szCs w:val="24"/>
        </w:rPr>
        <w:t>Go to database &gt; right click&gt; reports&gt; standard reports&gt; all blocking sessions</w:t>
      </w:r>
    </w:p>
    <w:p w:rsidR="00461B29" w:rsidRPr="00461B29" w:rsidRDefault="00461B29" w:rsidP="00461B29">
      <w:pPr>
        <w:rPr>
          <w:sz w:val="24"/>
          <w:szCs w:val="24"/>
        </w:rPr>
      </w:pPr>
      <w:r w:rsidRPr="00461B29">
        <w:rPr>
          <w:b/>
          <w:sz w:val="24"/>
          <w:szCs w:val="24"/>
        </w:rPr>
        <w:t>Method 5:</w:t>
      </w:r>
      <w:r w:rsidRPr="00461B29">
        <w:rPr>
          <w:sz w:val="24"/>
          <w:szCs w:val="24"/>
        </w:rPr>
        <w:t xml:space="preserve"> </w:t>
      </w:r>
      <w:r w:rsidR="007705C2">
        <w:rPr>
          <w:sz w:val="24"/>
          <w:szCs w:val="24"/>
        </w:rPr>
        <w:t xml:space="preserve"> </w:t>
      </w:r>
      <w:r w:rsidRPr="00461B29">
        <w:rPr>
          <w:sz w:val="24"/>
          <w:szCs w:val="24"/>
        </w:rPr>
        <w:t>By running the profiler &gt; "ALL BLOCKED TRANS</w:t>
      </w:r>
      <w:r w:rsidR="00FE075F">
        <w:rPr>
          <w:sz w:val="24"/>
          <w:szCs w:val="24"/>
        </w:rPr>
        <w:t>C</w:t>
      </w:r>
      <w:r w:rsidRPr="00461B29">
        <w:rPr>
          <w:sz w:val="24"/>
          <w:szCs w:val="24"/>
        </w:rPr>
        <w:t>ATIONS"</w:t>
      </w:r>
    </w:p>
    <w:p w:rsidR="00461B29" w:rsidRPr="00461B29" w:rsidRDefault="00461B29" w:rsidP="00461B29">
      <w:pPr>
        <w:rPr>
          <w:sz w:val="24"/>
          <w:szCs w:val="24"/>
        </w:rPr>
      </w:pPr>
    </w:p>
    <w:p w:rsidR="00461B29" w:rsidRPr="008F4752" w:rsidRDefault="00461B29" w:rsidP="00461B29">
      <w:pPr>
        <w:rPr>
          <w:b/>
          <w:sz w:val="26"/>
          <w:szCs w:val="26"/>
        </w:rPr>
      </w:pPr>
      <w:r w:rsidRPr="008F4752">
        <w:rPr>
          <w:b/>
          <w:sz w:val="26"/>
          <w:szCs w:val="26"/>
        </w:rPr>
        <w:t>Solution:</w:t>
      </w:r>
    </w:p>
    <w:p w:rsidR="00461B29" w:rsidRPr="00461B29" w:rsidRDefault="00461B29" w:rsidP="00461B29">
      <w:pPr>
        <w:rPr>
          <w:sz w:val="24"/>
          <w:szCs w:val="24"/>
        </w:rPr>
      </w:pPr>
      <w:r w:rsidRPr="00461B29">
        <w:rPr>
          <w:sz w:val="24"/>
          <w:szCs w:val="24"/>
        </w:rPr>
        <w:t>1. Check what is the spid causing the blocking in column "BLKBY” and find the queries which are relate to by using</w:t>
      </w:r>
    </w:p>
    <w:p w:rsidR="00461B29" w:rsidRDefault="00461B29" w:rsidP="00461B29">
      <w:pPr>
        <w:rPr>
          <w:sz w:val="24"/>
          <w:szCs w:val="24"/>
        </w:rPr>
      </w:pPr>
      <w:r w:rsidRPr="00461B29">
        <w:rPr>
          <w:b/>
          <w:sz w:val="24"/>
          <w:szCs w:val="24"/>
        </w:rPr>
        <w:t>DBCC INPUTBUFFER (SPID)</w:t>
      </w:r>
      <w:r w:rsidRPr="00461B29">
        <w:rPr>
          <w:sz w:val="24"/>
          <w:szCs w:val="24"/>
        </w:rPr>
        <w:t xml:space="preserve"> --- Display upto 250 char max.</w:t>
      </w:r>
    </w:p>
    <w:p w:rsidR="00461B29" w:rsidRPr="00461B29" w:rsidRDefault="00461B29" w:rsidP="00461B29">
      <w:pPr>
        <w:rPr>
          <w:sz w:val="24"/>
          <w:szCs w:val="24"/>
        </w:rPr>
      </w:pPr>
      <w:r w:rsidRPr="00461B29">
        <w:rPr>
          <w:sz w:val="24"/>
          <w:szCs w:val="24"/>
        </w:rPr>
        <w:t>2. Share these spid and query information to apps guys and ask confirmation from their side to kill one of the SPID to resolve the blockings.</w:t>
      </w:r>
    </w:p>
    <w:p w:rsidR="00461B29" w:rsidRPr="00461B29" w:rsidRDefault="00461B29" w:rsidP="00461B29">
      <w:pPr>
        <w:rPr>
          <w:sz w:val="24"/>
          <w:szCs w:val="24"/>
        </w:rPr>
      </w:pPr>
      <w:r w:rsidRPr="00461B29">
        <w:rPr>
          <w:sz w:val="24"/>
          <w:szCs w:val="24"/>
        </w:rPr>
        <w:t>3. Once apps team confirms then we will proceed for killing the spid. Ensure apps team send email but not verbally.</w:t>
      </w:r>
    </w:p>
    <w:p w:rsidR="004E151A" w:rsidRDefault="00461B29" w:rsidP="00461B29">
      <w:pPr>
        <w:rPr>
          <w:sz w:val="24"/>
          <w:szCs w:val="24"/>
        </w:rPr>
      </w:pPr>
      <w:r w:rsidRPr="00461B29">
        <w:rPr>
          <w:sz w:val="24"/>
          <w:szCs w:val="24"/>
        </w:rPr>
        <w:t xml:space="preserve">4. Kill the session by using </w:t>
      </w:r>
    </w:p>
    <w:p w:rsidR="00461B29" w:rsidRPr="004E151A" w:rsidRDefault="00461B29" w:rsidP="00461B29">
      <w:pPr>
        <w:rPr>
          <w:sz w:val="24"/>
          <w:szCs w:val="24"/>
        </w:rPr>
      </w:pPr>
      <w:r w:rsidRPr="00461B29">
        <w:rPr>
          <w:b/>
          <w:sz w:val="24"/>
          <w:szCs w:val="24"/>
        </w:rPr>
        <w:t>KILL SPID</w:t>
      </w:r>
    </w:p>
    <w:p w:rsidR="00461B29" w:rsidRPr="00461B29" w:rsidRDefault="00461B29" w:rsidP="00461B29">
      <w:pPr>
        <w:rPr>
          <w:sz w:val="24"/>
          <w:szCs w:val="24"/>
        </w:rPr>
      </w:pPr>
      <w:r w:rsidRPr="00461B29">
        <w:rPr>
          <w:sz w:val="24"/>
          <w:szCs w:val="24"/>
        </w:rPr>
        <w:t>5. Ask apps team to check the query status and keep monitoring from DBA end.</w:t>
      </w:r>
    </w:p>
    <w:p w:rsidR="00461B29" w:rsidRPr="00461B29" w:rsidRDefault="00461B29" w:rsidP="00461B29">
      <w:pPr>
        <w:rPr>
          <w:sz w:val="24"/>
          <w:szCs w:val="24"/>
        </w:rPr>
      </w:pPr>
    </w:p>
    <w:p w:rsidR="00461B29" w:rsidRPr="00461B29" w:rsidRDefault="00461B29" w:rsidP="00461B29">
      <w:pPr>
        <w:rPr>
          <w:b/>
          <w:sz w:val="24"/>
          <w:szCs w:val="24"/>
        </w:rPr>
      </w:pPr>
      <w:r w:rsidRPr="00461B29">
        <w:rPr>
          <w:b/>
          <w:sz w:val="24"/>
          <w:szCs w:val="24"/>
        </w:rPr>
        <w:t>If blocking runs what is the IMPACT?</w:t>
      </w:r>
    </w:p>
    <w:p w:rsidR="00461B29" w:rsidRPr="00461B29" w:rsidRDefault="00461B29" w:rsidP="00461B29">
      <w:pPr>
        <w:rPr>
          <w:sz w:val="24"/>
          <w:szCs w:val="24"/>
        </w:rPr>
      </w:pPr>
      <w:r w:rsidRPr="00461B29">
        <w:rPr>
          <w:sz w:val="24"/>
          <w:szCs w:val="24"/>
        </w:rPr>
        <w:t>-</w:t>
      </w:r>
      <w:r w:rsidR="00631328">
        <w:rPr>
          <w:sz w:val="24"/>
          <w:szCs w:val="24"/>
        </w:rPr>
        <w:t xml:space="preserve"> </w:t>
      </w:r>
      <w:r w:rsidRPr="00461B29">
        <w:rPr>
          <w:sz w:val="24"/>
          <w:szCs w:val="24"/>
        </w:rPr>
        <w:t>Application runs slowly and apps side queries take longer time</w:t>
      </w:r>
    </w:p>
    <w:p w:rsidR="00461B29" w:rsidRPr="00461B29" w:rsidRDefault="00461B29" w:rsidP="00461B29">
      <w:pPr>
        <w:rPr>
          <w:sz w:val="24"/>
          <w:szCs w:val="24"/>
        </w:rPr>
      </w:pPr>
      <w:r w:rsidRPr="00461B29">
        <w:rPr>
          <w:sz w:val="24"/>
          <w:szCs w:val="24"/>
        </w:rPr>
        <w:t>- If blockings run long time then it may down the Sql server. ASAP inform after monitoring to apps team and kill after confirmation.</w:t>
      </w:r>
    </w:p>
    <w:p w:rsidR="00461B29" w:rsidRPr="00461B29" w:rsidRDefault="00461B29" w:rsidP="00461B29">
      <w:pPr>
        <w:rPr>
          <w:sz w:val="24"/>
          <w:szCs w:val="24"/>
        </w:rPr>
      </w:pPr>
    </w:p>
    <w:p w:rsidR="00461B29" w:rsidRPr="00461B29" w:rsidRDefault="00461B29" w:rsidP="00461B29">
      <w:pPr>
        <w:rPr>
          <w:b/>
          <w:sz w:val="24"/>
          <w:szCs w:val="24"/>
        </w:rPr>
      </w:pPr>
      <w:r w:rsidRPr="00461B29">
        <w:rPr>
          <w:b/>
          <w:sz w:val="24"/>
          <w:szCs w:val="24"/>
        </w:rPr>
        <w:t>How to avoid blockings in SQL SERVER:</w:t>
      </w:r>
    </w:p>
    <w:p w:rsidR="00461B29" w:rsidRPr="00461B29" w:rsidRDefault="00461B29" w:rsidP="00461B29">
      <w:pPr>
        <w:rPr>
          <w:sz w:val="24"/>
          <w:szCs w:val="24"/>
        </w:rPr>
      </w:pPr>
      <w:r w:rsidRPr="00461B29">
        <w:rPr>
          <w:sz w:val="24"/>
          <w:szCs w:val="24"/>
        </w:rPr>
        <w:t xml:space="preserve">Long-running queries. </w:t>
      </w:r>
    </w:p>
    <w:p w:rsidR="00461B29" w:rsidRPr="00461B29" w:rsidRDefault="00461B29" w:rsidP="00461B29">
      <w:pPr>
        <w:rPr>
          <w:sz w:val="24"/>
          <w:szCs w:val="24"/>
        </w:rPr>
      </w:pPr>
      <w:r w:rsidRPr="00461B29">
        <w:rPr>
          <w:sz w:val="24"/>
          <w:szCs w:val="24"/>
        </w:rPr>
        <w:t>Canceling queries without rollback</w:t>
      </w:r>
    </w:p>
    <w:p w:rsidR="00461B29" w:rsidRPr="00461B29" w:rsidRDefault="00461B29" w:rsidP="00461B29">
      <w:pPr>
        <w:rPr>
          <w:sz w:val="24"/>
          <w:szCs w:val="24"/>
        </w:rPr>
      </w:pPr>
      <w:r w:rsidRPr="00461B29">
        <w:rPr>
          <w:sz w:val="24"/>
          <w:szCs w:val="24"/>
        </w:rPr>
        <w:t>Changing large numbers of records in a single transaction</w:t>
      </w:r>
    </w:p>
    <w:p w:rsidR="00461B29" w:rsidRPr="00461B29" w:rsidRDefault="00461B29" w:rsidP="00461B29">
      <w:pPr>
        <w:rPr>
          <w:sz w:val="24"/>
          <w:szCs w:val="24"/>
        </w:rPr>
      </w:pPr>
      <w:r w:rsidRPr="00461B29">
        <w:rPr>
          <w:sz w:val="24"/>
          <w:szCs w:val="24"/>
        </w:rPr>
        <w:t>Lack of appropriate indexes</w:t>
      </w:r>
    </w:p>
    <w:p w:rsidR="004E151A" w:rsidRDefault="004E151A" w:rsidP="00461B29">
      <w:pPr>
        <w:rPr>
          <w:sz w:val="24"/>
          <w:szCs w:val="24"/>
        </w:rPr>
      </w:pPr>
    </w:p>
    <w:p w:rsidR="00461B29" w:rsidRPr="00461B29" w:rsidRDefault="00461B29" w:rsidP="00461B29">
      <w:pPr>
        <w:rPr>
          <w:sz w:val="24"/>
          <w:szCs w:val="24"/>
        </w:rPr>
      </w:pPr>
      <w:r w:rsidRPr="00461B29">
        <w:rPr>
          <w:b/>
          <w:sz w:val="24"/>
          <w:szCs w:val="24"/>
        </w:rPr>
        <w:t>Note:</w:t>
      </w:r>
      <w:r w:rsidRPr="00461B29">
        <w:rPr>
          <w:sz w:val="24"/>
          <w:szCs w:val="24"/>
        </w:rPr>
        <w:t xml:space="preserve"> BLOCKING information never stores in error log or event viewer. We have to capture when blockings are running.</w:t>
      </w:r>
    </w:p>
    <w:p w:rsidR="00F93773" w:rsidRDefault="00F93773" w:rsidP="00F93773">
      <w:pPr>
        <w:rPr>
          <w:sz w:val="24"/>
          <w:szCs w:val="24"/>
        </w:rPr>
      </w:pPr>
    </w:p>
    <w:p w:rsidR="00461B29" w:rsidRPr="008F4752" w:rsidRDefault="00461B29" w:rsidP="00461B29">
      <w:pPr>
        <w:rPr>
          <w:b/>
          <w:sz w:val="24"/>
          <w:szCs w:val="24"/>
        </w:rPr>
      </w:pPr>
      <w:r w:rsidRPr="008F4752">
        <w:rPr>
          <w:b/>
          <w:sz w:val="24"/>
          <w:szCs w:val="24"/>
        </w:rPr>
        <w:t>Blocking:</w:t>
      </w:r>
    </w:p>
    <w:p w:rsidR="00461B29" w:rsidRPr="00461B29" w:rsidRDefault="00461B29" w:rsidP="00461B29">
      <w:pPr>
        <w:rPr>
          <w:sz w:val="24"/>
          <w:szCs w:val="24"/>
        </w:rPr>
      </w:pPr>
      <w:r w:rsidRPr="00461B29">
        <w:rPr>
          <w:sz w:val="24"/>
          <w:szCs w:val="24"/>
        </w:rPr>
        <w:t>Create table A</w:t>
      </w:r>
    </w:p>
    <w:p w:rsidR="00461B29" w:rsidRPr="00461B29" w:rsidRDefault="00461B29" w:rsidP="00461B29">
      <w:pPr>
        <w:rPr>
          <w:sz w:val="24"/>
          <w:szCs w:val="24"/>
        </w:rPr>
      </w:pPr>
      <w:r w:rsidRPr="00461B29">
        <w:rPr>
          <w:sz w:val="24"/>
          <w:szCs w:val="24"/>
        </w:rPr>
        <w:t>Insert some values</w:t>
      </w:r>
    </w:p>
    <w:p w:rsidR="00461B29" w:rsidRPr="00461B29" w:rsidRDefault="00461B29" w:rsidP="00461B29">
      <w:pPr>
        <w:rPr>
          <w:sz w:val="24"/>
          <w:szCs w:val="24"/>
        </w:rPr>
      </w:pPr>
      <w:r w:rsidRPr="00461B29">
        <w:rPr>
          <w:sz w:val="24"/>
          <w:szCs w:val="24"/>
        </w:rPr>
        <w:t>Open--54:</w:t>
      </w:r>
    </w:p>
    <w:p w:rsidR="00461B29" w:rsidRPr="00461B29" w:rsidRDefault="00461B29" w:rsidP="00461B29">
      <w:pPr>
        <w:rPr>
          <w:sz w:val="24"/>
          <w:szCs w:val="24"/>
        </w:rPr>
      </w:pPr>
      <w:r w:rsidRPr="00461B29">
        <w:rPr>
          <w:sz w:val="24"/>
          <w:szCs w:val="24"/>
        </w:rPr>
        <w:t>Begin Tran</w:t>
      </w:r>
      <w:r w:rsidR="005B092E">
        <w:rPr>
          <w:sz w:val="24"/>
          <w:szCs w:val="24"/>
        </w:rPr>
        <w:t xml:space="preserve"> ----- Manual Commit</w:t>
      </w:r>
    </w:p>
    <w:p w:rsidR="00461B29" w:rsidRPr="00461B29" w:rsidRDefault="00461B29" w:rsidP="00461B29">
      <w:pPr>
        <w:rPr>
          <w:sz w:val="24"/>
          <w:szCs w:val="24"/>
        </w:rPr>
      </w:pPr>
      <w:r w:rsidRPr="00461B29">
        <w:rPr>
          <w:sz w:val="24"/>
          <w:szCs w:val="24"/>
        </w:rPr>
        <w:t>Insert into TableA values (1,'ad')</w:t>
      </w:r>
    </w:p>
    <w:p w:rsidR="00461B29" w:rsidRPr="00461B29" w:rsidRDefault="00461B29" w:rsidP="00461B29">
      <w:pPr>
        <w:rPr>
          <w:sz w:val="24"/>
          <w:szCs w:val="24"/>
        </w:rPr>
      </w:pPr>
      <w:r w:rsidRPr="00461B29">
        <w:rPr>
          <w:sz w:val="24"/>
          <w:szCs w:val="24"/>
        </w:rPr>
        <w:t>Open--56:</w:t>
      </w:r>
    </w:p>
    <w:p w:rsidR="00461B29" w:rsidRPr="00461B29" w:rsidRDefault="00461B29" w:rsidP="00461B29">
      <w:pPr>
        <w:rPr>
          <w:sz w:val="24"/>
          <w:szCs w:val="24"/>
        </w:rPr>
      </w:pPr>
      <w:r w:rsidRPr="00461B29">
        <w:rPr>
          <w:sz w:val="24"/>
          <w:szCs w:val="24"/>
        </w:rPr>
        <w:t>Select *from TableA</w:t>
      </w:r>
    </w:p>
    <w:p w:rsidR="00461B29" w:rsidRPr="00461B29" w:rsidRDefault="00461B29" w:rsidP="00461B29">
      <w:pPr>
        <w:rPr>
          <w:sz w:val="24"/>
          <w:szCs w:val="24"/>
        </w:rPr>
      </w:pPr>
      <w:r w:rsidRPr="00461B29">
        <w:rPr>
          <w:sz w:val="24"/>
          <w:szCs w:val="24"/>
        </w:rPr>
        <w:t>Open --58:</w:t>
      </w:r>
    </w:p>
    <w:p w:rsidR="00461B29" w:rsidRPr="00461B29" w:rsidRDefault="00461B29" w:rsidP="00461B29">
      <w:pPr>
        <w:rPr>
          <w:sz w:val="24"/>
          <w:szCs w:val="24"/>
        </w:rPr>
      </w:pPr>
      <w:r w:rsidRPr="00461B29">
        <w:rPr>
          <w:sz w:val="24"/>
          <w:szCs w:val="24"/>
        </w:rPr>
        <w:t xml:space="preserve">Select * from sys.sysprocesses where spid&gt;50 and blocked&lt;&gt;0 </w:t>
      </w:r>
    </w:p>
    <w:p w:rsidR="00461B29" w:rsidRPr="00461B29" w:rsidRDefault="00461B29" w:rsidP="00461B29">
      <w:pPr>
        <w:rPr>
          <w:sz w:val="24"/>
          <w:szCs w:val="24"/>
        </w:rPr>
      </w:pPr>
      <w:r w:rsidRPr="00461B29">
        <w:rPr>
          <w:sz w:val="24"/>
          <w:szCs w:val="24"/>
        </w:rPr>
        <w:t>(to find the blocking)</w:t>
      </w:r>
    </w:p>
    <w:p w:rsidR="00461B29" w:rsidRPr="00461B29" w:rsidRDefault="00461B29" w:rsidP="00461B29">
      <w:pPr>
        <w:rPr>
          <w:sz w:val="24"/>
          <w:szCs w:val="24"/>
        </w:rPr>
      </w:pPr>
      <w:r w:rsidRPr="00461B29">
        <w:rPr>
          <w:sz w:val="24"/>
          <w:szCs w:val="24"/>
        </w:rPr>
        <w:t>Dbcc inputbuffer (56)</w:t>
      </w:r>
    </w:p>
    <w:p w:rsidR="00461B29" w:rsidRPr="00461B29" w:rsidRDefault="00461B29" w:rsidP="00461B29">
      <w:pPr>
        <w:rPr>
          <w:sz w:val="24"/>
          <w:szCs w:val="24"/>
        </w:rPr>
      </w:pPr>
      <w:r w:rsidRPr="00461B29">
        <w:rPr>
          <w:sz w:val="24"/>
          <w:szCs w:val="24"/>
        </w:rPr>
        <w:t>Dbcc inputbuffer(54)</w:t>
      </w:r>
    </w:p>
    <w:p w:rsidR="00461B29" w:rsidRPr="00461B29" w:rsidRDefault="00461B29" w:rsidP="00461B29">
      <w:pPr>
        <w:rPr>
          <w:sz w:val="24"/>
          <w:szCs w:val="24"/>
        </w:rPr>
      </w:pPr>
      <w:r w:rsidRPr="00461B29">
        <w:rPr>
          <w:sz w:val="24"/>
          <w:szCs w:val="24"/>
        </w:rPr>
        <w:t>(to find which query is running blocked and blocked by session)</w:t>
      </w:r>
    </w:p>
    <w:p w:rsidR="00461B29" w:rsidRPr="00461B29" w:rsidRDefault="00461B29" w:rsidP="00461B29">
      <w:pPr>
        <w:rPr>
          <w:sz w:val="24"/>
          <w:szCs w:val="24"/>
        </w:rPr>
      </w:pPr>
      <w:r w:rsidRPr="00461B29">
        <w:rPr>
          <w:sz w:val="24"/>
          <w:szCs w:val="24"/>
        </w:rPr>
        <w:t>sp_lock</w:t>
      </w:r>
    </w:p>
    <w:p w:rsidR="00461B29" w:rsidRPr="00461B29" w:rsidRDefault="00461B29" w:rsidP="00461B29">
      <w:pPr>
        <w:rPr>
          <w:sz w:val="24"/>
          <w:szCs w:val="24"/>
        </w:rPr>
      </w:pPr>
      <w:r w:rsidRPr="00461B29">
        <w:rPr>
          <w:sz w:val="24"/>
          <w:szCs w:val="24"/>
        </w:rPr>
        <w:t>(to find which lock is applied)</w:t>
      </w:r>
    </w:p>
    <w:p w:rsidR="00461B29" w:rsidRDefault="00461B29" w:rsidP="00461B29">
      <w:pPr>
        <w:rPr>
          <w:sz w:val="24"/>
          <w:szCs w:val="24"/>
        </w:rPr>
      </w:pPr>
      <w:r w:rsidRPr="00461B29">
        <w:rPr>
          <w:sz w:val="24"/>
          <w:szCs w:val="24"/>
        </w:rPr>
        <w:t>to inform app team which query imp based on kill the session</w:t>
      </w:r>
    </w:p>
    <w:p w:rsidR="009F6228" w:rsidRDefault="009F6228" w:rsidP="00461B29">
      <w:pPr>
        <w:rPr>
          <w:sz w:val="24"/>
          <w:szCs w:val="24"/>
        </w:rPr>
      </w:pPr>
    </w:p>
    <w:p w:rsidR="009F6228" w:rsidRDefault="009F6228" w:rsidP="00461B29">
      <w:pPr>
        <w:rPr>
          <w:sz w:val="24"/>
          <w:szCs w:val="24"/>
        </w:rPr>
      </w:pPr>
    </w:p>
    <w:p w:rsidR="009F6228" w:rsidRDefault="009F6228" w:rsidP="00461B29">
      <w:pPr>
        <w:rPr>
          <w:sz w:val="24"/>
          <w:szCs w:val="24"/>
        </w:rPr>
      </w:pPr>
    </w:p>
    <w:p w:rsidR="009F6228" w:rsidRDefault="009F6228" w:rsidP="00461B29">
      <w:pPr>
        <w:rPr>
          <w:sz w:val="24"/>
          <w:szCs w:val="24"/>
        </w:rPr>
      </w:pPr>
    </w:p>
    <w:p w:rsidR="009F6228" w:rsidRDefault="009F6228" w:rsidP="00461B29">
      <w:pPr>
        <w:rPr>
          <w:sz w:val="24"/>
          <w:szCs w:val="24"/>
        </w:rPr>
      </w:pPr>
    </w:p>
    <w:p w:rsidR="009F6228" w:rsidRDefault="009F6228" w:rsidP="009F6228">
      <w:pPr>
        <w:rPr>
          <w:sz w:val="24"/>
          <w:szCs w:val="24"/>
        </w:rPr>
      </w:pPr>
    </w:p>
    <w:p w:rsidR="00203A2B" w:rsidRDefault="00203A2B" w:rsidP="009F6228">
      <w:pPr>
        <w:rPr>
          <w:sz w:val="24"/>
          <w:szCs w:val="24"/>
        </w:rPr>
      </w:pPr>
    </w:p>
    <w:p w:rsidR="001F68F4" w:rsidRDefault="001F68F4" w:rsidP="009F6228">
      <w:pPr>
        <w:rPr>
          <w:sz w:val="24"/>
          <w:szCs w:val="24"/>
        </w:rPr>
      </w:pPr>
    </w:p>
    <w:p w:rsidR="004E151A" w:rsidRDefault="004E151A" w:rsidP="009F6228">
      <w:pPr>
        <w:rPr>
          <w:sz w:val="24"/>
          <w:szCs w:val="24"/>
        </w:rPr>
      </w:pPr>
    </w:p>
    <w:p w:rsidR="004E151A" w:rsidRDefault="004E151A" w:rsidP="009F6228">
      <w:pPr>
        <w:rPr>
          <w:sz w:val="24"/>
          <w:szCs w:val="24"/>
        </w:rPr>
      </w:pPr>
    </w:p>
    <w:p w:rsidR="004E151A" w:rsidRDefault="004E151A" w:rsidP="009F6228">
      <w:pPr>
        <w:rPr>
          <w:sz w:val="24"/>
          <w:szCs w:val="24"/>
        </w:rPr>
      </w:pPr>
    </w:p>
    <w:p w:rsidR="003A0917" w:rsidRDefault="003A0917" w:rsidP="009F6228">
      <w:pPr>
        <w:rPr>
          <w:sz w:val="24"/>
          <w:szCs w:val="24"/>
        </w:rPr>
      </w:pPr>
    </w:p>
    <w:p w:rsidR="003A0917" w:rsidRDefault="003A0917" w:rsidP="009F6228">
      <w:pPr>
        <w:rPr>
          <w:sz w:val="24"/>
          <w:szCs w:val="24"/>
        </w:rPr>
      </w:pPr>
    </w:p>
    <w:p w:rsidR="003A0917" w:rsidRDefault="003A0917" w:rsidP="009F6228">
      <w:pPr>
        <w:rPr>
          <w:sz w:val="24"/>
          <w:szCs w:val="24"/>
        </w:rPr>
      </w:pPr>
    </w:p>
    <w:p w:rsidR="004E151A" w:rsidRDefault="004E151A" w:rsidP="009F6228">
      <w:pPr>
        <w:rPr>
          <w:sz w:val="24"/>
          <w:szCs w:val="24"/>
        </w:rPr>
      </w:pPr>
    </w:p>
    <w:p w:rsidR="0089018B" w:rsidRPr="009F6228" w:rsidRDefault="0089018B" w:rsidP="009F6228">
      <w:pPr>
        <w:rPr>
          <w:sz w:val="24"/>
          <w:szCs w:val="24"/>
        </w:rPr>
      </w:pPr>
    </w:p>
    <w:p w:rsidR="009F6228" w:rsidRPr="004E151A" w:rsidRDefault="009F6228" w:rsidP="009F6228">
      <w:pPr>
        <w:jc w:val="center"/>
        <w:rPr>
          <w:b/>
          <w:color w:val="C00000"/>
          <w:sz w:val="24"/>
          <w:szCs w:val="24"/>
        </w:rPr>
      </w:pPr>
      <w:r w:rsidRPr="004E151A">
        <w:rPr>
          <w:b/>
          <w:color w:val="C00000"/>
          <w:sz w:val="24"/>
          <w:szCs w:val="24"/>
        </w:rPr>
        <w:t>DEAD</w:t>
      </w:r>
      <w:r w:rsidR="001F68F4" w:rsidRPr="004E151A">
        <w:rPr>
          <w:b/>
          <w:color w:val="C00000"/>
          <w:sz w:val="24"/>
          <w:szCs w:val="24"/>
        </w:rPr>
        <w:t xml:space="preserve"> </w:t>
      </w:r>
      <w:r w:rsidRPr="004E151A">
        <w:rPr>
          <w:b/>
          <w:color w:val="C00000"/>
          <w:sz w:val="24"/>
          <w:szCs w:val="24"/>
        </w:rPr>
        <w:t>LOCK</w:t>
      </w:r>
      <w:r w:rsidR="001F68F4" w:rsidRPr="004E151A">
        <w:rPr>
          <w:b/>
          <w:color w:val="C00000"/>
          <w:sz w:val="24"/>
          <w:szCs w:val="24"/>
        </w:rPr>
        <w:t>S</w:t>
      </w:r>
    </w:p>
    <w:p w:rsidR="009A00EC" w:rsidRDefault="009A00EC" w:rsidP="009F6228">
      <w:pPr>
        <w:rPr>
          <w:b/>
          <w:color w:val="FF0000"/>
          <w:sz w:val="24"/>
          <w:szCs w:val="24"/>
        </w:rPr>
      </w:pPr>
    </w:p>
    <w:p w:rsidR="009F6228" w:rsidRPr="009F6228" w:rsidRDefault="009F6228" w:rsidP="009F6228">
      <w:pPr>
        <w:rPr>
          <w:sz w:val="24"/>
          <w:szCs w:val="24"/>
        </w:rPr>
      </w:pPr>
      <w:r w:rsidRPr="009F6228">
        <w:rPr>
          <w:b/>
          <w:sz w:val="24"/>
          <w:szCs w:val="24"/>
        </w:rPr>
        <w:t>Deadlock:</w:t>
      </w:r>
      <w:r w:rsidRPr="009F6228">
        <w:rPr>
          <w:sz w:val="24"/>
          <w:szCs w:val="24"/>
        </w:rPr>
        <w:t xml:space="preserve">  A deadlock occurs when two or more tasks permanently block each other by each task having a lock on a resource which the other tasks are trying to lock. </w:t>
      </w:r>
    </w:p>
    <w:p w:rsidR="009F6228" w:rsidRPr="009F6228" w:rsidRDefault="009F6228" w:rsidP="009F6228">
      <w:pPr>
        <w:rPr>
          <w:sz w:val="24"/>
          <w:szCs w:val="24"/>
        </w:rPr>
      </w:pPr>
      <w:r w:rsidRPr="009F6228">
        <w:rPr>
          <w:b/>
          <w:sz w:val="24"/>
          <w:szCs w:val="24"/>
        </w:rPr>
        <w:t>ERROR:</w:t>
      </w:r>
      <w:r w:rsidRPr="009F6228">
        <w:rPr>
          <w:sz w:val="24"/>
          <w:szCs w:val="24"/>
        </w:rPr>
        <w:t xml:space="preserve"> 1205 is the deadlock error number.</w:t>
      </w:r>
    </w:p>
    <w:p w:rsidR="009F6228" w:rsidRPr="009F6228" w:rsidRDefault="009F6228" w:rsidP="009F6228">
      <w:pPr>
        <w:rPr>
          <w:rFonts w:cs="Courier New"/>
          <w:noProof/>
          <w:color w:val="FF0000"/>
          <w:sz w:val="24"/>
          <w:szCs w:val="24"/>
        </w:rPr>
      </w:pPr>
      <w:r w:rsidRPr="009F6228">
        <w:rPr>
          <w:b/>
          <w:sz w:val="24"/>
          <w:szCs w:val="24"/>
        </w:rPr>
        <w:t>Error message:</w:t>
      </w:r>
      <w:r w:rsidRPr="009F6228">
        <w:rPr>
          <w:sz w:val="24"/>
          <w:szCs w:val="24"/>
        </w:rPr>
        <w:t xml:space="preserve"> </w:t>
      </w:r>
      <w:r w:rsidRPr="009F6228">
        <w:rPr>
          <w:rFonts w:cs="Courier New"/>
          <w:noProof/>
          <w:color w:val="FF0000"/>
          <w:sz w:val="24"/>
          <w:szCs w:val="24"/>
        </w:rPr>
        <w:t>Transaction (Process ID 55) was deadlocked on lock resources with another process and has been chosen as the deadlock victim.Rerun the transaction.</w:t>
      </w:r>
    </w:p>
    <w:p w:rsidR="009F6228" w:rsidRPr="009F6228" w:rsidRDefault="009F6228" w:rsidP="009F6228">
      <w:pPr>
        <w:rPr>
          <w:rFonts w:cs="Courier New"/>
          <w:noProof/>
          <w:sz w:val="24"/>
          <w:szCs w:val="24"/>
        </w:rPr>
      </w:pPr>
    </w:p>
    <w:p w:rsidR="009F6228" w:rsidRPr="009F6228" w:rsidRDefault="009F6228" w:rsidP="009F6228">
      <w:pPr>
        <w:rPr>
          <w:sz w:val="24"/>
          <w:szCs w:val="24"/>
        </w:rPr>
      </w:pPr>
      <w:r w:rsidRPr="009F6228">
        <w:rPr>
          <w:b/>
          <w:sz w:val="24"/>
          <w:szCs w:val="24"/>
        </w:rPr>
        <w:t>Impact:</w:t>
      </w:r>
      <w:r w:rsidRPr="009F6228">
        <w:rPr>
          <w:sz w:val="24"/>
          <w:szCs w:val="24"/>
        </w:rPr>
        <w:t xml:space="preserve"> If deadlock occurs it impact user queries\connections\application slowness\ and </w:t>
      </w:r>
      <w:r w:rsidR="002A262F" w:rsidRPr="009F6228">
        <w:rPr>
          <w:sz w:val="24"/>
          <w:szCs w:val="24"/>
        </w:rPr>
        <w:t>Sql</w:t>
      </w:r>
      <w:r w:rsidRPr="009F6228">
        <w:rPr>
          <w:sz w:val="24"/>
          <w:szCs w:val="24"/>
        </w:rPr>
        <w:t xml:space="preserve"> server may down if long time deadlock runs</w:t>
      </w:r>
    </w:p>
    <w:p w:rsidR="009F6228" w:rsidRPr="009F6228" w:rsidRDefault="009F6228" w:rsidP="009F6228">
      <w:pPr>
        <w:rPr>
          <w:b/>
          <w:sz w:val="24"/>
          <w:szCs w:val="24"/>
        </w:rPr>
      </w:pPr>
      <w:r w:rsidRPr="009F6228">
        <w:rPr>
          <w:b/>
          <w:sz w:val="24"/>
          <w:szCs w:val="24"/>
        </w:rPr>
        <w:t>How to find?</w:t>
      </w:r>
    </w:p>
    <w:p w:rsidR="009F6228" w:rsidRPr="009F6228" w:rsidRDefault="009F6228" w:rsidP="009F6228">
      <w:pPr>
        <w:rPr>
          <w:sz w:val="24"/>
          <w:szCs w:val="24"/>
        </w:rPr>
      </w:pPr>
      <w:r w:rsidRPr="009F6228">
        <w:rPr>
          <w:b/>
          <w:sz w:val="24"/>
          <w:szCs w:val="24"/>
        </w:rPr>
        <w:t>Note:</w:t>
      </w:r>
      <w:r w:rsidRPr="009F6228">
        <w:rPr>
          <w:sz w:val="24"/>
          <w:szCs w:val="24"/>
        </w:rPr>
        <w:t xml:space="preserve"> By default deadlock information never capture in SQL Server error log or event v</w:t>
      </w:r>
      <w:r w:rsidR="00616387">
        <w:rPr>
          <w:sz w:val="24"/>
          <w:szCs w:val="24"/>
        </w:rPr>
        <w:t>ie</w:t>
      </w:r>
      <w:r w:rsidRPr="009F6228">
        <w:rPr>
          <w:sz w:val="24"/>
          <w:szCs w:val="24"/>
        </w:rPr>
        <w:t>w</w:t>
      </w:r>
      <w:r w:rsidR="00616387">
        <w:rPr>
          <w:sz w:val="24"/>
          <w:szCs w:val="24"/>
        </w:rPr>
        <w:t>e</w:t>
      </w:r>
      <w:r w:rsidRPr="009F6228">
        <w:rPr>
          <w:sz w:val="24"/>
          <w:szCs w:val="24"/>
        </w:rPr>
        <w:t>r or you cannot find by using any query or DMV's.</w:t>
      </w:r>
    </w:p>
    <w:p w:rsidR="009F6228" w:rsidRPr="009F6228" w:rsidRDefault="009F6228" w:rsidP="009F6228">
      <w:pPr>
        <w:rPr>
          <w:sz w:val="24"/>
          <w:szCs w:val="24"/>
        </w:rPr>
      </w:pPr>
      <w:r w:rsidRPr="009F6228">
        <w:rPr>
          <w:sz w:val="24"/>
          <w:szCs w:val="24"/>
        </w:rPr>
        <w:t>We have to enable trace or run the profiler to capture the victim transactions for deadlocks</w:t>
      </w:r>
    </w:p>
    <w:p w:rsidR="009F6228" w:rsidRPr="009F6228" w:rsidRDefault="009F6228" w:rsidP="009F6228">
      <w:pPr>
        <w:rPr>
          <w:b/>
          <w:sz w:val="24"/>
          <w:szCs w:val="24"/>
        </w:rPr>
      </w:pPr>
      <w:r w:rsidRPr="009F6228">
        <w:rPr>
          <w:b/>
          <w:sz w:val="24"/>
          <w:szCs w:val="24"/>
        </w:rPr>
        <w:t xml:space="preserve">Method: 1 </w:t>
      </w:r>
      <w:r w:rsidRPr="009F6228">
        <w:rPr>
          <w:b/>
          <w:sz w:val="24"/>
          <w:szCs w:val="24"/>
        </w:rPr>
        <w:tab/>
      </w:r>
    </w:p>
    <w:p w:rsidR="009F6228" w:rsidRPr="009F6228" w:rsidRDefault="009F6228" w:rsidP="009F6228">
      <w:pPr>
        <w:rPr>
          <w:sz w:val="24"/>
          <w:szCs w:val="24"/>
        </w:rPr>
      </w:pPr>
      <w:r w:rsidRPr="009F6228">
        <w:rPr>
          <w:sz w:val="24"/>
          <w:szCs w:val="24"/>
        </w:rPr>
        <w:t>Enable DBCC TRACEON (1222, 1204,-1) then after automatically SQL Server captures deadlock transaction into SQL Server errorlogs.</w:t>
      </w:r>
    </w:p>
    <w:p w:rsidR="009F6228" w:rsidRPr="009F6228" w:rsidRDefault="009F6228" w:rsidP="009F6228">
      <w:pPr>
        <w:rPr>
          <w:sz w:val="24"/>
          <w:szCs w:val="24"/>
        </w:rPr>
      </w:pPr>
      <w:r w:rsidRPr="009F6228">
        <w:rPr>
          <w:sz w:val="24"/>
          <w:szCs w:val="24"/>
        </w:rPr>
        <w:t>1222: Output in text formate</w:t>
      </w:r>
    </w:p>
    <w:p w:rsidR="009F6228" w:rsidRPr="009F6228" w:rsidRDefault="009F6228" w:rsidP="009F6228">
      <w:pPr>
        <w:rPr>
          <w:sz w:val="24"/>
          <w:szCs w:val="24"/>
        </w:rPr>
      </w:pPr>
      <w:r w:rsidRPr="009F6228">
        <w:rPr>
          <w:sz w:val="24"/>
          <w:szCs w:val="24"/>
        </w:rPr>
        <w:t>1204: Output in XML formate</w:t>
      </w:r>
    </w:p>
    <w:p w:rsidR="009F6228" w:rsidRPr="009F6228" w:rsidRDefault="009F6228" w:rsidP="009F6228">
      <w:pPr>
        <w:rPr>
          <w:sz w:val="24"/>
          <w:szCs w:val="24"/>
        </w:rPr>
      </w:pPr>
      <w:r w:rsidRPr="009F6228">
        <w:rPr>
          <w:sz w:val="24"/>
          <w:szCs w:val="24"/>
        </w:rPr>
        <w:t>-1: Global Trace it will check the all the data bases.</w:t>
      </w:r>
    </w:p>
    <w:p w:rsidR="009F6228" w:rsidRDefault="009F6228" w:rsidP="009F6228">
      <w:pPr>
        <w:rPr>
          <w:b/>
          <w:sz w:val="24"/>
          <w:szCs w:val="24"/>
        </w:rPr>
      </w:pPr>
    </w:p>
    <w:p w:rsidR="004E151A" w:rsidRDefault="004E151A" w:rsidP="009F6228">
      <w:pPr>
        <w:rPr>
          <w:b/>
          <w:sz w:val="24"/>
          <w:szCs w:val="24"/>
        </w:rPr>
      </w:pPr>
    </w:p>
    <w:p w:rsidR="009F6228" w:rsidRPr="000D6B20" w:rsidRDefault="009F6228" w:rsidP="009F6228">
      <w:pPr>
        <w:rPr>
          <w:b/>
          <w:sz w:val="24"/>
          <w:szCs w:val="24"/>
        </w:rPr>
      </w:pPr>
      <w:r w:rsidRPr="000D6B20">
        <w:rPr>
          <w:b/>
          <w:sz w:val="24"/>
          <w:szCs w:val="24"/>
        </w:rPr>
        <w:t>How to find how many Traces?</w:t>
      </w:r>
    </w:p>
    <w:p w:rsidR="009F6228" w:rsidRPr="009F6228" w:rsidRDefault="009F6228" w:rsidP="009F6228">
      <w:pPr>
        <w:rPr>
          <w:b/>
          <w:sz w:val="24"/>
          <w:szCs w:val="24"/>
        </w:rPr>
      </w:pPr>
      <w:r w:rsidRPr="009F6228">
        <w:rPr>
          <w:b/>
          <w:sz w:val="24"/>
          <w:szCs w:val="24"/>
        </w:rPr>
        <w:t>DBCC TRACESTATUS</w:t>
      </w:r>
    </w:p>
    <w:p w:rsidR="009F6228" w:rsidRPr="009F6228" w:rsidRDefault="009F6228" w:rsidP="009F6228">
      <w:pPr>
        <w:rPr>
          <w:b/>
          <w:sz w:val="24"/>
          <w:szCs w:val="24"/>
        </w:rPr>
      </w:pPr>
      <w:r w:rsidRPr="009F6228">
        <w:rPr>
          <w:b/>
          <w:sz w:val="24"/>
          <w:szCs w:val="24"/>
        </w:rPr>
        <w:t>Method 2:</w:t>
      </w:r>
    </w:p>
    <w:p w:rsidR="009F6228" w:rsidRPr="009F6228" w:rsidRDefault="009F6228" w:rsidP="009F6228">
      <w:pPr>
        <w:rPr>
          <w:sz w:val="24"/>
          <w:szCs w:val="24"/>
        </w:rPr>
      </w:pPr>
      <w:r w:rsidRPr="009F6228">
        <w:rPr>
          <w:sz w:val="24"/>
          <w:szCs w:val="24"/>
        </w:rPr>
        <w:t>To run the Profiler what permission need to require?</w:t>
      </w:r>
    </w:p>
    <w:p w:rsidR="009F6228" w:rsidRPr="009F6228" w:rsidRDefault="009F6228" w:rsidP="009F6228">
      <w:pPr>
        <w:rPr>
          <w:b/>
          <w:sz w:val="24"/>
          <w:szCs w:val="24"/>
        </w:rPr>
      </w:pPr>
      <w:r w:rsidRPr="009F6228">
        <w:rPr>
          <w:b/>
          <w:sz w:val="24"/>
          <w:szCs w:val="24"/>
        </w:rPr>
        <w:t>Sysadmin</w:t>
      </w:r>
    </w:p>
    <w:p w:rsidR="009F6228" w:rsidRPr="009F6228" w:rsidRDefault="009F6228" w:rsidP="009F6228">
      <w:pPr>
        <w:rPr>
          <w:sz w:val="24"/>
          <w:szCs w:val="24"/>
        </w:rPr>
      </w:pPr>
      <w:r w:rsidRPr="009F6228">
        <w:rPr>
          <w:sz w:val="24"/>
          <w:szCs w:val="24"/>
        </w:rPr>
        <w:t>Run the profiler by selecting the events</w:t>
      </w:r>
    </w:p>
    <w:p w:rsidR="009F6228" w:rsidRPr="009F6228" w:rsidRDefault="009F6228" w:rsidP="009F6228">
      <w:pPr>
        <w:rPr>
          <w:sz w:val="24"/>
          <w:szCs w:val="24"/>
        </w:rPr>
      </w:pPr>
      <w:r w:rsidRPr="009F6228">
        <w:rPr>
          <w:sz w:val="24"/>
          <w:szCs w:val="24"/>
        </w:rPr>
        <w:t>&gt;</w:t>
      </w:r>
      <w:r w:rsidR="003E2CC4">
        <w:rPr>
          <w:sz w:val="24"/>
          <w:szCs w:val="24"/>
        </w:rPr>
        <w:t xml:space="preserve"> </w:t>
      </w:r>
      <w:r w:rsidRPr="009F6228">
        <w:rPr>
          <w:sz w:val="24"/>
          <w:szCs w:val="24"/>
        </w:rPr>
        <w:t>LOCK: DEADLOCK CHAIN</w:t>
      </w:r>
    </w:p>
    <w:p w:rsidR="009F6228" w:rsidRPr="009F6228" w:rsidRDefault="009F6228" w:rsidP="009F6228">
      <w:pPr>
        <w:rPr>
          <w:sz w:val="24"/>
          <w:szCs w:val="24"/>
        </w:rPr>
      </w:pPr>
      <w:r w:rsidRPr="009F6228">
        <w:rPr>
          <w:sz w:val="24"/>
          <w:szCs w:val="24"/>
        </w:rPr>
        <w:t>&gt; LOCK: DEADLOCK</w:t>
      </w:r>
    </w:p>
    <w:p w:rsidR="009F6228" w:rsidRPr="009F6228" w:rsidRDefault="009F6228" w:rsidP="009F6228">
      <w:pPr>
        <w:rPr>
          <w:sz w:val="24"/>
          <w:szCs w:val="24"/>
        </w:rPr>
      </w:pPr>
      <w:r w:rsidRPr="009F6228">
        <w:rPr>
          <w:sz w:val="24"/>
          <w:szCs w:val="24"/>
        </w:rPr>
        <w:t>&gt;</w:t>
      </w:r>
      <w:r w:rsidR="003E2CC4">
        <w:rPr>
          <w:sz w:val="24"/>
          <w:szCs w:val="24"/>
        </w:rPr>
        <w:t xml:space="preserve"> </w:t>
      </w:r>
      <w:r w:rsidRPr="009F6228">
        <w:rPr>
          <w:sz w:val="24"/>
          <w:szCs w:val="24"/>
        </w:rPr>
        <w:t>LOCK: DEADLOCK GRAPH</w:t>
      </w:r>
    </w:p>
    <w:p w:rsidR="009F6228" w:rsidRPr="009F6228" w:rsidRDefault="009F6228" w:rsidP="009F6228">
      <w:pPr>
        <w:rPr>
          <w:sz w:val="24"/>
          <w:szCs w:val="24"/>
        </w:rPr>
      </w:pPr>
      <w:r w:rsidRPr="009F6228">
        <w:rPr>
          <w:sz w:val="24"/>
          <w:szCs w:val="24"/>
        </w:rPr>
        <w:t>Once run then automatically deadlock transactions captured into profiler tool in a graph representation.</w:t>
      </w:r>
    </w:p>
    <w:p w:rsidR="009F6228" w:rsidRPr="009F6228" w:rsidRDefault="009F6228" w:rsidP="009F6228">
      <w:pPr>
        <w:rPr>
          <w:sz w:val="24"/>
          <w:szCs w:val="24"/>
        </w:rPr>
      </w:pPr>
      <w:r w:rsidRPr="009F6228">
        <w:rPr>
          <w:sz w:val="24"/>
          <w:szCs w:val="24"/>
        </w:rPr>
        <w:t>&gt; Lock will be created in Buffer Pool</w:t>
      </w:r>
    </w:p>
    <w:p w:rsidR="009F6228" w:rsidRPr="009F6228" w:rsidRDefault="009F6228" w:rsidP="009F6228">
      <w:pPr>
        <w:rPr>
          <w:sz w:val="24"/>
          <w:szCs w:val="24"/>
        </w:rPr>
      </w:pPr>
      <w:r w:rsidRPr="009F6228">
        <w:rPr>
          <w:b/>
          <w:sz w:val="24"/>
          <w:szCs w:val="24"/>
        </w:rPr>
        <w:t>Solution:</w:t>
      </w:r>
      <w:r w:rsidRPr="009F6228">
        <w:rPr>
          <w:sz w:val="24"/>
          <w:szCs w:val="24"/>
        </w:rPr>
        <w:t xml:space="preserve"> Deadlocks always kill or resolved by deadlock manager based on "DEADLOCK_PRIORITY” parameter gives which SPID need to kill.</w:t>
      </w:r>
    </w:p>
    <w:p w:rsidR="009F6228" w:rsidRPr="009F6228" w:rsidRDefault="009F6228" w:rsidP="009F6228">
      <w:pPr>
        <w:rPr>
          <w:sz w:val="24"/>
          <w:szCs w:val="24"/>
        </w:rPr>
      </w:pPr>
      <w:r w:rsidRPr="00177A11">
        <w:rPr>
          <w:b/>
          <w:sz w:val="24"/>
          <w:szCs w:val="24"/>
        </w:rPr>
        <w:t>DEADLOCK_PRIORITY:</w:t>
      </w:r>
      <w:r w:rsidRPr="009F6228">
        <w:rPr>
          <w:sz w:val="24"/>
          <w:szCs w:val="24"/>
        </w:rPr>
        <w:t xml:space="preserve"> It provides which transaction need to kill on basis below factors.</w:t>
      </w:r>
    </w:p>
    <w:p w:rsidR="009F6228" w:rsidRPr="009F6228" w:rsidRDefault="009F6228" w:rsidP="009F6228">
      <w:pPr>
        <w:rPr>
          <w:sz w:val="24"/>
          <w:szCs w:val="24"/>
        </w:rPr>
      </w:pPr>
      <w:r w:rsidRPr="009F6228">
        <w:rPr>
          <w:sz w:val="24"/>
          <w:szCs w:val="24"/>
        </w:rPr>
        <w:t>&gt;Which transaction takes less time to roll back?</w:t>
      </w:r>
    </w:p>
    <w:p w:rsidR="009F6228" w:rsidRPr="009F6228" w:rsidRDefault="009F6228" w:rsidP="009F6228">
      <w:pPr>
        <w:rPr>
          <w:sz w:val="24"/>
          <w:szCs w:val="24"/>
        </w:rPr>
      </w:pPr>
      <w:r w:rsidRPr="009F6228">
        <w:rPr>
          <w:sz w:val="24"/>
          <w:szCs w:val="24"/>
        </w:rPr>
        <w:t>&gt; When transaction started?</w:t>
      </w:r>
    </w:p>
    <w:p w:rsidR="009F6228" w:rsidRPr="009F6228" w:rsidRDefault="009F6228" w:rsidP="009F6228">
      <w:pPr>
        <w:rPr>
          <w:sz w:val="24"/>
          <w:szCs w:val="24"/>
        </w:rPr>
      </w:pPr>
      <w:r w:rsidRPr="009F6228">
        <w:rPr>
          <w:sz w:val="24"/>
          <w:szCs w:val="24"/>
        </w:rPr>
        <w:t>&gt; What type of statement which is?</w:t>
      </w:r>
    </w:p>
    <w:p w:rsidR="009F6228" w:rsidRPr="009F6228" w:rsidRDefault="009F6228" w:rsidP="009F6228">
      <w:pPr>
        <w:rPr>
          <w:sz w:val="24"/>
          <w:szCs w:val="24"/>
        </w:rPr>
      </w:pPr>
      <w:r w:rsidRPr="009F6228">
        <w:rPr>
          <w:sz w:val="24"/>
          <w:szCs w:val="24"/>
        </w:rPr>
        <w:t>Pass the final information to dead lock manager and kills victim transaction to fix deadlock.</w:t>
      </w:r>
    </w:p>
    <w:p w:rsidR="009F6228" w:rsidRPr="009F6228" w:rsidRDefault="009F6228" w:rsidP="009F6228">
      <w:pPr>
        <w:rPr>
          <w:sz w:val="24"/>
          <w:szCs w:val="24"/>
        </w:rPr>
      </w:pPr>
    </w:p>
    <w:p w:rsidR="009F6228" w:rsidRPr="009F6228" w:rsidRDefault="009F6228" w:rsidP="009F6228">
      <w:pPr>
        <w:rPr>
          <w:b/>
          <w:sz w:val="24"/>
          <w:szCs w:val="24"/>
        </w:rPr>
      </w:pPr>
      <w:r w:rsidRPr="009F6228">
        <w:rPr>
          <w:b/>
          <w:sz w:val="24"/>
          <w:szCs w:val="24"/>
        </w:rPr>
        <w:t xml:space="preserve">How to minimize deadlocks: </w:t>
      </w:r>
    </w:p>
    <w:p w:rsidR="009F6228" w:rsidRPr="009F6228" w:rsidRDefault="009F6228" w:rsidP="009F6228">
      <w:pPr>
        <w:rPr>
          <w:sz w:val="24"/>
          <w:szCs w:val="24"/>
        </w:rPr>
      </w:pPr>
      <w:r w:rsidRPr="009F6228">
        <w:rPr>
          <w:sz w:val="24"/>
          <w:szCs w:val="24"/>
        </w:rPr>
        <w:t>1. Keep transactions as short as possible.</w:t>
      </w:r>
    </w:p>
    <w:p w:rsidR="009F6228" w:rsidRPr="009F6228" w:rsidRDefault="009F6228" w:rsidP="009F6228">
      <w:pPr>
        <w:rPr>
          <w:sz w:val="24"/>
          <w:szCs w:val="24"/>
        </w:rPr>
      </w:pPr>
      <w:r w:rsidRPr="009F6228">
        <w:rPr>
          <w:sz w:val="24"/>
          <w:szCs w:val="24"/>
        </w:rPr>
        <w:t>2. During transactions, don't allow any user input.</w:t>
      </w:r>
    </w:p>
    <w:p w:rsidR="009F6228" w:rsidRPr="009F6228" w:rsidRDefault="009F6228" w:rsidP="009F6228">
      <w:pPr>
        <w:rPr>
          <w:sz w:val="24"/>
          <w:szCs w:val="24"/>
        </w:rPr>
      </w:pPr>
      <w:r w:rsidRPr="009F6228">
        <w:rPr>
          <w:sz w:val="24"/>
          <w:szCs w:val="24"/>
        </w:rPr>
        <w:t xml:space="preserve"> 3. Avoid cursors.</w:t>
      </w:r>
    </w:p>
    <w:p w:rsidR="009F6228" w:rsidRPr="009F6228" w:rsidRDefault="009F6228" w:rsidP="009F6228">
      <w:pPr>
        <w:rPr>
          <w:sz w:val="24"/>
          <w:szCs w:val="24"/>
        </w:rPr>
      </w:pPr>
      <w:r w:rsidRPr="009F6228">
        <w:rPr>
          <w:sz w:val="24"/>
          <w:szCs w:val="24"/>
        </w:rPr>
        <w:t>4. Consider using the NOLOCK hint to prevent locking.</w:t>
      </w:r>
    </w:p>
    <w:p w:rsidR="009F6228" w:rsidRPr="009F6228" w:rsidRDefault="009F6228" w:rsidP="009F6228">
      <w:pPr>
        <w:rPr>
          <w:sz w:val="24"/>
          <w:szCs w:val="24"/>
        </w:rPr>
      </w:pPr>
      <w:r w:rsidRPr="009F6228">
        <w:rPr>
          <w:sz w:val="24"/>
          <w:szCs w:val="24"/>
        </w:rPr>
        <w:t>Select query always with no_lock</w:t>
      </w:r>
    </w:p>
    <w:p w:rsidR="009F6228" w:rsidRPr="009F6228" w:rsidRDefault="009F6228" w:rsidP="009F6228">
      <w:pPr>
        <w:rPr>
          <w:sz w:val="24"/>
          <w:szCs w:val="24"/>
        </w:rPr>
      </w:pPr>
      <w:r w:rsidRPr="009F6228">
        <w:rPr>
          <w:sz w:val="24"/>
          <w:szCs w:val="24"/>
        </w:rPr>
        <w:t>No_Lock: It will never keep shared lock</w:t>
      </w:r>
    </w:p>
    <w:p w:rsidR="009F6228" w:rsidRPr="009F6228" w:rsidRDefault="009F6228" w:rsidP="009F6228">
      <w:pPr>
        <w:rPr>
          <w:sz w:val="24"/>
          <w:szCs w:val="24"/>
        </w:rPr>
      </w:pPr>
      <w:r w:rsidRPr="009F6228">
        <w:rPr>
          <w:sz w:val="24"/>
          <w:szCs w:val="24"/>
        </w:rPr>
        <w:t>5. Access objects in the same order.</w:t>
      </w:r>
    </w:p>
    <w:p w:rsidR="00550B5E" w:rsidRDefault="00550B5E" w:rsidP="002C54FE">
      <w:pPr>
        <w:rPr>
          <w:sz w:val="24"/>
          <w:szCs w:val="24"/>
        </w:rPr>
      </w:pPr>
    </w:p>
    <w:p w:rsidR="00A728D3" w:rsidRPr="004E151A" w:rsidRDefault="00A728D3" w:rsidP="0061282C">
      <w:pPr>
        <w:jc w:val="center"/>
        <w:rPr>
          <w:b/>
          <w:color w:val="C00000"/>
          <w:sz w:val="24"/>
          <w:szCs w:val="24"/>
        </w:rPr>
      </w:pPr>
      <w:r w:rsidRPr="004E151A">
        <w:rPr>
          <w:b/>
          <w:color w:val="C00000"/>
          <w:sz w:val="24"/>
          <w:szCs w:val="24"/>
        </w:rPr>
        <w:t>INDEXES</w:t>
      </w:r>
    </w:p>
    <w:p w:rsidR="0061282C" w:rsidRPr="000C23B6" w:rsidRDefault="0061282C" w:rsidP="0061282C">
      <w:pPr>
        <w:rPr>
          <w:b/>
          <w:sz w:val="26"/>
          <w:szCs w:val="26"/>
        </w:rPr>
      </w:pPr>
      <w:r w:rsidRPr="000C23B6">
        <w:rPr>
          <w:b/>
          <w:sz w:val="26"/>
          <w:szCs w:val="26"/>
        </w:rPr>
        <w:t>Index</w:t>
      </w:r>
    </w:p>
    <w:p w:rsidR="0061282C" w:rsidRPr="00134029" w:rsidRDefault="0061282C" w:rsidP="00134029">
      <w:pPr>
        <w:rPr>
          <w:sz w:val="24"/>
          <w:szCs w:val="24"/>
        </w:rPr>
      </w:pPr>
      <w:r w:rsidRPr="00134029">
        <w:rPr>
          <w:sz w:val="24"/>
          <w:szCs w:val="24"/>
        </w:rPr>
        <w:t>&gt; An index is a collection of pages associated with a table (or view) used to speed retrieval of rows from the table or enforce uniqueness</w:t>
      </w:r>
    </w:p>
    <w:p w:rsidR="00134029" w:rsidRPr="00134029" w:rsidRDefault="00134029" w:rsidP="00134029">
      <w:pPr>
        <w:rPr>
          <w:sz w:val="24"/>
          <w:szCs w:val="24"/>
        </w:rPr>
      </w:pPr>
      <w:r w:rsidRPr="00134029">
        <w:rPr>
          <w:sz w:val="24"/>
          <w:szCs w:val="24"/>
        </w:rPr>
        <w:t>Index designed to improve the query performance of SQL Server</w:t>
      </w:r>
    </w:p>
    <w:p w:rsidR="00134029" w:rsidRDefault="00134029" w:rsidP="00134029">
      <w:pPr>
        <w:rPr>
          <w:sz w:val="24"/>
          <w:szCs w:val="24"/>
        </w:rPr>
      </w:pPr>
      <w:r w:rsidRPr="00134029">
        <w:rPr>
          <w:b/>
          <w:sz w:val="24"/>
          <w:szCs w:val="24"/>
        </w:rPr>
        <w:t>Note:</w:t>
      </w:r>
      <w:r w:rsidRPr="00134029">
        <w:rPr>
          <w:sz w:val="24"/>
          <w:szCs w:val="24"/>
        </w:rPr>
        <w:t xml:space="preserve"> Indexes store data\pages internally in a formate of B-tree structure.</w:t>
      </w:r>
    </w:p>
    <w:p w:rsidR="00783B6F" w:rsidRDefault="00783B6F" w:rsidP="00134029">
      <w:pPr>
        <w:rPr>
          <w:sz w:val="24"/>
          <w:szCs w:val="24"/>
        </w:rPr>
      </w:pPr>
    </w:p>
    <w:p w:rsidR="00783B6F" w:rsidRPr="00783B6F" w:rsidRDefault="00783B6F" w:rsidP="00783B6F">
      <w:pPr>
        <w:rPr>
          <w:sz w:val="24"/>
          <w:szCs w:val="24"/>
        </w:rPr>
      </w:pPr>
      <w:r w:rsidRPr="00783B6F">
        <w:rPr>
          <w:b/>
          <w:bCs/>
          <w:sz w:val="24"/>
          <w:szCs w:val="24"/>
        </w:rPr>
        <w:t xml:space="preserve">Why Use an Index? </w:t>
      </w:r>
    </w:p>
    <w:p w:rsidR="00783B6F" w:rsidRPr="00783B6F" w:rsidRDefault="00783B6F" w:rsidP="00783B6F">
      <w:pPr>
        <w:rPr>
          <w:sz w:val="24"/>
          <w:szCs w:val="24"/>
        </w:rPr>
      </w:pPr>
      <w:r w:rsidRPr="00783B6F">
        <w:rPr>
          <w:sz w:val="24"/>
          <w:szCs w:val="24"/>
        </w:rPr>
        <w:t>Use of SQL server indexes provide many facilities such as:</w:t>
      </w:r>
    </w:p>
    <w:p w:rsidR="00914EDF" w:rsidRPr="00783B6F" w:rsidRDefault="00124D35" w:rsidP="00E61408">
      <w:pPr>
        <w:numPr>
          <w:ilvl w:val="0"/>
          <w:numId w:val="66"/>
        </w:numPr>
        <w:rPr>
          <w:sz w:val="24"/>
          <w:szCs w:val="24"/>
        </w:rPr>
      </w:pPr>
      <w:r w:rsidRPr="00783B6F">
        <w:rPr>
          <w:sz w:val="24"/>
          <w:szCs w:val="24"/>
        </w:rPr>
        <w:t xml:space="preserve">Rapid access of information </w:t>
      </w:r>
    </w:p>
    <w:p w:rsidR="00914EDF" w:rsidRPr="00783B6F" w:rsidRDefault="00124D35" w:rsidP="00E61408">
      <w:pPr>
        <w:numPr>
          <w:ilvl w:val="0"/>
          <w:numId w:val="66"/>
        </w:numPr>
        <w:rPr>
          <w:sz w:val="24"/>
          <w:szCs w:val="24"/>
        </w:rPr>
      </w:pPr>
      <w:r w:rsidRPr="00783B6F">
        <w:rPr>
          <w:sz w:val="24"/>
          <w:szCs w:val="24"/>
        </w:rPr>
        <w:t xml:space="preserve">Efficient access of information </w:t>
      </w:r>
    </w:p>
    <w:p w:rsidR="00914EDF" w:rsidRPr="00783B6F" w:rsidRDefault="00124D35" w:rsidP="00E61408">
      <w:pPr>
        <w:numPr>
          <w:ilvl w:val="0"/>
          <w:numId w:val="66"/>
        </w:numPr>
        <w:rPr>
          <w:sz w:val="24"/>
          <w:szCs w:val="24"/>
        </w:rPr>
      </w:pPr>
      <w:r w:rsidRPr="00783B6F">
        <w:rPr>
          <w:sz w:val="24"/>
          <w:szCs w:val="24"/>
        </w:rPr>
        <w:t xml:space="preserve">Enforcement of uniqueness constraints </w:t>
      </w:r>
    </w:p>
    <w:p w:rsidR="00783B6F" w:rsidRDefault="00783B6F" w:rsidP="00134029">
      <w:pPr>
        <w:rPr>
          <w:sz w:val="24"/>
          <w:szCs w:val="24"/>
        </w:rPr>
      </w:pPr>
    </w:p>
    <w:p w:rsidR="00E238BE" w:rsidRPr="00E238BE" w:rsidRDefault="00E238BE" w:rsidP="00E238BE">
      <w:pPr>
        <w:rPr>
          <w:b/>
          <w:sz w:val="24"/>
          <w:szCs w:val="24"/>
        </w:rPr>
      </w:pPr>
      <w:r w:rsidRPr="00E238BE">
        <w:rPr>
          <w:b/>
          <w:sz w:val="24"/>
          <w:szCs w:val="24"/>
        </w:rPr>
        <w:t>Types of indexes:</w:t>
      </w:r>
    </w:p>
    <w:p w:rsidR="006F4BA1" w:rsidRDefault="006F4BA1" w:rsidP="00E238BE">
      <w:pPr>
        <w:rPr>
          <w:b/>
          <w:sz w:val="24"/>
          <w:szCs w:val="24"/>
        </w:rPr>
      </w:pPr>
      <w:r w:rsidRPr="00E238BE">
        <w:rPr>
          <w:b/>
          <w:sz w:val="24"/>
          <w:szCs w:val="24"/>
        </w:rPr>
        <w:t xml:space="preserve">1. </w:t>
      </w:r>
      <w:r>
        <w:rPr>
          <w:b/>
          <w:sz w:val="24"/>
          <w:szCs w:val="24"/>
        </w:rPr>
        <w:t>HEAP TABLE</w:t>
      </w:r>
    </w:p>
    <w:p w:rsidR="00E238BE" w:rsidRPr="00E238BE" w:rsidRDefault="00E238BE" w:rsidP="00E238BE">
      <w:pPr>
        <w:rPr>
          <w:sz w:val="24"/>
          <w:szCs w:val="24"/>
        </w:rPr>
      </w:pPr>
      <w:r w:rsidRPr="00E238BE">
        <w:rPr>
          <w:sz w:val="24"/>
          <w:szCs w:val="24"/>
        </w:rPr>
        <w:t>A table without having any indexes called as HEAP table"</w:t>
      </w:r>
    </w:p>
    <w:p w:rsidR="00E238BE" w:rsidRPr="00E238BE" w:rsidRDefault="00E238BE" w:rsidP="00E238BE">
      <w:pPr>
        <w:rPr>
          <w:sz w:val="24"/>
          <w:szCs w:val="24"/>
        </w:rPr>
      </w:pPr>
      <w:r w:rsidRPr="00E238BE">
        <w:rPr>
          <w:sz w:val="24"/>
          <w:szCs w:val="24"/>
        </w:rPr>
        <w:t>Heap table also called as "TABLE SCAN"</w:t>
      </w:r>
    </w:p>
    <w:p w:rsidR="00E238BE" w:rsidRPr="00E238BE" w:rsidRDefault="00E238BE" w:rsidP="00E238BE">
      <w:pPr>
        <w:rPr>
          <w:b/>
          <w:sz w:val="24"/>
          <w:szCs w:val="24"/>
        </w:rPr>
      </w:pPr>
      <w:r w:rsidRPr="00E238BE">
        <w:rPr>
          <w:b/>
          <w:sz w:val="24"/>
          <w:szCs w:val="24"/>
        </w:rPr>
        <w:t>When Use a Heap:</w:t>
      </w:r>
    </w:p>
    <w:p w:rsidR="00E238BE" w:rsidRPr="00E238BE" w:rsidRDefault="00E238BE" w:rsidP="00E238BE">
      <w:pPr>
        <w:rPr>
          <w:sz w:val="24"/>
          <w:szCs w:val="24"/>
        </w:rPr>
      </w:pPr>
      <w:r>
        <w:rPr>
          <w:sz w:val="24"/>
          <w:szCs w:val="24"/>
        </w:rPr>
        <w:t xml:space="preserve">&gt; </w:t>
      </w:r>
      <w:r w:rsidRPr="00E238BE">
        <w:rPr>
          <w:sz w:val="24"/>
          <w:szCs w:val="24"/>
        </w:rPr>
        <w:t>An index can be an unnecessary storage and maintenance overhead. (Eg: Audit Log)</w:t>
      </w:r>
    </w:p>
    <w:p w:rsidR="00E238BE" w:rsidRPr="00E238BE" w:rsidRDefault="00E238BE" w:rsidP="00E238BE">
      <w:pPr>
        <w:rPr>
          <w:sz w:val="24"/>
          <w:szCs w:val="24"/>
        </w:rPr>
      </w:pPr>
      <w:r>
        <w:rPr>
          <w:sz w:val="24"/>
          <w:szCs w:val="24"/>
        </w:rPr>
        <w:t xml:space="preserve">&gt; </w:t>
      </w:r>
      <w:r w:rsidRPr="00E238BE">
        <w:rPr>
          <w:sz w:val="24"/>
          <w:szCs w:val="24"/>
        </w:rPr>
        <w:t>Using a table scan to find data can be quicker than maintaining and using an index. (Eg: less rows)</w:t>
      </w:r>
    </w:p>
    <w:p w:rsidR="00E238BE" w:rsidRPr="00E238BE" w:rsidRDefault="00E238BE" w:rsidP="00E238BE">
      <w:pPr>
        <w:rPr>
          <w:sz w:val="24"/>
          <w:szCs w:val="24"/>
        </w:rPr>
      </w:pPr>
      <w:r>
        <w:rPr>
          <w:sz w:val="24"/>
          <w:szCs w:val="24"/>
        </w:rPr>
        <w:t xml:space="preserve">&gt; </w:t>
      </w:r>
      <w:r w:rsidRPr="00E238BE">
        <w:rPr>
          <w:sz w:val="24"/>
          <w:szCs w:val="24"/>
        </w:rPr>
        <w:t>Frequently rows are added, deleted, and updated. The overhead of index maintenance can be more costly than the benefits.</w:t>
      </w:r>
    </w:p>
    <w:p w:rsidR="00550B5E" w:rsidRDefault="00E238BE" w:rsidP="005E62D6">
      <w:pPr>
        <w:rPr>
          <w:sz w:val="24"/>
          <w:szCs w:val="24"/>
        </w:rPr>
      </w:pPr>
      <w:r>
        <w:rPr>
          <w:sz w:val="24"/>
          <w:szCs w:val="24"/>
        </w:rPr>
        <w:t xml:space="preserve">&gt; </w:t>
      </w:r>
      <w:r w:rsidRPr="00E238BE">
        <w:rPr>
          <w:sz w:val="24"/>
          <w:szCs w:val="24"/>
        </w:rPr>
        <w:t>Contain predominantly duplicate data rows. A table scan can be quicker than an index lookup.</w:t>
      </w:r>
    </w:p>
    <w:p w:rsidR="006F4BA1" w:rsidRDefault="006F4BA1" w:rsidP="005E62D6">
      <w:pPr>
        <w:rPr>
          <w:sz w:val="24"/>
          <w:szCs w:val="24"/>
        </w:rPr>
      </w:pPr>
    </w:p>
    <w:p w:rsidR="005E62D6" w:rsidRDefault="006F4BA1" w:rsidP="005E62D6">
      <w:pPr>
        <w:rPr>
          <w:b/>
          <w:sz w:val="24"/>
          <w:szCs w:val="24"/>
        </w:rPr>
      </w:pPr>
      <w:r w:rsidRPr="005E62D6">
        <w:rPr>
          <w:b/>
          <w:sz w:val="24"/>
          <w:szCs w:val="24"/>
        </w:rPr>
        <w:t>2. CLUSTER INDEX:</w:t>
      </w:r>
    </w:p>
    <w:p w:rsidR="005E62D6" w:rsidRPr="005E62D6" w:rsidRDefault="005E62D6" w:rsidP="005E62D6">
      <w:pPr>
        <w:rPr>
          <w:sz w:val="24"/>
          <w:szCs w:val="24"/>
        </w:rPr>
      </w:pPr>
      <w:r w:rsidRPr="005E62D6">
        <w:rPr>
          <w:sz w:val="24"/>
          <w:szCs w:val="24"/>
        </w:rPr>
        <w:t>1. A common analogy for a clustered index is a phone book</w:t>
      </w:r>
    </w:p>
    <w:p w:rsidR="005E62D6" w:rsidRPr="005E62D6" w:rsidRDefault="005E62D6" w:rsidP="005E62D6">
      <w:pPr>
        <w:rPr>
          <w:sz w:val="24"/>
          <w:szCs w:val="24"/>
        </w:rPr>
      </w:pPr>
      <w:r w:rsidRPr="005E62D6">
        <w:rPr>
          <w:sz w:val="24"/>
          <w:szCs w:val="24"/>
        </w:rPr>
        <w:t xml:space="preserve">&gt; Clustered indexes are the cornerstone of good database design. </w:t>
      </w:r>
    </w:p>
    <w:p w:rsidR="005E62D6" w:rsidRPr="005E62D6" w:rsidRDefault="005E62D6" w:rsidP="005E62D6">
      <w:pPr>
        <w:rPr>
          <w:sz w:val="24"/>
          <w:szCs w:val="24"/>
        </w:rPr>
      </w:pPr>
      <w:r w:rsidRPr="005E62D6">
        <w:rPr>
          <w:sz w:val="24"/>
          <w:szCs w:val="24"/>
        </w:rPr>
        <w:t>&gt; A poorly-chosen clustered index lead to high execution times and storage space.</w:t>
      </w:r>
    </w:p>
    <w:p w:rsidR="005E62D6" w:rsidRPr="005E62D6" w:rsidRDefault="005E62D6" w:rsidP="005E62D6">
      <w:pPr>
        <w:rPr>
          <w:sz w:val="24"/>
          <w:szCs w:val="24"/>
        </w:rPr>
      </w:pPr>
      <w:r w:rsidRPr="005E62D6">
        <w:rPr>
          <w:sz w:val="24"/>
          <w:szCs w:val="24"/>
        </w:rPr>
        <w:t>&gt; One clustered per Table. As only one physical way to store data.</w:t>
      </w:r>
    </w:p>
    <w:p w:rsidR="00554FBA" w:rsidRDefault="005E62D6" w:rsidP="005E62D6">
      <w:pPr>
        <w:rPr>
          <w:b/>
          <w:sz w:val="24"/>
          <w:szCs w:val="24"/>
        </w:rPr>
      </w:pPr>
      <w:r w:rsidRPr="005E62D6">
        <w:rPr>
          <w:b/>
          <w:sz w:val="24"/>
          <w:szCs w:val="24"/>
        </w:rPr>
        <w:t>Note:</w:t>
      </w:r>
    </w:p>
    <w:p w:rsidR="005E62D6" w:rsidRPr="005E62D6" w:rsidRDefault="009A013A" w:rsidP="005E62D6">
      <w:pPr>
        <w:rPr>
          <w:sz w:val="24"/>
          <w:szCs w:val="24"/>
        </w:rPr>
      </w:pPr>
      <w:r>
        <w:rPr>
          <w:sz w:val="24"/>
          <w:szCs w:val="24"/>
        </w:rPr>
        <w:t xml:space="preserve">&gt; </w:t>
      </w:r>
      <w:r w:rsidR="005E62D6" w:rsidRPr="005E62D6">
        <w:rPr>
          <w:sz w:val="24"/>
          <w:szCs w:val="24"/>
        </w:rPr>
        <w:t>In cluster index data always stores in databases which are at leaf level.</w:t>
      </w:r>
    </w:p>
    <w:p w:rsidR="005E62D6" w:rsidRPr="005E62D6" w:rsidRDefault="009A013A" w:rsidP="005E62D6">
      <w:pPr>
        <w:rPr>
          <w:sz w:val="24"/>
          <w:szCs w:val="24"/>
        </w:rPr>
      </w:pPr>
      <w:r>
        <w:rPr>
          <w:sz w:val="24"/>
          <w:szCs w:val="24"/>
        </w:rPr>
        <w:t xml:space="preserve">&gt; </w:t>
      </w:r>
      <w:r w:rsidR="005E62D6" w:rsidRPr="005E62D6">
        <w:rPr>
          <w:sz w:val="24"/>
          <w:szCs w:val="24"/>
        </w:rPr>
        <w:t>Index data always stores at root and intermediate levels where it contains only index pages.</w:t>
      </w:r>
    </w:p>
    <w:p w:rsidR="005E62D6" w:rsidRPr="005E62D6" w:rsidRDefault="005E62D6" w:rsidP="005E62D6">
      <w:pPr>
        <w:rPr>
          <w:b/>
          <w:sz w:val="24"/>
          <w:szCs w:val="24"/>
        </w:rPr>
      </w:pPr>
      <w:r w:rsidRPr="005E62D6">
        <w:rPr>
          <w:b/>
          <w:sz w:val="24"/>
          <w:szCs w:val="24"/>
        </w:rPr>
        <w:t>Note:</w:t>
      </w:r>
    </w:p>
    <w:p w:rsidR="005E62D6" w:rsidRDefault="00E41179" w:rsidP="005E62D6">
      <w:pPr>
        <w:rPr>
          <w:sz w:val="24"/>
          <w:szCs w:val="24"/>
        </w:rPr>
      </w:pPr>
      <w:r>
        <w:rPr>
          <w:sz w:val="24"/>
          <w:szCs w:val="24"/>
        </w:rPr>
        <w:t xml:space="preserve">&gt; </w:t>
      </w:r>
      <w:r w:rsidR="005E62D6" w:rsidRPr="005E62D6">
        <w:rPr>
          <w:sz w:val="24"/>
          <w:szCs w:val="24"/>
        </w:rPr>
        <w:t>Primary Key by default creates a clustered Index. But whereas cluster index never create primary key on table.</w:t>
      </w:r>
    </w:p>
    <w:p w:rsidR="00F60CB9" w:rsidRPr="00F60CB9" w:rsidRDefault="00F60CB9" w:rsidP="00F60CB9">
      <w:pPr>
        <w:rPr>
          <w:sz w:val="24"/>
          <w:szCs w:val="24"/>
        </w:rPr>
      </w:pPr>
      <w:r w:rsidRPr="00F60CB9">
        <w:rPr>
          <w:sz w:val="24"/>
          <w:szCs w:val="24"/>
        </w:rPr>
        <w:t>If delete primary key cluster index deletes automatically.</w:t>
      </w:r>
    </w:p>
    <w:p w:rsidR="00F60CB9" w:rsidRPr="005E62D6" w:rsidRDefault="00F60CB9" w:rsidP="005E62D6">
      <w:pPr>
        <w:rPr>
          <w:sz w:val="24"/>
          <w:szCs w:val="24"/>
        </w:rPr>
      </w:pPr>
    </w:p>
    <w:p w:rsidR="005E62D6" w:rsidRPr="00497FB5" w:rsidRDefault="00E23F2B" w:rsidP="005E62D6">
      <w:pPr>
        <w:rPr>
          <w:b/>
          <w:sz w:val="24"/>
          <w:szCs w:val="24"/>
        </w:rPr>
      </w:pPr>
      <w:r>
        <w:rPr>
          <w:b/>
          <w:sz w:val="24"/>
          <w:szCs w:val="24"/>
        </w:rPr>
        <w:t>How to find list of indexes?</w:t>
      </w:r>
    </w:p>
    <w:p w:rsidR="005E62D6" w:rsidRPr="006F4BA1" w:rsidRDefault="00497FB5" w:rsidP="006F4BA1">
      <w:pPr>
        <w:rPr>
          <w:sz w:val="24"/>
          <w:szCs w:val="24"/>
        </w:rPr>
      </w:pPr>
      <w:r w:rsidRPr="006F4BA1">
        <w:rPr>
          <w:sz w:val="24"/>
          <w:szCs w:val="24"/>
        </w:rPr>
        <w:t>Select</w:t>
      </w:r>
      <w:r w:rsidR="00616387">
        <w:rPr>
          <w:sz w:val="24"/>
          <w:szCs w:val="24"/>
        </w:rPr>
        <w:t xml:space="preserve"> * from S</w:t>
      </w:r>
      <w:r w:rsidR="005E62D6" w:rsidRPr="006F4BA1">
        <w:rPr>
          <w:sz w:val="24"/>
          <w:szCs w:val="24"/>
        </w:rPr>
        <w:t xml:space="preserve">ys. </w:t>
      </w:r>
      <w:r w:rsidR="006F4BA1" w:rsidRPr="006F4BA1">
        <w:rPr>
          <w:sz w:val="24"/>
          <w:szCs w:val="24"/>
        </w:rPr>
        <w:t>S</w:t>
      </w:r>
      <w:r w:rsidR="005E62D6" w:rsidRPr="006F4BA1">
        <w:rPr>
          <w:sz w:val="24"/>
          <w:szCs w:val="24"/>
        </w:rPr>
        <w:t>ysindexes</w:t>
      </w:r>
    </w:p>
    <w:p w:rsidR="006F4BA1" w:rsidRPr="006F4BA1" w:rsidRDefault="006F4BA1" w:rsidP="006F4BA1">
      <w:pPr>
        <w:rPr>
          <w:sz w:val="24"/>
          <w:szCs w:val="24"/>
        </w:rPr>
      </w:pPr>
      <w:r w:rsidRPr="006F4BA1">
        <w:rPr>
          <w:sz w:val="24"/>
          <w:szCs w:val="24"/>
        </w:rPr>
        <w:t>Columns:</w:t>
      </w:r>
    </w:p>
    <w:p w:rsidR="006F4BA1" w:rsidRPr="006F4BA1" w:rsidRDefault="006F4BA1" w:rsidP="006F4BA1">
      <w:pPr>
        <w:rPr>
          <w:sz w:val="24"/>
          <w:szCs w:val="24"/>
        </w:rPr>
      </w:pPr>
      <w:r w:rsidRPr="006F4BA1">
        <w:rPr>
          <w:sz w:val="24"/>
          <w:szCs w:val="24"/>
        </w:rPr>
        <w:t xml:space="preserve">Ind id </w:t>
      </w:r>
    </w:p>
    <w:p w:rsidR="006F4BA1" w:rsidRPr="006F4BA1" w:rsidRDefault="006F4BA1" w:rsidP="006F4BA1">
      <w:pPr>
        <w:rPr>
          <w:sz w:val="24"/>
          <w:szCs w:val="24"/>
        </w:rPr>
      </w:pPr>
      <w:r w:rsidRPr="006F4BA1">
        <w:rPr>
          <w:sz w:val="24"/>
          <w:szCs w:val="24"/>
        </w:rPr>
        <w:t>Index name</w:t>
      </w:r>
    </w:p>
    <w:p w:rsidR="005E62D6" w:rsidRPr="00497FB5" w:rsidRDefault="005E62D6" w:rsidP="005E62D6">
      <w:pPr>
        <w:rPr>
          <w:b/>
          <w:sz w:val="24"/>
          <w:szCs w:val="24"/>
        </w:rPr>
      </w:pPr>
      <w:r w:rsidRPr="00497FB5">
        <w:rPr>
          <w:b/>
          <w:sz w:val="24"/>
          <w:szCs w:val="24"/>
        </w:rPr>
        <w:t>Cluster index syntax:</w:t>
      </w:r>
    </w:p>
    <w:p w:rsidR="005E62D6" w:rsidRPr="005E62D6" w:rsidRDefault="005E62D6" w:rsidP="005E62D6">
      <w:pPr>
        <w:rPr>
          <w:sz w:val="24"/>
          <w:szCs w:val="24"/>
        </w:rPr>
      </w:pPr>
      <w:r w:rsidRPr="005E62D6">
        <w:rPr>
          <w:sz w:val="24"/>
          <w:szCs w:val="24"/>
        </w:rPr>
        <w:t>CREATE CLUSTERED INDEX [INDEXNAME] ON [dbo]</w:t>
      </w:r>
      <w:r w:rsidR="00554FBA" w:rsidRPr="005E62D6">
        <w:rPr>
          <w:sz w:val="24"/>
          <w:szCs w:val="24"/>
        </w:rPr>
        <w:t>. [</w:t>
      </w:r>
      <w:r w:rsidRPr="005E62D6">
        <w:rPr>
          <w:sz w:val="24"/>
          <w:szCs w:val="24"/>
        </w:rPr>
        <w:t>TABLE NAME]</w:t>
      </w:r>
    </w:p>
    <w:p w:rsidR="005E62D6" w:rsidRPr="005E62D6" w:rsidRDefault="005E62D6" w:rsidP="005E62D6">
      <w:pPr>
        <w:rPr>
          <w:sz w:val="24"/>
          <w:szCs w:val="24"/>
        </w:rPr>
      </w:pPr>
      <w:r w:rsidRPr="005E62D6">
        <w:rPr>
          <w:sz w:val="24"/>
          <w:szCs w:val="24"/>
        </w:rPr>
        <w:t>(</w:t>
      </w:r>
    </w:p>
    <w:p w:rsidR="005E62D6" w:rsidRPr="005E62D6" w:rsidRDefault="005E62D6" w:rsidP="005E62D6">
      <w:pPr>
        <w:rPr>
          <w:sz w:val="24"/>
          <w:szCs w:val="24"/>
        </w:rPr>
      </w:pPr>
      <w:r w:rsidRPr="005E62D6">
        <w:rPr>
          <w:sz w:val="24"/>
          <w:szCs w:val="24"/>
        </w:rPr>
        <w:tab/>
        <w:t>[COLUMN NAME]ASC</w:t>
      </w:r>
    </w:p>
    <w:p w:rsidR="005E62D6" w:rsidRPr="005E62D6" w:rsidRDefault="005E62D6" w:rsidP="005E62D6">
      <w:pPr>
        <w:rPr>
          <w:sz w:val="24"/>
          <w:szCs w:val="24"/>
        </w:rPr>
      </w:pPr>
      <w:r w:rsidRPr="005E62D6">
        <w:rPr>
          <w:sz w:val="24"/>
          <w:szCs w:val="24"/>
        </w:rPr>
        <w:t>)</w:t>
      </w:r>
    </w:p>
    <w:p w:rsidR="005E62D6" w:rsidRPr="005E62D6" w:rsidRDefault="005E62D6" w:rsidP="005E62D6">
      <w:pPr>
        <w:rPr>
          <w:sz w:val="24"/>
          <w:szCs w:val="24"/>
        </w:rPr>
      </w:pPr>
    </w:p>
    <w:p w:rsidR="005E62D6" w:rsidRDefault="005E62D6" w:rsidP="005E62D6">
      <w:pPr>
        <w:rPr>
          <w:sz w:val="24"/>
          <w:szCs w:val="24"/>
        </w:rPr>
      </w:pPr>
      <w:r w:rsidRPr="005E62D6">
        <w:rPr>
          <w:b/>
          <w:sz w:val="24"/>
          <w:szCs w:val="24"/>
        </w:rPr>
        <w:t>Note:</w:t>
      </w:r>
      <w:r w:rsidRPr="005E62D6">
        <w:rPr>
          <w:sz w:val="24"/>
          <w:szCs w:val="24"/>
        </w:rPr>
        <w:t xml:space="preserve"> Per table can create only one cluster index. The reason can arrange data physically in 1 way.Mutliple physical ways are not possible.</w:t>
      </w:r>
    </w:p>
    <w:p w:rsidR="00F60CB9" w:rsidRPr="00F60CB9" w:rsidRDefault="00F60CB9" w:rsidP="00F60CB9">
      <w:pPr>
        <w:rPr>
          <w:b/>
          <w:sz w:val="24"/>
          <w:szCs w:val="24"/>
        </w:rPr>
      </w:pPr>
      <w:r w:rsidRPr="00F60CB9">
        <w:rPr>
          <w:b/>
          <w:sz w:val="24"/>
          <w:szCs w:val="24"/>
        </w:rPr>
        <w:t>How SQL store Clustered Index Table?</w:t>
      </w:r>
    </w:p>
    <w:p w:rsidR="00F60CB9" w:rsidRDefault="00F60CB9" w:rsidP="00F60CB9">
      <w:pPr>
        <w:rPr>
          <w:sz w:val="24"/>
          <w:szCs w:val="24"/>
        </w:rPr>
      </w:pPr>
      <w:r w:rsidRPr="00F60CB9">
        <w:rPr>
          <w:sz w:val="24"/>
          <w:szCs w:val="24"/>
        </w:rPr>
        <w:t>All table data are stored in Data Pages</w:t>
      </w:r>
    </w:p>
    <w:p w:rsidR="00F60CB9" w:rsidRDefault="00F60CB9" w:rsidP="00F60CB9">
      <w:pPr>
        <w:rPr>
          <w:sz w:val="24"/>
          <w:szCs w:val="24"/>
        </w:rPr>
      </w:pPr>
    </w:p>
    <w:p w:rsidR="00F60CB9" w:rsidRPr="00F60CB9" w:rsidRDefault="00F60CB9" w:rsidP="00F60CB9">
      <w:pPr>
        <w:rPr>
          <w:sz w:val="24"/>
          <w:szCs w:val="24"/>
        </w:rPr>
      </w:pPr>
      <w:r w:rsidRPr="00F60CB9">
        <w:rPr>
          <w:b/>
          <w:sz w:val="24"/>
          <w:szCs w:val="24"/>
        </w:rPr>
        <w:t xml:space="preserve">Create Clustered Index issued? </w:t>
      </w:r>
    </w:p>
    <w:p w:rsidR="00F60CB9" w:rsidRPr="00F60CB9" w:rsidRDefault="00F60CB9" w:rsidP="00F60CB9">
      <w:pPr>
        <w:rPr>
          <w:sz w:val="24"/>
          <w:szCs w:val="24"/>
        </w:rPr>
      </w:pPr>
      <w:r w:rsidRPr="00F60CB9">
        <w:rPr>
          <w:sz w:val="24"/>
          <w:szCs w:val="24"/>
        </w:rPr>
        <w:t>Data pages are ordered by key</w:t>
      </w:r>
    </w:p>
    <w:p w:rsidR="00F60CB9" w:rsidRPr="00F60CB9" w:rsidRDefault="00F60CB9" w:rsidP="00F60CB9">
      <w:pPr>
        <w:rPr>
          <w:sz w:val="24"/>
          <w:szCs w:val="24"/>
        </w:rPr>
      </w:pPr>
      <w:r w:rsidRPr="00F60CB9">
        <w:rPr>
          <w:sz w:val="24"/>
          <w:szCs w:val="24"/>
        </w:rPr>
        <w:t>Index Pages are organized as B-Tree by index Key</w:t>
      </w:r>
    </w:p>
    <w:p w:rsidR="00F60CB9" w:rsidRPr="00F60CB9" w:rsidRDefault="00F60CB9" w:rsidP="00F60CB9">
      <w:pPr>
        <w:rPr>
          <w:sz w:val="24"/>
          <w:szCs w:val="24"/>
        </w:rPr>
      </w:pPr>
      <w:r w:rsidRPr="00F60CB9">
        <w:rPr>
          <w:sz w:val="24"/>
          <w:szCs w:val="24"/>
        </w:rPr>
        <w:t>&gt; Each row in index page contain 2 information</w:t>
      </w:r>
    </w:p>
    <w:p w:rsidR="00F60CB9" w:rsidRPr="00F60CB9" w:rsidRDefault="00F60CB9" w:rsidP="00F60CB9">
      <w:pPr>
        <w:rPr>
          <w:sz w:val="24"/>
          <w:szCs w:val="24"/>
        </w:rPr>
      </w:pPr>
      <w:r w:rsidRPr="00F60CB9">
        <w:rPr>
          <w:sz w:val="24"/>
          <w:szCs w:val="24"/>
        </w:rPr>
        <w:t>1. Index Key Value</w:t>
      </w:r>
    </w:p>
    <w:p w:rsidR="00F60CB9" w:rsidRPr="00F60CB9" w:rsidRDefault="00F60CB9" w:rsidP="00F60CB9">
      <w:pPr>
        <w:rPr>
          <w:sz w:val="24"/>
          <w:szCs w:val="24"/>
        </w:rPr>
      </w:pPr>
      <w:r w:rsidRPr="00F60CB9">
        <w:rPr>
          <w:sz w:val="24"/>
          <w:szCs w:val="24"/>
        </w:rPr>
        <w:t>2.6 byte page pointer [Address reference at bottom level in page for next page]</w:t>
      </w:r>
    </w:p>
    <w:p w:rsidR="00F60CB9" w:rsidRPr="005E62D6" w:rsidRDefault="00F60CB9" w:rsidP="005E62D6">
      <w:pPr>
        <w:rPr>
          <w:sz w:val="24"/>
          <w:szCs w:val="24"/>
        </w:rPr>
      </w:pPr>
    </w:p>
    <w:p w:rsidR="005E62D6" w:rsidRPr="00497FB5" w:rsidRDefault="005E62D6" w:rsidP="005E62D6">
      <w:pPr>
        <w:rPr>
          <w:b/>
          <w:sz w:val="24"/>
          <w:szCs w:val="24"/>
        </w:rPr>
      </w:pPr>
      <w:r w:rsidRPr="00497FB5">
        <w:rPr>
          <w:b/>
          <w:sz w:val="24"/>
          <w:szCs w:val="24"/>
        </w:rPr>
        <w:t>Limitations:</w:t>
      </w:r>
    </w:p>
    <w:p w:rsidR="005E62D6" w:rsidRPr="00497FB5" w:rsidRDefault="005E62D6" w:rsidP="005E62D6">
      <w:pPr>
        <w:rPr>
          <w:b/>
          <w:sz w:val="24"/>
          <w:szCs w:val="24"/>
        </w:rPr>
      </w:pPr>
      <w:r w:rsidRPr="00497FB5">
        <w:rPr>
          <w:b/>
          <w:sz w:val="24"/>
          <w:szCs w:val="24"/>
        </w:rPr>
        <w:t>Which column can be Clustered key?</w:t>
      </w:r>
    </w:p>
    <w:p w:rsidR="005E62D6" w:rsidRPr="005E62D6" w:rsidRDefault="00497FB5" w:rsidP="005E62D6">
      <w:pPr>
        <w:rPr>
          <w:sz w:val="24"/>
          <w:szCs w:val="24"/>
        </w:rPr>
      </w:pPr>
      <w:r>
        <w:rPr>
          <w:sz w:val="24"/>
          <w:szCs w:val="24"/>
        </w:rPr>
        <w:t xml:space="preserve">&gt; </w:t>
      </w:r>
      <w:r w:rsidR="005E62D6" w:rsidRPr="005E62D6">
        <w:rPr>
          <w:sz w:val="24"/>
          <w:szCs w:val="24"/>
        </w:rPr>
        <w:t xml:space="preserve">Columns in WHERE clause </w:t>
      </w:r>
    </w:p>
    <w:p w:rsidR="005E62D6" w:rsidRPr="005E62D6" w:rsidRDefault="00497FB5" w:rsidP="005E62D6">
      <w:pPr>
        <w:rPr>
          <w:sz w:val="24"/>
          <w:szCs w:val="24"/>
        </w:rPr>
      </w:pPr>
      <w:r>
        <w:rPr>
          <w:sz w:val="24"/>
          <w:szCs w:val="24"/>
        </w:rPr>
        <w:t xml:space="preserve">&gt; </w:t>
      </w:r>
      <w:r w:rsidR="005E62D6" w:rsidRPr="005E62D6">
        <w:rPr>
          <w:sz w:val="24"/>
          <w:szCs w:val="24"/>
        </w:rPr>
        <w:t>To return a range of values by using operators (BETWEEN, &gt;, &gt;=, &lt;, and &lt;=). Once first row is found subsequent indexed values will be physically adjacent.</w:t>
      </w:r>
    </w:p>
    <w:p w:rsidR="005E62D6" w:rsidRPr="005E62D6" w:rsidRDefault="00497FB5" w:rsidP="005E62D6">
      <w:pPr>
        <w:rPr>
          <w:sz w:val="24"/>
          <w:szCs w:val="24"/>
        </w:rPr>
      </w:pPr>
      <w:r>
        <w:rPr>
          <w:sz w:val="24"/>
          <w:szCs w:val="24"/>
        </w:rPr>
        <w:t xml:space="preserve">&gt; </w:t>
      </w:r>
      <w:r w:rsidR="005E62D6" w:rsidRPr="005E62D6">
        <w:rPr>
          <w:sz w:val="24"/>
          <w:szCs w:val="24"/>
        </w:rPr>
        <w:t xml:space="preserve">Columns used in ORDER BY or GROUP BY clause. </w:t>
      </w:r>
    </w:p>
    <w:p w:rsidR="005E62D6" w:rsidRPr="005E62D6" w:rsidRDefault="00497FB5" w:rsidP="005E62D6">
      <w:pPr>
        <w:rPr>
          <w:sz w:val="24"/>
          <w:szCs w:val="24"/>
        </w:rPr>
      </w:pPr>
      <w:r>
        <w:rPr>
          <w:sz w:val="24"/>
          <w:szCs w:val="24"/>
        </w:rPr>
        <w:t xml:space="preserve">&gt; </w:t>
      </w:r>
      <w:r w:rsidR="005E62D6" w:rsidRPr="005E62D6">
        <w:rPr>
          <w:sz w:val="24"/>
          <w:szCs w:val="24"/>
        </w:rPr>
        <w:t>The data values in the rows are already sorted. This improves query performance.</w:t>
      </w:r>
    </w:p>
    <w:p w:rsidR="005E62D6" w:rsidRPr="005E62D6" w:rsidRDefault="00497FB5" w:rsidP="005E62D6">
      <w:pPr>
        <w:rPr>
          <w:sz w:val="24"/>
          <w:szCs w:val="24"/>
        </w:rPr>
      </w:pPr>
      <w:r>
        <w:rPr>
          <w:sz w:val="24"/>
          <w:szCs w:val="24"/>
        </w:rPr>
        <w:t xml:space="preserve">&gt; </w:t>
      </w:r>
      <w:r w:rsidR="005E62D6" w:rsidRPr="005E62D6">
        <w:rPr>
          <w:sz w:val="24"/>
          <w:szCs w:val="24"/>
        </w:rPr>
        <w:t xml:space="preserve">Columns used in JOIN </w:t>
      </w:r>
    </w:p>
    <w:p w:rsidR="005E62D6" w:rsidRPr="005E62D6" w:rsidRDefault="00497FB5" w:rsidP="005E62D6">
      <w:pPr>
        <w:rPr>
          <w:sz w:val="24"/>
          <w:szCs w:val="24"/>
        </w:rPr>
      </w:pPr>
      <w:r>
        <w:rPr>
          <w:sz w:val="24"/>
          <w:szCs w:val="24"/>
        </w:rPr>
        <w:t xml:space="preserve">&gt; </w:t>
      </w:r>
      <w:r w:rsidR="005E62D6" w:rsidRPr="005E62D6">
        <w:rPr>
          <w:sz w:val="24"/>
          <w:szCs w:val="24"/>
        </w:rPr>
        <w:t>Return large result sets.</w:t>
      </w:r>
    </w:p>
    <w:p w:rsidR="005E62D6" w:rsidRPr="005E62D6" w:rsidRDefault="00497FB5" w:rsidP="005E62D6">
      <w:pPr>
        <w:rPr>
          <w:sz w:val="24"/>
          <w:szCs w:val="24"/>
        </w:rPr>
      </w:pPr>
      <w:r>
        <w:rPr>
          <w:sz w:val="24"/>
          <w:szCs w:val="24"/>
        </w:rPr>
        <w:t xml:space="preserve">&gt; </w:t>
      </w:r>
      <w:r w:rsidR="005E62D6" w:rsidRPr="005E62D6">
        <w:rPr>
          <w:sz w:val="24"/>
          <w:szCs w:val="24"/>
        </w:rPr>
        <w:t>Columns used frequently in sort operation</w:t>
      </w:r>
    </w:p>
    <w:p w:rsidR="005E62D6" w:rsidRPr="005E62D6" w:rsidRDefault="00497FB5" w:rsidP="005E62D6">
      <w:pPr>
        <w:rPr>
          <w:sz w:val="24"/>
          <w:szCs w:val="24"/>
        </w:rPr>
      </w:pPr>
      <w:r>
        <w:rPr>
          <w:sz w:val="24"/>
          <w:szCs w:val="24"/>
        </w:rPr>
        <w:t xml:space="preserve">&gt; </w:t>
      </w:r>
      <w:r w:rsidR="005E62D6" w:rsidRPr="005E62D6">
        <w:rPr>
          <w:sz w:val="24"/>
          <w:szCs w:val="24"/>
        </w:rPr>
        <w:t>Data retrieved from a table already sorted. (Saves sort cost)</w:t>
      </w:r>
    </w:p>
    <w:p w:rsidR="005E62D6" w:rsidRPr="005E62D6" w:rsidRDefault="00497FB5" w:rsidP="005E62D6">
      <w:pPr>
        <w:rPr>
          <w:sz w:val="24"/>
          <w:szCs w:val="24"/>
        </w:rPr>
      </w:pPr>
      <w:r>
        <w:rPr>
          <w:sz w:val="24"/>
          <w:szCs w:val="24"/>
        </w:rPr>
        <w:t xml:space="preserve">&gt; </w:t>
      </w:r>
      <w:r w:rsidR="005E62D6" w:rsidRPr="005E62D6">
        <w:rPr>
          <w:sz w:val="24"/>
          <w:szCs w:val="24"/>
        </w:rPr>
        <w:t>Are frequently accessed sequentially.</w:t>
      </w:r>
    </w:p>
    <w:p w:rsidR="005E62D6" w:rsidRPr="005E62D6" w:rsidRDefault="005E62D6" w:rsidP="005E62D6">
      <w:pPr>
        <w:rPr>
          <w:sz w:val="24"/>
          <w:szCs w:val="24"/>
        </w:rPr>
      </w:pPr>
    </w:p>
    <w:p w:rsidR="005E62D6" w:rsidRPr="00497FB5" w:rsidRDefault="005E62D6" w:rsidP="005E62D6">
      <w:pPr>
        <w:rPr>
          <w:b/>
          <w:sz w:val="24"/>
          <w:szCs w:val="24"/>
        </w:rPr>
      </w:pPr>
      <w:r w:rsidRPr="00497FB5">
        <w:rPr>
          <w:b/>
          <w:sz w:val="24"/>
          <w:szCs w:val="24"/>
        </w:rPr>
        <w:t>Which columns can’t be Clustered key?</w:t>
      </w:r>
    </w:p>
    <w:p w:rsidR="005E62D6" w:rsidRPr="005E62D6" w:rsidRDefault="00497FB5" w:rsidP="005E62D6">
      <w:pPr>
        <w:rPr>
          <w:sz w:val="24"/>
          <w:szCs w:val="24"/>
        </w:rPr>
      </w:pPr>
      <w:r>
        <w:rPr>
          <w:sz w:val="24"/>
          <w:szCs w:val="24"/>
        </w:rPr>
        <w:t xml:space="preserve">&gt; </w:t>
      </w:r>
      <w:r w:rsidR="005E62D6" w:rsidRPr="005E62D6">
        <w:rPr>
          <w:sz w:val="24"/>
          <w:szCs w:val="24"/>
        </w:rPr>
        <w:t xml:space="preserve">The data in the indexed columns will change frequently. </w:t>
      </w:r>
    </w:p>
    <w:p w:rsidR="005E62D6" w:rsidRDefault="00497FB5" w:rsidP="005E62D6">
      <w:pPr>
        <w:rPr>
          <w:sz w:val="24"/>
          <w:szCs w:val="24"/>
        </w:rPr>
      </w:pPr>
      <w:r>
        <w:rPr>
          <w:sz w:val="24"/>
          <w:szCs w:val="24"/>
        </w:rPr>
        <w:t xml:space="preserve">&gt; </w:t>
      </w:r>
      <w:r w:rsidR="005E62D6" w:rsidRPr="005E62D6">
        <w:rPr>
          <w:sz w:val="24"/>
          <w:szCs w:val="24"/>
        </w:rPr>
        <w:t xml:space="preserve">Changes to a clustered index mean that the entire row of data must be moved </w:t>
      </w:r>
      <w:r w:rsidRPr="005E62D6">
        <w:rPr>
          <w:sz w:val="24"/>
          <w:szCs w:val="24"/>
        </w:rPr>
        <w:t>to keep</w:t>
      </w:r>
      <w:r w:rsidR="005E62D6" w:rsidRPr="005E62D6">
        <w:rPr>
          <w:sz w:val="24"/>
          <w:szCs w:val="24"/>
        </w:rPr>
        <w:t xml:space="preserve"> the data values of a row in physical order.</w:t>
      </w:r>
    </w:p>
    <w:p w:rsidR="00497FB5" w:rsidRDefault="00497FB5" w:rsidP="005E62D6">
      <w:pPr>
        <w:rPr>
          <w:sz w:val="24"/>
          <w:szCs w:val="24"/>
        </w:rPr>
      </w:pPr>
    </w:p>
    <w:p w:rsidR="00497FB5" w:rsidRPr="00497FB5" w:rsidRDefault="006F4BA1" w:rsidP="00497FB5">
      <w:pPr>
        <w:rPr>
          <w:b/>
          <w:sz w:val="24"/>
          <w:szCs w:val="24"/>
        </w:rPr>
      </w:pPr>
      <w:r w:rsidRPr="00497FB5">
        <w:rPr>
          <w:b/>
          <w:sz w:val="24"/>
          <w:szCs w:val="24"/>
        </w:rPr>
        <w:t>3. NON CLUSTER INDEX:</w:t>
      </w:r>
    </w:p>
    <w:p w:rsidR="00497FB5" w:rsidRPr="00497FB5" w:rsidRDefault="00497FB5" w:rsidP="00497FB5">
      <w:pPr>
        <w:rPr>
          <w:sz w:val="24"/>
          <w:szCs w:val="24"/>
        </w:rPr>
      </w:pPr>
      <w:r w:rsidRPr="00497FB5">
        <w:rPr>
          <w:sz w:val="24"/>
          <w:szCs w:val="24"/>
        </w:rPr>
        <w:t>&gt;</w:t>
      </w:r>
      <w:r>
        <w:rPr>
          <w:sz w:val="24"/>
          <w:szCs w:val="24"/>
        </w:rPr>
        <w:t xml:space="preserve"> </w:t>
      </w:r>
      <w:r w:rsidRPr="00497FB5">
        <w:rPr>
          <w:sz w:val="24"/>
          <w:szCs w:val="24"/>
        </w:rPr>
        <w:t>In non-cluster index data pages stores in storage location instead of leaf nodes</w:t>
      </w:r>
    </w:p>
    <w:p w:rsidR="00497FB5" w:rsidRPr="00497FB5" w:rsidRDefault="00497FB5" w:rsidP="00497FB5">
      <w:pPr>
        <w:rPr>
          <w:sz w:val="24"/>
          <w:szCs w:val="24"/>
        </w:rPr>
      </w:pPr>
      <w:r w:rsidRPr="00497FB5">
        <w:rPr>
          <w:sz w:val="24"/>
          <w:szCs w:val="24"/>
        </w:rPr>
        <w:t>&gt; Only pointer address maintain in leaf level and index pages gets created in root, intermediate level and leaf level as well.</w:t>
      </w:r>
    </w:p>
    <w:p w:rsidR="00497FB5" w:rsidRPr="00497FB5" w:rsidRDefault="00497FB5" w:rsidP="00497FB5">
      <w:pPr>
        <w:rPr>
          <w:sz w:val="24"/>
          <w:szCs w:val="24"/>
        </w:rPr>
      </w:pPr>
      <w:r w:rsidRPr="00497FB5">
        <w:rPr>
          <w:sz w:val="24"/>
          <w:szCs w:val="24"/>
        </w:rPr>
        <w:t xml:space="preserve">&gt; In this index type performance is not faster compare to cluster index due to multiple </w:t>
      </w:r>
      <w:r w:rsidR="006F4BA1" w:rsidRPr="00497FB5">
        <w:rPr>
          <w:sz w:val="24"/>
          <w:szCs w:val="24"/>
        </w:rPr>
        <w:t>levels</w:t>
      </w:r>
      <w:r w:rsidRPr="00497FB5">
        <w:rPr>
          <w:sz w:val="24"/>
          <w:szCs w:val="24"/>
        </w:rPr>
        <w:t xml:space="preserve"> of search.</w:t>
      </w:r>
    </w:p>
    <w:p w:rsidR="00497FB5" w:rsidRPr="00497FB5" w:rsidRDefault="00497FB5" w:rsidP="00497FB5">
      <w:pPr>
        <w:rPr>
          <w:sz w:val="24"/>
          <w:szCs w:val="24"/>
        </w:rPr>
      </w:pPr>
    </w:p>
    <w:p w:rsidR="00497FB5" w:rsidRPr="00497FB5" w:rsidRDefault="00497FB5" w:rsidP="00497FB5">
      <w:pPr>
        <w:rPr>
          <w:b/>
          <w:sz w:val="24"/>
          <w:szCs w:val="24"/>
        </w:rPr>
      </w:pPr>
      <w:r w:rsidRPr="00497FB5">
        <w:rPr>
          <w:b/>
          <w:sz w:val="24"/>
          <w:szCs w:val="24"/>
        </w:rPr>
        <w:t>Per table:</w:t>
      </w:r>
    </w:p>
    <w:p w:rsidR="00497FB5" w:rsidRPr="00497FB5" w:rsidRDefault="00497FB5" w:rsidP="00497FB5">
      <w:pPr>
        <w:rPr>
          <w:sz w:val="24"/>
          <w:szCs w:val="24"/>
        </w:rPr>
      </w:pPr>
      <w:r w:rsidRPr="00497FB5">
        <w:rPr>
          <w:b/>
          <w:sz w:val="24"/>
          <w:szCs w:val="24"/>
        </w:rPr>
        <w:t>SQL 2005 ONWORDS:</w:t>
      </w:r>
      <w:r w:rsidRPr="00497FB5">
        <w:rPr>
          <w:sz w:val="24"/>
          <w:szCs w:val="24"/>
        </w:rPr>
        <w:t xml:space="preserve"> 1 CLUSTER+249 NON CLUSTER INDEX MAX</w:t>
      </w:r>
    </w:p>
    <w:p w:rsidR="00497FB5" w:rsidRDefault="00497FB5" w:rsidP="00497FB5">
      <w:pPr>
        <w:rPr>
          <w:sz w:val="24"/>
          <w:szCs w:val="24"/>
        </w:rPr>
      </w:pPr>
      <w:r w:rsidRPr="00497FB5">
        <w:rPr>
          <w:b/>
          <w:sz w:val="24"/>
          <w:szCs w:val="24"/>
        </w:rPr>
        <w:t>SQL 2008 ONWARDS:</w:t>
      </w:r>
      <w:r w:rsidRPr="00497FB5">
        <w:rPr>
          <w:sz w:val="24"/>
          <w:szCs w:val="24"/>
        </w:rPr>
        <w:t xml:space="preserve"> 1 CLUSTER+999 NON CLUSTER INDEX MAX</w:t>
      </w:r>
    </w:p>
    <w:p w:rsidR="00F60CB9" w:rsidRPr="00497FB5" w:rsidRDefault="00F60CB9" w:rsidP="00497FB5">
      <w:pPr>
        <w:rPr>
          <w:sz w:val="24"/>
          <w:szCs w:val="24"/>
        </w:rPr>
      </w:pPr>
    </w:p>
    <w:p w:rsidR="00497FB5" w:rsidRPr="00497FB5" w:rsidRDefault="00497FB5" w:rsidP="00497FB5">
      <w:pPr>
        <w:rPr>
          <w:b/>
          <w:sz w:val="24"/>
          <w:szCs w:val="24"/>
        </w:rPr>
      </w:pPr>
      <w:r w:rsidRPr="00497FB5">
        <w:rPr>
          <w:b/>
          <w:sz w:val="24"/>
          <w:szCs w:val="24"/>
        </w:rPr>
        <w:t xml:space="preserve">Syntax: </w:t>
      </w:r>
    </w:p>
    <w:p w:rsidR="00497FB5" w:rsidRPr="00497FB5" w:rsidRDefault="00497FB5" w:rsidP="00497FB5">
      <w:pPr>
        <w:rPr>
          <w:sz w:val="24"/>
          <w:szCs w:val="24"/>
        </w:rPr>
      </w:pPr>
      <w:r w:rsidRPr="00497FB5">
        <w:rPr>
          <w:sz w:val="24"/>
          <w:szCs w:val="24"/>
        </w:rPr>
        <w:t>CREATE nonCLUSTERED INDEX [INDEXNAME] ON [dbo].[TABLE NAME]</w:t>
      </w:r>
    </w:p>
    <w:p w:rsidR="00497FB5" w:rsidRPr="00497FB5" w:rsidRDefault="00497FB5" w:rsidP="00497FB5">
      <w:pPr>
        <w:rPr>
          <w:sz w:val="24"/>
          <w:szCs w:val="24"/>
        </w:rPr>
      </w:pPr>
      <w:r w:rsidRPr="00497FB5">
        <w:rPr>
          <w:sz w:val="24"/>
          <w:szCs w:val="24"/>
        </w:rPr>
        <w:t>(</w:t>
      </w:r>
    </w:p>
    <w:p w:rsidR="00497FB5" w:rsidRPr="00497FB5" w:rsidRDefault="00497FB5" w:rsidP="00497FB5">
      <w:pPr>
        <w:rPr>
          <w:sz w:val="24"/>
          <w:szCs w:val="24"/>
        </w:rPr>
      </w:pPr>
      <w:r w:rsidRPr="00497FB5">
        <w:rPr>
          <w:sz w:val="24"/>
          <w:szCs w:val="24"/>
        </w:rPr>
        <w:tab/>
        <w:t>[COLUMN NAME]ASC</w:t>
      </w:r>
    </w:p>
    <w:p w:rsidR="00497FB5" w:rsidRDefault="00497FB5" w:rsidP="00497FB5">
      <w:pPr>
        <w:rPr>
          <w:sz w:val="24"/>
          <w:szCs w:val="24"/>
        </w:rPr>
      </w:pPr>
      <w:r w:rsidRPr="00497FB5">
        <w:rPr>
          <w:sz w:val="24"/>
          <w:szCs w:val="24"/>
        </w:rPr>
        <w:t>)</w:t>
      </w:r>
    </w:p>
    <w:p w:rsidR="00830F94" w:rsidRDefault="00830F94" w:rsidP="00497FB5">
      <w:pPr>
        <w:rPr>
          <w:sz w:val="24"/>
          <w:szCs w:val="24"/>
        </w:rPr>
      </w:pPr>
    </w:p>
    <w:p w:rsidR="00830F94" w:rsidRPr="00830F94" w:rsidRDefault="00830F94" w:rsidP="00830F94">
      <w:pPr>
        <w:rPr>
          <w:b/>
          <w:sz w:val="24"/>
          <w:szCs w:val="24"/>
        </w:rPr>
      </w:pPr>
      <w:r w:rsidRPr="00830F94">
        <w:rPr>
          <w:b/>
          <w:sz w:val="24"/>
          <w:szCs w:val="24"/>
        </w:rPr>
        <w:t>DIFFERENCE BETWEEN CLUSTER &amp; NON-CLUSTER:</w:t>
      </w:r>
    </w:p>
    <w:p w:rsidR="00830F94" w:rsidRPr="00830F94" w:rsidRDefault="00830F94" w:rsidP="00830F94">
      <w:pPr>
        <w:rPr>
          <w:sz w:val="24"/>
          <w:szCs w:val="24"/>
        </w:rPr>
      </w:pPr>
      <w:r w:rsidRPr="00830F94">
        <w:rPr>
          <w:sz w:val="24"/>
          <w:szCs w:val="24"/>
        </w:rPr>
        <w:t>1. Only one clustered index per table, where as you can have more than one non cluster index</w:t>
      </w:r>
    </w:p>
    <w:p w:rsidR="00830F94" w:rsidRPr="00830F94" w:rsidRDefault="00830F94" w:rsidP="00830F94">
      <w:pPr>
        <w:rPr>
          <w:sz w:val="24"/>
          <w:szCs w:val="24"/>
        </w:rPr>
      </w:pPr>
      <w:r w:rsidRPr="00830F94">
        <w:rPr>
          <w:sz w:val="24"/>
          <w:szCs w:val="24"/>
        </w:rPr>
        <w:t>2. Cluster index is faster than a non-clustered index, because, the clustered index has to refer back to the table, if the selected column is not present in the index.</w:t>
      </w:r>
    </w:p>
    <w:p w:rsidR="00830F94" w:rsidRPr="00830F94" w:rsidRDefault="00830F94" w:rsidP="00830F94">
      <w:pPr>
        <w:rPr>
          <w:sz w:val="24"/>
          <w:szCs w:val="24"/>
        </w:rPr>
      </w:pPr>
      <w:r w:rsidRPr="00830F94">
        <w:rPr>
          <w:sz w:val="24"/>
          <w:szCs w:val="24"/>
        </w:rPr>
        <w:t>3. Clustered index determines the storage order of rows in the table, and hence doesn't require additional disk space, but whereas a Non Clustered index is stored separately from the table, additional storage space is required.</w:t>
      </w:r>
    </w:p>
    <w:p w:rsidR="00830F94" w:rsidRDefault="00830F94" w:rsidP="00497FB5">
      <w:pPr>
        <w:rPr>
          <w:sz w:val="24"/>
          <w:szCs w:val="24"/>
        </w:rPr>
      </w:pPr>
    </w:p>
    <w:p w:rsidR="006F4BA1" w:rsidRPr="00497FB5" w:rsidRDefault="006F4BA1" w:rsidP="00497FB5">
      <w:pPr>
        <w:rPr>
          <w:sz w:val="24"/>
          <w:szCs w:val="24"/>
        </w:rPr>
      </w:pPr>
    </w:p>
    <w:p w:rsidR="006F4BA1" w:rsidRDefault="00C35203" w:rsidP="006F4BA1">
      <w:pPr>
        <w:rPr>
          <w:b/>
          <w:sz w:val="24"/>
          <w:szCs w:val="24"/>
        </w:rPr>
      </w:pPr>
      <w:r>
        <w:rPr>
          <w:b/>
          <w:sz w:val="24"/>
          <w:szCs w:val="24"/>
        </w:rPr>
        <w:t>3. UNIQUE INDEX</w:t>
      </w:r>
    </w:p>
    <w:p w:rsidR="006F4BA1" w:rsidRPr="006F4BA1" w:rsidRDefault="006F4BA1" w:rsidP="006F4BA1">
      <w:pPr>
        <w:rPr>
          <w:sz w:val="24"/>
          <w:szCs w:val="24"/>
        </w:rPr>
      </w:pPr>
      <w:r>
        <w:rPr>
          <w:sz w:val="24"/>
          <w:szCs w:val="24"/>
        </w:rPr>
        <w:t xml:space="preserve">&gt; </w:t>
      </w:r>
      <w:r w:rsidRPr="006F4BA1">
        <w:rPr>
          <w:sz w:val="24"/>
          <w:szCs w:val="24"/>
        </w:rPr>
        <w:t>This is the type of index where it did not allow duplicate values on created column.</w:t>
      </w:r>
    </w:p>
    <w:p w:rsidR="006F4BA1" w:rsidRPr="006F4BA1" w:rsidRDefault="006F4BA1" w:rsidP="006F4BA1">
      <w:pPr>
        <w:rPr>
          <w:sz w:val="24"/>
          <w:szCs w:val="24"/>
        </w:rPr>
      </w:pPr>
      <w:r>
        <w:rPr>
          <w:sz w:val="24"/>
          <w:szCs w:val="24"/>
        </w:rPr>
        <w:t xml:space="preserve">&gt; </w:t>
      </w:r>
      <w:r w:rsidRPr="006F4BA1">
        <w:rPr>
          <w:sz w:val="24"/>
          <w:szCs w:val="24"/>
        </w:rPr>
        <w:t>This type of index allow UNIQUE null value but not multiple null values.</w:t>
      </w:r>
    </w:p>
    <w:p w:rsidR="006F4BA1" w:rsidRPr="006F4BA1" w:rsidRDefault="006F4BA1" w:rsidP="006F4BA1">
      <w:pPr>
        <w:rPr>
          <w:b/>
          <w:sz w:val="24"/>
          <w:szCs w:val="24"/>
        </w:rPr>
      </w:pPr>
      <w:r w:rsidRPr="006F4BA1">
        <w:rPr>
          <w:b/>
          <w:sz w:val="24"/>
          <w:szCs w:val="24"/>
        </w:rPr>
        <w:t>Syntax:</w:t>
      </w:r>
    </w:p>
    <w:p w:rsidR="006F4BA1" w:rsidRPr="006F4BA1" w:rsidRDefault="006F4BA1" w:rsidP="006F4BA1">
      <w:pPr>
        <w:rPr>
          <w:sz w:val="24"/>
          <w:szCs w:val="24"/>
        </w:rPr>
      </w:pPr>
      <w:r w:rsidRPr="006F4BA1">
        <w:rPr>
          <w:sz w:val="24"/>
          <w:szCs w:val="24"/>
        </w:rPr>
        <w:t>CREATE UNIQUE NONCLUSTERED INDEX [INDEXNAME] ON [dbo]</w:t>
      </w:r>
      <w:r w:rsidR="00F60CB9" w:rsidRPr="006F4BA1">
        <w:rPr>
          <w:sz w:val="24"/>
          <w:szCs w:val="24"/>
        </w:rPr>
        <w:t>. [</w:t>
      </w:r>
      <w:r w:rsidRPr="006F4BA1">
        <w:rPr>
          <w:sz w:val="24"/>
          <w:szCs w:val="24"/>
        </w:rPr>
        <w:t>Table name]</w:t>
      </w:r>
    </w:p>
    <w:p w:rsidR="006F4BA1" w:rsidRPr="006F4BA1" w:rsidRDefault="006F4BA1" w:rsidP="006F4BA1">
      <w:pPr>
        <w:rPr>
          <w:sz w:val="24"/>
          <w:szCs w:val="24"/>
        </w:rPr>
      </w:pPr>
      <w:r w:rsidRPr="006F4BA1">
        <w:rPr>
          <w:sz w:val="24"/>
          <w:szCs w:val="24"/>
        </w:rPr>
        <w:t>(</w:t>
      </w:r>
    </w:p>
    <w:p w:rsidR="006F4BA1" w:rsidRPr="006F4BA1" w:rsidRDefault="006F4BA1" w:rsidP="006F4BA1">
      <w:pPr>
        <w:rPr>
          <w:sz w:val="24"/>
          <w:szCs w:val="24"/>
        </w:rPr>
      </w:pPr>
      <w:r w:rsidRPr="006F4BA1">
        <w:rPr>
          <w:sz w:val="24"/>
          <w:szCs w:val="24"/>
        </w:rPr>
        <w:tab/>
        <w:t>[Column name] ASC</w:t>
      </w:r>
    </w:p>
    <w:p w:rsidR="006F4BA1" w:rsidRPr="006F4BA1" w:rsidRDefault="006F4BA1" w:rsidP="006F4BA1">
      <w:pPr>
        <w:rPr>
          <w:sz w:val="24"/>
          <w:szCs w:val="24"/>
        </w:rPr>
      </w:pPr>
      <w:r w:rsidRPr="006F4BA1">
        <w:rPr>
          <w:sz w:val="24"/>
          <w:szCs w:val="24"/>
        </w:rPr>
        <w:t>)</w:t>
      </w:r>
    </w:p>
    <w:p w:rsidR="00497FB5" w:rsidRDefault="006F4BA1" w:rsidP="006F4BA1">
      <w:pPr>
        <w:rPr>
          <w:sz w:val="24"/>
          <w:szCs w:val="24"/>
        </w:rPr>
      </w:pPr>
      <w:r w:rsidRPr="00554FBA">
        <w:rPr>
          <w:b/>
          <w:sz w:val="24"/>
          <w:szCs w:val="24"/>
        </w:rPr>
        <w:t>Note:</w:t>
      </w:r>
      <w:r w:rsidRPr="006F4BA1">
        <w:rPr>
          <w:sz w:val="24"/>
          <w:szCs w:val="24"/>
        </w:rPr>
        <w:t xml:space="preserve"> Can create unique index in cluster index as well .But there is no use as cluster index properties only applies for the tables</w:t>
      </w:r>
    </w:p>
    <w:p w:rsidR="004E151A" w:rsidRDefault="004E151A" w:rsidP="00C35203">
      <w:pPr>
        <w:rPr>
          <w:b/>
          <w:sz w:val="24"/>
          <w:szCs w:val="24"/>
        </w:rPr>
      </w:pPr>
    </w:p>
    <w:p w:rsidR="00C35203" w:rsidRPr="00C35203" w:rsidRDefault="00C35203" w:rsidP="00C35203">
      <w:pPr>
        <w:rPr>
          <w:sz w:val="24"/>
          <w:szCs w:val="24"/>
        </w:rPr>
      </w:pPr>
      <w:r>
        <w:rPr>
          <w:b/>
          <w:sz w:val="24"/>
          <w:szCs w:val="24"/>
        </w:rPr>
        <w:t>4</w:t>
      </w:r>
      <w:r w:rsidRPr="00EE6F5F">
        <w:rPr>
          <w:b/>
          <w:sz w:val="24"/>
          <w:szCs w:val="24"/>
        </w:rPr>
        <w:t>. COMP</w:t>
      </w:r>
      <w:r>
        <w:rPr>
          <w:b/>
          <w:sz w:val="24"/>
          <w:szCs w:val="24"/>
        </w:rPr>
        <w:t>O</w:t>
      </w:r>
      <w:r w:rsidRPr="00EE6F5F">
        <w:rPr>
          <w:b/>
          <w:sz w:val="24"/>
          <w:szCs w:val="24"/>
        </w:rPr>
        <w:t>SITE INDEX</w:t>
      </w:r>
    </w:p>
    <w:p w:rsidR="00C35203" w:rsidRDefault="00C35203" w:rsidP="00C35203">
      <w:pPr>
        <w:rPr>
          <w:sz w:val="24"/>
          <w:szCs w:val="24"/>
        </w:rPr>
      </w:pPr>
      <w:r w:rsidRPr="00C35203">
        <w:rPr>
          <w:sz w:val="24"/>
          <w:szCs w:val="24"/>
        </w:rPr>
        <w:t xml:space="preserve">When you include more than a column at the time of index creation called as COMPOSITE index </w:t>
      </w:r>
    </w:p>
    <w:p w:rsidR="00C35203" w:rsidRPr="00C35203" w:rsidRDefault="00C35203" w:rsidP="00C35203">
      <w:pPr>
        <w:rPr>
          <w:sz w:val="24"/>
          <w:szCs w:val="24"/>
        </w:rPr>
      </w:pPr>
      <w:r>
        <w:rPr>
          <w:sz w:val="24"/>
          <w:szCs w:val="24"/>
        </w:rPr>
        <w:t xml:space="preserve">                                                           Or</w:t>
      </w:r>
    </w:p>
    <w:p w:rsidR="00C35203" w:rsidRPr="00C35203" w:rsidRDefault="00C35203" w:rsidP="00C35203">
      <w:pPr>
        <w:rPr>
          <w:sz w:val="24"/>
          <w:szCs w:val="24"/>
        </w:rPr>
      </w:pPr>
      <w:r w:rsidRPr="00C35203">
        <w:rPr>
          <w:sz w:val="24"/>
          <w:szCs w:val="24"/>
        </w:rPr>
        <w:t>Can configure single index more than one column (Multiple) called as composite index</w:t>
      </w:r>
    </w:p>
    <w:p w:rsidR="00C35203" w:rsidRPr="00C35203" w:rsidRDefault="00C35203" w:rsidP="00C35203">
      <w:pPr>
        <w:rPr>
          <w:sz w:val="24"/>
          <w:szCs w:val="24"/>
        </w:rPr>
      </w:pPr>
      <w:r w:rsidRPr="00C35203">
        <w:rPr>
          <w:sz w:val="24"/>
          <w:szCs w:val="24"/>
        </w:rPr>
        <w:t>&gt; Can configure cluster index on multiple columns.</w:t>
      </w:r>
    </w:p>
    <w:p w:rsidR="00C35203" w:rsidRPr="00C35203" w:rsidRDefault="00C35203" w:rsidP="00C35203">
      <w:pPr>
        <w:rPr>
          <w:sz w:val="24"/>
          <w:szCs w:val="24"/>
        </w:rPr>
      </w:pPr>
      <w:r w:rsidRPr="00C35203">
        <w:rPr>
          <w:sz w:val="24"/>
          <w:szCs w:val="24"/>
        </w:rPr>
        <w:t>&gt; Max 16 columns can include in a part of 1 composite index.</w:t>
      </w:r>
    </w:p>
    <w:p w:rsidR="00C35203" w:rsidRDefault="00C35203" w:rsidP="00C35203">
      <w:pPr>
        <w:rPr>
          <w:sz w:val="24"/>
          <w:szCs w:val="24"/>
        </w:rPr>
      </w:pPr>
      <w:r w:rsidRPr="00C35203">
        <w:rPr>
          <w:b/>
          <w:sz w:val="24"/>
          <w:szCs w:val="24"/>
        </w:rPr>
        <w:t>Note:</w:t>
      </w:r>
      <w:r w:rsidRPr="00C35203">
        <w:rPr>
          <w:sz w:val="24"/>
          <w:szCs w:val="24"/>
        </w:rPr>
        <w:t xml:space="preserve"> Reduces number of index creation and storage space. Improve performance as well.</w:t>
      </w:r>
    </w:p>
    <w:p w:rsidR="00C35203" w:rsidRDefault="00C35203" w:rsidP="00C35203">
      <w:pPr>
        <w:rPr>
          <w:sz w:val="24"/>
          <w:szCs w:val="24"/>
        </w:rPr>
      </w:pPr>
    </w:p>
    <w:p w:rsidR="004E151A" w:rsidRDefault="004E151A" w:rsidP="00C35203">
      <w:pPr>
        <w:rPr>
          <w:b/>
          <w:sz w:val="24"/>
          <w:szCs w:val="24"/>
        </w:rPr>
      </w:pPr>
    </w:p>
    <w:p w:rsidR="00C35203" w:rsidRPr="00C35203" w:rsidRDefault="00C35203" w:rsidP="00C35203">
      <w:pPr>
        <w:rPr>
          <w:b/>
          <w:sz w:val="24"/>
          <w:szCs w:val="24"/>
        </w:rPr>
      </w:pPr>
      <w:r w:rsidRPr="00C35203">
        <w:rPr>
          <w:b/>
          <w:sz w:val="24"/>
          <w:szCs w:val="24"/>
        </w:rPr>
        <w:t>5. COVERING INDEX</w:t>
      </w:r>
    </w:p>
    <w:p w:rsidR="00C35203" w:rsidRPr="00C35203" w:rsidRDefault="00C35203" w:rsidP="00C35203">
      <w:pPr>
        <w:rPr>
          <w:sz w:val="24"/>
          <w:szCs w:val="24"/>
        </w:rPr>
      </w:pPr>
      <w:r w:rsidRPr="00C35203">
        <w:rPr>
          <w:sz w:val="24"/>
          <w:szCs w:val="24"/>
        </w:rPr>
        <w:t>&gt; If the query include all the columns in a table with indexes called "COVERING index".</w:t>
      </w:r>
    </w:p>
    <w:p w:rsidR="00C35203" w:rsidRPr="00C35203" w:rsidRDefault="00C35203" w:rsidP="00C35203">
      <w:pPr>
        <w:rPr>
          <w:sz w:val="24"/>
          <w:szCs w:val="24"/>
        </w:rPr>
      </w:pPr>
      <w:r w:rsidRPr="00C35203">
        <w:rPr>
          <w:sz w:val="24"/>
          <w:szCs w:val="24"/>
        </w:rPr>
        <w:t>&gt; All co</w:t>
      </w:r>
      <w:r>
        <w:rPr>
          <w:sz w:val="24"/>
          <w:szCs w:val="24"/>
        </w:rPr>
        <w:t>lu</w:t>
      </w:r>
      <w:r w:rsidRPr="00C35203">
        <w:rPr>
          <w:sz w:val="24"/>
          <w:szCs w:val="24"/>
        </w:rPr>
        <w:t xml:space="preserve">mns should include as a part of the indexes if we miss one column then it </w:t>
      </w:r>
      <w:r w:rsidR="00616387" w:rsidRPr="00C35203">
        <w:rPr>
          <w:sz w:val="24"/>
          <w:szCs w:val="24"/>
        </w:rPr>
        <w:t>became</w:t>
      </w:r>
      <w:r w:rsidRPr="00C35203">
        <w:rPr>
          <w:sz w:val="24"/>
          <w:szCs w:val="24"/>
        </w:rPr>
        <w:t xml:space="preserve"> composite index.</w:t>
      </w:r>
    </w:p>
    <w:p w:rsidR="00C35203" w:rsidRDefault="00C35203" w:rsidP="00C35203">
      <w:pPr>
        <w:rPr>
          <w:sz w:val="24"/>
          <w:szCs w:val="24"/>
        </w:rPr>
      </w:pPr>
      <w:r>
        <w:rPr>
          <w:sz w:val="24"/>
          <w:szCs w:val="24"/>
        </w:rPr>
        <w:t>&gt;</w:t>
      </w:r>
      <w:r w:rsidRPr="00C35203">
        <w:rPr>
          <w:sz w:val="24"/>
          <w:szCs w:val="24"/>
        </w:rPr>
        <w:t xml:space="preserve"> Reduces DISK I\O contention and improve the query performance.</w:t>
      </w:r>
    </w:p>
    <w:p w:rsidR="00780B01" w:rsidRDefault="00780B01" w:rsidP="00C35203">
      <w:pPr>
        <w:rPr>
          <w:sz w:val="24"/>
          <w:szCs w:val="24"/>
        </w:rPr>
      </w:pPr>
    </w:p>
    <w:p w:rsidR="00780B01" w:rsidRDefault="00780B01" w:rsidP="00780B01">
      <w:pPr>
        <w:rPr>
          <w:b/>
          <w:sz w:val="24"/>
          <w:szCs w:val="24"/>
        </w:rPr>
      </w:pPr>
      <w:r w:rsidRPr="00780B01">
        <w:rPr>
          <w:b/>
          <w:sz w:val="24"/>
          <w:szCs w:val="24"/>
        </w:rPr>
        <w:t>6. PARTITIONED INDEX: [SQL server 2005]</w:t>
      </w:r>
    </w:p>
    <w:p w:rsidR="00780B01" w:rsidRPr="00780B01" w:rsidRDefault="00780B01" w:rsidP="00780B01">
      <w:pPr>
        <w:rPr>
          <w:sz w:val="24"/>
          <w:szCs w:val="24"/>
        </w:rPr>
      </w:pPr>
      <w:r w:rsidRPr="00780B01">
        <w:rPr>
          <w:sz w:val="24"/>
          <w:szCs w:val="24"/>
        </w:rPr>
        <w:t>&gt;</w:t>
      </w:r>
      <w:r>
        <w:rPr>
          <w:sz w:val="24"/>
          <w:szCs w:val="24"/>
        </w:rPr>
        <w:t xml:space="preserve"> </w:t>
      </w:r>
      <w:r w:rsidRPr="00780B01">
        <w:rPr>
          <w:sz w:val="24"/>
          <w:szCs w:val="24"/>
        </w:rPr>
        <w:t xml:space="preserve">Introduced in SQL server 2005 </w:t>
      </w:r>
    </w:p>
    <w:p w:rsidR="00780B01" w:rsidRPr="00780B01" w:rsidRDefault="00780B01" w:rsidP="00780B01">
      <w:pPr>
        <w:rPr>
          <w:sz w:val="24"/>
          <w:szCs w:val="24"/>
        </w:rPr>
      </w:pPr>
      <w:r w:rsidRPr="00780B01">
        <w:rPr>
          <w:sz w:val="24"/>
          <w:szCs w:val="24"/>
        </w:rPr>
        <w:t>&gt;</w:t>
      </w:r>
      <w:r>
        <w:rPr>
          <w:sz w:val="24"/>
          <w:szCs w:val="24"/>
        </w:rPr>
        <w:t xml:space="preserve"> </w:t>
      </w:r>
      <w:r w:rsidRPr="00780B01">
        <w:rPr>
          <w:sz w:val="24"/>
          <w:szCs w:val="24"/>
        </w:rPr>
        <w:t>Partitioned Index are created over Partitioned Table.</w:t>
      </w:r>
    </w:p>
    <w:p w:rsidR="00780B01" w:rsidRPr="00780B01" w:rsidRDefault="00780B01" w:rsidP="00780B01">
      <w:pPr>
        <w:rPr>
          <w:sz w:val="24"/>
          <w:szCs w:val="24"/>
        </w:rPr>
      </w:pPr>
      <w:r w:rsidRPr="00780B01">
        <w:rPr>
          <w:sz w:val="24"/>
          <w:szCs w:val="24"/>
        </w:rPr>
        <w:t>&gt;</w:t>
      </w:r>
      <w:r>
        <w:rPr>
          <w:sz w:val="24"/>
          <w:szCs w:val="24"/>
        </w:rPr>
        <w:t xml:space="preserve"> </w:t>
      </w:r>
      <w:r w:rsidRPr="00780B01">
        <w:rPr>
          <w:sz w:val="24"/>
          <w:szCs w:val="24"/>
        </w:rPr>
        <w:t>Partitioning can improve performance by distributing data across files, reduce contention, and increase parallel IO operation.</w:t>
      </w:r>
    </w:p>
    <w:p w:rsidR="00780B01" w:rsidRPr="00780B01" w:rsidRDefault="00780B01" w:rsidP="00780B01">
      <w:pPr>
        <w:rPr>
          <w:sz w:val="24"/>
          <w:szCs w:val="24"/>
        </w:rPr>
      </w:pPr>
      <w:r w:rsidRPr="00780B01">
        <w:rPr>
          <w:sz w:val="24"/>
          <w:szCs w:val="24"/>
        </w:rPr>
        <w:t>&gt;</w:t>
      </w:r>
      <w:r>
        <w:rPr>
          <w:sz w:val="24"/>
          <w:szCs w:val="24"/>
        </w:rPr>
        <w:t xml:space="preserve"> </w:t>
      </w:r>
      <w:r w:rsidRPr="00780B01">
        <w:rPr>
          <w:sz w:val="24"/>
          <w:szCs w:val="24"/>
        </w:rPr>
        <w:t>Depending on key value index formed on different file group.</w:t>
      </w:r>
    </w:p>
    <w:p w:rsidR="00780B01" w:rsidRDefault="00780B01" w:rsidP="00780B01">
      <w:pPr>
        <w:rPr>
          <w:sz w:val="24"/>
          <w:szCs w:val="24"/>
        </w:rPr>
      </w:pPr>
      <w:r w:rsidRPr="00780B01">
        <w:rPr>
          <w:b/>
          <w:sz w:val="24"/>
          <w:szCs w:val="24"/>
        </w:rPr>
        <w:t>Note:</w:t>
      </w:r>
      <w:r>
        <w:rPr>
          <w:sz w:val="24"/>
          <w:szCs w:val="24"/>
        </w:rPr>
        <w:t xml:space="preserve"> This feature </w:t>
      </w:r>
      <w:r w:rsidRPr="00780B01">
        <w:rPr>
          <w:sz w:val="24"/>
          <w:szCs w:val="24"/>
        </w:rPr>
        <w:t>Supported only for Enterprise/ Developer Edition</w:t>
      </w:r>
    </w:p>
    <w:p w:rsidR="00780B01" w:rsidRDefault="00780B01" w:rsidP="00780B01">
      <w:pPr>
        <w:rPr>
          <w:sz w:val="24"/>
          <w:szCs w:val="24"/>
        </w:rPr>
      </w:pPr>
    </w:p>
    <w:p w:rsidR="00780B01" w:rsidRDefault="00780B01" w:rsidP="00780B01">
      <w:pPr>
        <w:rPr>
          <w:sz w:val="24"/>
          <w:szCs w:val="24"/>
        </w:rPr>
      </w:pPr>
    </w:p>
    <w:p w:rsidR="00780B01" w:rsidRPr="00780B01" w:rsidRDefault="00780B01" w:rsidP="00780B01">
      <w:pPr>
        <w:rPr>
          <w:b/>
          <w:sz w:val="24"/>
          <w:szCs w:val="24"/>
        </w:rPr>
      </w:pPr>
      <w:r w:rsidRPr="00780B01">
        <w:rPr>
          <w:b/>
          <w:sz w:val="24"/>
          <w:szCs w:val="24"/>
        </w:rPr>
        <w:t>7. XML INDEX: [NEW 2005]</w:t>
      </w:r>
    </w:p>
    <w:p w:rsidR="00780B01" w:rsidRPr="00780B01" w:rsidRDefault="00780B01" w:rsidP="00780B01">
      <w:pPr>
        <w:rPr>
          <w:sz w:val="24"/>
          <w:szCs w:val="24"/>
        </w:rPr>
      </w:pPr>
      <w:r w:rsidRPr="00780B01">
        <w:rPr>
          <w:sz w:val="24"/>
          <w:szCs w:val="24"/>
        </w:rPr>
        <w:t>&gt; This type of index can use when any column data type as a "XML" type.</w:t>
      </w:r>
    </w:p>
    <w:p w:rsidR="00780B01" w:rsidRPr="00780B01" w:rsidRDefault="00780B01" w:rsidP="00780B01">
      <w:pPr>
        <w:rPr>
          <w:sz w:val="24"/>
          <w:szCs w:val="24"/>
        </w:rPr>
      </w:pPr>
      <w:r w:rsidRPr="00780B01">
        <w:rPr>
          <w:sz w:val="24"/>
          <w:szCs w:val="24"/>
        </w:rPr>
        <w:t>&gt; This is a new feature in SQL 2005</w:t>
      </w:r>
    </w:p>
    <w:p w:rsidR="00780B01" w:rsidRDefault="00780B01" w:rsidP="00780B01">
      <w:pPr>
        <w:rPr>
          <w:sz w:val="24"/>
          <w:szCs w:val="24"/>
        </w:rPr>
      </w:pPr>
      <w:r w:rsidRPr="00780B01">
        <w:rPr>
          <w:sz w:val="24"/>
          <w:szCs w:val="24"/>
        </w:rPr>
        <w:t>&gt; This type of index improve query performance 50 times faster when retrieving any XML data from the tables.</w:t>
      </w:r>
    </w:p>
    <w:p w:rsidR="00BA4546" w:rsidRDefault="00BA4546" w:rsidP="00780B01">
      <w:pPr>
        <w:rPr>
          <w:sz w:val="24"/>
          <w:szCs w:val="24"/>
        </w:rPr>
      </w:pPr>
    </w:p>
    <w:p w:rsidR="00BA4546" w:rsidRDefault="00BA4546" w:rsidP="00780B01">
      <w:pPr>
        <w:rPr>
          <w:b/>
          <w:sz w:val="24"/>
          <w:szCs w:val="24"/>
        </w:rPr>
      </w:pPr>
      <w:r w:rsidRPr="00BA4546">
        <w:rPr>
          <w:b/>
          <w:sz w:val="24"/>
          <w:szCs w:val="24"/>
        </w:rPr>
        <w:t>8. FILTERED INDEX: [NEW 2008]</w:t>
      </w:r>
    </w:p>
    <w:p w:rsidR="00BA4546" w:rsidRPr="00BA4546" w:rsidRDefault="00BA4546" w:rsidP="00BA4546">
      <w:pPr>
        <w:rPr>
          <w:sz w:val="24"/>
          <w:szCs w:val="24"/>
        </w:rPr>
      </w:pPr>
      <w:r w:rsidRPr="00BA4546">
        <w:rPr>
          <w:sz w:val="24"/>
          <w:szCs w:val="24"/>
        </w:rPr>
        <w:t>&gt; Can this index used on row level on table included in portion.</w:t>
      </w:r>
    </w:p>
    <w:p w:rsidR="00BA4546" w:rsidRPr="00BA4546" w:rsidRDefault="00BA4546" w:rsidP="00BA4546">
      <w:pPr>
        <w:rPr>
          <w:sz w:val="24"/>
          <w:szCs w:val="24"/>
        </w:rPr>
      </w:pPr>
      <w:r w:rsidRPr="00BA4546">
        <w:rPr>
          <w:sz w:val="24"/>
          <w:szCs w:val="24"/>
        </w:rPr>
        <w:t>&gt; It reduce storage cost, improve query performance, reduce the Maintaince cost and Maintaince is not required until any alter index performed.</w:t>
      </w:r>
    </w:p>
    <w:p w:rsidR="00BA4546" w:rsidRDefault="00BA4546" w:rsidP="00BA4546">
      <w:pPr>
        <w:rPr>
          <w:sz w:val="24"/>
          <w:szCs w:val="24"/>
        </w:rPr>
      </w:pPr>
      <w:r w:rsidRPr="00BA4546">
        <w:rPr>
          <w:sz w:val="24"/>
          <w:szCs w:val="24"/>
        </w:rPr>
        <w:t>&gt; Allow null values due to this only NON CLUSTER FILTERED INDEX Can create.</w:t>
      </w:r>
    </w:p>
    <w:p w:rsidR="00E23F2B" w:rsidRPr="00E23F2B" w:rsidRDefault="00E23F2B" w:rsidP="00E23F2B">
      <w:pPr>
        <w:rPr>
          <w:b/>
          <w:sz w:val="24"/>
          <w:szCs w:val="24"/>
        </w:rPr>
      </w:pPr>
      <w:r w:rsidRPr="00E23F2B">
        <w:rPr>
          <w:b/>
          <w:sz w:val="24"/>
          <w:szCs w:val="24"/>
        </w:rPr>
        <w:t>9. SPATIAL INDEX: [NEW 2008]</w:t>
      </w:r>
    </w:p>
    <w:p w:rsidR="00E23F2B" w:rsidRPr="00E23F2B" w:rsidRDefault="00E23F2B" w:rsidP="00E23F2B">
      <w:pPr>
        <w:rPr>
          <w:sz w:val="24"/>
          <w:szCs w:val="24"/>
        </w:rPr>
      </w:pPr>
      <w:r w:rsidRPr="00E23F2B">
        <w:rPr>
          <w:sz w:val="24"/>
          <w:szCs w:val="24"/>
        </w:rPr>
        <w:t xml:space="preserve">&gt; New from SQL Server 2008 </w:t>
      </w:r>
    </w:p>
    <w:p w:rsidR="00E23F2B" w:rsidRPr="00E23F2B" w:rsidRDefault="00E23F2B" w:rsidP="00E23F2B">
      <w:pPr>
        <w:rPr>
          <w:sz w:val="24"/>
          <w:szCs w:val="24"/>
        </w:rPr>
      </w:pPr>
      <w:r w:rsidRPr="00E23F2B">
        <w:rPr>
          <w:sz w:val="24"/>
          <w:szCs w:val="24"/>
        </w:rPr>
        <w:t>&gt; Can be created only on spatial column (Geometric/ Geography)</w:t>
      </w:r>
    </w:p>
    <w:p w:rsidR="00E23F2B" w:rsidRDefault="00E23F2B" w:rsidP="00E23F2B">
      <w:pPr>
        <w:rPr>
          <w:sz w:val="24"/>
          <w:szCs w:val="24"/>
        </w:rPr>
      </w:pPr>
      <w:r w:rsidRPr="00E23F2B">
        <w:rPr>
          <w:sz w:val="24"/>
          <w:szCs w:val="24"/>
        </w:rPr>
        <w:t xml:space="preserve">&gt; Can create 249 spatial index on a spatial column supported table. </w:t>
      </w:r>
    </w:p>
    <w:p w:rsidR="00502343" w:rsidRPr="00E23F2B" w:rsidRDefault="00502343" w:rsidP="00502343">
      <w:pPr>
        <w:rPr>
          <w:sz w:val="24"/>
          <w:szCs w:val="24"/>
        </w:rPr>
      </w:pPr>
      <w:r w:rsidRPr="00E23F2B">
        <w:rPr>
          <w:sz w:val="24"/>
          <w:szCs w:val="24"/>
        </w:rPr>
        <w:t>&gt;</w:t>
      </w:r>
      <w:r>
        <w:rPr>
          <w:sz w:val="24"/>
          <w:szCs w:val="24"/>
        </w:rPr>
        <w:t xml:space="preserve"> </w:t>
      </w:r>
      <w:r w:rsidRPr="00E23F2B">
        <w:rPr>
          <w:sz w:val="24"/>
          <w:szCs w:val="24"/>
        </w:rPr>
        <w:t xml:space="preserve">Creating more than 1 index on same column useful. </w:t>
      </w:r>
    </w:p>
    <w:p w:rsidR="00502343" w:rsidRDefault="00E23F2B" w:rsidP="00502343">
      <w:pPr>
        <w:rPr>
          <w:sz w:val="24"/>
          <w:szCs w:val="24"/>
        </w:rPr>
      </w:pPr>
      <w:r w:rsidRPr="00502343">
        <w:rPr>
          <w:sz w:val="24"/>
          <w:szCs w:val="24"/>
        </w:rPr>
        <w:t>&gt; Location aware devices and services like GPS/ online mapping needs</w:t>
      </w:r>
      <w:r w:rsidR="00502343" w:rsidRPr="00502343">
        <w:rPr>
          <w:sz w:val="24"/>
          <w:szCs w:val="24"/>
        </w:rPr>
        <w:t xml:space="preserve"> spatial data support to manage location aware data</w:t>
      </w:r>
    </w:p>
    <w:p w:rsidR="00502343" w:rsidRDefault="00502343" w:rsidP="00502343">
      <w:pPr>
        <w:rPr>
          <w:sz w:val="24"/>
          <w:szCs w:val="24"/>
        </w:rPr>
      </w:pPr>
      <w:r>
        <w:rPr>
          <w:sz w:val="24"/>
          <w:szCs w:val="24"/>
        </w:rPr>
        <w:t>&gt;</w:t>
      </w:r>
      <w:r w:rsidRPr="00502343">
        <w:rPr>
          <w:sz w:val="24"/>
          <w:szCs w:val="24"/>
        </w:rPr>
        <w:t xml:space="preserve"> Max size of index key = 895 bytes. </w:t>
      </w:r>
    </w:p>
    <w:p w:rsidR="00BC67F8" w:rsidRDefault="00BC67F8" w:rsidP="00502343">
      <w:pPr>
        <w:rPr>
          <w:sz w:val="24"/>
          <w:szCs w:val="24"/>
        </w:rPr>
      </w:pPr>
    </w:p>
    <w:p w:rsidR="00BC67F8" w:rsidRDefault="00BC67F8" w:rsidP="00502343">
      <w:pPr>
        <w:rPr>
          <w:sz w:val="24"/>
          <w:szCs w:val="24"/>
        </w:rPr>
      </w:pPr>
    </w:p>
    <w:p w:rsidR="00BC67F8" w:rsidRPr="00BC67F8" w:rsidRDefault="00BC67F8" w:rsidP="00BC67F8">
      <w:pPr>
        <w:rPr>
          <w:sz w:val="24"/>
          <w:szCs w:val="24"/>
        </w:rPr>
      </w:pPr>
    </w:p>
    <w:p w:rsidR="00BC67F8" w:rsidRPr="00BC67F8" w:rsidRDefault="00BC67F8" w:rsidP="00BC67F8">
      <w:pPr>
        <w:rPr>
          <w:b/>
          <w:sz w:val="24"/>
          <w:szCs w:val="24"/>
        </w:rPr>
      </w:pPr>
      <w:r w:rsidRPr="00BC67F8">
        <w:rPr>
          <w:b/>
          <w:sz w:val="24"/>
          <w:szCs w:val="24"/>
        </w:rPr>
        <w:t>10. COLUMN STORE INDEX [SQL 2012 NEW FEATURE]</w:t>
      </w:r>
    </w:p>
    <w:p w:rsidR="008175FB" w:rsidRPr="008175FB" w:rsidRDefault="008175FB" w:rsidP="008175FB">
      <w:pPr>
        <w:rPr>
          <w:sz w:val="24"/>
          <w:szCs w:val="24"/>
        </w:rPr>
      </w:pPr>
      <w:r w:rsidRPr="008175FB">
        <w:rPr>
          <w:sz w:val="24"/>
          <w:szCs w:val="24"/>
        </w:rPr>
        <w:t>1. Expected- Query could run 100 times faster than ordinary.</w:t>
      </w:r>
    </w:p>
    <w:p w:rsidR="008175FB" w:rsidRPr="008175FB" w:rsidRDefault="008175FB" w:rsidP="008175FB">
      <w:pPr>
        <w:rPr>
          <w:sz w:val="24"/>
          <w:szCs w:val="24"/>
        </w:rPr>
      </w:pPr>
      <w:r w:rsidRPr="008175FB">
        <w:rPr>
          <w:sz w:val="24"/>
          <w:szCs w:val="24"/>
        </w:rPr>
        <w:t xml:space="preserve">2. Vertipaq – a New Microsoft tech – different way to store columns and compress data in index. </w:t>
      </w:r>
    </w:p>
    <w:p w:rsidR="008175FB" w:rsidRPr="008175FB" w:rsidRDefault="008175FB" w:rsidP="008175FB">
      <w:pPr>
        <w:rPr>
          <w:sz w:val="24"/>
          <w:szCs w:val="24"/>
        </w:rPr>
      </w:pPr>
      <w:r w:rsidRPr="008175FB">
        <w:rPr>
          <w:sz w:val="24"/>
          <w:szCs w:val="24"/>
        </w:rPr>
        <w:t xml:space="preserve">3. In regular index, all indexed data from each row kept in a single page. And columns of different rows spread across. </w:t>
      </w:r>
    </w:p>
    <w:p w:rsidR="008175FB" w:rsidRPr="008175FB" w:rsidRDefault="008175FB" w:rsidP="008175FB">
      <w:pPr>
        <w:rPr>
          <w:sz w:val="24"/>
          <w:szCs w:val="24"/>
        </w:rPr>
      </w:pPr>
      <w:r w:rsidRPr="008175FB">
        <w:rPr>
          <w:sz w:val="24"/>
          <w:szCs w:val="24"/>
        </w:rPr>
        <w:t>4. In column store index, data from each column are kept together in same page.</w:t>
      </w:r>
    </w:p>
    <w:p w:rsidR="008175FB" w:rsidRPr="008175FB" w:rsidRDefault="008175FB" w:rsidP="008175FB">
      <w:pPr>
        <w:rPr>
          <w:sz w:val="24"/>
          <w:szCs w:val="24"/>
        </w:rPr>
      </w:pPr>
      <w:r w:rsidRPr="008175FB">
        <w:rPr>
          <w:sz w:val="24"/>
          <w:szCs w:val="24"/>
        </w:rPr>
        <w:t>5. Less space enough to store index.</w:t>
      </w:r>
    </w:p>
    <w:p w:rsidR="008175FB" w:rsidRDefault="008175FB" w:rsidP="008175FB">
      <w:pPr>
        <w:rPr>
          <w:sz w:val="24"/>
          <w:szCs w:val="24"/>
        </w:rPr>
      </w:pPr>
      <w:r w:rsidRPr="008175FB">
        <w:rPr>
          <w:sz w:val="24"/>
          <w:szCs w:val="24"/>
        </w:rPr>
        <w:t xml:space="preserve">6. Once u create a column store index the table becomes READONLY. </w:t>
      </w:r>
    </w:p>
    <w:p w:rsidR="008175FB" w:rsidRPr="00BC67F8" w:rsidRDefault="008175FB" w:rsidP="008175FB">
      <w:pPr>
        <w:rPr>
          <w:sz w:val="24"/>
          <w:szCs w:val="24"/>
        </w:rPr>
      </w:pPr>
      <w:r w:rsidRPr="00BC67F8">
        <w:rPr>
          <w:sz w:val="24"/>
          <w:szCs w:val="24"/>
        </w:rPr>
        <w:t>&gt; The SQL Server in-memory columns tore index stores and manages data by using column-based data storage and column-based query processing.</w:t>
      </w:r>
    </w:p>
    <w:p w:rsidR="008175FB" w:rsidRPr="00BC67F8" w:rsidRDefault="008175FB" w:rsidP="008175FB">
      <w:pPr>
        <w:rPr>
          <w:sz w:val="24"/>
          <w:szCs w:val="24"/>
        </w:rPr>
      </w:pPr>
      <w:r>
        <w:rPr>
          <w:sz w:val="24"/>
          <w:szCs w:val="24"/>
        </w:rPr>
        <w:t xml:space="preserve"> </w:t>
      </w:r>
      <w:r w:rsidRPr="00BC67F8">
        <w:rPr>
          <w:sz w:val="24"/>
          <w:szCs w:val="24"/>
        </w:rPr>
        <w:t xml:space="preserve">&gt; Column store indexes work well for data warehousing workloads that primarily perform bulk loads and read-only queries. </w:t>
      </w:r>
    </w:p>
    <w:p w:rsidR="008175FB" w:rsidRPr="00502343" w:rsidRDefault="008175FB" w:rsidP="008175FB">
      <w:pPr>
        <w:rPr>
          <w:sz w:val="24"/>
          <w:szCs w:val="24"/>
        </w:rPr>
      </w:pPr>
      <w:r w:rsidRPr="00BC67F8">
        <w:rPr>
          <w:sz w:val="24"/>
          <w:szCs w:val="24"/>
        </w:rPr>
        <w:t>&gt; Use the column store index to achieve up to 10x query performance gains over traditional row-oriented storage, and up to 7x data compression over the uncompressed data size.</w:t>
      </w:r>
    </w:p>
    <w:p w:rsidR="008175FB" w:rsidRPr="008175FB" w:rsidRDefault="008175FB" w:rsidP="008175FB">
      <w:pPr>
        <w:rPr>
          <w:b/>
          <w:sz w:val="24"/>
          <w:szCs w:val="24"/>
        </w:rPr>
      </w:pPr>
      <w:r w:rsidRPr="008175FB">
        <w:rPr>
          <w:b/>
          <w:sz w:val="24"/>
          <w:szCs w:val="24"/>
        </w:rPr>
        <w:t>Reason For efficiency:</w:t>
      </w:r>
    </w:p>
    <w:p w:rsidR="008175FB" w:rsidRPr="00EE6F5F" w:rsidRDefault="008175FB" w:rsidP="008175FB">
      <w:r w:rsidRPr="00EE6F5F">
        <w:t>Column data is compressed.</w:t>
      </w:r>
    </w:p>
    <w:p w:rsidR="008175FB" w:rsidRPr="00EE6F5F" w:rsidRDefault="008175FB" w:rsidP="008175FB">
      <w:r w:rsidRPr="00EE6F5F">
        <w:t>Few pages. So can fit in Memory (buffer)</w:t>
      </w:r>
    </w:p>
    <w:p w:rsidR="008175FB" w:rsidRPr="00EE6F5F" w:rsidRDefault="008175FB" w:rsidP="008175FB">
      <w:r w:rsidRPr="00EE6F5F">
        <w:t>SQL needs to retrieve data only from index pages</w:t>
      </w:r>
    </w:p>
    <w:p w:rsidR="008175FB" w:rsidRPr="00EE6F5F" w:rsidRDefault="008175FB" w:rsidP="008175FB">
      <w:pPr>
        <w:rPr>
          <w:b/>
        </w:rPr>
      </w:pPr>
      <w:r w:rsidRPr="00EE6F5F">
        <w:rPr>
          <w:b/>
        </w:rPr>
        <w:t>Syntax:-</w:t>
      </w:r>
      <w:r w:rsidRPr="00EE6F5F">
        <w:t>CRATE COLUMNSTORE INDEX [index name]</w:t>
      </w:r>
    </w:p>
    <w:p w:rsidR="008175FB" w:rsidRPr="00EE6F5F" w:rsidRDefault="008175FB" w:rsidP="008175FB">
      <w:r w:rsidRPr="00EE6F5F">
        <w:t>ON my Table (col1, col2…)</w:t>
      </w:r>
    </w:p>
    <w:p w:rsidR="008175FB" w:rsidRPr="00EE6F5F" w:rsidRDefault="008175FB" w:rsidP="008175FB">
      <w:r w:rsidRPr="00EE6F5F">
        <w:t>Index Pub:</w:t>
      </w:r>
    </w:p>
    <w:p w:rsidR="00502343" w:rsidRPr="00502343" w:rsidRDefault="00502343" w:rsidP="00502343">
      <w:pPr>
        <w:rPr>
          <w:b/>
          <w:sz w:val="24"/>
          <w:szCs w:val="24"/>
        </w:rPr>
      </w:pPr>
    </w:p>
    <w:p w:rsidR="008175FB" w:rsidRPr="008175FB" w:rsidRDefault="008175FB" w:rsidP="008175FB">
      <w:pPr>
        <w:rPr>
          <w:b/>
          <w:sz w:val="24"/>
          <w:szCs w:val="24"/>
        </w:rPr>
      </w:pPr>
      <w:r w:rsidRPr="008175FB">
        <w:rPr>
          <w:b/>
          <w:sz w:val="24"/>
          <w:szCs w:val="24"/>
        </w:rPr>
        <w:t>FILL FACTOR:</w:t>
      </w:r>
    </w:p>
    <w:p w:rsidR="003B48AC" w:rsidRDefault="003B48AC" w:rsidP="008175FB">
      <w:pPr>
        <w:rPr>
          <w:sz w:val="24"/>
          <w:szCs w:val="24"/>
        </w:rPr>
      </w:pPr>
      <w:r>
        <w:rPr>
          <w:sz w:val="24"/>
          <w:szCs w:val="24"/>
        </w:rPr>
        <w:t xml:space="preserve">&gt; </w:t>
      </w:r>
      <w:r w:rsidR="00CD1E94">
        <w:rPr>
          <w:sz w:val="24"/>
          <w:szCs w:val="24"/>
        </w:rPr>
        <w:t xml:space="preserve">It tells </w:t>
      </w:r>
      <w:r w:rsidR="00CD1E94" w:rsidRPr="008175FB">
        <w:rPr>
          <w:sz w:val="24"/>
          <w:szCs w:val="24"/>
        </w:rPr>
        <w:t>how</w:t>
      </w:r>
      <w:r w:rsidR="008175FB" w:rsidRPr="008175FB">
        <w:rPr>
          <w:sz w:val="24"/>
          <w:szCs w:val="24"/>
        </w:rPr>
        <w:t xml:space="preserve"> much percentage of index data need to fill in index pages [ROOT and intermediate levels]</w:t>
      </w:r>
    </w:p>
    <w:p w:rsidR="003B48AC" w:rsidRDefault="003B48AC" w:rsidP="008175FB">
      <w:pPr>
        <w:rPr>
          <w:sz w:val="24"/>
          <w:szCs w:val="24"/>
        </w:rPr>
      </w:pPr>
      <w:r>
        <w:rPr>
          <w:sz w:val="24"/>
          <w:szCs w:val="24"/>
        </w:rPr>
        <w:t>&gt; A fill factor is reserved free space on each leaf level page which is used for future growth of data or index in table and reduces the page splits.</w:t>
      </w:r>
    </w:p>
    <w:p w:rsidR="003B48AC" w:rsidRPr="003B48AC" w:rsidRDefault="003B48AC" w:rsidP="008175FB">
      <w:pPr>
        <w:rPr>
          <w:sz w:val="24"/>
          <w:szCs w:val="24"/>
        </w:rPr>
      </w:pPr>
      <w:r w:rsidRPr="003B48AC">
        <w:rPr>
          <w:b/>
          <w:sz w:val="24"/>
          <w:szCs w:val="24"/>
        </w:rPr>
        <w:t>Assign Fill factor</w:t>
      </w:r>
      <w:r>
        <w:rPr>
          <w:b/>
          <w:sz w:val="24"/>
          <w:szCs w:val="24"/>
        </w:rPr>
        <w:t xml:space="preserve">: </w:t>
      </w:r>
      <w:r>
        <w:rPr>
          <w:sz w:val="24"/>
          <w:szCs w:val="24"/>
        </w:rPr>
        <w:t>right click on server&gt; properties &gt; database settings&gt; default index fill factor&gt; provide the value</w:t>
      </w:r>
    </w:p>
    <w:p w:rsidR="008175FB" w:rsidRPr="008175FB" w:rsidRDefault="008175FB" w:rsidP="008175FB">
      <w:pPr>
        <w:rPr>
          <w:sz w:val="24"/>
          <w:szCs w:val="24"/>
        </w:rPr>
      </w:pPr>
      <w:r w:rsidRPr="008175FB">
        <w:rPr>
          <w:sz w:val="24"/>
          <w:szCs w:val="24"/>
        </w:rPr>
        <w:t>By default fill factor value is: 0</w:t>
      </w:r>
    </w:p>
    <w:p w:rsidR="008175FB" w:rsidRPr="008175FB" w:rsidRDefault="00CD1E94" w:rsidP="008175FB">
      <w:pPr>
        <w:rPr>
          <w:sz w:val="24"/>
          <w:szCs w:val="24"/>
        </w:rPr>
      </w:pPr>
      <w:r w:rsidRPr="00CD1E94">
        <w:rPr>
          <w:b/>
          <w:sz w:val="24"/>
          <w:szCs w:val="24"/>
        </w:rPr>
        <w:t>Note:</w:t>
      </w:r>
      <w:r>
        <w:rPr>
          <w:sz w:val="24"/>
          <w:szCs w:val="24"/>
        </w:rPr>
        <w:t xml:space="preserve"> </w:t>
      </w:r>
      <w:r w:rsidR="008175FB" w:rsidRPr="008175FB">
        <w:rPr>
          <w:sz w:val="24"/>
          <w:szCs w:val="24"/>
        </w:rPr>
        <w:t>As</w:t>
      </w:r>
      <w:r>
        <w:rPr>
          <w:sz w:val="24"/>
          <w:szCs w:val="24"/>
        </w:rPr>
        <w:t xml:space="preserve"> per</w:t>
      </w:r>
      <w:r w:rsidR="008175FB" w:rsidRPr="008175FB">
        <w:rPr>
          <w:sz w:val="24"/>
          <w:szCs w:val="24"/>
        </w:rPr>
        <w:t xml:space="preserve"> MS recommend fill factor always set 80% and rest of 20% used for index Maintaince.</w:t>
      </w:r>
    </w:p>
    <w:p w:rsidR="008175FB" w:rsidRPr="008175FB" w:rsidRDefault="008175FB" w:rsidP="008175FB">
      <w:pPr>
        <w:rPr>
          <w:sz w:val="24"/>
          <w:szCs w:val="24"/>
        </w:rPr>
      </w:pPr>
    </w:p>
    <w:p w:rsidR="008175FB" w:rsidRDefault="008175FB" w:rsidP="008175FB">
      <w:pPr>
        <w:rPr>
          <w:b/>
          <w:sz w:val="24"/>
          <w:szCs w:val="24"/>
        </w:rPr>
      </w:pPr>
      <w:r w:rsidRPr="008175FB">
        <w:rPr>
          <w:b/>
          <w:sz w:val="24"/>
          <w:szCs w:val="24"/>
        </w:rPr>
        <w:t>PAD INDEX:</w:t>
      </w:r>
    </w:p>
    <w:p w:rsidR="008175FB" w:rsidRPr="00CD1E94" w:rsidRDefault="004C2523" w:rsidP="008175FB">
      <w:pPr>
        <w:rPr>
          <w:b/>
          <w:sz w:val="24"/>
          <w:szCs w:val="24"/>
        </w:rPr>
      </w:pPr>
      <w:r>
        <w:rPr>
          <w:sz w:val="24"/>
          <w:szCs w:val="24"/>
        </w:rPr>
        <w:t xml:space="preserve">&gt; </w:t>
      </w:r>
      <w:r w:rsidR="00CD1E94" w:rsidRPr="00EE6F5F">
        <w:rPr>
          <w:sz w:val="24"/>
          <w:szCs w:val="24"/>
        </w:rPr>
        <w:t>This is depends on fill factor percentage value</w:t>
      </w:r>
      <w:r w:rsidR="00CD1E94">
        <w:rPr>
          <w:sz w:val="24"/>
          <w:szCs w:val="24"/>
        </w:rPr>
        <w:t xml:space="preserve"> It tells h</w:t>
      </w:r>
      <w:r w:rsidR="008175FB" w:rsidRPr="008175FB">
        <w:rPr>
          <w:sz w:val="24"/>
          <w:szCs w:val="24"/>
        </w:rPr>
        <w:t>ow much percentage of data need to fill in data pages [Leaf levels]</w:t>
      </w:r>
    </w:p>
    <w:p w:rsidR="008175FB" w:rsidRPr="008175FB" w:rsidRDefault="004C2523" w:rsidP="008175FB">
      <w:pPr>
        <w:rPr>
          <w:sz w:val="24"/>
          <w:szCs w:val="24"/>
        </w:rPr>
      </w:pPr>
      <w:r>
        <w:rPr>
          <w:sz w:val="24"/>
          <w:szCs w:val="24"/>
        </w:rPr>
        <w:t xml:space="preserve">&gt; </w:t>
      </w:r>
      <w:r w:rsidR="008175FB" w:rsidRPr="008175FB">
        <w:rPr>
          <w:sz w:val="24"/>
          <w:szCs w:val="24"/>
        </w:rPr>
        <w:t>By default there is no value and it always depends on fill factor parameter.</w:t>
      </w:r>
    </w:p>
    <w:p w:rsidR="00E23F2B" w:rsidRDefault="00CD1E94" w:rsidP="008175FB">
      <w:pPr>
        <w:rPr>
          <w:sz w:val="24"/>
          <w:szCs w:val="24"/>
        </w:rPr>
      </w:pPr>
      <w:r w:rsidRPr="00CD1E94">
        <w:rPr>
          <w:b/>
          <w:sz w:val="24"/>
          <w:szCs w:val="24"/>
        </w:rPr>
        <w:t>Note:</w:t>
      </w:r>
      <w:r>
        <w:rPr>
          <w:sz w:val="24"/>
          <w:szCs w:val="24"/>
        </w:rPr>
        <w:t xml:space="preserve"> </w:t>
      </w:r>
      <w:r w:rsidR="008175FB" w:rsidRPr="008175FB">
        <w:rPr>
          <w:sz w:val="24"/>
          <w:szCs w:val="24"/>
        </w:rPr>
        <w:t>Without enabling or set fill factor pad index not possible to enable.</w:t>
      </w:r>
    </w:p>
    <w:p w:rsidR="008175FB" w:rsidRDefault="008175FB" w:rsidP="008175FB">
      <w:pPr>
        <w:rPr>
          <w:sz w:val="24"/>
          <w:szCs w:val="24"/>
        </w:rPr>
      </w:pPr>
    </w:p>
    <w:p w:rsidR="004C2523" w:rsidRDefault="004C2523" w:rsidP="008175FB">
      <w:pPr>
        <w:rPr>
          <w:b/>
          <w:sz w:val="24"/>
          <w:szCs w:val="24"/>
        </w:rPr>
      </w:pPr>
    </w:p>
    <w:p w:rsidR="008175FB" w:rsidRDefault="008175FB" w:rsidP="008175FB">
      <w:pPr>
        <w:rPr>
          <w:b/>
          <w:sz w:val="24"/>
          <w:szCs w:val="24"/>
        </w:rPr>
      </w:pPr>
      <w:r w:rsidRPr="008175FB">
        <w:rPr>
          <w:b/>
          <w:sz w:val="24"/>
          <w:szCs w:val="24"/>
        </w:rPr>
        <w:t>WHAT IS INDEX SEEK AND INDEX SCAN?</w:t>
      </w:r>
    </w:p>
    <w:p w:rsidR="008175FB" w:rsidRPr="00C9653B" w:rsidRDefault="008175FB" w:rsidP="008175FB">
      <w:pPr>
        <w:rPr>
          <w:sz w:val="24"/>
          <w:szCs w:val="24"/>
        </w:rPr>
      </w:pPr>
      <w:r w:rsidRPr="00C9653B">
        <w:rPr>
          <w:b/>
          <w:sz w:val="24"/>
          <w:szCs w:val="24"/>
        </w:rPr>
        <w:t>INDEX SCAN:</w:t>
      </w:r>
      <w:r w:rsidRPr="00C9653B">
        <w:rPr>
          <w:sz w:val="24"/>
          <w:szCs w:val="24"/>
        </w:rPr>
        <w:t xml:space="preserve"> It scans all the rows in table and can we consider as a table scan. Which takes long time generally to retrieve data.</w:t>
      </w:r>
    </w:p>
    <w:p w:rsidR="008175FB" w:rsidRDefault="008175FB" w:rsidP="00C9653B">
      <w:pPr>
        <w:rPr>
          <w:sz w:val="24"/>
          <w:szCs w:val="24"/>
        </w:rPr>
      </w:pPr>
      <w:r w:rsidRPr="00C9653B">
        <w:rPr>
          <w:b/>
          <w:sz w:val="24"/>
          <w:szCs w:val="24"/>
        </w:rPr>
        <w:t>INDEX SEEK:</w:t>
      </w:r>
      <w:r w:rsidRPr="00C9653B">
        <w:rPr>
          <w:sz w:val="24"/>
          <w:szCs w:val="24"/>
        </w:rPr>
        <w:t xml:space="preserve"> Only search fo</w:t>
      </w:r>
      <w:r w:rsidR="00CD1E94">
        <w:rPr>
          <w:sz w:val="24"/>
          <w:szCs w:val="24"/>
        </w:rPr>
        <w:t xml:space="preserve">r qualified rows in SQL Server </w:t>
      </w:r>
      <w:r w:rsidRPr="00C9653B">
        <w:rPr>
          <w:sz w:val="24"/>
          <w:szCs w:val="24"/>
        </w:rPr>
        <w:t>and it is always faster than index scan.</w:t>
      </w:r>
    </w:p>
    <w:p w:rsidR="00C9653B" w:rsidRPr="00C9653B" w:rsidRDefault="00C9653B" w:rsidP="00C9653B">
      <w:pPr>
        <w:rPr>
          <w:sz w:val="24"/>
          <w:szCs w:val="24"/>
        </w:rPr>
      </w:pPr>
    </w:p>
    <w:p w:rsidR="00C9653B" w:rsidRPr="00C9653B" w:rsidRDefault="00C9653B" w:rsidP="00C9653B">
      <w:pPr>
        <w:rPr>
          <w:b/>
          <w:sz w:val="24"/>
          <w:szCs w:val="24"/>
        </w:rPr>
      </w:pPr>
      <w:r w:rsidRPr="00C9653B">
        <w:rPr>
          <w:b/>
          <w:sz w:val="24"/>
          <w:szCs w:val="24"/>
        </w:rPr>
        <w:t>&gt; If huge insert\update\delete happens what happen to pages and indexes?</w:t>
      </w:r>
    </w:p>
    <w:p w:rsidR="00C9653B" w:rsidRDefault="00C9653B" w:rsidP="00C9653B">
      <w:pPr>
        <w:rPr>
          <w:sz w:val="24"/>
          <w:szCs w:val="24"/>
        </w:rPr>
      </w:pPr>
      <w:r w:rsidRPr="00C9653B">
        <w:rPr>
          <w:sz w:val="24"/>
          <w:szCs w:val="24"/>
        </w:rPr>
        <w:t>The pages gets effected with fragmentation due to huge insert\update or delete</w:t>
      </w:r>
    </w:p>
    <w:p w:rsidR="00CD1E94" w:rsidRDefault="00CD1E94" w:rsidP="00C9653B">
      <w:pPr>
        <w:rPr>
          <w:sz w:val="24"/>
          <w:szCs w:val="24"/>
        </w:rPr>
      </w:pPr>
    </w:p>
    <w:p w:rsidR="00CD1E94" w:rsidRDefault="00CD1E94" w:rsidP="00C9653B">
      <w:pPr>
        <w:rPr>
          <w:sz w:val="24"/>
          <w:szCs w:val="24"/>
        </w:rPr>
      </w:pPr>
    </w:p>
    <w:p w:rsidR="00CD1E94" w:rsidRDefault="00CD1E94" w:rsidP="00C9653B">
      <w:pPr>
        <w:rPr>
          <w:sz w:val="24"/>
          <w:szCs w:val="24"/>
        </w:rPr>
      </w:pPr>
    </w:p>
    <w:p w:rsidR="00884C9E" w:rsidRDefault="00884C9E" w:rsidP="00C9653B">
      <w:pPr>
        <w:rPr>
          <w:sz w:val="24"/>
          <w:szCs w:val="24"/>
        </w:rPr>
      </w:pPr>
    </w:p>
    <w:p w:rsidR="00884C9E" w:rsidRDefault="00884C9E" w:rsidP="00C9653B">
      <w:pPr>
        <w:rPr>
          <w:sz w:val="24"/>
          <w:szCs w:val="24"/>
        </w:rPr>
      </w:pPr>
    </w:p>
    <w:p w:rsidR="00884C9E" w:rsidRDefault="00884C9E" w:rsidP="00C9653B">
      <w:pPr>
        <w:rPr>
          <w:sz w:val="24"/>
          <w:szCs w:val="24"/>
        </w:rPr>
      </w:pPr>
    </w:p>
    <w:p w:rsidR="00CD1E94" w:rsidRPr="00C9653B" w:rsidRDefault="00CD1E94" w:rsidP="00C9653B">
      <w:pPr>
        <w:rPr>
          <w:sz w:val="24"/>
          <w:szCs w:val="24"/>
        </w:rPr>
      </w:pPr>
    </w:p>
    <w:p w:rsidR="008175FB" w:rsidRDefault="008175FB" w:rsidP="008175FB">
      <w:pPr>
        <w:rPr>
          <w:sz w:val="24"/>
          <w:szCs w:val="24"/>
        </w:rPr>
      </w:pPr>
    </w:p>
    <w:p w:rsidR="004C2523" w:rsidRDefault="004C2523" w:rsidP="008175FB">
      <w:pPr>
        <w:rPr>
          <w:sz w:val="24"/>
          <w:szCs w:val="24"/>
        </w:rPr>
      </w:pPr>
    </w:p>
    <w:p w:rsidR="004C2523" w:rsidRDefault="004C2523" w:rsidP="008175FB">
      <w:pPr>
        <w:rPr>
          <w:sz w:val="24"/>
          <w:szCs w:val="24"/>
        </w:rPr>
      </w:pPr>
    </w:p>
    <w:p w:rsidR="004C2523" w:rsidRDefault="004C2523" w:rsidP="008175FB">
      <w:pPr>
        <w:rPr>
          <w:sz w:val="24"/>
          <w:szCs w:val="24"/>
        </w:rPr>
      </w:pPr>
    </w:p>
    <w:p w:rsidR="004C2523" w:rsidRDefault="004C2523" w:rsidP="008175FB">
      <w:pPr>
        <w:rPr>
          <w:sz w:val="24"/>
          <w:szCs w:val="24"/>
        </w:rPr>
      </w:pPr>
    </w:p>
    <w:p w:rsidR="004C2523" w:rsidRDefault="004C2523" w:rsidP="008175FB">
      <w:pPr>
        <w:rPr>
          <w:sz w:val="24"/>
          <w:szCs w:val="24"/>
        </w:rPr>
      </w:pPr>
    </w:p>
    <w:p w:rsidR="004C2523" w:rsidRDefault="004C2523" w:rsidP="008175FB">
      <w:pPr>
        <w:rPr>
          <w:sz w:val="24"/>
          <w:szCs w:val="24"/>
        </w:rPr>
      </w:pPr>
    </w:p>
    <w:p w:rsidR="004C2523" w:rsidRDefault="004C2523" w:rsidP="008175FB">
      <w:pPr>
        <w:rPr>
          <w:sz w:val="24"/>
          <w:szCs w:val="24"/>
        </w:rPr>
      </w:pPr>
    </w:p>
    <w:p w:rsidR="004C2523" w:rsidRDefault="004C2523" w:rsidP="008175FB">
      <w:pPr>
        <w:rPr>
          <w:sz w:val="24"/>
          <w:szCs w:val="24"/>
        </w:rPr>
      </w:pPr>
    </w:p>
    <w:p w:rsidR="004C2523" w:rsidRDefault="004C2523" w:rsidP="008175FB">
      <w:pPr>
        <w:rPr>
          <w:sz w:val="24"/>
          <w:szCs w:val="24"/>
        </w:rPr>
      </w:pPr>
    </w:p>
    <w:p w:rsidR="00551C48" w:rsidRPr="004C2523" w:rsidRDefault="00551C48" w:rsidP="00551C48">
      <w:pPr>
        <w:jc w:val="center"/>
        <w:rPr>
          <w:b/>
          <w:color w:val="C00000"/>
          <w:sz w:val="24"/>
          <w:szCs w:val="24"/>
        </w:rPr>
      </w:pPr>
      <w:r w:rsidRPr="004C2523">
        <w:rPr>
          <w:b/>
          <w:color w:val="C00000"/>
          <w:sz w:val="24"/>
          <w:szCs w:val="24"/>
        </w:rPr>
        <w:t>FRAGMENTATION</w:t>
      </w:r>
    </w:p>
    <w:p w:rsidR="00551C48" w:rsidRPr="00551C48" w:rsidRDefault="00551C48" w:rsidP="00551C48">
      <w:pPr>
        <w:jc w:val="center"/>
        <w:rPr>
          <w:b/>
          <w:sz w:val="26"/>
          <w:szCs w:val="26"/>
        </w:rPr>
      </w:pPr>
    </w:p>
    <w:p w:rsidR="008175FB" w:rsidRPr="008175FB" w:rsidRDefault="00551C48" w:rsidP="008175FB">
      <w:pPr>
        <w:rPr>
          <w:noProof/>
          <w:sz w:val="24"/>
          <w:szCs w:val="24"/>
        </w:rPr>
      </w:pPr>
      <w:r w:rsidRPr="008175FB">
        <w:rPr>
          <w:b/>
          <w:sz w:val="24"/>
          <w:szCs w:val="24"/>
        </w:rPr>
        <w:t>Fragmentation:</w:t>
      </w:r>
      <w:r w:rsidRPr="008175FB">
        <w:rPr>
          <w:noProof/>
          <w:sz w:val="24"/>
          <w:szCs w:val="24"/>
        </w:rPr>
        <w:t xml:space="preserve"> </w:t>
      </w:r>
      <w:r w:rsidR="008175FB" w:rsidRPr="008175FB">
        <w:rPr>
          <w:noProof/>
          <w:sz w:val="24"/>
          <w:szCs w:val="24"/>
        </w:rPr>
        <w:t>pages can having a empty  rows  calld as fragmentation</w:t>
      </w:r>
    </w:p>
    <w:p w:rsidR="008175FB" w:rsidRPr="008175FB" w:rsidRDefault="008175FB" w:rsidP="008175FB">
      <w:pPr>
        <w:rPr>
          <w:b/>
        </w:rPr>
      </w:pPr>
      <w:r w:rsidRPr="008175FB">
        <w:rPr>
          <w:b/>
        </w:rPr>
        <w:t>&gt; How to find whether pages are fragmented or not?</w:t>
      </w:r>
    </w:p>
    <w:p w:rsidR="008175FB" w:rsidRPr="008175FB" w:rsidRDefault="008175FB" w:rsidP="008175FB">
      <w:pPr>
        <w:rPr>
          <w:sz w:val="24"/>
          <w:szCs w:val="24"/>
        </w:rPr>
      </w:pPr>
      <w:r w:rsidRPr="008175FB">
        <w:rPr>
          <w:sz w:val="24"/>
          <w:szCs w:val="24"/>
        </w:rPr>
        <w:t>Upto SQL SEREVR 2000 version: DBCC SHOWCONTIG</w:t>
      </w:r>
    </w:p>
    <w:p w:rsidR="008175FB" w:rsidRPr="008175FB" w:rsidRDefault="008175FB" w:rsidP="008175FB">
      <w:pPr>
        <w:rPr>
          <w:sz w:val="24"/>
          <w:szCs w:val="24"/>
        </w:rPr>
      </w:pPr>
      <w:r w:rsidRPr="008175FB">
        <w:rPr>
          <w:b/>
          <w:sz w:val="24"/>
          <w:szCs w:val="24"/>
        </w:rPr>
        <w:t>From Sql 2005 onwards:</w:t>
      </w:r>
      <w:r w:rsidRPr="008175FB">
        <w:rPr>
          <w:sz w:val="24"/>
          <w:szCs w:val="24"/>
        </w:rPr>
        <w:t xml:space="preserve"> DMV's to find</w:t>
      </w:r>
    </w:p>
    <w:p w:rsidR="008175FB" w:rsidRPr="00616387" w:rsidRDefault="008175FB" w:rsidP="008175FB">
      <w:pPr>
        <w:rPr>
          <w:b/>
          <w:sz w:val="24"/>
          <w:szCs w:val="24"/>
        </w:rPr>
      </w:pPr>
      <w:r w:rsidRPr="00616387">
        <w:rPr>
          <w:b/>
          <w:sz w:val="24"/>
          <w:szCs w:val="24"/>
        </w:rPr>
        <w:t>Select * from sys.dm_db_index_physical_</w:t>
      </w:r>
      <w:r w:rsidR="007A20C3" w:rsidRPr="00616387">
        <w:rPr>
          <w:b/>
          <w:sz w:val="24"/>
          <w:szCs w:val="24"/>
        </w:rPr>
        <w:t>stats</w:t>
      </w:r>
      <w:r w:rsidR="007A20C3">
        <w:rPr>
          <w:b/>
          <w:sz w:val="24"/>
          <w:szCs w:val="24"/>
        </w:rPr>
        <w:t xml:space="preserve"> (DB_ID (‘DB NAME’), Object_id (‘tablename’), NULL, NULL, ‘Detailed’)</w:t>
      </w:r>
    </w:p>
    <w:p w:rsidR="008175FB" w:rsidRPr="008175FB" w:rsidRDefault="008175FB" w:rsidP="008175FB">
      <w:pPr>
        <w:rPr>
          <w:sz w:val="24"/>
          <w:szCs w:val="24"/>
        </w:rPr>
      </w:pPr>
      <w:r w:rsidRPr="008175FB">
        <w:rPr>
          <w:sz w:val="24"/>
          <w:szCs w:val="24"/>
        </w:rPr>
        <w:t>Column to verify the fragmentation value:</w:t>
      </w:r>
    </w:p>
    <w:p w:rsidR="008175FB" w:rsidRPr="008175FB" w:rsidRDefault="008175FB" w:rsidP="008175FB">
      <w:pPr>
        <w:rPr>
          <w:sz w:val="24"/>
          <w:szCs w:val="24"/>
        </w:rPr>
      </w:pPr>
      <w:r w:rsidRPr="008175FB">
        <w:rPr>
          <w:sz w:val="24"/>
          <w:szCs w:val="24"/>
        </w:rPr>
        <w:t>Avg_fragementaion_in_pernt:</w:t>
      </w:r>
    </w:p>
    <w:p w:rsidR="008175FB" w:rsidRPr="008175FB" w:rsidRDefault="008175FB" w:rsidP="008175FB">
      <w:pPr>
        <w:rPr>
          <w:sz w:val="24"/>
          <w:szCs w:val="24"/>
        </w:rPr>
      </w:pPr>
      <w:r w:rsidRPr="008175FB">
        <w:rPr>
          <w:sz w:val="24"/>
          <w:szCs w:val="24"/>
        </w:rPr>
        <w:t>&gt;0 to &lt;5: Indexes a</w:t>
      </w:r>
      <w:r w:rsidR="00B2014E">
        <w:rPr>
          <w:sz w:val="24"/>
          <w:szCs w:val="24"/>
        </w:rPr>
        <w:t>re good and no fragmentation .No</w:t>
      </w:r>
      <w:r w:rsidRPr="008175FB">
        <w:rPr>
          <w:sz w:val="24"/>
          <w:szCs w:val="24"/>
        </w:rPr>
        <w:t xml:space="preserve"> action required.</w:t>
      </w:r>
    </w:p>
    <w:p w:rsidR="008175FB" w:rsidRPr="008175FB" w:rsidRDefault="008175FB" w:rsidP="008175FB">
      <w:pPr>
        <w:rPr>
          <w:sz w:val="24"/>
          <w:szCs w:val="24"/>
        </w:rPr>
      </w:pPr>
      <w:r w:rsidRPr="008175FB">
        <w:rPr>
          <w:sz w:val="24"/>
          <w:szCs w:val="24"/>
        </w:rPr>
        <w:t>&gt;5 and &lt;30: Reorganize the index</w:t>
      </w:r>
    </w:p>
    <w:p w:rsidR="008175FB" w:rsidRDefault="00C73AD0" w:rsidP="008175FB">
      <w:pPr>
        <w:rPr>
          <w:sz w:val="24"/>
          <w:szCs w:val="24"/>
        </w:rPr>
      </w:pPr>
      <w:r>
        <w:rPr>
          <w:sz w:val="24"/>
          <w:szCs w:val="24"/>
        </w:rPr>
        <w:t>&gt;</w:t>
      </w:r>
      <w:r w:rsidR="008175FB" w:rsidRPr="008175FB">
        <w:rPr>
          <w:sz w:val="24"/>
          <w:szCs w:val="24"/>
        </w:rPr>
        <w:t>30: Rebuild the index</w:t>
      </w:r>
    </w:p>
    <w:p w:rsidR="00C9653B" w:rsidRPr="008175FB" w:rsidRDefault="00C9653B" w:rsidP="008175FB">
      <w:pPr>
        <w:rPr>
          <w:sz w:val="24"/>
          <w:szCs w:val="24"/>
        </w:rPr>
      </w:pPr>
    </w:p>
    <w:p w:rsidR="008175FB" w:rsidRPr="008175FB" w:rsidRDefault="008175FB" w:rsidP="008175FB">
      <w:pPr>
        <w:rPr>
          <w:b/>
          <w:sz w:val="24"/>
          <w:szCs w:val="24"/>
        </w:rPr>
      </w:pPr>
      <w:r w:rsidRPr="008175FB">
        <w:rPr>
          <w:b/>
          <w:sz w:val="24"/>
          <w:szCs w:val="24"/>
        </w:rPr>
        <w:t>&gt;</w:t>
      </w:r>
      <w:r w:rsidR="00C9653B">
        <w:rPr>
          <w:b/>
          <w:sz w:val="24"/>
          <w:szCs w:val="24"/>
        </w:rPr>
        <w:t xml:space="preserve"> </w:t>
      </w:r>
      <w:r w:rsidRPr="008175FB">
        <w:rPr>
          <w:b/>
          <w:sz w:val="24"/>
          <w:szCs w:val="24"/>
        </w:rPr>
        <w:t>How reduce fragmentation?</w:t>
      </w:r>
    </w:p>
    <w:p w:rsidR="008175FB" w:rsidRDefault="008175FB" w:rsidP="008175FB">
      <w:pPr>
        <w:rPr>
          <w:sz w:val="24"/>
          <w:szCs w:val="24"/>
        </w:rPr>
      </w:pPr>
      <w:r w:rsidRPr="008175FB">
        <w:rPr>
          <w:sz w:val="24"/>
          <w:szCs w:val="24"/>
        </w:rPr>
        <w:t>By either rebuild or reorganize the index.</w:t>
      </w:r>
    </w:p>
    <w:p w:rsidR="00CD1E94" w:rsidRDefault="00CD1E94" w:rsidP="008175FB">
      <w:pPr>
        <w:rPr>
          <w:sz w:val="24"/>
          <w:szCs w:val="24"/>
        </w:rPr>
      </w:pPr>
    </w:p>
    <w:p w:rsidR="00CD1E94" w:rsidRPr="00CD1E94" w:rsidRDefault="00CD1E94" w:rsidP="00CD1E94">
      <w:pPr>
        <w:rPr>
          <w:b/>
          <w:noProof/>
          <w:sz w:val="24"/>
          <w:szCs w:val="24"/>
        </w:rPr>
      </w:pPr>
      <w:r w:rsidRPr="00CD1E94">
        <w:rPr>
          <w:b/>
          <w:noProof/>
          <w:sz w:val="24"/>
          <w:szCs w:val="24"/>
        </w:rPr>
        <w:t>Ideal non Fragmented Index :</w:t>
      </w:r>
    </w:p>
    <w:p w:rsidR="00CD1E94" w:rsidRDefault="00CD1E94" w:rsidP="00CD1E94">
      <w:r w:rsidRPr="00EE6F5F">
        <w:rPr>
          <w:noProof/>
        </w:rPr>
        <w:drawing>
          <wp:inline distT="0" distB="0" distL="0" distR="0" wp14:anchorId="28C9D6BC" wp14:editId="623FA530">
            <wp:extent cx="4638675" cy="1676400"/>
            <wp:effectExtent l="19050" t="0" r="9525" b="0"/>
            <wp:docPr id="24" name="Picture 2" descr="http://www.pinaldave.com/bimg/frag1.jpg"/>
            <wp:cNvGraphicFramePr/>
            <a:graphic xmlns:a="http://schemas.openxmlformats.org/drawingml/2006/main">
              <a:graphicData uri="http://schemas.openxmlformats.org/drawingml/2006/picture">
                <pic:pic xmlns:pic="http://schemas.openxmlformats.org/drawingml/2006/picture">
                  <pic:nvPicPr>
                    <pic:cNvPr id="22530" name="Picture 2" descr="http://www.pinaldave.com/bimg/frag1.jpg"/>
                    <pic:cNvPicPr>
                      <a:picLocks noGrp="1" noChangeAspect="1" noChangeArrowheads="1"/>
                    </pic:cNvPicPr>
                  </pic:nvPicPr>
                  <pic:blipFill>
                    <a:blip r:embed="rId111" cstate="print"/>
                    <a:stretch>
                      <a:fillRect/>
                    </a:stretch>
                  </pic:blipFill>
                  <pic:spPr bwMode="auto">
                    <a:xfrm>
                      <a:off x="0" y="0"/>
                      <a:ext cx="4638675" cy="1676400"/>
                    </a:xfrm>
                    <a:prstGeom prst="rect">
                      <a:avLst/>
                    </a:prstGeom>
                    <a:noFill/>
                  </pic:spPr>
                </pic:pic>
              </a:graphicData>
            </a:graphic>
          </wp:inline>
        </w:drawing>
      </w:r>
    </w:p>
    <w:p w:rsidR="00CD1E94" w:rsidRDefault="00CD1E94" w:rsidP="00CD1E94"/>
    <w:p w:rsidR="00CD1E94" w:rsidRDefault="00CD1E94" w:rsidP="00CD1E94"/>
    <w:p w:rsidR="00CD1E94" w:rsidRPr="00CD1E94" w:rsidRDefault="00CD1E94" w:rsidP="00CD1E94">
      <w:pPr>
        <w:rPr>
          <w:b/>
          <w:sz w:val="24"/>
          <w:szCs w:val="24"/>
        </w:rPr>
      </w:pPr>
      <w:r w:rsidRPr="00CD1E94">
        <w:rPr>
          <w:b/>
          <w:sz w:val="24"/>
          <w:szCs w:val="24"/>
        </w:rPr>
        <w:t xml:space="preserve">Fragmented </w:t>
      </w:r>
      <w:r w:rsidR="004C2523" w:rsidRPr="00CD1E94">
        <w:rPr>
          <w:b/>
          <w:sz w:val="24"/>
          <w:szCs w:val="24"/>
        </w:rPr>
        <w:t>Index:</w:t>
      </w:r>
    </w:p>
    <w:p w:rsidR="00CD1E94" w:rsidRPr="00EE6F5F" w:rsidRDefault="00CD1E94" w:rsidP="00CD1E94"/>
    <w:p w:rsidR="00CD1E94" w:rsidRPr="00EE6F5F" w:rsidRDefault="00CD1E94" w:rsidP="00CD1E94">
      <w:r w:rsidRPr="00EE6F5F">
        <w:rPr>
          <w:noProof/>
        </w:rPr>
        <w:drawing>
          <wp:inline distT="0" distB="0" distL="0" distR="0" wp14:anchorId="3EB119CC" wp14:editId="2B378E83">
            <wp:extent cx="3924300" cy="3505200"/>
            <wp:effectExtent l="19050" t="0" r="0" b="0"/>
            <wp:docPr id="25" name="Picture 1" descr="http://www.pinaldave.com/bimg/frag2.jpg"/>
            <wp:cNvGraphicFramePr/>
            <a:graphic xmlns:a="http://schemas.openxmlformats.org/drawingml/2006/main">
              <a:graphicData uri="http://schemas.openxmlformats.org/drawingml/2006/picture">
                <pic:pic xmlns:pic="http://schemas.openxmlformats.org/drawingml/2006/picture">
                  <pic:nvPicPr>
                    <pic:cNvPr id="22532" name="Picture 4" descr="http://www.pinaldave.com/bimg/frag2.jpg"/>
                    <pic:cNvPicPr>
                      <a:picLocks noGrp="1" noChangeAspect="1" noChangeArrowheads="1"/>
                    </pic:cNvPicPr>
                  </pic:nvPicPr>
                  <pic:blipFill>
                    <a:blip r:embed="rId112" cstate="print"/>
                    <a:stretch>
                      <a:fillRect/>
                    </a:stretch>
                  </pic:blipFill>
                  <pic:spPr bwMode="auto">
                    <a:xfrm>
                      <a:off x="0" y="0"/>
                      <a:ext cx="3928229" cy="3508710"/>
                    </a:xfrm>
                    <a:prstGeom prst="rect">
                      <a:avLst/>
                    </a:prstGeom>
                    <a:noFill/>
                  </pic:spPr>
                </pic:pic>
              </a:graphicData>
            </a:graphic>
          </wp:inline>
        </w:drawing>
      </w:r>
    </w:p>
    <w:p w:rsidR="00CD1E94" w:rsidRPr="00CD1E94" w:rsidRDefault="00CD1E94" w:rsidP="00CD1E94">
      <w:pPr>
        <w:rPr>
          <w:b/>
          <w:sz w:val="24"/>
          <w:szCs w:val="24"/>
        </w:rPr>
      </w:pPr>
      <w:r w:rsidRPr="00CD1E94">
        <w:rPr>
          <w:b/>
          <w:sz w:val="24"/>
          <w:szCs w:val="24"/>
        </w:rPr>
        <w:t>FRAGEMENTATION TYPES</w:t>
      </w:r>
    </w:p>
    <w:p w:rsidR="00CD1E94" w:rsidRPr="00EE6F5F" w:rsidRDefault="00CD1E94" w:rsidP="00CD1E94">
      <w:r w:rsidRPr="00CD1E94">
        <w:rPr>
          <w:b/>
          <w:sz w:val="24"/>
          <w:szCs w:val="24"/>
        </w:rPr>
        <w:t>1. Internal Fragmentation:</w:t>
      </w:r>
      <w:r w:rsidRPr="00EE6F5F">
        <w:t xml:space="preserve"> Index pages takes more pages than needed. Data stored in pages in improper order.</w:t>
      </w:r>
    </w:p>
    <w:p w:rsidR="00CD1E94" w:rsidRPr="00EE6F5F" w:rsidRDefault="00CD1E94" w:rsidP="00CD1E94">
      <w:r w:rsidRPr="00CD1E94">
        <w:rPr>
          <w:b/>
          <w:sz w:val="24"/>
          <w:szCs w:val="24"/>
        </w:rPr>
        <w:t>2. External Fragmentation:</w:t>
      </w:r>
      <w:r w:rsidRPr="00EE6F5F">
        <w:t xml:space="preserve"> Occurs when pages are not continuous on Extent. </w:t>
      </w:r>
    </w:p>
    <w:p w:rsidR="00CD1E94" w:rsidRDefault="00CD1E94" w:rsidP="008175FB">
      <w:pPr>
        <w:rPr>
          <w:sz w:val="24"/>
          <w:szCs w:val="24"/>
        </w:rPr>
      </w:pPr>
    </w:p>
    <w:p w:rsidR="00C9653B" w:rsidRPr="00C9653B" w:rsidRDefault="00C9653B" w:rsidP="00C9653B">
      <w:pPr>
        <w:rPr>
          <w:b/>
          <w:sz w:val="24"/>
          <w:szCs w:val="24"/>
        </w:rPr>
      </w:pPr>
      <w:r w:rsidRPr="00C9653B">
        <w:rPr>
          <w:b/>
          <w:sz w:val="24"/>
          <w:szCs w:val="24"/>
        </w:rPr>
        <w:t>DIFF BETWEEN REBUILD AND REORGANIZE:</w:t>
      </w:r>
    </w:p>
    <w:p w:rsidR="00C9653B" w:rsidRPr="00C9653B" w:rsidRDefault="00C9653B" w:rsidP="00C9653B">
      <w:pPr>
        <w:rPr>
          <w:sz w:val="24"/>
          <w:szCs w:val="24"/>
        </w:rPr>
      </w:pPr>
      <w:r w:rsidRPr="00C9653B">
        <w:rPr>
          <w:b/>
          <w:sz w:val="24"/>
          <w:szCs w:val="24"/>
        </w:rPr>
        <w:t>REORGANIZE:</w:t>
      </w:r>
      <w:r w:rsidRPr="00C9653B">
        <w:rPr>
          <w:sz w:val="24"/>
          <w:szCs w:val="24"/>
        </w:rPr>
        <w:t xml:space="preserve"> Internally the data gets rearranged inside the data pages and no effect to existing indexes.</w:t>
      </w:r>
    </w:p>
    <w:p w:rsidR="00C9653B" w:rsidRDefault="00C9653B" w:rsidP="00C9653B">
      <w:pPr>
        <w:rPr>
          <w:b/>
          <w:sz w:val="24"/>
          <w:szCs w:val="24"/>
        </w:rPr>
      </w:pPr>
      <w:r w:rsidRPr="00C9653B">
        <w:rPr>
          <w:b/>
          <w:sz w:val="24"/>
          <w:szCs w:val="24"/>
        </w:rPr>
        <w:t>Alter INDEX INDEXNAME ON TABELNAME REORGANIZE</w:t>
      </w:r>
    </w:p>
    <w:p w:rsidR="00C9653B" w:rsidRPr="00C9653B" w:rsidRDefault="00C9653B" w:rsidP="00C9653B">
      <w:pPr>
        <w:rPr>
          <w:b/>
          <w:sz w:val="24"/>
          <w:szCs w:val="24"/>
        </w:rPr>
      </w:pPr>
    </w:p>
    <w:p w:rsidR="00C9653B" w:rsidRPr="00C9653B" w:rsidRDefault="00C9653B" w:rsidP="00C9653B">
      <w:pPr>
        <w:rPr>
          <w:sz w:val="24"/>
          <w:szCs w:val="24"/>
        </w:rPr>
      </w:pPr>
      <w:r>
        <w:rPr>
          <w:b/>
          <w:sz w:val="24"/>
          <w:szCs w:val="24"/>
        </w:rPr>
        <w:t xml:space="preserve">REBUILD: </w:t>
      </w:r>
      <w:r w:rsidRPr="00C9653B">
        <w:rPr>
          <w:sz w:val="24"/>
          <w:szCs w:val="24"/>
        </w:rPr>
        <w:t>Existing indexes dropped after recreating newly with same name and on same columns. At the time index recreation automatically data gets rearranged.</w:t>
      </w:r>
    </w:p>
    <w:p w:rsidR="00C9653B" w:rsidRDefault="00C9653B" w:rsidP="00C9653B">
      <w:pPr>
        <w:rPr>
          <w:b/>
          <w:sz w:val="24"/>
          <w:szCs w:val="24"/>
        </w:rPr>
      </w:pPr>
      <w:r w:rsidRPr="00C9653B">
        <w:rPr>
          <w:b/>
          <w:sz w:val="24"/>
          <w:szCs w:val="24"/>
        </w:rPr>
        <w:t>Alter INDEX INDEXNAME ON TABELNAME REBUILD</w:t>
      </w:r>
    </w:p>
    <w:p w:rsidR="00C9653B" w:rsidRPr="00C9653B" w:rsidRDefault="00C9653B" w:rsidP="00C9653B">
      <w:pPr>
        <w:rPr>
          <w:sz w:val="24"/>
          <w:szCs w:val="24"/>
        </w:rPr>
      </w:pPr>
      <w:r w:rsidRPr="00C9653B">
        <w:rPr>
          <w:b/>
          <w:sz w:val="24"/>
          <w:szCs w:val="24"/>
        </w:rPr>
        <w:t>Note:</w:t>
      </w:r>
      <w:r w:rsidRPr="00C9653B">
        <w:rPr>
          <w:sz w:val="24"/>
          <w:szCs w:val="24"/>
        </w:rPr>
        <w:t xml:space="preserve"> When you are creating index\rebuild\reorganize the table loaded into TEMPDB system database and then perform the operations. If Tempdb disk does not have sufficient disk space then index may fail.</w:t>
      </w:r>
    </w:p>
    <w:p w:rsidR="00C9653B" w:rsidRPr="00C9653B" w:rsidRDefault="00C9653B" w:rsidP="00C9653B">
      <w:pPr>
        <w:rPr>
          <w:sz w:val="24"/>
          <w:szCs w:val="24"/>
        </w:rPr>
      </w:pPr>
      <w:r w:rsidRPr="00C9653B">
        <w:rPr>
          <w:sz w:val="24"/>
          <w:szCs w:val="24"/>
        </w:rPr>
        <w:t>In real time index Maintaince is a weekly Maintaince.</w:t>
      </w:r>
    </w:p>
    <w:p w:rsidR="00C9653B" w:rsidRPr="00C9653B" w:rsidRDefault="00C9653B" w:rsidP="00C9653B">
      <w:pPr>
        <w:rPr>
          <w:sz w:val="24"/>
          <w:szCs w:val="24"/>
        </w:rPr>
      </w:pPr>
      <w:r w:rsidRPr="00C9653B">
        <w:rPr>
          <w:b/>
          <w:sz w:val="24"/>
          <w:szCs w:val="24"/>
        </w:rPr>
        <w:t>Note:</w:t>
      </w:r>
      <w:r w:rsidRPr="00C9653B">
        <w:rPr>
          <w:sz w:val="24"/>
          <w:szCs w:val="24"/>
        </w:rPr>
        <w:t xml:space="preserve"> Upto SQL Server 2000 version rebuilding the index required down time due to table cannot be accessible to end users. [OFFLINE INDEXING]</w:t>
      </w:r>
    </w:p>
    <w:p w:rsidR="00C9653B" w:rsidRPr="00C9653B" w:rsidRDefault="00C9653B" w:rsidP="00C9653B">
      <w:pPr>
        <w:rPr>
          <w:sz w:val="24"/>
          <w:szCs w:val="24"/>
        </w:rPr>
      </w:pPr>
      <w:r w:rsidRPr="00C9653B">
        <w:rPr>
          <w:sz w:val="24"/>
          <w:szCs w:val="24"/>
        </w:rPr>
        <w:t>From SQL 2005 supports bot offline and online index....</w:t>
      </w:r>
    </w:p>
    <w:p w:rsidR="00C9653B" w:rsidRDefault="00C9653B" w:rsidP="00C9653B">
      <w:pPr>
        <w:rPr>
          <w:sz w:val="24"/>
          <w:szCs w:val="24"/>
        </w:rPr>
      </w:pPr>
      <w:r w:rsidRPr="00C9653B">
        <w:rPr>
          <w:sz w:val="24"/>
          <w:szCs w:val="24"/>
        </w:rPr>
        <w:t>When rebuild index is running still table can be accessible by end users.</w:t>
      </w:r>
    </w:p>
    <w:p w:rsidR="00C9653B" w:rsidRPr="00C9653B" w:rsidRDefault="00C9653B" w:rsidP="00C9653B">
      <w:pPr>
        <w:rPr>
          <w:sz w:val="24"/>
          <w:szCs w:val="24"/>
        </w:rPr>
      </w:pPr>
      <w:r w:rsidRPr="00C9653B">
        <w:rPr>
          <w:b/>
          <w:sz w:val="24"/>
          <w:szCs w:val="24"/>
        </w:rPr>
        <w:t>Note:</w:t>
      </w:r>
      <w:r w:rsidRPr="00C9653B">
        <w:rPr>
          <w:sz w:val="24"/>
          <w:szCs w:val="24"/>
        </w:rPr>
        <w:t xml:space="preserve"> Rebuild or reorganize always performs at Tempdb. 120% of free space should require depends on the table size.</w:t>
      </w:r>
    </w:p>
    <w:p w:rsidR="00C9653B" w:rsidRDefault="00C9653B" w:rsidP="00C9653B">
      <w:pPr>
        <w:rPr>
          <w:sz w:val="24"/>
          <w:szCs w:val="24"/>
        </w:rPr>
      </w:pPr>
      <w:r w:rsidRPr="00C9653B">
        <w:rPr>
          <w:sz w:val="24"/>
          <w:szCs w:val="24"/>
        </w:rPr>
        <w:t>If Tempdb drive space is less index fails</w:t>
      </w:r>
    </w:p>
    <w:p w:rsidR="00C9653B" w:rsidRDefault="00C9653B" w:rsidP="00C9653B">
      <w:pPr>
        <w:rPr>
          <w:sz w:val="24"/>
          <w:szCs w:val="24"/>
        </w:rPr>
      </w:pPr>
    </w:p>
    <w:p w:rsidR="00C9653B" w:rsidRPr="00C9653B" w:rsidRDefault="00C9653B" w:rsidP="00C9653B">
      <w:pPr>
        <w:rPr>
          <w:sz w:val="24"/>
          <w:szCs w:val="24"/>
        </w:rPr>
      </w:pPr>
      <w:r w:rsidRPr="00C9653B">
        <w:rPr>
          <w:b/>
          <w:sz w:val="24"/>
          <w:szCs w:val="24"/>
        </w:rPr>
        <w:t>MISSING INDEX:</w:t>
      </w:r>
      <w:r w:rsidRPr="00C9653B">
        <w:rPr>
          <w:sz w:val="24"/>
          <w:szCs w:val="24"/>
        </w:rPr>
        <w:t xml:space="preserve"> Wh</w:t>
      </w:r>
      <w:r>
        <w:rPr>
          <w:sz w:val="24"/>
          <w:szCs w:val="24"/>
        </w:rPr>
        <w:t>ich leads poor performance to par</w:t>
      </w:r>
      <w:r w:rsidRPr="00C9653B">
        <w:rPr>
          <w:sz w:val="24"/>
          <w:szCs w:val="24"/>
        </w:rPr>
        <w:t>t</w:t>
      </w:r>
      <w:r>
        <w:rPr>
          <w:sz w:val="24"/>
          <w:szCs w:val="24"/>
        </w:rPr>
        <w:t>ic</w:t>
      </w:r>
      <w:r w:rsidRPr="00C9653B">
        <w:rPr>
          <w:sz w:val="24"/>
          <w:szCs w:val="24"/>
        </w:rPr>
        <w:t>ular query.</w:t>
      </w:r>
    </w:p>
    <w:p w:rsidR="00C9653B" w:rsidRPr="00C9653B" w:rsidRDefault="00C9653B" w:rsidP="00C9653B">
      <w:pPr>
        <w:rPr>
          <w:b/>
          <w:sz w:val="24"/>
          <w:szCs w:val="24"/>
        </w:rPr>
      </w:pPr>
      <w:r w:rsidRPr="00C9653B">
        <w:rPr>
          <w:b/>
          <w:sz w:val="24"/>
          <w:szCs w:val="24"/>
        </w:rPr>
        <w:t>How to find:</w:t>
      </w:r>
    </w:p>
    <w:p w:rsidR="00C9653B" w:rsidRPr="00616387" w:rsidRDefault="00C9653B" w:rsidP="00C9653B">
      <w:pPr>
        <w:rPr>
          <w:b/>
          <w:sz w:val="24"/>
          <w:szCs w:val="24"/>
        </w:rPr>
      </w:pPr>
      <w:r w:rsidRPr="00616387">
        <w:rPr>
          <w:b/>
          <w:sz w:val="24"/>
          <w:szCs w:val="24"/>
        </w:rPr>
        <w:t>Select * from sys.dm_db_missing_index_details</w:t>
      </w:r>
    </w:p>
    <w:p w:rsidR="00C9653B" w:rsidRPr="00C9653B" w:rsidRDefault="00C9653B" w:rsidP="00C9653B">
      <w:pPr>
        <w:rPr>
          <w:sz w:val="24"/>
          <w:szCs w:val="24"/>
        </w:rPr>
      </w:pPr>
    </w:p>
    <w:p w:rsidR="00C9653B" w:rsidRPr="00F32E2A" w:rsidRDefault="00C9653B" w:rsidP="00C9653B">
      <w:pPr>
        <w:rPr>
          <w:sz w:val="24"/>
          <w:szCs w:val="24"/>
        </w:rPr>
      </w:pPr>
      <w:r>
        <w:rPr>
          <w:b/>
          <w:sz w:val="24"/>
          <w:szCs w:val="24"/>
        </w:rPr>
        <w:t>UNUSED INDEXES:</w:t>
      </w:r>
      <w:r w:rsidR="00F32E2A">
        <w:rPr>
          <w:b/>
          <w:sz w:val="24"/>
          <w:szCs w:val="24"/>
        </w:rPr>
        <w:t xml:space="preserve"> </w:t>
      </w:r>
      <w:r>
        <w:rPr>
          <w:b/>
          <w:sz w:val="24"/>
          <w:szCs w:val="24"/>
        </w:rPr>
        <w:t xml:space="preserve"> </w:t>
      </w:r>
      <w:r w:rsidR="00F32E2A" w:rsidRPr="00F32E2A">
        <w:rPr>
          <w:sz w:val="24"/>
          <w:szCs w:val="24"/>
        </w:rPr>
        <w:t>If indexes are not used they should be dropped as Indexes reduces the performance for INSERT/UPDATE statement. Indexes are only useful when used with SELECT statement.</w:t>
      </w:r>
    </w:p>
    <w:p w:rsidR="00C9653B" w:rsidRDefault="00C9653B" w:rsidP="00C9653B">
      <w:pPr>
        <w:rPr>
          <w:b/>
          <w:sz w:val="24"/>
          <w:szCs w:val="24"/>
        </w:rPr>
      </w:pPr>
      <w:r w:rsidRPr="00C9653B">
        <w:rPr>
          <w:b/>
          <w:sz w:val="24"/>
          <w:szCs w:val="24"/>
        </w:rPr>
        <w:t>To find whether any unused indexes in SQL Server can get by DMV.</w:t>
      </w:r>
    </w:p>
    <w:p w:rsidR="00C9653B" w:rsidRPr="00616387" w:rsidRDefault="00C9653B" w:rsidP="00C9653B">
      <w:pPr>
        <w:rPr>
          <w:b/>
          <w:sz w:val="24"/>
          <w:szCs w:val="24"/>
        </w:rPr>
      </w:pPr>
      <w:r w:rsidRPr="00616387">
        <w:rPr>
          <w:b/>
          <w:sz w:val="24"/>
          <w:szCs w:val="24"/>
        </w:rPr>
        <w:t xml:space="preserve">Select * from sys.dm_db_index_usage_stats </w:t>
      </w:r>
    </w:p>
    <w:p w:rsidR="00C9653B" w:rsidRDefault="00C9653B" w:rsidP="00C9653B">
      <w:pPr>
        <w:rPr>
          <w:sz w:val="24"/>
          <w:szCs w:val="24"/>
        </w:rPr>
      </w:pPr>
      <w:r w:rsidRPr="00C9653B">
        <w:rPr>
          <w:b/>
          <w:sz w:val="24"/>
          <w:szCs w:val="24"/>
        </w:rPr>
        <w:t>Note:</w:t>
      </w:r>
      <w:r w:rsidRPr="00C9653B">
        <w:rPr>
          <w:sz w:val="24"/>
          <w:szCs w:val="24"/>
        </w:rPr>
        <w:t xml:space="preserve">  if any UN unused indexes in SQL Server then we cannot get good performance. To use indexes drop existing indexes and recreate the same indexes.</w:t>
      </w:r>
    </w:p>
    <w:p w:rsidR="00C9653B" w:rsidRDefault="00C9653B" w:rsidP="00C9653B">
      <w:pPr>
        <w:rPr>
          <w:sz w:val="24"/>
          <w:szCs w:val="24"/>
        </w:rPr>
      </w:pPr>
    </w:p>
    <w:p w:rsidR="00C9653B" w:rsidRPr="00C9653B" w:rsidRDefault="00C9653B" w:rsidP="00C9653B">
      <w:pPr>
        <w:rPr>
          <w:b/>
          <w:sz w:val="24"/>
          <w:szCs w:val="24"/>
        </w:rPr>
      </w:pPr>
      <w:r w:rsidRPr="00C9653B">
        <w:rPr>
          <w:b/>
          <w:sz w:val="24"/>
          <w:szCs w:val="24"/>
        </w:rPr>
        <w:t>How to find SPID percentage completion or estimated time:</w:t>
      </w:r>
    </w:p>
    <w:p w:rsidR="00414A71" w:rsidRDefault="00C9653B" w:rsidP="00C9653B">
      <w:pPr>
        <w:rPr>
          <w:b/>
          <w:sz w:val="24"/>
          <w:szCs w:val="24"/>
        </w:rPr>
      </w:pPr>
      <w:r w:rsidRPr="00551C48">
        <w:rPr>
          <w:b/>
          <w:sz w:val="24"/>
          <w:szCs w:val="24"/>
        </w:rPr>
        <w:t>Select * from sys.dm_exec_requests</w:t>
      </w:r>
    </w:p>
    <w:p w:rsidR="004C2523" w:rsidRDefault="004C2523" w:rsidP="00C9653B">
      <w:pPr>
        <w:rPr>
          <w:b/>
          <w:sz w:val="24"/>
          <w:szCs w:val="24"/>
        </w:rPr>
      </w:pPr>
    </w:p>
    <w:p w:rsidR="00414A71" w:rsidRPr="004C2523" w:rsidRDefault="00414A71" w:rsidP="00414A71">
      <w:pPr>
        <w:jc w:val="center"/>
        <w:rPr>
          <w:b/>
          <w:color w:val="C00000"/>
          <w:sz w:val="24"/>
          <w:szCs w:val="24"/>
        </w:rPr>
      </w:pPr>
      <w:r w:rsidRPr="004C2523">
        <w:rPr>
          <w:b/>
          <w:color w:val="C00000"/>
          <w:sz w:val="24"/>
          <w:szCs w:val="24"/>
        </w:rPr>
        <w:t>ISOLATION LEVELS</w:t>
      </w:r>
    </w:p>
    <w:p w:rsidR="00414A71" w:rsidRPr="00414A71" w:rsidRDefault="00414A71" w:rsidP="00414A71">
      <w:pPr>
        <w:rPr>
          <w:b/>
          <w:sz w:val="24"/>
          <w:szCs w:val="24"/>
        </w:rPr>
      </w:pPr>
    </w:p>
    <w:p w:rsidR="00260829" w:rsidRPr="00260829" w:rsidRDefault="007261D0" w:rsidP="00260829">
      <w:pPr>
        <w:rPr>
          <w:sz w:val="24"/>
          <w:szCs w:val="24"/>
        </w:rPr>
      </w:pPr>
      <w:r>
        <w:rPr>
          <w:sz w:val="24"/>
          <w:szCs w:val="24"/>
        </w:rPr>
        <w:t xml:space="preserve">&gt; </w:t>
      </w:r>
      <w:r w:rsidR="00260829" w:rsidRPr="00260829">
        <w:rPr>
          <w:sz w:val="24"/>
          <w:szCs w:val="24"/>
        </w:rPr>
        <w:t>Isolation levels in SQL Server control the way locking works between transactions.</w:t>
      </w:r>
    </w:p>
    <w:p w:rsidR="00260829" w:rsidRPr="00260829" w:rsidRDefault="007261D0" w:rsidP="00260829">
      <w:pPr>
        <w:rPr>
          <w:sz w:val="24"/>
          <w:szCs w:val="24"/>
        </w:rPr>
      </w:pPr>
      <w:r>
        <w:rPr>
          <w:sz w:val="24"/>
          <w:szCs w:val="24"/>
        </w:rPr>
        <w:t xml:space="preserve">&gt; </w:t>
      </w:r>
      <w:r w:rsidR="00260829" w:rsidRPr="00260829">
        <w:rPr>
          <w:sz w:val="24"/>
          <w:szCs w:val="24"/>
        </w:rPr>
        <w:t>SQL Server supports the following isolation levels</w:t>
      </w:r>
    </w:p>
    <w:p w:rsidR="00260829" w:rsidRPr="00260829" w:rsidRDefault="00260829" w:rsidP="00E61408">
      <w:pPr>
        <w:pStyle w:val="ListParagraph"/>
        <w:numPr>
          <w:ilvl w:val="0"/>
          <w:numId w:val="67"/>
        </w:numPr>
        <w:rPr>
          <w:b/>
          <w:sz w:val="24"/>
          <w:szCs w:val="24"/>
        </w:rPr>
      </w:pPr>
      <w:r w:rsidRPr="00260829">
        <w:rPr>
          <w:b/>
          <w:sz w:val="24"/>
          <w:szCs w:val="24"/>
        </w:rPr>
        <w:t>READ UNCOMMITTED</w:t>
      </w:r>
    </w:p>
    <w:p w:rsidR="00260829" w:rsidRPr="00260829" w:rsidRDefault="00260829" w:rsidP="00E61408">
      <w:pPr>
        <w:pStyle w:val="ListParagraph"/>
        <w:numPr>
          <w:ilvl w:val="0"/>
          <w:numId w:val="67"/>
        </w:numPr>
        <w:rPr>
          <w:b/>
          <w:sz w:val="24"/>
          <w:szCs w:val="24"/>
        </w:rPr>
      </w:pPr>
      <w:r>
        <w:rPr>
          <w:b/>
          <w:sz w:val="24"/>
          <w:szCs w:val="24"/>
        </w:rPr>
        <w:t>READ COMMITTED [THE DEFAULT]</w:t>
      </w:r>
    </w:p>
    <w:p w:rsidR="00260829" w:rsidRPr="00260829" w:rsidRDefault="00260829" w:rsidP="00E61408">
      <w:pPr>
        <w:pStyle w:val="ListParagraph"/>
        <w:numPr>
          <w:ilvl w:val="0"/>
          <w:numId w:val="67"/>
        </w:numPr>
        <w:rPr>
          <w:b/>
          <w:sz w:val="24"/>
          <w:szCs w:val="24"/>
        </w:rPr>
      </w:pPr>
      <w:r w:rsidRPr="00260829">
        <w:rPr>
          <w:b/>
          <w:sz w:val="24"/>
          <w:szCs w:val="24"/>
        </w:rPr>
        <w:t>REPEATABLE READ</w:t>
      </w:r>
    </w:p>
    <w:p w:rsidR="00260829" w:rsidRPr="00260829" w:rsidRDefault="00260829" w:rsidP="00E61408">
      <w:pPr>
        <w:pStyle w:val="ListParagraph"/>
        <w:numPr>
          <w:ilvl w:val="0"/>
          <w:numId w:val="67"/>
        </w:numPr>
        <w:rPr>
          <w:b/>
          <w:sz w:val="24"/>
          <w:szCs w:val="24"/>
        </w:rPr>
      </w:pPr>
      <w:r w:rsidRPr="00260829">
        <w:rPr>
          <w:b/>
          <w:sz w:val="24"/>
          <w:szCs w:val="24"/>
        </w:rPr>
        <w:t>SERIALIZABLE</w:t>
      </w:r>
    </w:p>
    <w:p w:rsidR="00260829" w:rsidRDefault="00260829" w:rsidP="00E61408">
      <w:pPr>
        <w:pStyle w:val="ListParagraph"/>
        <w:numPr>
          <w:ilvl w:val="0"/>
          <w:numId w:val="67"/>
        </w:numPr>
        <w:rPr>
          <w:b/>
          <w:sz w:val="24"/>
          <w:szCs w:val="24"/>
        </w:rPr>
      </w:pPr>
      <w:r w:rsidRPr="00260829">
        <w:rPr>
          <w:b/>
          <w:sz w:val="24"/>
          <w:szCs w:val="24"/>
        </w:rPr>
        <w:t>SNAPSHOT [SQL 2005 NEW FEATURE]</w:t>
      </w:r>
    </w:p>
    <w:p w:rsidR="00260829" w:rsidRPr="00260829" w:rsidRDefault="007261D0" w:rsidP="00260829">
      <w:pPr>
        <w:rPr>
          <w:sz w:val="24"/>
          <w:szCs w:val="24"/>
        </w:rPr>
      </w:pPr>
      <w:r>
        <w:rPr>
          <w:sz w:val="24"/>
          <w:szCs w:val="24"/>
        </w:rPr>
        <w:t xml:space="preserve">&gt; </w:t>
      </w:r>
      <w:r w:rsidR="00260829" w:rsidRPr="00260829">
        <w:rPr>
          <w:sz w:val="24"/>
          <w:szCs w:val="24"/>
        </w:rPr>
        <w:t>Before I run through each of these in detail you may want to create a new database to run the examples, run the following script on the new database to create the sample data.</w:t>
      </w:r>
    </w:p>
    <w:p w:rsidR="00260829" w:rsidRDefault="00260829" w:rsidP="00260829">
      <w:pPr>
        <w:rPr>
          <w:sz w:val="24"/>
          <w:szCs w:val="24"/>
        </w:rPr>
      </w:pPr>
      <w:r w:rsidRPr="00260829">
        <w:rPr>
          <w:b/>
          <w:sz w:val="24"/>
          <w:szCs w:val="24"/>
        </w:rPr>
        <w:t>Note:</w:t>
      </w:r>
      <w:r w:rsidRPr="00260829">
        <w:rPr>
          <w:sz w:val="24"/>
          <w:szCs w:val="24"/>
        </w:rPr>
        <w:t xml:space="preserve"> You’ll also want to drop the Isolation Tests table and re-run this script before each example to reset the data.</w:t>
      </w:r>
    </w:p>
    <w:p w:rsidR="00260829" w:rsidRPr="00260829" w:rsidRDefault="00260829" w:rsidP="00260829">
      <w:pPr>
        <w:rPr>
          <w:sz w:val="24"/>
          <w:szCs w:val="24"/>
        </w:rPr>
      </w:pPr>
      <w:r w:rsidRPr="00260829">
        <w:rPr>
          <w:sz w:val="24"/>
          <w:szCs w:val="24"/>
        </w:rPr>
        <w:t>CREATE TABLE IsolationTests</w:t>
      </w:r>
    </w:p>
    <w:p w:rsidR="00260829" w:rsidRPr="00260829" w:rsidRDefault="00260829" w:rsidP="00260829">
      <w:pPr>
        <w:rPr>
          <w:sz w:val="24"/>
          <w:szCs w:val="24"/>
        </w:rPr>
      </w:pPr>
      <w:r w:rsidRPr="00260829">
        <w:rPr>
          <w:sz w:val="24"/>
          <w:szCs w:val="24"/>
        </w:rPr>
        <w:t>(</w:t>
      </w:r>
    </w:p>
    <w:p w:rsidR="00260829" w:rsidRPr="00260829" w:rsidRDefault="00260829" w:rsidP="00260829">
      <w:pPr>
        <w:rPr>
          <w:sz w:val="24"/>
          <w:szCs w:val="24"/>
        </w:rPr>
      </w:pPr>
      <w:r w:rsidRPr="00260829">
        <w:rPr>
          <w:sz w:val="24"/>
          <w:szCs w:val="24"/>
        </w:rPr>
        <w:t>    Id INT IDENTITY,</w:t>
      </w:r>
    </w:p>
    <w:p w:rsidR="00260829" w:rsidRPr="00260829" w:rsidRDefault="00260829" w:rsidP="00260829">
      <w:pPr>
        <w:rPr>
          <w:sz w:val="24"/>
          <w:szCs w:val="24"/>
        </w:rPr>
      </w:pPr>
      <w:r w:rsidRPr="00260829">
        <w:rPr>
          <w:sz w:val="24"/>
          <w:szCs w:val="24"/>
        </w:rPr>
        <w:t>    Col1 INT,</w:t>
      </w:r>
    </w:p>
    <w:p w:rsidR="00260829" w:rsidRPr="00260829" w:rsidRDefault="00260829" w:rsidP="00260829">
      <w:pPr>
        <w:rPr>
          <w:sz w:val="24"/>
          <w:szCs w:val="24"/>
        </w:rPr>
      </w:pPr>
      <w:r w:rsidRPr="00260829">
        <w:rPr>
          <w:sz w:val="24"/>
          <w:szCs w:val="24"/>
        </w:rPr>
        <w:t>    Col2 INT,</w:t>
      </w:r>
    </w:p>
    <w:p w:rsidR="00260829" w:rsidRPr="00260829" w:rsidRDefault="00260829" w:rsidP="00260829">
      <w:pPr>
        <w:rPr>
          <w:sz w:val="24"/>
          <w:szCs w:val="24"/>
        </w:rPr>
      </w:pPr>
      <w:r w:rsidRPr="00260829">
        <w:rPr>
          <w:sz w:val="24"/>
          <w:szCs w:val="24"/>
        </w:rPr>
        <w:t>    Col3 INT</w:t>
      </w:r>
    </w:p>
    <w:p w:rsidR="00260829" w:rsidRPr="00260829" w:rsidRDefault="00260829" w:rsidP="00260829">
      <w:pPr>
        <w:rPr>
          <w:sz w:val="24"/>
          <w:szCs w:val="24"/>
        </w:rPr>
      </w:pPr>
      <w:r w:rsidRPr="00260829">
        <w:rPr>
          <w:sz w:val="24"/>
          <w:szCs w:val="24"/>
        </w:rPr>
        <w:t>)</w:t>
      </w:r>
    </w:p>
    <w:p w:rsidR="00260829" w:rsidRPr="00260829" w:rsidRDefault="00260829" w:rsidP="00260829">
      <w:pPr>
        <w:rPr>
          <w:sz w:val="24"/>
          <w:szCs w:val="24"/>
        </w:rPr>
      </w:pPr>
      <w:r w:rsidRPr="00260829">
        <w:rPr>
          <w:sz w:val="24"/>
          <w:szCs w:val="24"/>
        </w:rPr>
        <w:t>INSERT INTO IsolationTests(Col1, Col2, Col3)</w:t>
      </w:r>
    </w:p>
    <w:p w:rsidR="00260829" w:rsidRPr="00260829" w:rsidRDefault="00260829" w:rsidP="00260829">
      <w:pPr>
        <w:rPr>
          <w:sz w:val="24"/>
          <w:szCs w:val="24"/>
        </w:rPr>
      </w:pPr>
      <w:r w:rsidRPr="00260829">
        <w:rPr>
          <w:sz w:val="24"/>
          <w:szCs w:val="24"/>
        </w:rPr>
        <w:t>SELECT 1,2,3</w:t>
      </w:r>
    </w:p>
    <w:p w:rsidR="00260829" w:rsidRPr="00260829" w:rsidRDefault="00260829" w:rsidP="00260829">
      <w:pPr>
        <w:rPr>
          <w:sz w:val="24"/>
          <w:szCs w:val="24"/>
        </w:rPr>
      </w:pPr>
      <w:r w:rsidRPr="00260829">
        <w:rPr>
          <w:sz w:val="24"/>
          <w:szCs w:val="24"/>
        </w:rPr>
        <w:t>UNION ALL SELECT 1,2,3</w:t>
      </w:r>
    </w:p>
    <w:p w:rsidR="00260829" w:rsidRPr="00260829" w:rsidRDefault="00260829" w:rsidP="00260829">
      <w:pPr>
        <w:rPr>
          <w:sz w:val="24"/>
          <w:szCs w:val="24"/>
        </w:rPr>
      </w:pPr>
      <w:r w:rsidRPr="00260829">
        <w:rPr>
          <w:sz w:val="24"/>
          <w:szCs w:val="24"/>
        </w:rPr>
        <w:t>UNION ALL SELECT 1,2,3</w:t>
      </w:r>
    </w:p>
    <w:p w:rsidR="00260829" w:rsidRPr="00260829" w:rsidRDefault="00260829" w:rsidP="00260829">
      <w:pPr>
        <w:rPr>
          <w:sz w:val="24"/>
          <w:szCs w:val="24"/>
        </w:rPr>
      </w:pPr>
      <w:r w:rsidRPr="00260829">
        <w:rPr>
          <w:sz w:val="24"/>
          <w:szCs w:val="24"/>
        </w:rPr>
        <w:t>UNION ALL SELECT 1,2,3</w:t>
      </w:r>
    </w:p>
    <w:p w:rsidR="00260829" w:rsidRPr="00260829" w:rsidRDefault="00260829" w:rsidP="00260829">
      <w:pPr>
        <w:rPr>
          <w:sz w:val="24"/>
          <w:szCs w:val="24"/>
        </w:rPr>
      </w:pPr>
      <w:r w:rsidRPr="00260829">
        <w:rPr>
          <w:sz w:val="24"/>
          <w:szCs w:val="24"/>
        </w:rPr>
        <w:t>UNION ALL SELECT 1,2,3</w:t>
      </w:r>
    </w:p>
    <w:p w:rsidR="00260829" w:rsidRPr="00260829" w:rsidRDefault="00260829" w:rsidP="00260829">
      <w:pPr>
        <w:rPr>
          <w:sz w:val="24"/>
          <w:szCs w:val="24"/>
        </w:rPr>
      </w:pPr>
      <w:r w:rsidRPr="00260829">
        <w:rPr>
          <w:sz w:val="24"/>
          <w:szCs w:val="24"/>
        </w:rPr>
        <w:t>UNION ALL SELECT 1,2,3</w:t>
      </w:r>
    </w:p>
    <w:p w:rsidR="00260829" w:rsidRPr="00260829" w:rsidRDefault="00260829" w:rsidP="00260829">
      <w:pPr>
        <w:rPr>
          <w:sz w:val="24"/>
          <w:szCs w:val="24"/>
        </w:rPr>
      </w:pPr>
      <w:r w:rsidRPr="00260829">
        <w:rPr>
          <w:sz w:val="24"/>
          <w:szCs w:val="24"/>
        </w:rPr>
        <w:t>UNION ALL SELECT 1,2,3</w:t>
      </w:r>
    </w:p>
    <w:p w:rsidR="00260829" w:rsidRDefault="00260829" w:rsidP="00260829">
      <w:pPr>
        <w:rPr>
          <w:b/>
          <w:sz w:val="24"/>
          <w:szCs w:val="24"/>
        </w:rPr>
      </w:pPr>
    </w:p>
    <w:p w:rsidR="00260829" w:rsidRPr="00260829" w:rsidRDefault="00260829" w:rsidP="00260829">
      <w:pPr>
        <w:rPr>
          <w:sz w:val="24"/>
          <w:szCs w:val="24"/>
        </w:rPr>
      </w:pPr>
      <w:r w:rsidRPr="00260829">
        <w:rPr>
          <w:sz w:val="24"/>
          <w:szCs w:val="24"/>
        </w:rPr>
        <w:t>Also before we go any further it is important to understand these two terms….</w:t>
      </w:r>
    </w:p>
    <w:p w:rsidR="00260829" w:rsidRPr="00260829" w:rsidRDefault="00260829" w:rsidP="00260829">
      <w:pPr>
        <w:rPr>
          <w:sz w:val="24"/>
          <w:szCs w:val="24"/>
        </w:rPr>
      </w:pPr>
      <w:r w:rsidRPr="00260829">
        <w:rPr>
          <w:b/>
          <w:sz w:val="24"/>
          <w:szCs w:val="24"/>
        </w:rPr>
        <w:t>1.Dirty Reads </w:t>
      </w:r>
      <w:r w:rsidRPr="00260829">
        <w:rPr>
          <w:sz w:val="24"/>
          <w:szCs w:val="24"/>
        </w:rPr>
        <w:t>– This is when you read uncommitted data, when doing this there is no guarantee that data read will ever be committed meaning the data could well be bad.</w:t>
      </w:r>
    </w:p>
    <w:p w:rsidR="00260829" w:rsidRPr="00260829" w:rsidRDefault="00260829" w:rsidP="00260829">
      <w:pPr>
        <w:rPr>
          <w:sz w:val="24"/>
          <w:szCs w:val="24"/>
        </w:rPr>
      </w:pPr>
      <w:r w:rsidRPr="00260829">
        <w:rPr>
          <w:b/>
          <w:sz w:val="24"/>
          <w:szCs w:val="24"/>
        </w:rPr>
        <w:t>2. Phantom Reads</w:t>
      </w:r>
      <w:r w:rsidRPr="00260829">
        <w:rPr>
          <w:sz w:val="24"/>
          <w:szCs w:val="24"/>
        </w:rPr>
        <w:t> – This is when data that you are working with has been changed by another transaction since you first read it in. This means subsequent reads of this data in the same transaction could well be different.</w:t>
      </w:r>
    </w:p>
    <w:p w:rsidR="00260829" w:rsidRDefault="00260829" w:rsidP="00260829">
      <w:pPr>
        <w:rPr>
          <w:b/>
          <w:sz w:val="24"/>
          <w:szCs w:val="24"/>
        </w:rPr>
      </w:pPr>
    </w:p>
    <w:p w:rsidR="00260829" w:rsidRPr="00260829" w:rsidRDefault="00260829" w:rsidP="00260829">
      <w:pPr>
        <w:rPr>
          <w:sz w:val="24"/>
          <w:szCs w:val="24"/>
        </w:rPr>
      </w:pPr>
    </w:p>
    <w:p w:rsidR="00260829" w:rsidRDefault="00260829" w:rsidP="00E61408">
      <w:pPr>
        <w:pStyle w:val="ListParagraph"/>
        <w:numPr>
          <w:ilvl w:val="0"/>
          <w:numId w:val="68"/>
        </w:numPr>
        <w:rPr>
          <w:b/>
          <w:sz w:val="24"/>
          <w:szCs w:val="24"/>
        </w:rPr>
      </w:pPr>
      <w:r w:rsidRPr="00260829">
        <w:rPr>
          <w:b/>
          <w:sz w:val="24"/>
          <w:szCs w:val="24"/>
        </w:rPr>
        <w:t>READ UNCOMMITTED</w:t>
      </w:r>
    </w:p>
    <w:p w:rsidR="00260829" w:rsidRPr="00260829" w:rsidRDefault="00260829" w:rsidP="00260829">
      <w:pPr>
        <w:shd w:val="clear" w:color="auto" w:fill="FFFFFF"/>
        <w:spacing w:after="360" w:line="360" w:lineRule="atLeast"/>
        <w:textAlignment w:val="baseline"/>
        <w:rPr>
          <w:sz w:val="24"/>
          <w:szCs w:val="24"/>
        </w:rPr>
      </w:pPr>
      <w:r>
        <w:rPr>
          <w:sz w:val="24"/>
          <w:szCs w:val="24"/>
        </w:rPr>
        <w:t xml:space="preserve">&gt; </w:t>
      </w:r>
      <w:r w:rsidRPr="00260829">
        <w:rPr>
          <w:sz w:val="24"/>
          <w:szCs w:val="24"/>
        </w:rPr>
        <w:t>This is the lowest isolation level there is. Read uncommitted causes no shared locks to be requested which allows you to read data that is currently being modified in other transactions. It also allows other transactions to modify data that you are reading.</w:t>
      </w:r>
    </w:p>
    <w:p w:rsidR="00260829" w:rsidRPr="00260829" w:rsidRDefault="00260829" w:rsidP="00260829">
      <w:pPr>
        <w:shd w:val="clear" w:color="auto" w:fill="FFFFFF"/>
        <w:spacing w:after="360" w:line="360" w:lineRule="atLeast"/>
        <w:textAlignment w:val="baseline"/>
        <w:rPr>
          <w:sz w:val="24"/>
          <w:szCs w:val="24"/>
        </w:rPr>
      </w:pPr>
      <w:r>
        <w:rPr>
          <w:sz w:val="24"/>
          <w:szCs w:val="24"/>
        </w:rPr>
        <w:t xml:space="preserve">&gt; </w:t>
      </w:r>
      <w:r w:rsidRPr="00260829">
        <w:rPr>
          <w:sz w:val="24"/>
          <w:szCs w:val="24"/>
        </w:rPr>
        <w:t>As you can probably imagine this can cause some unexpected results in a variety of different ways. For example data returned by the select could be in a half way state if an update was running in another transaction causing some of your rows to come back with the updated values and some not to.</w:t>
      </w:r>
    </w:p>
    <w:p w:rsidR="00260829" w:rsidRDefault="00260829" w:rsidP="00260829">
      <w:pPr>
        <w:shd w:val="clear" w:color="auto" w:fill="FFFFFF"/>
        <w:spacing w:after="360" w:line="360" w:lineRule="atLeast"/>
        <w:textAlignment w:val="baseline"/>
        <w:rPr>
          <w:sz w:val="24"/>
          <w:szCs w:val="24"/>
        </w:rPr>
      </w:pPr>
      <w:r>
        <w:rPr>
          <w:sz w:val="24"/>
          <w:szCs w:val="24"/>
        </w:rPr>
        <w:t xml:space="preserve">&gt; </w:t>
      </w:r>
      <w:r w:rsidRPr="00260829">
        <w:rPr>
          <w:sz w:val="24"/>
          <w:szCs w:val="24"/>
        </w:rPr>
        <w:t>To see read uncommitted in action let’s run Query1 in one tab of Management Studio and then quickly run Query2 in another tab before Query1 completes.</w:t>
      </w:r>
    </w:p>
    <w:p w:rsidR="00260829" w:rsidRPr="00260829" w:rsidRDefault="00260829" w:rsidP="00260829">
      <w:pPr>
        <w:shd w:val="clear" w:color="auto" w:fill="FFFFFF"/>
        <w:spacing w:after="360" w:line="360" w:lineRule="atLeast"/>
        <w:textAlignment w:val="baseline"/>
        <w:rPr>
          <w:sz w:val="24"/>
          <w:szCs w:val="24"/>
          <w:u w:val="single"/>
        </w:rPr>
      </w:pPr>
      <w:r w:rsidRPr="00260829">
        <w:rPr>
          <w:sz w:val="24"/>
          <w:szCs w:val="24"/>
          <w:u w:val="single"/>
        </w:rPr>
        <w:t>Query1</w:t>
      </w:r>
    </w:p>
    <w:tbl>
      <w:tblPr>
        <w:tblW w:w="934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345"/>
      </w:tblGrid>
      <w:tr w:rsidR="00260829" w:rsidRPr="00260829" w:rsidTr="00260829">
        <w:tc>
          <w:tcPr>
            <w:tcW w:w="9345" w:type="dxa"/>
            <w:tcBorders>
              <w:top w:val="single" w:sz="6" w:space="0" w:color="E7E7E7"/>
            </w:tcBorders>
            <w:tcMar>
              <w:top w:w="90" w:type="dxa"/>
              <w:left w:w="360" w:type="dxa"/>
              <w:bottom w:w="90" w:type="dxa"/>
              <w:right w:w="360" w:type="dxa"/>
            </w:tcMar>
            <w:vAlign w:val="center"/>
            <w:hideMark/>
          </w:tcPr>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BEGIN TRAN</w:t>
            </w:r>
          </w:p>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UPDATE Tests SET Col1 = 2</w:t>
            </w:r>
          </w:p>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--Simulate having some intensive processing here with a wait</w:t>
            </w:r>
          </w:p>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WAITFOR DELAY '00:00:10'</w:t>
            </w:r>
          </w:p>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ROLLBACK</w:t>
            </w:r>
          </w:p>
        </w:tc>
      </w:tr>
    </w:tbl>
    <w:p w:rsidR="00260829" w:rsidRDefault="00260829" w:rsidP="00260829">
      <w:pPr>
        <w:shd w:val="clear" w:color="auto" w:fill="FFFFFF"/>
        <w:spacing w:after="360" w:line="360" w:lineRule="atLeast"/>
        <w:textAlignment w:val="baseline"/>
        <w:rPr>
          <w:sz w:val="24"/>
          <w:szCs w:val="24"/>
          <w:u w:val="single"/>
        </w:rPr>
      </w:pPr>
    </w:p>
    <w:p w:rsidR="00260829" w:rsidRPr="00260829" w:rsidRDefault="00260829" w:rsidP="00260829">
      <w:pPr>
        <w:shd w:val="clear" w:color="auto" w:fill="FFFFFF"/>
        <w:spacing w:after="360" w:line="360" w:lineRule="atLeast"/>
        <w:textAlignment w:val="baseline"/>
        <w:rPr>
          <w:sz w:val="24"/>
          <w:szCs w:val="24"/>
          <w:u w:val="single"/>
        </w:rPr>
      </w:pPr>
      <w:r w:rsidRPr="00260829">
        <w:rPr>
          <w:sz w:val="24"/>
          <w:szCs w:val="24"/>
          <w:u w:val="single"/>
        </w:rPr>
        <w:t>Query2</w:t>
      </w:r>
    </w:p>
    <w:tbl>
      <w:tblPr>
        <w:tblW w:w="934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345"/>
      </w:tblGrid>
      <w:tr w:rsidR="00260829" w:rsidRPr="00260829" w:rsidTr="00260829">
        <w:tc>
          <w:tcPr>
            <w:tcW w:w="9345" w:type="dxa"/>
            <w:tcBorders>
              <w:top w:val="single" w:sz="6" w:space="0" w:color="E7E7E7"/>
            </w:tcBorders>
            <w:tcMar>
              <w:top w:w="90" w:type="dxa"/>
              <w:left w:w="360" w:type="dxa"/>
              <w:bottom w:w="90" w:type="dxa"/>
              <w:right w:w="360" w:type="dxa"/>
            </w:tcMar>
            <w:vAlign w:val="center"/>
            <w:hideMark/>
          </w:tcPr>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SET TRANSACTION ISOLATION LEVEL READ UNCOMMITTED</w:t>
            </w:r>
          </w:p>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SELECT * FROM IsolationTests</w:t>
            </w:r>
          </w:p>
        </w:tc>
      </w:tr>
    </w:tbl>
    <w:p w:rsidR="00260829" w:rsidRPr="00260829" w:rsidRDefault="00260829" w:rsidP="00260829">
      <w:pPr>
        <w:shd w:val="clear" w:color="auto" w:fill="FFFFFF"/>
        <w:spacing w:after="360" w:line="360" w:lineRule="atLeast"/>
        <w:textAlignment w:val="baseline"/>
        <w:rPr>
          <w:sz w:val="24"/>
          <w:szCs w:val="24"/>
        </w:rPr>
      </w:pPr>
      <w:r>
        <w:rPr>
          <w:sz w:val="24"/>
          <w:szCs w:val="24"/>
        </w:rPr>
        <w:t xml:space="preserve">&gt; </w:t>
      </w:r>
      <w:r w:rsidRPr="00260829">
        <w:rPr>
          <w:sz w:val="24"/>
          <w:szCs w:val="24"/>
        </w:rPr>
        <w:t>Notice that Query2 will not wait for Query1 to finish, also more importantly Query2 returns dirty data. Remember Query1 rolls back all its changes however Query2 has returned the data anyway, this is because it didn’t wait for all the other transactions with exclusive locks on this data it just returned what was there at the time.</w:t>
      </w:r>
    </w:p>
    <w:p w:rsidR="00260829" w:rsidRPr="00260829" w:rsidRDefault="00260829" w:rsidP="00260829">
      <w:pPr>
        <w:shd w:val="clear" w:color="auto" w:fill="FFFFFF"/>
        <w:spacing w:after="360" w:line="360" w:lineRule="atLeast"/>
        <w:textAlignment w:val="baseline"/>
        <w:rPr>
          <w:sz w:val="24"/>
          <w:szCs w:val="24"/>
        </w:rPr>
      </w:pPr>
      <w:r>
        <w:rPr>
          <w:sz w:val="24"/>
          <w:szCs w:val="24"/>
        </w:rPr>
        <w:t xml:space="preserve">&gt; </w:t>
      </w:r>
      <w:r w:rsidRPr="00260829">
        <w:rPr>
          <w:sz w:val="24"/>
          <w:szCs w:val="24"/>
        </w:rPr>
        <w:t>There is a syntactic shortcut for querying data using the read uncommitted isolation level by using the NOLOCK table hint. You could change the above Query2 to look like this and it would do the exact same thing.</w:t>
      </w:r>
    </w:p>
    <w:tbl>
      <w:tblPr>
        <w:tblW w:w="934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345"/>
      </w:tblGrid>
      <w:tr w:rsidR="00260829" w:rsidRPr="00260829" w:rsidTr="00260829">
        <w:tc>
          <w:tcPr>
            <w:tcW w:w="9345" w:type="dxa"/>
            <w:tcBorders>
              <w:top w:val="single" w:sz="6" w:space="0" w:color="E7E7E7"/>
            </w:tcBorders>
            <w:tcMar>
              <w:top w:w="90" w:type="dxa"/>
              <w:left w:w="360" w:type="dxa"/>
              <w:bottom w:w="90" w:type="dxa"/>
              <w:right w:w="360" w:type="dxa"/>
            </w:tcMar>
            <w:vAlign w:val="center"/>
            <w:hideMark/>
          </w:tcPr>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SELECT * FROM IsolationTests WITH(NOLOCK)</w:t>
            </w:r>
          </w:p>
        </w:tc>
      </w:tr>
    </w:tbl>
    <w:p w:rsidR="00260829" w:rsidRPr="00260829" w:rsidRDefault="00260829" w:rsidP="00260829">
      <w:pPr>
        <w:shd w:val="clear" w:color="auto" w:fill="FFFFFF"/>
        <w:spacing w:after="360" w:line="360" w:lineRule="atLeast"/>
        <w:textAlignment w:val="baseline"/>
        <w:rPr>
          <w:sz w:val="24"/>
          <w:szCs w:val="24"/>
        </w:rPr>
      </w:pPr>
    </w:p>
    <w:p w:rsidR="00C9653B" w:rsidRPr="00260829" w:rsidRDefault="00C9653B" w:rsidP="008175FB">
      <w:pPr>
        <w:rPr>
          <w:b/>
          <w:sz w:val="24"/>
          <w:szCs w:val="24"/>
        </w:rPr>
      </w:pPr>
    </w:p>
    <w:p w:rsidR="00260829" w:rsidRPr="00260829" w:rsidRDefault="00260829" w:rsidP="00E61408">
      <w:pPr>
        <w:pStyle w:val="ListParagraph"/>
        <w:numPr>
          <w:ilvl w:val="0"/>
          <w:numId w:val="68"/>
        </w:numPr>
        <w:rPr>
          <w:b/>
          <w:sz w:val="24"/>
          <w:szCs w:val="24"/>
        </w:rPr>
      </w:pPr>
      <w:r w:rsidRPr="00260829">
        <w:rPr>
          <w:b/>
          <w:sz w:val="24"/>
          <w:szCs w:val="24"/>
        </w:rPr>
        <w:t>READ COMMITTED [THE DEFAULT]</w:t>
      </w:r>
    </w:p>
    <w:p w:rsidR="00260829" w:rsidRPr="00260829" w:rsidRDefault="00260829" w:rsidP="00260829">
      <w:pPr>
        <w:shd w:val="clear" w:color="auto" w:fill="FFFFFF"/>
        <w:spacing w:after="360" w:line="360" w:lineRule="atLeast"/>
        <w:textAlignment w:val="baseline"/>
        <w:rPr>
          <w:sz w:val="24"/>
          <w:szCs w:val="24"/>
        </w:rPr>
      </w:pPr>
      <w:r>
        <w:rPr>
          <w:sz w:val="24"/>
          <w:szCs w:val="24"/>
        </w:rPr>
        <w:t xml:space="preserve">&gt; </w:t>
      </w:r>
      <w:r w:rsidRPr="00260829">
        <w:rPr>
          <w:sz w:val="24"/>
          <w:szCs w:val="24"/>
        </w:rPr>
        <w:t>This is the default isolation level and means selects will only return committed data. Select statements will issue shared lock requests against data you’re querying this causes you to wait if another transaction already has an exclusive lock on that data. Once you have your shared lock any other transactions trying to modify that data will request an exclusive lock and be made to wait until your Read Committed transaction finishes.</w:t>
      </w:r>
    </w:p>
    <w:p w:rsidR="00260829" w:rsidRDefault="00260829" w:rsidP="00260829">
      <w:pPr>
        <w:shd w:val="clear" w:color="auto" w:fill="FFFFFF"/>
        <w:spacing w:after="360" w:line="360" w:lineRule="atLeast"/>
        <w:textAlignment w:val="baseline"/>
        <w:rPr>
          <w:sz w:val="24"/>
          <w:szCs w:val="24"/>
        </w:rPr>
      </w:pPr>
      <w:r>
        <w:rPr>
          <w:sz w:val="24"/>
          <w:szCs w:val="24"/>
        </w:rPr>
        <w:t xml:space="preserve">&gt; </w:t>
      </w:r>
      <w:r w:rsidRPr="00260829">
        <w:rPr>
          <w:sz w:val="24"/>
          <w:szCs w:val="24"/>
        </w:rPr>
        <w:t>You can see an example of a read transaction waiting for a modify transaction to complete before returning the data by running the following Queries in separate tabs as you did with Read Uncommitted.</w:t>
      </w:r>
    </w:p>
    <w:p w:rsidR="00260829" w:rsidRPr="00735EBE" w:rsidRDefault="00260829" w:rsidP="00260829">
      <w:pPr>
        <w:shd w:val="clear" w:color="auto" w:fill="FFFFFF"/>
        <w:spacing w:after="360" w:line="360" w:lineRule="atLeast"/>
        <w:textAlignment w:val="baseline"/>
        <w:rPr>
          <w:b/>
          <w:sz w:val="24"/>
          <w:szCs w:val="24"/>
          <w:u w:val="single"/>
        </w:rPr>
      </w:pPr>
      <w:r w:rsidRPr="00735EBE">
        <w:rPr>
          <w:b/>
          <w:sz w:val="24"/>
          <w:szCs w:val="24"/>
          <w:u w:val="single"/>
        </w:rPr>
        <w:t>Query1</w:t>
      </w:r>
    </w:p>
    <w:tbl>
      <w:tblPr>
        <w:tblW w:w="934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345"/>
      </w:tblGrid>
      <w:tr w:rsidR="00260829" w:rsidRPr="00260829" w:rsidTr="00260829">
        <w:tc>
          <w:tcPr>
            <w:tcW w:w="9345" w:type="dxa"/>
            <w:tcBorders>
              <w:top w:val="single" w:sz="6" w:space="0" w:color="E7E7E7"/>
            </w:tcBorders>
            <w:tcMar>
              <w:top w:w="90" w:type="dxa"/>
              <w:left w:w="360" w:type="dxa"/>
              <w:bottom w:w="90" w:type="dxa"/>
              <w:right w:w="360" w:type="dxa"/>
            </w:tcMar>
            <w:vAlign w:val="center"/>
            <w:hideMark/>
          </w:tcPr>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BEGIN TRAN</w:t>
            </w:r>
          </w:p>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UPDATE Tests SET Col1 = 2</w:t>
            </w:r>
          </w:p>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--Simulate having some intensive processing here with a wait</w:t>
            </w:r>
          </w:p>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WAITFOR DELAY '00:00:10'</w:t>
            </w:r>
          </w:p>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ROLLBACK</w:t>
            </w:r>
          </w:p>
        </w:tc>
      </w:tr>
    </w:tbl>
    <w:p w:rsidR="00260829" w:rsidRPr="00735EBE" w:rsidRDefault="00260829" w:rsidP="00260829">
      <w:pPr>
        <w:shd w:val="clear" w:color="auto" w:fill="FFFFFF"/>
        <w:spacing w:after="360" w:line="360" w:lineRule="atLeast"/>
        <w:textAlignment w:val="baseline"/>
        <w:rPr>
          <w:b/>
          <w:sz w:val="24"/>
          <w:szCs w:val="24"/>
          <w:u w:val="single"/>
        </w:rPr>
      </w:pPr>
      <w:r w:rsidRPr="00735EBE">
        <w:rPr>
          <w:b/>
          <w:sz w:val="24"/>
          <w:szCs w:val="24"/>
          <w:u w:val="single"/>
        </w:rPr>
        <w:t>Query2</w:t>
      </w:r>
    </w:p>
    <w:tbl>
      <w:tblPr>
        <w:tblW w:w="934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345"/>
      </w:tblGrid>
      <w:tr w:rsidR="00260829" w:rsidRPr="00260829" w:rsidTr="00260829">
        <w:tc>
          <w:tcPr>
            <w:tcW w:w="9345" w:type="dxa"/>
            <w:tcBorders>
              <w:top w:val="single" w:sz="6" w:space="0" w:color="E7E7E7"/>
            </w:tcBorders>
            <w:tcMar>
              <w:top w:w="90" w:type="dxa"/>
              <w:left w:w="360" w:type="dxa"/>
              <w:bottom w:w="90" w:type="dxa"/>
              <w:right w:w="360" w:type="dxa"/>
            </w:tcMar>
            <w:vAlign w:val="center"/>
            <w:hideMark/>
          </w:tcPr>
          <w:p w:rsidR="00260829" w:rsidRPr="00260829" w:rsidRDefault="00260829" w:rsidP="00260829">
            <w:pPr>
              <w:shd w:val="clear" w:color="auto" w:fill="FFFFFF"/>
              <w:spacing w:after="360" w:line="360" w:lineRule="atLeast"/>
              <w:textAlignment w:val="baseline"/>
              <w:rPr>
                <w:sz w:val="24"/>
                <w:szCs w:val="24"/>
              </w:rPr>
            </w:pPr>
            <w:r w:rsidRPr="00260829">
              <w:rPr>
                <w:sz w:val="24"/>
                <w:szCs w:val="24"/>
              </w:rPr>
              <w:t>SELECT * FROM IsolationTests</w:t>
            </w:r>
          </w:p>
        </w:tc>
      </w:tr>
    </w:tbl>
    <w:p w:rsidR="00260829" w:rsidRPr="00260829" w:rsidRDefault="00260829" w:rsidP="00260829">
      <w:pPr>
        <w:shd w:val="clear" w:color="auto" w:fill="FFFFFF"/>
        <w:spacing w:after="360" w:line="360" w:lineRule="atLeast"/>
        <w:textAlignment w:val="baseline"/>
        <w:rPr>
          <w:sz w:val="24"/>
          <w:szCs w:val="24"/>
        </w:rPr>
      </w:pPr>
      <w:r>
        <w:rPr>
          <w:sz w:val="24"/>
          <w:szCs w:val="24"/>
        </w:rPr>
        <w:t xml:space="preserve">&gt; </w:t>
      </w:r>
      <w:r w:rsidRPr="00260829">
        <w:rPr>
          <w:sz w:val="24"/>
          <w:szCs w:val="24"/>
        </w:rPr>
        <w:t xml:space="preserve">Notice how Query2 waited for the first transaction to complete before returning and also how the data returned is the data we started off with as Query1 did a rollback. The reason no isolation level was specified is because Read Committed is the default isolation level for SQL Server. If you want to check what isolation level you are running under you can run </w:t>
      </w:r>
      <w:r w:rsidRPr="00260829">
        <w:rPr>
          <w:b/>
          <w:sz w:val="24"/>
          <w:szCs w:val="24"/>
        </w:rPr>
        <w:t>“DBCC useroptions”.</w:t>
      </w:r>
      <w:r w:rsidRPr="00260829">
        <w:rPr>
          <w:sz w:val="24"/>
          <w:szCs w:val="24"/>
        </w:rPr>
        <w:t xml:space="preserve"> Remember isolation levels are Connection/Transaction specific so different queries on the same database are often run under different isolation levels.</w:t>
      </w:r>
    </w:p>
    <w:p w:rsidR="00260829" w:rsidRDefault="00260829" w:rsidP="00260829">
      <w:pPr>
        <w:shd w:val="clear" w:color="auto" w:fill="FFFFFF"/>
        <w:spacing w:after="360" w:line="360" w:lineRule="atLeast"/>
        <w:textAlignment w:val="baseline"/>
        <w:rPr>
          <w:sz w:val="24"/>
          <w:szCs w:val="24"/>
        </w:rPr>
      </w:pPr>
    </w:p>
    <w:p w:rsidR="004C2523" w:rsidRDefault="004C2523" w:rsidP="00260829">
      <w:pPr>
        <w:shd w:val="clear" w:color="auto" w:fill="FFFFFF"/>
        <w:spacing w:after="360" w:line="360" w:lineRule="atLeast"/>
        <w:textAlignment w:val="baseline"/>
        <w:rPr>
          <w:sz w:val="24"/>
          <w:szCs w:val="24"/>
        </w:rPr>
      </w:pPr>
    </w:p>
    <w:p w:rsidR="004C2523" w:rsidRPr="00260829" w:rsidRDefault="004C2523" w:rsidP="00260829">
      <w:pPr>
        <w:shd w:val="clear" w:color="auto" w:fill="FFFFFF"/>
        <w:spacing w:after="360" w:line="360" w:lineRule="atLeast"/>
        <w:textAlignment w:val="baseline"/>
        <w:rPr>
          <w:sz w:val="24"/>
          <w:szCs w:val="24"/>
        </w:rPr>
      </w:pPr>
    </w:p>
    <w:p w:rsidR="00260829" w:rsidRPr="00260829" w:rsidRDefault="00260829" w:rsidP="00E61408">
      <w:pPr>
        <w:pStyle w:val="ListParagraph"/>
        <w:numPr>
          <w:ilvl w:val="0"/>
          <w:numId w:val="68"/>
        </w:numPr>
        <w:rPr>
          <w:b/>
          <w:sz w:val="24"/>
          <w:szCs w:val="24"/>
        </w:rPr>
      </w:pPr>
      <w:r w:rsidRPr="00260829">
        <w:rPr>
          <w:b/>
          <w:sz w:val="24"/>
          <w:szCs w:val="24"/>
        </w:rPr>
        <w:t>REPEATABLE READ</w:t>
      </w:r>
    </w:p>
    <w:p w:rsidR="007225AA" w:rsidRPr="007225AA" w:rsidRDefault="007225AA" w:rsidP="007225AA">
      <w:pPr>
        <w:pStyle w:val="ListParagraph"/>
        <w:shd w:val="clear" w:color="auto" w:fill="FFFFFF"/>
        <w:spacing w:after="0" w:line="360" w:lineRule="atLeast"/>
        <w:textAlignment w:val="baseline"/>
        <w:outlineLvl w:val="2"/>
        <w:rPr>
          <w:rFonts w:ascii="Georgia" w:eastAsia="Times New Roman" w:hAnsi="Georgia" w:cs="Times New Roman"/>
          <w:color w:val="000000"/>
          <w:sz w:val="27"/>
          <w:szCs w:val="27"/>
        </w:rPr>
      </w:pP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&gt; This is similar to Read Committed but with the additional guarantee that if you issue the same select twice in a transaction you will get the same results both times. It does this by holding on to the shared locks it obtains on the records it reads until the end of the transaction, this means any transactions that try to modify these records are force to wait for the read transaction to complete.</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&gt; As before run Query1 then while its running run Query2</w:t>
      </w:r>
    </w:p>
    <w:p w:rsidR="007225AA" w:rsidRPr="00735EBE" w:rsidRDefault="007225AA" w:rsidP="007225AA">
      <w:pPr>
        <w:shd w:val="clear" w:color="auto" w:fill="FFFFFF"/>
        <w:spacing w:after="0" w:line="360" w:lineRule="atLeast"/>
        <w:textAlignment w:val="baseline"/>
        <w:rPr>
          <w:b/>
          <w:sz w:val="24"/>
          <w:szCs w:val="24"/>
          <w:u w:val="single"/>
        </w:rPr>
      </w:pPr>
      <w:r w:rsidRPr="00735EBE">
        <w:rPr>
          <w:b/>
          <w:sz w:val="24"/>
          <w:szCs w:val="24"/>
          <w:u w:val="single"/>
        </w:rPr>
        <w:t>Query1</w:t>
      </w:r>
    </w:p>
    <w:p w:rsidR="007225AA" w:rsidRPr="007225AA" w:rsidRDefault="007225AA" w:rsidP="007225AA">
      <w:pPr>
        <w:shd w:val="clear" w:color="auto" w:fill="FFFFFF"/>
        <w:spacing w:after="0" w:line="360" w:lineRule="atLeast"/>
        <w:textAlignment w:val="baseline"/>
        <w:rPr>
          <w:sz w:val="24"/>
          <w:szCs w:val="24"/>
        </w:rPr>
      </w:pPr>
    </w:p>
    <w:tbl>
      <w:tblPr>
        <w:tblW w:w="9510"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510"/>
      </w:tblGrid>
      <w:tr w:rsidR="007225AA" w:rsidRPr="007225AA" w:rsidTr="005B1B91">
        <w:trPr>
          <w:trHeight w:val="2982"/>
        </w:trPr>
        <w:tc>
          <w:tcPr>
            <w:tcW w:w="9510" w:type="dxa"/>
            <w:tcBorders>
              <w:top w:val="single" w:sz="6" w:space="0" w:color="E7E7E7"/>
            </w:tcBorders>
            <w:tcMar>
              <w:top w:w="90" w:type="dxa"/>
              <w:left w:w="360" w:type="dxa"/>
              <w:bottom w:w="90" w:type="dxa"/>
              <w:right w:w="360" w:type="dxa"/>
            </w:tcMar>
            <w:vAlign w:val="center"/>
            <w:hideMark/>
          </w:tcPr>
          <w:p w:rsidR="007225AA" w:rsidRPr="007225AA" w:rsidRDefault="007225AA" w:rsidP="005B1B91">
            <w:pPr>
              <w:spacing w:after="360" w:line="240" w:lineRule="auto"/>
              <w:rPr>
                <w:sz w:val="24"/>
                <w:szCs w:val="24"/>
              </w:rPr>
            </w:pPr>
            <w:r w:rsidRPr="007225AA">
              <w:rPr>
                <w:sz w:val="24"/>
                <w:szCs w:val="24"/>
              </w:rPr>
              <w:t>SET TRANSACTION ISOLATION LEVEL REPEATABLE READ</w:t>
            </w:r>
          </w:p>
          <w:p w:rsidR="007225AA" w:rsidRPr="007225AA" w:rsidRDefault="007225AA" w:rsidP="005B1B91">
            <w:pPr>
              <w:spacing w:after="360" w:line="240" w:lineRule="auto"/>
              <w:rPr>
                <w:sz w:val="24"/>
                <w:szCs w:val="24"/>
              </w:rPr>
            </w:pPr>
            <w:r w:rsidRPr="007225AA">
              <w:rPr>
                <w:sz w:val="24"/>
                <w:szCs w:val="24"/>
              </w:rPr>
              <w:t>BEGIN TRAN</w:t>
            </w:r>
          </w:p>
          <w:p w:rsidR="007225AA" w:rsidRPr="007225AA" w:rsidRDefault="007225AA" w:rsidP="005B1B91">
            <w:pPr>
              <w:spacing w:after="360" w:line="240" w:lineRule="auto"/>
              <w:rPr>
                <w:sz w:val="24"/>
                <w:szCs w:val="24"/>
              </w:rPr>
            </w:pPr>
            <w:r w:rsidRPr="007225AA">
              <w:rPr>
                <w:sz w:val="24"/>
                <w:szCs w:val="24"/>
              </w:rPr>
              <w:t>SELECT * FROM IsolationTests</w:t>
            </w:r>
          </w:p>
          <w:p w:rsidR="007225AA" w:rsidRPr="007225AA" w:rsidRDefault="007225AA" w:rsidP="005B1B91">
            <w:pPr>
              <w:spacing w:after="360" w:line="240" w:lineRule="auto"/>
              <w:rPr>
                <w:sz w:val="24"/>
                <w:szCs w:val="24"/>
              </w:rPr>
            </w:pPr>
            <w:r w:rsidRPr="007225AA">
              <w:rPr>
                <w:sz w:val="24"/>
                <w:szCs w:val="24"/>
              </w:rPr>
              <w:t>WAITFOR DELAY '00:00:10'</w:t>
            </w:r>
          </w:p>
          <w:p w:rsidR="007225AA" w:rsidRPr="007225AA" w:rsidRDefault="007225AA" w:rsidP="005B1B91">
            <w:pPr>
              <w:spacing w:after="360" w:line="240" w:lineRule="auto"/>
              <w:rPr>
                <w:sz w:val="24"/>
                <w:szCs w:val="24"/>
              </w:rPr>
            </w:pPr>
            <w:r w:rsidRPr="007225AA">
              <w:rPr>
                <w:sz w:val="24"/>
                <w:szCs w:val="24"/>
              </w:rPr>
              <w:t>SELECT * FROM IsolationTests</w:t>
            </w:r>
          </w:p>
          <w:p w:rsidR="007225AA" w:rsidRPr="007225AA" w:rsidRDefault="007225AA" w:rsidP="005B1B91">
            <w:pPr>
              <w:spacing w:after="360" w:line="240" w:lineRule="auto"/>
              <w:rPr>
                <w:sz w:val="24"/>
                <w:szCs w:val="24"/>
              </w:rPr>
            </w:pPr>
            <w:r w:rsidRPr="007225AA">
              <w:rPr>
                <w:sz w:val="24"/>
                <w:szCs w:val="24"/>
              </w:rPr>
              <w:t>ROLLBACK</w:t>
            </w:r>
          </w:p>
        </w:tc>
      </w:tr>
    </w:tbl>
    <w:p w:rsidR="007225AA" w:rsidRPr="00735EBE" w:rsidRDefault="007225AA" w:rsidP="007225AA">
      <w:pPr>
        <w:shd w:val="clear" w:color="auto" w:fill="FFFFFF"/>
        <w:spacing w:after="0" w:line="360" w:lineRule="atLeast"/>
        <w:textAlignment w:val="baseline"/>
        <w:rPr>
          <w:b/>
          <w:sz w:val="24"/>
          <w:szCs w:val="24"/>
          <w:u w:val="single"/>
        </w:rPr>
      </w:pPr>
      <w:r w:rsidRPr="00735EBE">
        <w:rPr>
          <w:b/>
          <w:sz w:val="24"/>
          <w:szCs w:val="24"/>
          <w:u w:val="single"/>
        </w:rPr>
        <w:t>Query2</w:t>
      </w:r>
    </w:p>
    <w:p w:rsidR="007225AA" w:rsidRPr="007225AA" w:rsidRDefault="007225AA" w:rsidP="007225AA">
      <w:pPr>
        <w:shd w:val="clear" w:color="auto" w:fill="FFFFFF"/>
        <w:spacing w:after="0" w:line="360" w:lineRule="atLeast"/>
        <w:textAlignment w:val="baseline"/>
        <w:rPr>
          <w:sz w:val="24"/>
          <w:szCs w:val="24"/>
        </w:rPr>
      </w:pPr>
    </w:p>
    <w:tbl>
      <w:tblPr>
        <w:tblW w:w="934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345"/>
      </w:tblGrid>
      <w:tr w:rsidR="007225AA" w:rsidRPr="007225AA" w:rsidTr="005B1B91">
        <w:tc>
          <w:tcPr>
            <w:tcW w:w="9345" w:type="dxa"/>
            <w:tcBorders>
              <w:top w:val="single" w:sz="6" w:space="0" w:color="E7E7E7"/>
            </w:tcBorders>
            <w:tcMar>
              <w:top w:w="90" w:type="dxa"/>
              <w:left w:w="360" w:type="dxa"/>
              <w:bottom w:w="90" w:type="dxa"/>
              <w:right w:w="360" w:type="dxa"/>
            </w:tcMar>
            <w:vAlign w:val="center"/>
            <w:hideMark/>
          </w:tcPr>
          <w:p w:rsidR="007225AA" w:rsidRPr="007225AA" w:rsidRDefault="007225AA" w:rsidP="005B1B91">
            <w:pPr>
              <w:spacing w:after="360" w:line="240" w:lineRule="auto"/>
              <w:rPr>
                <w:sz w:val="24"/>
                <w:szCs w:val="24"/>
              </w:rPr>
            </w:pPr>
            <w:r w:rsidRPr="007225AA">
              <w:rPr>
                <w:sz w:val="24"/>
                <w:szCs w:val="24"/>
              </w:rPr>
              <w:t>UPDATE IsolationTests SET Col1 = -1</w:t>
            </w:r>
          </w:p>
        </w:tc>
      </w:tr>
    </w:tbl>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&gt; Notice that Query1 returns the same data for both selects even though you ran a query to modify the data before the second select ran. This is because the Update query was forced to wait for Query1 to finish due to the exclusive locks that were opened as you specified Repeatable Read.</w:t>
      </w:r>
    </w:p>
    <w:p w:rsidR="007225AA" w:rsidRDefault="007225AA" w:rsidP="007225AA">
      <w:pPr>
        <w:shd w:val="clear" w:color="auto" w:fill="FFFFFF"/>
        <w:spacing w:after="360" w:line="360" w:lineRule="atLeast"/>
        <w:textAlignment w:val="baseline"/>
        <w:rPr>
          <w:sz w:val="24"/>
          <w:szCs w:val="24"/>
        </w:rPr>
      </w:pPr>
      <w:r w:rsidRPr="007225AA">
        <w:rPr>
          <w:sz w:val="24"/>
          <w:szCs w:val="24"/>
        </w:rPr>
        <w:t>&gt; If you rerun the above Queries but change Query1 to Read Committed you will notice the two selects return different data and that Query2 does not wait for Query1 to finish.</w:t>
      </w:r>
    </w:p>
    <w:p w:rsidR="007225AA" w:rsidRPr="007225AA" w:rsidRDefault="007225AA" w:rsidP="007225AA">
      <w:pPr>
        <w:shd w:val="clear" w:color="auto" w:fill="FFFFFF"/>
        <w:spacing w:after="360" w:line="360" w:lineRule="atLeast"/>
        <w:textAlignment w:val="baseline"/>
        <w:rPr>
          <w:b/>
          <w:sz w:val="24"/>
          <w:szCs w:val="24"/>
        </w:rPr>
      </w:pPr>
      <w:r w:rsidRPr="007225AA">
        <w:rPr>
          <w:b/>
          <w:sz w:val="24"/>
          <w:szCs w:val="24"/>
        </w:rPr>
        <w:t xml:space="preserve">Note: </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 xml:space="preserve">In Repeatable read: Phantom reads are possible </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SELECT – UPDATE: QUERY PRFERENCE “SELECT”</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SELECT –INSERT:  QUERY PRFERENCE “INSERT”</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SELECT –DELETE: QUERY PRFERENCE “SELECT”</w:t>
      </w:r>
    </w:p>
    <w:p w:rsidR="00260829" w:rsidRDefault="007225AA" w:rsidP="004C2523">
      <w:pPr>
        <w:shd w:val="clear" w:color="auto" w:fill="FFFFFF"/>
        <w:spacing w:after="360" w:line="360" w:lineRule="atLeast"/>
        <w:textAlignment w:val="baseline"/>
        <w:rPr>
          <w:sz w:val="24"/>
          <w:szCs w:val="24"/>
        </w:rPr>
      </w:pPr>
      <w:r w:rsidRPr="007225AA">
        <w:rPr>
          <w:sz w:val="24"/>
          <w:szCs w:val="24"/>
        </w:rPr>
        <w:t>&gt; One last thing to know about Repeatable Read is that the data can change between 2 queries if more records are added. Repeatable Read guarantees records queried by a previous select will not be changed or deleted, it does not stop new records being inserted so it is still very possible to get Phantom Reads at this isolation level.</w:t>
      </w:r>
    </w:p>
    <w:p w:rsidR="007225AA" w:rsidRPr="007225AA" w:rsidRDefault="007225AA" w:rsidP="007225AA">
      <w:pPr>
        <w:rPr>
          <w:sz w:val="24"/>
          <w:szCs w:val="24"/>
        </w:rPr>
      </w:pPr>
    </w:p>
    <w:p w:rsidR="007225AA" w:rsidRDefault="007225AA" w:rsidP="00E61408">
      <w:pPr>
        <w:pStyle w:val="ListParagraph"/>
        <w:numPr>
          <w:ilvl w:val="0"/>
          <w:numId w:val="68"/>
        </w:numPr>
        <w:rPr>
          <w:b/>
          <w:sz w:val="24"/>
          <w:szCs w:val="24"/>
        </w:rPr>
      </w:pPr>
      <w:r w:rsidRPr="007225AA">
        <w:rPr>
          <w:b/>
          <w:sz w:val="24"/>
          <w:szCs w:val="24"/>
        </w:rPr>
        <w:t>SERIALIZABLE</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&gt; This isolation level takes Repeatable Read and adds the guarantee that no new data will be added the chance of getting Phantom Reads. It does this by placing range locks on the queried data. This causes any other transactions trying to modify or insert data touched on by this transaction to wait until it has finished.</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&gt; You know the drill by now run these queries side by side…</w:t>
      </w:r>
    </w:p>
    <w:p w:rsidR="007225AA" w:rsidRPr="00735EBE" w:rsidRDefault="007225AA" w:rsidP="007225AA">
      <w:pPr>
        <w:shd w:val="clear" w:color="auto" w:fill="FFFFFF"/>
        <w:spacing w:after="360" w:line="360" w:lineRule="atLeast"/>
        <w:textAlignment w:val="baseline"/>
        <w:rPr>
          <w:b/>
          <w:sz w:val="24"/>
          <w:szCs w:val="24"/>
          <w:u w:val="single"/>
        </w:rPr>
      </w:pPr>
      <w:r w:rsidRPr="00735EBE">
        <w:rPr>
          <w:b/>
          <w:sz w:val="24"/>
          <w:szCs w:val="24"/>
          <w:u w:val="single"/>
        </w:rPr>
        <w:t>Query1</w:t>
      </w:r>
    </w:p>
    <w:tbl>
      <w:tblPr>
        <w:tblW w:w="934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345"/>
      </w:tblGrid>
      <w:tr w:rsidR="007225AA" w:rsidRPr="007225AA" w:rsidTr="005B1B91">
        <w:tc>
          <w:tcPr>
            <w:tcW w:w="9345" w:type="dxa"/>
            <w:tcBorders>
              <w:top w:val="single" w:sz="6" w:space="0" w:color="E7E7E7"/>
            </w:tcBorders>
            <w:tcMar>
              <w:top w:w="90" w:type="dxa"/>
              <w:left w:w="360" w:type="dxa"/>
              <w:bottom w:w="90" w:type="dxa"/>
              <w:right w:w="360" w:type="dxa"/>
            </w:tcMar>
            <w:vAlign w:val="center"/>
            <w:hideMark/>
          </w:tcPr>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SET TRANSACTION ISOLATION LEVEL SERIALIZABLE</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BEGIN TRAN</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SELECT * FROM IsolationTests</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WAITFOR DELAY '00:00:10'</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SELECT * FROM IsolationTests</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ROLLBACK</w:t>
            </w:r>
          </w:p>
        </w:tc>
      </w:tr>
    </w:tbl>
    <w:p w:rsidR="007225AA" w:rsidRPr="00735EBE" w:rsidRDefault="007225AA" w:rsidP="007225AA">
      <w:pPr>
        <w:shd w:val="clear" w:color="auto" w:fill="FFFFFF"/>
        <w:spacing w:after="360" w:line="360" w:lineRule="atLeast"/>
        <w:textAlignment w:val="baseline"/>
        <w:rPr>
          <w:b/>
          <w:sz w:val="24"/>
          <w:szCs w:val="24"/>
          <w:u w:val="single"/>
        </w:rPr>
      </w:pPr>
      <w:r w:rsidRPr="00735EBE">
        <w:rPr>
          <w:b/>
          <w:sz w:val="24"/>
          <w:szCs w:val="24"/>
          <w:u w:val="single"/>
        </w:rPr>
        <w:t>Query2</w:t>
      </w:r>
    </w:p>
    <w:tbl>
      <w:tblPr>
        <w:tblW w:w="934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345"/>
      </w:tblGrid>
      <w:tr w:rsidR="007225AA" w:rsidRPr="007225AA" w:rsidTr="005B1B91">
        <w:tc>
          <w:tcPr>
            <w:tcW w:w="9345" w:type="dxa"/>
            <w:tcBorders>
              <w:top w:val="single" w:sz="6" w:space="0" w:color="E7E7E7"/>
            </w:tcBorders>
            <w:tcMar>
              <w:top w:w="90" w:type="dxa"/>
              <w:left w:w="360" w:type="dxa"/>
              <w:bottom w:w="90" w:type="dxa"/>
              <w:right w:w="360" w:type="dxa"/>
            </w:tcMar>
            <w:vAlign w:val="center"/>
            <w:hideMark/>
          </w:tcPr>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INSERT INTO IsolationTests(Col1,Col2,Col3)</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VALUES (100,100,100)</w:t>
            </w:r>
          </w:p>
        </w:tc>
      </w:tr>
    </w:tbl>
    <w:p w:rsidR="007225AA" w:rsidRDefault="007225AA" w:rsidP="007225AA">
      <w:pPr>
        <w:shd w:val="clear" w:color="auto" w:fill="FFFFFF"/>
        <w:spacing w:after="360" w:line="360" w:lineRule="atLeast"/>
        <w:textAlignment w:val="baseline"/>
        <w:rPr>
          <w:sz w:val="24"/>
          <w:szCs w:val="24"/>
        </w:rPr>
      </w:pPr>
      <w:r w:rsidRPr="007225AA">
        <w:rPr>
          <w:sz w:val="24"/>
          <w:szCs w:val="24"/>
        </w:rPr>
        <w:t>&gt; You’ll see that the insert in Query2 waits for Query1 to complete before it runs the chance of a phantom read. If you change the isolation level in Query1 to repeatable read, you’ll see the insert no longer gets blocked and the two select statements in Query1 return a different amount of rows.</w:t>
      </w:r>
    </w:p>
    <w:p w:rsidR="007225AA" w:rsidRDefault="007225AA" w:rsidP="007225AA">
      <w:pPr>
        <w:shd w:val="clear" w:color="auto" w:fill="FFFFFF"/>
        <w:spacing w:after="360" w:line="360" w:lineRule="atLeast"/>
        <w:textAlignment w:val="baseline"/>
        <w:rPr>
          <w:sz w:val="24"/>
          <w:szCs w:val="24"/>
        </w:rPr>
      </w:pPr>
    </w:p>
    <w:p w:rsidR="007225AA" w:rsidRPr="007225AA" w:rsidRDefault="007225AA" w:rsidP="007225AA">
      <w:pPr>
        <w:shd w:val="clear" w:color="auto" w:fill="FFFFFF"/>
        <w:spacing w:after="360" w:line="360" w:lineRule="atLeast"/>
        <w:textAlignment w:val="baseline"/>
        <w:rPr>
          <w:sz w:val="24"/>
          <w:szCs w:val="24"/>
        </w:rPr>
      </w:pPr>
      <w:r w:rsidRPr="007225AA">
        <w:rPr>
          <w:b/>
          <w:sz w:val="24"/>
          <w:szCs w:val="24"/>
        </w:rPr>
        <w:t>Serializable:</w:t>
      </w:r>
      <w:r w:rsidRPr="007225AA">
        <w:rPr>
          <w:sz w:val="24"/>
          <w:szCs w:val="24"/>
        </w:rPr>
        <w:t xml:space="preserve"> Phantom reads are node possible due to transaction execution performs serially.</w:t>
      </w:r>
    </w:p>
    <w:p w:rsidR="007225AA" w:rsidRPr="007225AA" w:rsidRDefault="00DC0C15" w:rsidP="007225AA">
      <w:pPr>
        <w:shd w:val="clear" w:color="auto" w:fill="FFFFFF"/>
        <w:spacing w:after="360" w:line="360" w:lineRule="atLeast"/>
        <w:textAlignment w:val="baseline"/>
        <w:rPr>
          <w:sz w:val="24"/>
          <w:szCs w:val="24"/>
        </w:rPr>
      </w:pPr>
      <w:r>
        <w:rPr>
          <w:sz w:val="24"/>
          <w:szCs w:val="24"/>
        </w:rPr>
        <w:t xml:space="preserve">SELECT FIRST - </w:t>
      </w:r>
      <w:r w:rsidR="007225AA" w:rsidRPr="007225AA">
        <w:rPr>
          <w:sz w:val="24"/>
          <w:szCs w:val="24"/>
        </w:rPr>
        <w:t>INSERT NEXT: QUERY PRFERENCE “SELECT”</w:t>
      </w:r>
    </w:p>
    <w:p w:rsidR="007225AA" w:rsidRPr="007225AA" w:rsidRDefault="007225AA" w:rsidP="007225AA">
      <w:pPr>
        <w:shd w:val="clear" w:color="auto" w:fill="FFFFFF"/>
        <w:spacing w:after="360" w:line="360" w:lineRule="atLeast"/>
        <w:textAlignment w:val="baseline"/>
        <w:rPr>
          <w:sz w:val="24"/>
          <w:szCs w:val="24"/>
        </w:rPr>
      </w:pPr>
      <w:r w:rsidRPr="007225AA">
        <w:rPr>
          <w:sz w:val="24"/>
          <w:szCs w:val="24"/>
        </w:rPr>
        <w:t>INSERT FIRST- SELECT NEXT</w:t>
      </w:r>
      <w:r w:rsidR="00DC0C15">
        <w:rPr>
          <w:sz w:val="24"/>
          <w:szCs w:val="24"/>
        </w:rPr>
        <w:t>:</w:t>
      </w:r>
      <w:r w:rsidRPr="007225AA">
        <w:rPr>
          <w:sz w:val="24"/>
          <w:szCs w:val="24"/>
        </w:rPr>
        <w:t xml:space="preserve"> QUERY PRFERENCE “INSERT”</w:t>
      </w:r>
    </w:p>
    <w:p w:rsidR="007225AA" w:rsidRPr="007225AA" w:rsidRDefault="007225AA" w:rsidP="007225AA">
      <w:pPr>
        <w:rPr>
          <w:b/>
          <w:sz w:val="24"/>
          <w:szCs w:val="24"/>
        </w:rPr>
      </w:pPr>
    </w:p>
    <w:p w:rsidR="00DC0C15" w:rsidRDefault="00DC0C15" w:rsidP="00E61408">
      <w:pPr>
        <w:pStyle w:val="ListParagraph"/>
        <w:numPr>
          <w:ilvl w:val="0"/>
          <w:numId w:val="68"/>
        </w:numPr>
        <w:rPr>
          <w:b/>
          <w:sz w:val="24"/>
          <w:szCs w:val="24"/>
        </w:rPr>
      </w:pPr>
      <w:r w:rsidRPr="00DC0C15">
        <w:rPr>
          <w:b/>
          <w:sz w:val="24"/>
          <w:szCs w:val="24"/>
        </w:rPr>
        <w:t>SNAPSHOT [SQL 2005 NEW FEATURE]</w:t>
      </w:r>
    </w:p>
    <w:p w:rsidR="00DC0C15" w:rsidRPr="00DC0C15" w:rsidRDefault="00DC0C15" w:rsidP="00DC0C15">
      <w:pPr>
        <w:shd w:val="clear" w:color="auto" w:fill="FFFFFF"/>
        <w:spacing w:after="0" w:line="360" w:lineRule="atLeast"/>
        <w:ind w:left="360"/>
        <w:textAlignment w:val="baseline"/>
        <w:outlineLvl w:val="2"/>
        <w:rPr>
          <w:rFonts w:ascii="Georgia" w:eastAsia="Times New Roman" w:hAnsi="Georgia" w:cs="Times New Roman"/>
          <w:color w:val="000000"/>
          <w:sz w:val="27"/>
          <w:szCs w:val="27"/>
        </w:rPr>
      </w:pPr>
    </w:p>
    <w:p w:rsidR="00DC0C15" w:rsidRPr="00DC0C15" w:rsidRDefault="00DC0C15" w:rsidP="00DC0C15">
      <w:pPr>
        <w:rPr>
          <w:sz w:val="24"/>
          <w:szCs w:val="24"/>
        </w:rPr>
      </w:pPr>
      <w:r>
        <w:rPr>
          <w:sz w:val="24"/>
          <w:szCs w:val="24"/>
        </w:rPr>
        <w:t xml:space="preserve">&gt; </w:t>
      </w:r>
      <w:r w:rsidRPr="00DC0C15">
        <w:rPr>
          <w:sz w:val="24"/>
          <w:szCs w:val="24"/>
        </w:rPr>
        <w:t xml:space="preserve">Well it’s more in the way it works, using snapshot doesn’t block other Queries from inserting or updating the data touched by the snapshot transaction. Instead it creates </w:t>
      </w:r>
      <w:r w:rsidR="00735EBE" w:rsidRPr="00DC0C15">
        <w:rPr>
          <w:sz w:val="24"/>
          <w:szCs w:val="24"/>
        </w:rPr>
        <w:t>its</w:t>
      </w:r>
      <w:r w:rsidRPr="00DC0C15">
        <w:rPr>
          <w:sz w:val="24"/>
          <w:szCs w:val="24"/>
        </w:rPr>
        <w:t xml:space="preserve"> own little snapshot of the data being read at that time, if you then read that data again in the same transaction it reads it from its snapshot, This means that even if another transaction has made changes you will always get the same results as you did the first time you read the data. To use the snapshot isolation level you need to enable it on the database by running the following command</w:t>
      </w:r>
    </w:p>
    <w:tbl>
      <w:tblPr>
        <w:tblW w:w="9345"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9345"/>
      </w:tblGrid>
      <w:tr w:rsidR="00DC0C15" w:rsidRPr="00DC0C15" w:rsidTr="005B1B91">
        <w:tc>
          <w:tcPr>
            <w:tcW w:w="9345" w:type="dxa"/>
            <w:tcBorders>
              <w:top w:val="single" w:sz="6" w:space="0" w:color="E7E7E7"/>
            </w:tcBorders>
            <w:tcMar>
              <w:top w:w="90" w:type="dxa"/>
              <w:left w:w="360" w:type="dxa"/>
              <w:bottom w:w="90" w:type="dxa"/>
              <w:right w:w="360" w:type="dxa"/>
            </w:tcMar>
            <w:vAlign w:val="center"/>
            <w:hideMark/>
          </w:tcPr>
          <w:p w:rsidR="00DC0C15" w:rsidRPr="00DC0C15" w:rsidRDefault="00DC0C15" w:rsidP="00DC0C15">
            <w:pPr>
              <w:rPr>
                <w:sz w:val="24"/>
                <w:szCs w:val="24"/>
              </w:rPr>
            </w:pPr>
            <w:r w:rsidRPr="00DC0C15">
              <w:rPr>
                <w:sz w:val="24"/>
                <w:szCs w:val="24"/>
              </w:rPr>
              <w:t>ALTER DATABASE IsolationTests</w:t>
            </w:r>
          </w:p>
          <w:p w:rsidR="00DC0C15" w:rsidRPr="00DC0C15" w:rsidRDefault="00DC0C15" w:rsidP="00DC0C15">
            <w:pPr>
              <w:rPr>
                <w:sz w:val="24"/>
                <w:szCs w:val="24"/>
              </w:rPr>
            </w:pPr>
            <w:r w:rsidRPr="00DC0C15">
              <w:rPr>
                <w:sz w:val="24"/>
                <w:szCs w:val="24"/>
              </w:rPr>
              <w:t>SET ALLOW_SNAPSHOT_ISOLATION ON</w:t>
            </w:r>
          </w:p>
        </w:tc>
      </w:tr>
    </w:tbl>
    <w:p w:rsidR="00DC0C15" w:rsidRPr="00DC0C15" w:rsidRDefault="00DC0C15" w:rsidP="00DC0C15">
      <w:pPr>
        <w:rPr>
          <w:sz w:val="24"/>
          <w:szCs w:val="24"/>
        </w:rPr>
      </w:pPr>
    </w:p>
    <w:p w:rsidR="00DC0C15" w:rsidRPr="00DC0C15" w:rsidRDefault="00DC0C15" w:rsidP="00DC0C15">
      <w:pPr>
        <w:rPr>
          <w:b/>
          <w:sz w:val="24"/>
          <w:szCs w:val="24"/>
        </w:rPr>
      </w:pPr>
      <w:r w:rsidRPr="00DC0C15">
        <w:rPr>
          <w:b/>
          <w:sz w:val="24"/>
          <w:szCs w:val="24"/>
        </w:rPr>
        <w:t xml:space="preserve">Note: </w:t>
      </w:r>
    </w:p>
    <w:p w:rsidR="00DC0C15" w:rsidRPr="00DC0C15" w:rsidRDefault="00DC0C15" w:rsidP="00DC0C15">
      <w:pPr>
        <w:rPr>
          <w:sz w:val="24"/>
          <w:szCs w:val="24"/>
        </w:rPr>
      </w:pPr>
      <w:r w:rsidRPr="00DC0C15">
        <w:rPr>
          <w:sz w:val="24"/>
          <w:szCs w:val="24"/>
        </w:rPr>
        <w:t>Advantages of Snapshot:</w:t>
      </w:r>
    </w:p>
    <w:p w:rsidR="00DC0C15" w:rsidRPr="00DC0C15" w:rsidRDefault="00DC0C15" w:rsidP="00DC0C15">
      <w:pPr>
        <w:rPr>
          <w:sz w:val="24"/>
          <w:szCs w:val="24"/>
        </w:rPr>
      </w:pPr>
      <w:r w:rsidRPr="00DC0C15">
        <w:rPr>
          <w:sz w:val="24"/>
          <w:szCs w:val="24"/>
        </w:rPr>
        <w:t>No blockings</w:t>
      </w:r>
    </w:p>
    <w:p w:rsidR="00DC0C15" w:rsidRPr="00DC0C15" w:rsidRDefault="00DC0C15" w:rsidP="00DC0C15">
      <w:pPr>
        <w:rPr>
          <w:sz w:val="24"/>
          <w:szCs w:val="24"/>
        </w:rPr>
      </w:pPr>
      <w:r w:rsidRPr="00DC0C15">
        <w:rPr>
          <w:sz w:val="24"/>
          <w:szCs w:val="24"/>
        </w:rPr>
        <w:t>No deadlocks</w:t>
      </w:r>
    </w:p>
    <w:p w:rsidR="00DC0C15" w:rsidRPr="00DC0C15" w:rsidRDefault="00DC0C15" w:rsidP="00DC0C15">
      <w:pPr>
        <w:rPr>
          <w:sz w:val="24"/>
          <w:szCs w:val="24"/>
        </w:rPr>
      </w:pPr>
      <w:r w:rsidRPr="00DC0C15">
        <w:rPr>
          <w:sz w:val="24"/>
          <w:szCs w:val="24"/>
        </w:rPr>
        <w:t>No query need to wait whether it is select or insert or update</w:t>
      </w:r>
    </w:p>
    <w:p w:rsidR="00DC0C15" w:rsidRPr="00DC0C15" w:rsidRDefault="00DC0C15" w:rsidP="00DC0C15">
      <w:pPr>
        <w:rPr>
          <w:sz w:val="24"/>
          <w:szCs w:val="24"/>
        </w:rPr>
      </w:pPr>
      <w:r w:rsidRPr="00DC0C15">
        <w:rPr>
          <w:sz w:val="24"/>
          <w:szCs w:val="24"/>
        </w:rPr>
        <w:t>Always end user gets committed data</w:t>
      </w:r>
    </w:p>
    <w:p w:rsidR="00DC0C15" w:rsidRPr="00DC0C15" w:rsidRDefault="00DC0C15" w:rsidP="00DC0C15">
      <w:pPr>
        <w:rPr>
          <w:sz w:val="24"/>
          <w:szCs w:val="24"/>
        </w:rPr>
      </w:pPr>
    </w:p>
    <w:p w:rsidR="00DC0C15" w:rsidRPr="00DC0C15" w:rsidRDefault="00DC0C15" w:rsidP="00DC0C15">
      <w:pPr>
        <w:rPr>
          <w:b/>
          <w:sz w:val="24"/>
          <w:szCs w:val="24"/>
        </w:rPr>
      </w:pPr>
      <w:r w:rsidRPr="00DC0C15">
        <w:rPr>
          <w:b/>
          <w:sz w:val="24"/>
          <w:szCs w:val="24"/>
        </w:rPr>
        <w:t>Note: How it works?</w:t>
      </w:r>
    </w:p>
    <w:p w:rsidR="00DC0C15" w:rsidRPr="00DC0C15" w:rsidRDefault="00DC0C15" w:rsidP="00DC0C15">
      <w:pPr>
        <w:rPr>
          <w:sz w:val="24"/>
          <w:szCs w:val="24"/>
        </w:rPr>
      </w:pPr>
      <w:r>
        <w:rPr>
          <w:sz w:val="24"/>
          <w:szCs w:val="24"/>
        </w:rPr>
        <w:t xml:space="preserve">&gt; </w:t>
      </w:r>
      <w:r w:rsidRPr="00DC0C15">
        <w:rPr>
          <w:sz w:val="24"/>
          <w:szCs w:val="24"/>
        </w:rPr>
        <w:t xml:space="preserve">The table data gets mapped into space file in TEMPDB after set the isolation level as SNAPSHOT then what ever the SELECT queries reads from Tempdb sparse file and whatever inserts\updates\deletes performs on actual table in the user database </w:t>
      </w:r>
    </w:p>
    <w:p w:rsidR="00DC0C15" w:rsidRDefault="00DC0C15" w:rsidP="00DC0C15">
      <w:pPr>
        <w:rPr>
          <w:b/>
          <w:sz w:val="24"/>
          <w:szCs w:val="24"/>
        </w:rPr>
      </w:pPr>
    </w:p>
    <w:p w:rsidR="00735EBE" w:rsidRPr="00DC0C15" w:rsidRDefault="00735EBE" w:rsidP="00DC0C15">
      <w:pPr>
        <w:rPr>
          <w:b/>
          <w:sz w:val="24"/>
          <w:szCs w:val="24"/>
        </w:rPr>
      </w:pPr>
    </w:p>
    <w:p w:rsidR="007225AA" w:rsidRDefault="007225AA" w:rsidP="007225AA">
      <w:pPr>
        <w:rPr>
          <w:b/>
          <w:sz w:val="24"/>
          <w:szCs w:val="24"/>
        </w:rPr>
      </w:pPr>
    </w:p>
    <w:p w:rsidR="004C2523" w:rsidRDefault="004C2523" w:rsidP="007225AA">
      <w:pPr>
        <w:rPr>
          <w:b/>
          <w:sz w:val="24"/>
          <w:szCs w:val="24"/>
        </w:rPr>
      </w:pPr>
    </w:p>
    <w:p w:rsidR="004C2523" w:rsidRDefault="004C2523" w:rsidP="007225AA">
      <w:pPr>
        <w:rPr>
          <w:b/>
          <w:sz w:val="24"/>
          <w:szCs w:val="24"/>
        </w:rPr>
      </w:pPr>
    </w:p>
    <w:p w:rsidR="004C2523" w:rsidRDefault="004C2523" w:rsidP="007225AA">
      <w:pPr>
        <w:rPr>
          <w:b/>
          <w:sz w:val="24"/>
          <w:szCs w:val="24"/>
        </w:rPr>
      </w:pPr>
    </w:p>
    <w:p w:rsidR="004C2523" w:rsidRDefault="004C2523" w:rsidP="007225AA">
      <w:pPr>
        <w:rPr>
          <w:b/>
          <w:sz w:val="24"/>
          <w:szCs w:val="24"/>
        </w:rPr>
      </w:pPr>
    </w:p>
    <w:p w:rsidR="004C2523" w:rsidRPr="007225AA" w:rsidRDefault="004C2523" w:rsidP="007225AA">
      <w:pPr>
        <w:rPr>
          <w:b/>
          <w:sz w:val="24"/>
          <w:szCs w:val="24"/>
        </w:rPr>
      </w:pPr>
    </w:p>
    <w:p w:rsidR="00E23F2B" w:rsidRDefault="00F4281C" w:rsidP="00F4281C">
      <w:pPr>
        <w:jc w:val="center"/>
        <w:rPr>
          <w:b/>
          <w:color w:val="C00000"/>
          <w:sz w:val="26"/>
          <w:szCs w:val="26"/>
        </w:rPr>
      </w:pPr>
      <w:r w:rsidRPr="00F4281C">
        <w:rPr>
          <w:b/>
          <w:color w:val="C00000"/>
          <w:sz w:val="26"/>
          <w:szCs w:val="26"/>
        </w:rPr>
        <w:t>SWITCHES</w:t>
      </w:r>
    </w:p>
    <w:p w:rsidR="008B6A50" w:rsidRPr="008B6A50" w:rsidRDefault="008B6A50" w:rsidP="008B6A50">
      <w:pPr>
        <w:rPr>
          <w:b/>
          <w:sz w:val="24"/>
          <w:szCs w:val="24"/>
        </w:rPr>
      </w:pPr>
      <w:r w:rsidRPr="008B6A50">
        <w:rPr>
          <w:b/>
          <w:sz w:val="24"/>
          <w:szCs w:val="24"/>
        </w:rPr>
        <w:t xml:space="preserve">/3GB SWITCH: </w:t>
      </w:r>
    </w:p>
    <w:p w:rsidR="008B6A50" w:rsidRPr="008B6A50" w:rsidRDefault="008B6A50" w:rsidP="008B6A50">
      <w:pPr>
        <w:rPr>
          <w:sz w:val="24"/>
          <w:szCs w:val="24"/>
        </w:rPr>
      </w:pPr>
      <w:r>
        <w:rPr>
          <w:sz w:val="24"/>
          <w:szCs w:val="24"/>
        </w:rPr>
        <w:t xml:space="preserve">&gt; </w:t>
      </w:r>
      <w:r w:rsidRPr="008B6A50">
        <w:rPr>
          <w:sz w:val="24"/>
          <w:szCs w:val="24"/>
        </w:rPr>
        <w:t>By default SQL Server can be able to utilize 2 GB max memory in 32-bit o/s.</w:t>
      </w:r>
    </w:p>
    <w:p w:rsidR="008B6A50" w:rsidRPr="008B6A50" w:rsidRDefault="008B6A50" w:rsidP="008B6A50">
      <w:pPr>
        <w:rPr>
          <w:sz w:val="24"/>
          <w:szCs w:val="24"/>
        </w:rPr>
      </w:pPr>
      <w:r>
        <w:rPr>
          <w:sz w:val="24"/>
          <w:szCs w:val="24"/>
        </w:rPr>
        <w:t xml:space="preserve">&gt; </w:t>
      </w:r>
      <w:r w:rsidRPr="008B6A50">
        <w:rPr>
          <w:sz w:val="24"/>
          <w:szCs w:val="24"/>
        </w:rPr>
        <w:t>If required to use SQL Server more than 2 GB [Max 3 GB] then recommended to enable /3GB switch in BOOT.INI file.</w:t>
      </w:r>
    </w:p>
    <w:p w:rsidR="008B6A50" w:rsidRPr="008B6A50" w:rsidRDefault="008B6A50" w:rsidP="008B6A50">
      <w:pPr>
        <w:rPr>
          <w:sz w:val="24"/>
          <w:szCs w:val="24"/>
        </w:rPr>
      </w:pPr>
      <w:r w:rsidRPr="008B6A50">
        <w:rPr>
          <w:sz w:val="24"/>
          <w:szCs w:val="24"/>
        </w:rPr>
        <w:t>C:\BOOT.INI</w:t>
      </w:r>
    </w:p>
    <w:p w:rsidR="008B6A50" w:rsidRPr="008B6A50" w:rsidRDefault="008B6A50" w:rsidP="008B6A50">
      <w:pPr>
        <w:rPr>
          <w:sz w:val="24"/>
          <w:szCs w:val="24"/>
        </w:rPr>
      </w:pPr>
      <w:r>
        <w:rPr>
          <w:sz w:val="24"/>
          <w:szCs w:val="24"/>
        </w:rPr>
        <w:t xml:space="preserve">&gt; </w:t>
      </w:r>
      <w:r w:rsidRPr="008B6A50">
        <w:rPr>
          <w:sz w:val="24"/>
          <w:szCs w:val="24"/>
        </w:rPr>
        <w:t>Note pad will be opened and at last enable /3GB and save the notepad file. After your SQL Server can be able to consume 3 GB max.</w:t>
      </w:r>
    </w:p>
    <w:p w:rsidR="008B6A50" w:rsidRPr="008B6A50" w:rsidRDefault="008B6A50" w:rsidP="008B6A50">
      <w:pPr>
        <w:rPr>
          <w:sz w:val="24"/>
          <w:szCs w:val="24"/>
        </w:rPr>
      </w:pPr>
      <w:r w:rsidRPr="008B6A50">
        <w:rPr>
          <w:b/>
          <w:sz w:val="24"/>
          <w:szCs w:val="24"/>
        </w:rPr>
        <w:t>Note:</w:t>
      </w:r>
      <w:r w:rsidRPr="008B6A50">
        <w:rPr>
          <w:sz w:val="24"/>
          <w:szCs w:val="24"/>
        </w:rPr>
        <w:t xml:space="preserve"> No server or Sql reboot is required if we enable \3GB switch</w:t>
      </w:r>
    </w:p>
    <w:p w:rsidR="008B6A50" w:rsidRPr="008B6A50" w:rsidRDefault="008B6A50" w:rsidP="008B6A50">
      <w:pPr>
        <w:rPr>
          <w:sz w:val="24"/>
          <w:szCs w:val="24"/>
        </w:rPr>
      </w:pPr>
    </w:p>
    <w:p w:rsidR="008B6A50" w:rsidRPr="008B6A50" w:rsidRDefault="008B6A50" w:rsidP="008B6A50">
      <w:pPr>
        <w:rPr>
          <w:b/>
          <w:sz w:val="24"/>
          <w:szCs w:val="24"/>
        </w:rPr>
      </w:pPr>
      <w:r w:rsidRPr="008B6A50">
        <w:rPr>
          <w:b/>
          <w:sz w:val="24"/>
          <w:szCs w:val="24"/>
        </w:rPr>
        <w:t>PAE [Physical addressing extension]:</w:t>
      </w:r>
    </w:p>
    <w:p w:rsidR="008B6A50" w:rsidRPr="008B6A50" w:rsidRDefault="008B6A50" w:rsidP="008B6A50">
      <w:pPr>
        <w:rPr>
          <w:sz w:val="24"/>
          <w:szCs w:val="24"/>
        </w:rPr>
      </w:pPr>
      <w:r w:rsidRPr="008B6A50">
        <w:rPr>
          <w:sz w:val="24"/>
          <w:szCs w:val="24"/>
        </w:rPr>
        <w:t xml:space="preserve">Enable /PAE switch in OS level and </w:t>
      </w:r>
    </w:p>
    <w:p w:rsidR="00C90F14" w:rsidRPr="00C90F14" w:rsidRDefault="00C90F14" w:rsidP="00C90F14">
      <w:pPr>
        <w:rPr>
          <w:sz w:val="24"/>
          <w:szCs w:val="24"/>
        </w:rPr>
      </w:pPr>
      <w:r w:rsidRPr="00C90F14">
        <w:rPr>
          <w:sz w:val="24"/>
          <w:szCs w:val="24"/>
        </w:rPr>
        <w:t>If RAM&lt;4GB:</w:t>
      </w:r>
    </w:p>
    <w:p w:rsidR="00C90F14" w:rsidRPr="00C90F14" w:rsidRDefault="00C90F14" w:rsidP="00C90F14">
      <w:pPr>
        <w:rPr>
          <w:sz w:val="24"/>
          <w:szCs w:val="24"/>
        </w:rPr>
      </w:pPr>
      <w:r w:rsidRPr="00C90F14">
        <w:rPr>
          <w:sz w:val="24"/>
          <w:szCs w:val="24"/>
        </w:rPr>
        <w:tab/>
      </w:r>
      <w:r w:rsidRPr="00C90F14">
        <w:rPr>
          <w:sz w:val="24"/>
          <w:szCs w:val="24"/>
        </w:rPr>
        <w:tab/>
        <w:t>/3GB</w:t>
      </w:r>
    </w:p>
    <w:p w:rsidR="00C90F14" w:rsidRPr="00C90F14" w:rsidRDefault="00C90F14" w:rsidP="00C90F14">
      <w:pPr>
        <w:rPr>
          <w:sz w:val="24"/>
          <w:szCs w:val="24"/>
        </w:rPr>
      </w:pPr>
      <w:r w:rsidRPr="00C90F14">
        <w:rPr>
          <w:sz w:val="24"/>
          <w:szCs w:val="24"/>
        </w:rPr>
        <w:t>If RAM &gt; 4GB and &lt;16GB</w:t>
      </w:r>
      <w:r>
        <w:rPr>
          <w:sz w:val="24"/>
          <w:szCs w:val="24"/>
        </w:rPr>
        <w:t>:</w:t>
      </w:r>
    </w:p>
    <w:p w:rsidR="00C90F14" w:rsidRPr="00C90F14" w:rsidRDefault="00C90F14" w:rsidP="00C90F14">
      <w:pPr>
        <w:rPr>
          <w:sz w:val="24"/>
          <w:szCs w:val="24"/>
        </w:rPr>
      </w:pPr>
      <w:r w:rsidRPr="00C90F14">
        <w:rPr>
          <w:sz w:val="24"/>
          <w:szCs w:val="24"/>
        </w:rPr>
        <w:tab/>
      </w:r>
      <w:r w:rsidRPr="00C90F14">
        <w:rPr>
          <w:sz w:val="24"/>
          <w:szCs w:val="24"/>
        </w:rPr>
        <w:tab/>
        <w:t>/3GB /PAE</w:t>
      </w:r>
    </w:p>
    <w:p w:rsidR="00C90F14" w:rsidRPr="00C90F14" w:rsidRDefault="00C90F14" w:rsidP="00C90F14">
      <w:pPr>
        <w:rPr>
          <w:sz w:val="24"/>
          <w:szCs w:val="24"/>
        </w:rPr>
      </w:pPr>
      <w:r w:rsidRPr="00C90F14">
        <w:rPr>
          <w:sz w:val="24"/>
          <w:szCs w:val="24"/>
        </w:rPr>
        <w:t>If RAM &gt; 16GB</w:t>
      </w:r>
      <w:r>
        <w:rPr>
          <w:sz w:val="24"/>
          <w:szCs w:val="24"/>
        </w:rPr>
        <w:t>:</w:t>
      </w:r>
    </w:p>
    <w:p w:rsidR="00C90F14" w:rsidRPr="00C90F14" w:rsidRDefault="00C90F14" w:rsidP="00C90F14">
      <w:pPr>
        <w:rPr>
          <w:sz w:val="24"/>
          <w:szCs w:val="24"/>
        </w:rPr>
      </w:pPr>
      <w:r w:rsidRPr="00C90F14">
        <w:rPr>
          <w:sz w:val="24"/>
          <w:szCs w:val="24"/>
        </w:rPr>
        <w:tab/>
      </w:r>
      <w:r w:rsidRPr="00C90F14">
        <w:rPr>
          <w:sz w:val="24"/>
          <w:szCs w:val="24"/>
        </w:rPr>
        <w:tab/>
        <w:t>/PAE</w:t>
      </w:r>
    </w:p>
    <w:p w:rsidR="008B6A50" w:rsidRPr="008B6A50" w:rsidRDefault="008B6A50" w:rsidP="008B6A50">
      <w:pPr>
        <w:rPr>
          <w:sz w:val="24"/>
          <w:szCs w:val="24"/>
        </w:rPr>
      </w:pPr>
      <w:r w:rsidRPr="008B6A50">
        <w:rPr>
          <w:b/>
          <w:sz w:val="24"/>
          <w:szCs w:val="24"/>
        </w:rPr>
        <w:t>Note:</w:t>
      </w:r>
      <w:r w:rsidRPr="008B6A50">
        <w:rPr>
          <w:sz w:val="24"/>
          <w:szCs w:val="24"/>
        </w:rPr>
        <w:t xml:space="preserve"> After enabling PAE switch at o\s level SQL Server can go and utilize entire memory from O\S .</w:t>
      </w:r>
      <w:r>
        <w:rPr>
          <w:sz w:val="24"/>
          <w:szCs w:val="24"/>
        </w:rPr>
        <w:t>Due to this chance of running Server</w:t>
      </w:r>
      <w:r w:rsidRPr="008B6A50">
        <w:rPr>
          <w:sz w:val="24"/>
          <w:szCs w:val="24"/>
        </w:rPr>
        <w:t xml:space="preserve"> out of memory </w:t>
      </w:r>
      <w:r>
        <w:rPr>
          <w:sz w:val="24"/>
          <w:szCs w:val="24"/>
        </w:rPr>
        <w:t xml:space="preserve">which can leads to Server hang. </w:t>
      </w:r>
      <w:r w:rsidRPr="008B6A50">
        <w:rPr>
          <w:sz w:val="24"/>
          <w:szCs w:val="24"/>
        </w:rPr>
        <w:t>Required to control or restrict or cap memory at SQL Server level by using SQL Server SWITCH “AWE"</w:t>
      </w:r>
    </w:p>
    <w:p w:rsidR="008B6A50" w:rsidRPr="008B6A50" w:rsidRDefault="008B6A50" w:rsidP="008B6A50">
      <w:pPr>
        <w:rPr>
          <w:sz w:val="24"/>
          <w:szCs w:val="24"/>
        </w:rPr>
      </w:pPr>
    </w:p>
    <w:p w:rsidR="008B6A50" w:rsidRPr="008B6A50" w:rsidRDefault="008B6A50" w:rsidP="008B6A50">
      <w:pPr>
        <w:rPr>
          <w:sz w:val="24"/>
          <w:szCs w:val="24"/>
        </w:rPr>
      </w:pPr>
    </w:p>
    <w:p w:rsidR="008B6A50" w:rsidRDefault="008B6A50" w:rsidP="008B6A50">
      <w:pPr>
        <w:rPr>
          <w:b/>
          <w:sz w:val="24"/>
          <w:szCs w:val="24"/>
        </w:rPr>
      </w:pPr>
    </w:p>
    <w:p w:rsidR="008B6A50" w:rsidRDefault="008B6A50" w:rsidP="008B6A50">
      <w:pPr>
        <w:rPr>
          <w:b/>
          <w:sz w:val="24"/>
          <w:szCs w:val="24"/>
        </w:rPr>
      </w:pPr>
    </w:p>
    <w:p w:rsidR="008B6A50" w:rsidRPr="008B6A50" w:rsidRDefault="008B6A50" w:rsidP="008B6A50">
      <w:pPr>
        <w:rPr>
          <w:b/>
          <w:sz w:val="24"/>
          <w:szCs w:val="24"/>
        </w:rPr>
      </w:pPr>
      <w:r w:rsidRPr="008B6A50">
        <w:rPr>
          <w:b/>
          <w:sz w:val="24"/>
          <w:szCs w:val="24"/>
        </w:rPr>
        <w:t>AWE [Addressing windowing extension]:</w:t>
      </w:r>
    </w:p>
    <w:p w:rsidR="008B6A50" w:rsidRPr="008B6A50" w:rsidRDefault="008B6A50" w:rsidP="008B6A50">
      <w:pPr>
        <w:rPr>
          <w:sz w:val="24"/>
          <w:szCs w:val="24"/>
        </w:rPr>
      </w:pPr>
      <w:r>
        <w:rPr>
          <w:sz w:val="24"/>
          <w:szCs w:val="24"/>
        </w:rPr>
        <w:t xml:space="preserve">&gt; </w:t>
      </w:r>
      <w:r w:rsidRPr="008B6A50">
        <w:rPr>
          <w:sz w:val="24"/>
          <w:szCs w:val="24"/>
        </w:rPr>
        <w:t xml:space="preserve">Enable AWE option in SQL Server level. </w:t>
      </w:r>
    </w:p>
    <w:p w:rsidR="008B6A50" w:rsidRPr="008B6A50" w:rsidRDefault="008B6A50" w:rsidP="008B6A50">
      <w:pPr>
        <w:rPr>
          <w:sz w:val="24"/>
          <w:szCs w:val="24"/>
        </w:rPr>
      </w:pPr>
      <w:r w:rsidRPr="008B6A50">
        <w:rPr>
          <w:b/>
          <w:sz w:val="24"/>
          <w:szCs w:val="24"/>
        </w:rPr>
        <w:t>Note:</w:t>
      </w:r>
      <w:r w:rsidRPr="008B6A50">
        <w:rPr>
          <w:sz w:val="24"/>
          <w:szCs w:val="24"/>
        </w:rPr>
        <w:t xml:space="preserve"> As there is a risk involved with memory consumption from OS Mode, it is always recommend</w:t>
      </w:r>
      <w:r>
        <w:rPr>
          <w:sz w:val="24"/>
          <w:szCs w:val="24"/>
        </w:rPr>
        <w:t xml:space="preserve">ed to set "MAX SERVER MEMORY" </w:t>
      </w:r>
      <w:r w:rsidRPr="008B6A50">
        <w:rPr>
          <w:sz w:val="24"/>
          <w:szCs w:val="24"/>
        </w:rPr>
        <w:t>restriction.</w:t>
      </w:r>
    </w:p>
    <w:p w:rsidR="008B6A50" w:rsidRPr="008B6A50" w:rsidRDefault="008B6A50" w:rsidP="008B6A50">
      <w:pPr>
        <w:rPr>
          <w:sz w:val="24"/>
          <w:szCs w:val="24"/>
        </w:rPr>
      </w:pPr>
      <w:r w:rsidRPr="008B6A50">
        <w:rPr>
          <w:b/>
          <w:sz w:val="24"/>
          <w:szCs w:val="24"/>
        </w:rPr>
        <w:t>Note:</w:t>
      </w:r>
      <w:r w:rsidRPr="008B6A50">
        <w:rPr>
          <w:sz w:val="24"/>
          <w:szCs w:val="24"/>
        </w:rPr>
        <w:t xml:space="preserve"> In 64-bit O/S no need to enable any switches to use memory by SQL Server applications.</w:t>
      </w:r>
    </w:p>
    <w:p w:rsidR="008B6A50" w:rsidRPr="008B6A50" w:rsidRDefault="008B6A50" w:rsidP="008B6A50">
      <w:pPr>
        <w:rPr>
          <w:b/>
          <w:sz w:val="24"/>
          <w:szCs w:val="24"/>
        </w:rPr>
      </w:pPr>
      <w:r w:rsidRPr="008B6A50">
        <w:rPr>
          <w:b/>
          <w:sz w:val="24"/>
          <w:szCs w:val="24"/>
        </w:rPr>
        <w:t>Note:</w:t>
      </w:r>
    </w:p>
    <w:p w:rsidR="008B6A50" w:rsidRPr="008B6A50" w:rsidRDefault="008B6A50" w:rsidP="008B6A50">
      <w:pPr>
        <w:rPr>
          <w:sz w:val="24"/>
          <w:szCs w:val="24"/>
        </w:rPr>
      </w:pPr>
      <w:r>
        <w:rPr>
          <w:sz w:val="24"/>
          <w:szCs w:val="24"/>
        </w:rPr>
        <w:t xml:space="preserve">&gt; </w:t>
      </w:r>
      <w:r w:rsidRPr="008B6A50">
        <w:rPr>
          <w:sz w:val="24"/>
          <w:szCs w:val="24"/>
        </w:rPr>
        <w:t>IN WINDOWS and SQL 32 BIT O\S Need to enable AWE &amp; PAE switches to use more memory to SQL Server.</w:t>
      </w:r>
    </w:p>
    <w:p w:rsidR="008B6A50" w:rsidRPr="008B6A50" w:rsidRDefault="008B6A50" w:rsidP="008B6A50">
      <w:pPr>
        <w:rPr>
          <w:sz w:val="24"/>
          <w:szCs w:val="24"/>
        </w:rPr>
      </w:pPr>
      <w:r>
        <w:rPr>
          <w:sz w:val="24"/>
          <w:szCs w:val="24"/>
        </w:rPr>
        <w:t xml:space="preserve">&gt; </w:t>
      </w:r>
      <w:r w:rsidRPr="008B6A50">
        <w:rPr>
          <w:sz w:val="24"/>
          <w:szCs w:val="24"/>
        </w:rPr>
        <w:t>In x 64 bit O\S no need to enable AWE OR PAE switch .Directly we can enable MIN AND MAX memory values at SQL Server level.</w:t>
      </w:r>
    </w:p>
    <w:p w:rsidR="008B6A50" w:rsidRPr="008B6A50" w:rsidRDefault="008B6A50" w:rsidP="008B6A50">
      <w:pPr>
        <w:rPr>
          <w:sz w:val="24"/>
          <w:szCs w:val="24"/>
        </w:rPr>
      </w:pPr>
    </w:p>
    <w:p w:rsidR="008B6A50" w:rsidRPr="008B6A50" w:rsidRDefault="008B6A50" w:rsidP="008B6A50">
      <w:pPr>
        <w:rPr>
          <w:sz w:val="24"/>
          <w:szCs w:val="24"/>
        </w:rPr>
      </w:pPr>
      <w:r w:rsidRPr="008B6A50">
        <w:rPr>
          <w:b/>
          <w:sz w:val="24"/>
          <w:szCs w:val="24"/>
        </w:rPr>
        <w:t>SQL 2005 or LOWER VERSIONS</w:t>
      </w:r>
      <w:r w:rsidRPr="008B6A50">
        <w:rPr>
          <w:sz w:val="24"/>
          <w:szCs w:val="24"/>
        </w:rPr>
        <w:t>: After setting AWE with min and max memory required to restart ONLY SQL SERVER SERVICES.</w:t>
      </w:r>
    </w:p>
    <w:p w:rsidR="008B6A50" w:rsidRPr="008B6A50" w:rsidRDefault="008B6A50" w:rsidP="008B6A50">
      <w:pPr>
        <w:rPr>
          <w:sz w:val="24"/>
          <w:szCs w:val="24"/>
        </w:rPr>
      </w:pPr>
      <w:r w:rsidRPr="008B6A50">
        <w:rPr>
          <w:b/>
          <w:sz w:val="24"/>
          <w:szCs w:val="24"/>
        </w:rPr>
        <w:t>SQL 2008 ONWARDS:</w:t>
      </w:r>
      <w:r w:rsidRPr="008B6A50">
        <w:rPr>
          <w:sz w:val="24"/>
          <w:szCs w:val="24"/>
        </w:rPr>
        <w:t xml:space="preserve"> No need to perform ant Sql server service restart after min and max memory. </w:t>
      </w:r>
    </w:p>
    <w:p w:rsidR="008B6A50" w:rsidRDefault="008B6A50" w:rsidP="008B6A50">
      <w:pPr>
        <w:rPr>
          <w:sz w:val="24"/>
          <w:szCs w:val="24"/>
        </w:rPr>
      </w:pPr>
      <w:r w:rsidRPr="008B6A50">
        <w:rPr>
          <w:b/>
          <w:sz w:val="24"/>
          <w:szCs w:val="24"/>
        </w:rPr>
        <w:t>MEMORY CAPPING:</w:t>
      </w:r>
      <w:r w:rsidRPr="008B6A50">
        <w:rPr>
          <w:sz w:val="24"/>
          <w:szCs w:val="24"/>
        </w:rPr>
        <w:t xml:space="preserve"> Nothing but restricting memory at SQL Server level.</w:t>
      </w:r>
    </w:p>
    <w:p w:rsidR="0009309E" w:rsidRDefault="0009309E" w:rsidP="008B6A50">
      <w:pPr>
        <w:rPr>
          <w:sz w:val="24"/>
          <w:szCs w:val="24"/>
        </w:rPr>
      </w:pPr>
    </w:p>
    <w:tbl>
      <w:tblPr>
        <w:tblW w:w="11660" w:type="dxa"/>
        <w:tblInd w:w="-1140" w:type="dxa"/>
        <w:tblLook w:val="04A0" w:firstRow="1" w:lastRow="0" w:firstColumn="1" w:lastColumn="0" w:noHBand="0" w:noVBand="1"/>
      </w:tblPr>
      <w:tblGrid>
        <w:gridCol w:w="5670"/>
        <w:gridCol w:w="5990"/>
      </w:tblGrid>
      <w:tr w:rsidR="008B6A50" w:rsidRPr="008B6A50" w:rsidTr="005D0854">
        <w:trPr>
          <w:trHeight w:val="300"/>
        </w:trPr>
        <w:tc>
          <w:tcPr>
            <w:tcW w:w="5670" w:type="dxa"/>
            <w:tcBorders>
              <w:top w:val="nil"/>
              <w:left w:val="nil"/>
              <w:bottom w:val="nil"/>
              <w:right w:val="nil"/>
            </w:tcBorders>
            <w:shd w:val="clear" w:color="000000" w:fill="FFFF00"/>
            <w:noWrap/>
            <w:vAlign w:val="center"/>
            <w:hideMark/>
          </w:tcPr>
          <w:p w:rsidR="008B6A50" w:rsidRPr="008B6A50" w:rsidRDefault="008B6A50" w:rsidP="008B6A50">
            <w:pPr>
              <w:spacing w:after="0" w:line="240" w:lineRule="auto"/>
              <w:jc w:val="center"/>
              <w:rPr>
                <w:rFonts w:ascii="Calibri" w:eastAsia="Times New Roman" w:hAnsi="Calibri" w:cs="Calibri"/>
                <w:b/>
                <w:bCs/>
                <w:color w:val="000000"/>
              </w:rPr>
            </w:pPr>
            <w:r w:rsidRPr="008B6A50">
              <w:rPr>
                <w:rFonts w:ascii="Calibri" w:eastAsia="Times New Roman" w:hAnsi="Calibri" w:cs="Calibri"/>
                <w:b/>
                <w:bCs/>
                <w:color w:val="000000"/>
              </w:rPr>
              <w:t>32-bit</w:t>
            </w:r>
          </w:p>
        </w:tc>
        <w:tc>
          <w:tcPr>
            <w:tcW w:w="5990" w:type="dxa"/>
            <w:tcBorders>
              <w:top w:val="nil"/>
              <w:left w:val="nil"/>
              <w:bottom w:val="nil"/>
              <w:right w:val="nil"/>
            </w:tcBorders>
            <w:shd w:val="clear" w:color="000000" w:fill="FFFF00"/>
            <w:noWrap/>
            <w:vAlign w:val="center"/>
            <w:hideMark/>
          </w:tcPr>
          <w:p w:rsidR="008B6A50" w:rsidRPr="008B6A50" w:rsidRDefault="008B6A50" w:rsidP="008B6A50">
            <w:pPr>
              <w:spacing w:after="0" w:line="240" w:lineRule="auto"/>
              <w:jc w:val="center"/>
              <w:rPr>
                <w:rFonts w:ascii="Calibri" w:eastAsia="Times New Roman" w:hAnsi="Calibri" w:cs="Calibri"/>
                <w:b/>
                <w:bCs/>
                <w:color w:val="000000"/>
              </w:rPr>
            </w:pPr>
            <w:r w:rsidRPr="008B6A50">
              <w:rPr>
                <w:rFonts w:ascii="Calibri" w:eastAsia="Times New Roman" w:hAnsi="Calibri" w:cs="Calibri"/>
                <w:b/>
                <w:bCs/>
                <w:color w:val="000000"/>
              </w:rPr>
              <w:t>64-bit</w:t>
            </w:r>
          </w:p>
        </w:tc>
      </w:tr>
      <w:tr w:rsidR="008B6A50" w:rsidRPr="00C34523" w:rsidTr="005D0854">
        <w:trPr>
          <w:trHeight w:val="300"/>
        </w:trPr>
        <w:tc>
          <w:tcPr>
            <w:tcW w:w="567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Lesser Data Transfer Speeds upto 32bits</w:t>
            </w:r>
          </w:p>
        </w:tc>
        <w:tc>
          <w:tcPr>
            <w:tcW w:w="599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Faster (double) performance benefit, speeds upto 64bits</w:t>
            </w:r>
          </w:p>
        </w:tc>
      </w:tr>
      <w:tr w:rsidR="008B6A50" w:rsidRPr="00C34523" w:rsidTr="005D0854">
        <w:trPr>
          <w:trHeight w:val="300"/>
        </w:trPr>
        <w:tc>
          <w:tcPr>
            <w:tcW w:w="5670" w:type="dxa"/>
            <w:tcBorders>
              <w:top w:val="nil"/>
              <w:left w:val="nil"/>
              <w:bottom w:val="nil"/>
              <w:right w:val="nil"/>
            </w:tcBorders>
            <w:shd w:val="clear" w:color="000000" w:fill="FFFF00"/>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Maximum RAM supported is 4GB</w:t>
            </w:r>
          </w:p>
        </w:tc>
        <w:tc>
          <w:tcPr>
            <w:tcW w:w="5990" w:type="dxa"/>
            <w:tcBorders>
              <w:top w:val="nil"/>
              <w:left w:val="nil"/>
              <w:bottom w:val="nil"/>
              <w:right w:val="nil"/>
            </w:tcBorders>
            <w:shd w:val="clear" w:color="000000" w:fill="FFFF00"/>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Maximum RAM Supported is 7-8TB</w:t>
            </w:r>
          </w:p>
        </w:tc>
      </w:tr>
      <w:tr w:rsidR="008B6A50" w:rsidRPr="00C34523" w:rsidTr="005D0854">
        <w:trPr>
          <w:trHeight w:val="300"/>
        </w:trPr>
        <w:tc>
          <w:tcPr>
            <w:tcW w:w="567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Less memory registers allocated</w:t>
            </w:r>
          </w:p>
        </w:tc>
        <w:tc>
          <w:tcPr>
            <w:tcW w:w="599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Has more memory registers allocated</w:t>
            </w:r>
          </w:p>
        </w:tc>
      </w:tr>
      <w:tr w:rsidR="008B6A50" w:rsidRPr="00C34523" w:rsidTr="005D0854">
        <w:trPr>
          <w:trHeight w:val="600"/>
        </w:trPr>
        <w:tc>
          <w:tcPr>
            <w:tcW w:w="5670" w:type="dxa"/>
            <w:tcBorders>
              <w:top w:val="nil"/>
              <w:left w:val="nil"/>
              <w:bottom w:val="nil"/>
              <w:right w:val="nil"/>
            </w:tcBorders>
            <w:shd w:val="clear" w:color="auto" w:fill="auto"/>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Reserves less space for OS reserved portions when compared to 64 bit</w:t>
            </w:r>
          </w:p>
        </w:tc>
        <w:tc>
          <w:tcPr>
            <w:tcW w:w="599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Reserves more space for OS reserved portions</w:t>
            </w:r>
          </w:p>
        </w:tc>
      </w:tr>
      <w:tr w:rsidR="008B6A50" w:rsidRPr="00C34523" w:rsidTr="005D0854">
        <w:trPr>
          <w:trHeight w:val="300"/>
        </w:trPr>
        <w:tc>
          <w:tcPr>
            <w:tcW w:w="567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Memory mapped files are more difficult to implement in 32 bit</w:t>
            </w:r>
          </w:p>
        </w:tc>
        <w:tc>
          <w:tcPr>
            <w:tcW w:w="5990" w:type="dxa"/>
            <w:tcBorders>
              <w:top w:val="nil"/>
              <w:left w:val="nil"/>
              <w:bottom w:val="nil"/>
              <w:right w:val="nil"/>
            </w:tcBorders>
            <w:shd w:val="clear" w:color="auto" w:fill="auto"/>
            <w:noWrap/>
            <w:vAlign w:val="center"/>
            <w:hideMark/>
          </w:tcPr>
          <w:p w:rsidR="008B6A50" w:rsidRPr="00C34523" w:rsidRDefault="005D0854"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It’s</w:t>
            </w:r>
            <w:r w:rsidR="008B6A50" w:rsidRPr="00C34523">
              <w:rPr>
                <w:rFonts w:ascii="Calibri" w:eastAsia="Times New Roman" w:hAnsi="Calibri" w:cs="Calibri"/>
                <w:color w:val="000000"/>
                <w:sz w:val="24"/>
                <w:szCs w:val="24"/>
              </w:rPr>
              <w:t xml:space="preserve"> easy to map memory mapped files</w:t>
            </w:r>
          </w:p>
        </w:tc>
      </w:tr>
      <w:tr w:rsidR="008B6A50" w:rsidRPr="00C34523" w:rsidTr="005D0854">
        <w:trPr>
          <w:trHeight w:val="300"/>
        </w:trPr>
        <w:tc>
          <w:tcPr>
            <w:tcW w:w="567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32 bit less expensive</w:t>
            </w:r>
          </w:p>
        </w:tc>
        <w:tc>
          <w:tcPr>
            <w:tcW w:w="599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64 bit expensive</w:t>
            </w:r>
          </w:p>
        </w:tc>
      </w:tr>
      <w:tr w:rsidR="008B6A50" w:rsidRPr="00C34523" w:rsidTr="005D0854">
        <w:trPr>
          <w:trHeight w:val="900"/>
        </w:trPr>
        <w:tc>
          <w:tcPr>
            <w:tcW w:w="567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p>
        </w:tc>
        <w:tc>
          <w:tcPr>
            <w:tcW w:w="5990" w:type="dxa"/>
            <w:tcBorders>
              <w:top w:val="nil"/>
              <w:left w:val="nil"/>
              <w:bottom w:val="nil"/>
              <w:right w:val="nil"/>
            </w:tcBorders>
            <w:shd w:val="clear" w:color="auto" w:fill="auto"/>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Offers special enhanced security features like Kernel Patch Protection, Support for hardware backup data execution protection</w:t>
            </w:r>
          </w:p>
        </w:tc>
      </w:tr>
      <w:tr w:rsidR="008B6A50" w:rsidRPr="00C34523" w:rsidTr="005D0854">
        <w:trPr>
          <w:trHeight w:val="300"/>
        </w:trPr>
        <w:tc>
          <w:tcPr>
            <w:tcW w:w="567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More compatible device drivers</w:t>
            </w:r>
          </w:p>
        </w:tc>
        <w:tc>
          <w:tcPr>
            <w:tcW w:w="5990" w:type="dxa"/>
            <w:tcBorders>
              <w:top w:val="nil"/>
              <w:left w:val="nil"/>
              <w:bottom w:val="nil"/>
              <w:right w:val="nil"/>
            </w:tcBorders>
            <w:shd w:val="clear" w:color="auto" w:fill="auto"/>
            <w:noWrap/>
            <w:vAlign w:val="center"/>
            <w:hideMark/>
          </w:tcPr>
          <w:p w:rsidR="008B6A50" w:rsidRPr="00C34523" w:rsidRDefault="008B6A50" w:rsidP="008B6A50">
            <w:pPr>
              <w:spacing w:after="0" w:line="240" w:lineRule="auto"/>
              <w:jc w:val="center"/>
              <w:rPr>
                <w:rFonts w:ascii="Calibri" w:eastAsia="Times New Roman" w:hAnsi="Calibri" w:cs="Calibri"/>
                <w:color w:val="000000"/>
                <w:sz w:val="24"/>
                <w:szCs w:val="24"/>
              </w:rPr>
            </w:pPr>
            <w:r w:rsidRPr="00C34523">
              <w:rPr>
                <w:rFonts w:ascii="Calibri" w:eastAsia="Times New Roman" w:hAnsi="Calibri" w:cs="Calibri"/>
                <w:color w:val="000000"/>
                <w:sz w:val="24"/>
                <w:szCs w:val="24"/>
              </w:rPr>
              <w:t>Incompatible Device Drivers</w:t>
            </w:r>
          </w:p>
        </w:tc>
      </w:tr>
    </w:tbl>
    <w:p w:rsidR="008B6A50" w:rsidRDefault="008B6A50" w:rsidP="008B6A50">
      <w:pPr>
        <w:rPr>
          <w:sz w:val="24"/>
          <w:szCs w:val="24"/>
        </w:rPr>
      </w:pPr>
    </w:p>
    <w:p w:rsidR="004C2523" w:rsidRPr="008B6A50" w:rsidRDefault="004C2523" w:rsidP="008B6A50">
      <w:pPr>
        <w:rPr>
          <w:sz w:val="24"/>
          <w:szCs w:val="24"/>
        </w:rPr>
      </w:pPr>
    </w:p>
    <w:p w:rsidR="008B6A50" w:rsidRPr="004C2523" w:rsidRDefault="0009309E" w:rsidP="0009309E">
      <w:pPr>
        <w:jc w:val="center"/>
        <w:rPr>
          <w:b/>
          <w:color w:val="C00000"/>
          <w:sz w:val="24"/>
          <w:szCs w:val="24"/>
        </w:rPr>
      </w:pPr>
      <w:r w:rsidRPr="004C2523">
        <w:rPr>
          <w:b/>
          <w:color w:val="C00000"/>
          <w:sz w:val="24"/>
          <w:szCs w:val="24"/>
        </w:rPr>
        <w:t>LOCK PAGES IN MEMORY</w:t>
      </w:r>
    </w:p>
    <w:p w:rsidR="00951C13" w:rsidRDefault="00951C13" w:rsidP="0009309E">
      <w:pPr>
        <w:jc w:val="center"/>
        <w:rPr>
          <w:b/>
          <w:color w:val="C00000"/>
          <w:sz w:val="26"/>
          <w:szCs w:val="26"/>
        </w:rPr>
      </w:pPr>
    </w:p>
    <w:p w:rsidR="00951C13" w:rsidRPr="00177A11" w:rsidRDefault="00951C13" w:rsidP="00951C13">
      <w:pPr>
        <w:spacing w:after="0" w:line="240" w:lineRule="auto"/>
        <w:rPr>
          <w:rFonts w:ascii="Calibri" w:eastAsia="Times New Roman" w:hAnsi="Calibri" w:cs="Calibri"/>
          <w:color w:val="000000"/>
          <w:sz w:val="24"/>
          <w:szCs w:val="24"/>
        </w:rPr>
      </w:pPr>
      <w:r w:rsidRPr="00177A11">
        <w:rPr>
          <w:rFonts w:ascii="Calibri" w:eastAsia="Times New Roman" w:hAnsi="Calibri" w:cs="Calibri"/>
          <w:color w:val="000000"/>
          <w:sz w:val="24"/>
          <w:szCs w:val="24"/>
        </w:rPr>
        <w:t xml:space="preserve">&gt; It is a Windows policy determines which accounts can use a process to keep data in physical memory, preventing the system from paging the data to virtual memory on disk. </w:t>
      </w:r>
    </w:p>
    <w:p w:rsidR="00951C13" w:rsidRPr="00177A11" w:rsidRDefault="00951C13" w:rsidP="00951C13">
      <w:pPr>
        <w:spacing w:after="0" w:line="240" w:lineRule="auto"/>
        <w:rPr>
          <w:rFonts w:ascii="Calibri" w:eastAsia="Times New Roman" w:hAnsi="Calibri" w:cs="Calibri"/>
          <w:color w:val="000000"/>
          <w:sz w:val="24"/>
          <w:szCs w:val="24"/>
        </w:rPr>
      </w:pPr>
    </w:p>
    <w:p w:rsidR="00951C13" w:rsidRPr="00177A11" w:rsidRDefault="00951C13" w:rsidP="00951C13">
      <w:pPr>
        <w:spacing w:after="0" w:line="240" w:lineRule="auto"/>
        <w:rPr>
          <w:rFonts w:ascii="Calibri" w:eastAsia="Times New Roman" w:hAnsi="Calibri" w:cs="Calibri"/>
          <w:color w:val="000000"/>
          <w:sz w:val="24"/>
          <w:szCs w:val="24"/>
        </w:rPr>
      </w:pPr>
      <w:r w:rsidRPr="00177A11">
        <w:rPr>
          <w:rFonts w:ascii="Calibri" w:eastAsia="Times New Roman" w:hAnsi="Calibri" w:cs="Calibri"/>
          <w:b/>
          <w:color w:val="000000"/>
          <w:sz w:val="24"/>
          <w:szCs w:val="24"/>
        </w:rPr>
        <w:t>Note:</w:t>
      </w:r>
      <w:r w:rsidRPr="00177A11">
        <w:rPr>
          <w:rFonts w:ascii="Calibri" w:eastAsia="Times New Roman" w:hAnsi="Calibri" w:cs="Calibri"/>
          <w:color w:val="000000"/>
          <w:sz w:val="24"/>
          <w:szCs w:val="24"/>
        </w:rPr>
        <w:t xml:space="preserve"> Always SQL Server gives good performance when read or write from memory instead of disk. To control IO from Disk better to add SQL Server service account need to add under Group policies.</w:t>
      </w:r>
    </w:p>
    <w:p w:rsidR="00951C13" w:rsidRPr="00177A11" w:rsidRDefault="00951C13" w:rsidP="00951C13">
      <w:pPr>
        <w:spacing w:after="0" w:line="240" w:lineRule="auto"/>
        <w:rPr>
          <w:rFonts w:ascii="Calibri" w:eastAsia="Times New Roman" w:hAnsi="Calibri" w:cs="Calibri"/>
          <w:color w:val="000000"/>
          <w:sz w:val="24"/>
          <w:szCs w:val="24"/>
        </w:rPr>
      </w:pPr>
    </w:p>
    <w:p w:rsidR="00951C13" w:rsidRPr="00177A11" w:rsidRDefault="00951C13" w:rsidP="00951C13">
      <w:pPr>
        <w:spacing w:after="0" w:line="240" w:lineRule="auto"/>
        <w:rPr>
          <w:rFonts w:ascii="Calibri" w:eastAsia="Times New Roman" w:hAnsi="Calibri" w:cs="Calibri"/>
          <w:color w:val="000000"/>
          <w:sz w:val="24"/>
          <w:szCs w:val="24"/>
        </w:rPr>
      </w:pPr>
      <w:r w:rsidRPr="00177A11">
        <w:rPr>
          <w:rFonts w:ascii="Calibri" w:eastAsia="Times New Roman" w:hAnsi="Calibri" w:cs="Calibri"/>
          <w:b/>
          <w:color w:val="000000"/>
          <w:sz w:val="24"/>
          <w:szCs w:val="24"/>
        </w:rPr>
        <w:t>GPEDIT.MSC</w:t>
      </w:r>
      <w:r w:rsidRPr="00177A11">
        <w:rPr>
          <w:rFonts w:ascii="Calibri" w:eastAsia="Times New Roman" w:hAnsi="Calibri" w:cs="Calibri"/>
          <w:color w:val="000000"/>
          <w:sz w:val="24"/>
          <w:szCs w:val="24"/>
        </w:rPr>
        <w:t xml:space="preserve"> -&gt; Computer Configuration -&gt; Windows Settings -&gt; Security Settings -&gt; Local Policies -&gt; User Rights Assignment -&gt; Lock Pages in Memory -&gt; Add Service Account to use the Physical Memory.</w:t>
      </w:r>
    </w:p>
    <w:p w:rsidR="00951C13" w:rsidRPr="00177A11" w:rsidRDefault="00951C13" w:rsidP="00951C13">
      <w:pPr>
        <w:spacing w:after="0" w:line="240" w:lineRule="auto"/>
        <w:rPr>
          <w:rFonts w:ascii="Calibri" w:eastAsia="Times New Roman" w:hAnsi="Calibri" w:cs="Calibri"/>
          <w:color w:val="000000"/>
          <w:sz w:val="24"/>
          <w:szCs w:val="24"/>
        </w:rPr>
      </w:pPr>
    </w:p>
    <w:p w:rsidR="00951C13" w:rsidRPr="00177A11" w:rsidRDefault="00951C13" w:rsidP="00951C13">
      <w:pPr>
        <w:spacing w:after="0" w:line="240" w:lineRule="auto"/>
        <w:rPr>
          <w:rFonts w:ascii="Calibri" w:eastAsia="Times New Roman" w:hAnsi="Calibri" w:cs="Calibri"/>
          <w:color w:val="000000"/>
          <w:sz w:val="24"/>
          <w:szCs w:val="24"/>
        </w:rPr>
      </w:pPr>
      <w:r w:rsidRPr="00177A11">
        <w:rPr>
          <w:rFonts w:ascii="Calibri" w:eastAsia="Times New Roman" w:hAnsi="Calibri" w:cs="Calibri"/>
          <w:color w:val="000000"/>
          <w:sz w:val="24"/>
          <w:szCs w:val="24"/>
        </w:rPr>
        <w:t>&gt; In 32bit it is used to extend memory access beyond 4 GB or to enable the AWE feature. For 64bit systems, it is to possibly gain performance and to “lock pages” for the buffer pool.</w:t>
      </w:r>
    </w:p>
    <w:p w:rsidR="0009309E" w:rsidRPr="00177A11" w:rsidRDefault="0009309E" w:rsidP="00951C13">
      <w:pPr>
        <w:spacing w:after="0" w:line="240" w:lineRule="auto"/>
        <w:rPr>
          <w:rFonts w:ascii="Calibri" w:eastAsia="Times New Roman" w:hAnsi="Calibri" w:cs="Calibri"/>
          <w:color w:val="000000"/>
          <w:sz w:val="24"/>
          <w:szCs w:val="24"/>
        </w:rPr>
      </w:pPr>
    </w:p>
    <w:p w:rsidR="008B6A50" w:rsidRPr="008B6A50" w:rsidRDefault="008B6A50" w:rsidP="008B6A50">
      <w:pPr>
        <w:rPr>
          <w:sz w:val="24"/>
          <w:szCs w:val="24"/>
        </w:rPr>
      </w:pPr>
    </w:p>
    <w:p w:rsidR="008B6A50" w:rsidRPr="008B6A50" w:rsidRDefault="008B6A50" w:rsidP="008B6A50">
      <w:pPr>
        <w:rPr>
          <w:sz w:val="24"/>
          <w:szCs w:val="24"/>
        </w:rPr>
      </w:pPr>
    </w:p>
    <w:p w:rsidR="008B6A50" w:rsidRPr="008B6A50" w:rsidRDefault="008B6A50" w:rsidP="008B6A50">
      <w:pPr>
        <w:rPr>
          <w:sz w:val="24"/>
          <w:szCs w:val="24"/>
        </w:rPr>
      </w:pPr>
    </w:p>
    <w:p w:rsidR="008B6A50" w:rsidRPr="008B6A50" w:rsidRDefault="008B6A50" w:rsidP="008B6A50">
      <w:pPr>
        <w:rPr>
          <w:sz w:val="24"/>
          <w:szCs w:val="24"/>
        </w:rPr>
      </w:pPr>
    </w:p>
    <w:p w:rsidR="008B6A50" w:rsidRPr="008B6A50" w:rsidRDefault="008B6A50" w:rsidP="008B6A50">
      <w:pPr>
        <w:rPr>
          <w:sz w:val="24"/>
          <w:szCs w:val="24"/>
        </w:rPr>
      </w:pPr>
    </w:p>
    <w:p w:rsidR="008B6A50" w:rsidRPr="008B6A50" w:rsidRDefault="008B6A50" w:rsidP="008B6A50">
      <w:pPr>
        <w:rPr>
          <w:sz w:val="24"/>
          <w:szCs w:val="24"/>
        </w:rPr>
      </w:pPr>
    </w:p>
    <w:p w:rsidR="008B6A50" w:rsidRPr="008B6A50" w:rsidRDefault="008B6A50" w:rsidP="008B6A50">
      <w:pPr>
        <w:rPr>
          <w:sz w:val="24"/>
          <w:szCs w:val="24"/>
        </w:rPr>
      </w:pPr>
    </w:p>
    <w:p w:rsidR="006F710C" w:rsidRDefault="006F710C"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Pr="004C2523" w:rsidRDefault="00177A11" w:rsidP="00177A11">
      <w:pPr>
        <w:jc w:val="center"/>
        <w:rPr>
          <w:b/>
          <w:color w:val="C00000"/>
          <w:sz w:val="26"/>
          <w:szCs w:val="26"/>
        </w:rPr>
      </w:pPr>
      <w:r w:rsidRPr="004C2523">
        <w:rPr>
          <w:b/>
          <w:color w:val="C00000"/>
          <w:sz w:val="26"/>
          <w:szCs w:val="26"/>
        </w:rPr>
        <w:t>DAC (Dedicated Administration Connection)</w:t>
      </w:r>
    </w:p>
    <w:p w:rsidR="00177A11" w:rsidRDefault="00177A11" w:rsidP="00177A11">
      <w:pPr>
        <w:jc w:val="center"/>
        <w:rPr>
          <w:b/>
          <w:color w:val="FF0000"/>
          <w:sz w:val="26"/>
          <w:szCs w:val="26"/>
        </w:rPr>
      </w:pPr>
    </w:p>
    <w:p w:rsidR="00177A11" w:rsidRPr="00B711B5" w:rsidRDefault="00177A11" w:rsidP="00E61408">
      <w:pPr>
        <w:numPr>
          <w:ilvl w:val="0"/>
          <w:numId w:val="60"/>
        </w:numPr>
        <w:rPr>
          <w:sz w:val="24"/>
          <w:szCs w:val="24"/>
        </w:rPr>
      </w:pPr>
      <w:r w:rsidRPr="00B711B5">
        <w:rPr>
          <w:sz w:val="24"/>
          <w:szCs w:val="24"/>
        </w:rPr>
        <w:t xml:space="preserve">Microsoft SQL Server provides a dedicated administrator connection (DAC). </w:t>
      </w:r>
    </w:p>
    <w:p w:rsidR="00177A11" w:rsidRPr="00B711B5" w:rsidRDefault="00177A11" w:rsidP="00E61408">
      <w:pPr>
        <w:numPr>
          <w:ilvl w:val="0"/>
          <w:numId w:val="60"/>
        </w:numPr>
        <w:rPr>
          <w:sz w:val="24"/>
          <w:szCs w:val="24"/>
        </w:rPr>
      </w:pPr>
      <w:r w:rsidRPr="00B711B5">
        <w:rPr>
          <w:sz w:val="24"/>
          <w:szCs w:val="24"/>
        </w:rPr>
        <w:t xml:space="preserve">The DAC allows an administrator to access </w:t>
      </w:r>
      <w:r>
        <w:rPr>
          <w:sz w:val="24"/>
          <w:szCs w:val="24"/>
        </w:rPr>
        <w:t xml:space="preserve">any emergency issue </w:t>
      </w:r>
      <w:r w:rsidRPr="00B711B5">
        <w:rPr>
          <w:sz w:val="24"/>
          <w:szCs w:val="24"/>
        </w:rPr>
        <w:t>a running instance of SQL Server Database Engine to troubleshoot problems on the server—even when the server is unresponsive to other client connections.</w:t>
      </w:r>
    </w:p>
    <w:p w:rsidR="00177A11" w:rsidRPr="00B711B5" w:rsidRDefault="00177A11" w:rsidP="00E61408">
      <w:pPr>
        <w:numPr>
          <w:ilvl w:val="0"/>
          <w:numId w:val="60"/>
        </w:numPr>
        <w:rPr>
          <w:sz w:val="24"/>
          <w:szCs w:val="24"/>
        </w:rPr>
      </w:pPr>
      <w:r w:rsidRPr="00B711B5">
        <w:rPr>
          <w:sz w:val="24"/>
          <w:szCs w:val="24"/>
        </w:rPr>
        <w:t xml:space="preserve"> The DAC is available through the </w:t>
      </w:r>
      <w:r w:rsidRPr="00B711B5">
        <w:rPr>
          <w:bCs/>
          <w:sz w:val="24"/>
          <w:szCs w:val="24"/>
        </w:rPr>
        <w:t>Sql cmd</w:t>
      </w:r>
      <w:r w:rsidRPr="00B711B5">
        <w:rPr>
          <w:sz w:val="24"/>
          <w:szCs w:val="24"/>
        </w:rPr>
        <w:t xml:space="preserve"> utility and SQL Server Management Studio [Query analyzer]. </w:t>
      </w:r>
    </w:p>
    <w:p w:rsidR="00177A11" w:rsidRDefault="00177A11" w:rsidP="00E61408">
      <w:pPr>
        <w:numPr>
          <w:ilvl w:val="0"/>
          <w:numId w:val="60"/>
        </w:numPr>
        <w:rPr>
          <w:sz w:val="24"/>
          <w:szCs w:val="24"/>
        </w:rPr>
      </w:pPr>
      <w:r w:rsidRPr="00B711B5">
        <w:rPr>
          <w:sz w:val="24"/>
          <w:szCs w:val="24"/>
        </w:rPr>
        <w:t xml:space="preserve">The connection is only allowed from a client running on the server. </w:t>
      </w:r>
    </w:p>
    <w:p w:rsidR="00177A11" w:rsidRDefault="00177A11" w:rsidP="00177A11">
      <w:pPr>
        <w:ind w:left="720"/>
        <w:rPr>
          <w:sz w:val="24"/>
          <w:szCs w:val="24"/>
        </w:rPr>
      </w:pPr>
    </w:p>
    <w:p w:rsidR="00177A11" w:rsidRPr="00B711B5" w:rsidRDefault="00177A11" w:rsidP="00177A11">
      <w:pPr>
        <w:rPr>
          <w:sz w:val="24"/>
          <w:szCs w:val="24"/>
        </w:rPr>
      </w:pPr>
      <w:r w:rsidRPr="00B711B5">
        <w:rPr>
          <w:b/>
          <w:bCs/>
          <w:sz w:val="24"/>
          <w:szCs w:val="24"/>
          <w:lang w:val="en-IN"/>
        </w:rPr>
        <w:t>How to enable DAC?</w:t>
      </w:r>
    </w:p>
    <w:p w:rsidR="00177A11" w:rsidRPr="00B711B5" w:rsidRDefault="00177A11" w:rsidP="00E61408">
      <w:pPr>
        <w:numPr>
          <w:ilvl w:val="0"/>
          <w:numId w:val="61"/>
        </w:numPr>
        <w:rPr>
          <w:sz w:val="24"/>
          <w:szCs w:val="24"/>
        </w:rPr>
      </w:pPr>
      <w:r w:rsidRPr="00B711B5">
        <w:rPr>
          <w:sz w:val="24"/>
          <w:szCs w:val="24"/>
          <w:lang w:val="en-IN"/>
        </w:rPr>
        <w:t xml:space="preserve">By default DAC is enabled to connect through local connection. That means you can connect to the local instance of SQL server using DAC without making any changes. </w:t>
      </w:r>
    </w:p>
    <w:p w:rsidR="00177A11" w:rsidRPr="00C62AC6" w:rsidRDefault="00177A11" w:rsidP="00E61408">
      <w:pPr>
        <w:numPr>
          <w:ilvl w:val="0"/>
          <w:numId w:val="61"/>
        </w:numPr>
        <w:rPr>
          <w:sz w:val="24"/>
          <w:szCs w:val="24"/>
        </w:rPr>
      </w:pPr>
      <w:r w:rsidRPr="00B711B5">
        <w:rPr>
          <w:sz w:val="24"/>
          <w:szCs w:val="24"/>
          <w:lang w:val="en-IN"/>
        </w:rPr>
        <w:t>To connect the SQL server using DAC from remote machine using TCP/IP, we have to enable the 'remote admin connections’ using sp_configure. We can enable the remote DAC connection using the below query.</w:t>
      </w:r>
    </w:p>
    <w:p w:rsidR="00177A11" w:rsidRPr="00B711B5" w:rsidRDefault="00177A11" w:rsidP="00E61408">
      <w:pPr>
        <w:numPr>
          <w:ilvl w:val="0"/>
          <w:numId w:val="62"/>
        </w:numPr>
        <w:rPr>
          <w:sz w:val="24"/>
          <w:szCs w:val="24"/>
        </w:rPr>
      </w:pPr>
      <w:r w:rsidRPr="00B711B5">
        <w:rPr>
          <w:sz w:val="24"/>
          <w:szCs w:val="24"/>
          <w:lang w:val="en-IN"/>
        </w:rPr>
        <w:t>Exec sp_configure 'remote admin connections',1</w:t>
      </w:r>
    </w:p>
    <w:p w:rsidR="00177A11" w:rsidRPr="00C62AC6" w:rsidRDefault="00177A11" w:rsidP="00177A11">
      <w:pPr>
        <w:rPr>
          <w:color w:val="00B050"/>
          <w:sz w:val="24"/>
          <w:szCs w:val="24"/>
        </w:rPr>
      </w:pPr>
      <w:r w:rsidRPr="00C62AC6">
        <w:rPr>
          <w:b/>
          <w:bCs/>
          <w:color w:val="00B050"/>
          <w:sz w:val="24"/>
          <w:szCs w:val="24"/>
          <w:u w:val="single"/>
          <w:lang w:val="en-IN"/>
        </w:rPr>
        <w:t>Sp_configure: This procedure allows you to enable internal configurations of SQL Server .Eg, memory, DAC, Query timeout. Etc.</w:t>
      </w:r>
    </w:p>
    <w:p w:rsidR="00177A11" w:rsidRPr="00C62AC6" w:rsidRDefault="00177A11" w:rsidP="00177A11">
      <w:pPr>
        <w:rPr>
          <w:color w:val="00B050"/>
          <w:sz w:val="24"/>
          <w:szCs w:val="24"/>
        </w:rPr>
      </w:pPr>
      <w:r w:rsidRPr="00C62AC6">
        <w:rPr>
          <w:b/>
          <w:bCs/>
          <w:color w:val="00B050"/>
          <w:sz w:val="24"/>
          <w:szCs w:val="24"/>
          <w:u w:val="single"/>
          <w:lang w:val="en-IN"/>
        </w:rPr>
        <w:t>To use SP_CONFIGURE used should have Sysadmin permissions.</w:t>
      </w:r>
    </w:p>
    <w:p w:rsidR="00177A11" w:rsidRPr="00C62AC6" w:rsidRDefault="00177A11" w:rsidP="00177A11">
      <w:pPr>
        <w:rPr>
          <w:b/>
          <w:sz w:val="24"/>
          <w:szCs w:val="24"/>
        </w:rPr>
      </w:pPr>
      <w:r w:rsidRPr="00C62AC6">
        <w:rPr>
          <w:b/>
          <w:sz w:val="24"/>
          <w:szCs w:val="24"/>
          <w:lang w:val="en-IN"/>
        </w:rPr>
        <w:br/>
        <w:t>Note1:</w:t>
      </w:r>
    </w:p>
    <w:p w:rsidR="00177A11" w:rsidRPr="00B711B5" w:rsidRDefault="00177A11" w:rsidP="00E61408">
      <w:pPr>
        <w:numPr>
          <w:ilvl w:val="0"/>
          <w:numId w:val="63"/>
        </w:numPr>
        <w:rPr>
          <w:sz w:val="24"/>
          <w:szCs w:val="24"/>
        </w:rPr>
      </w:pPr>
      <w:r w:rsidRPr="00B711B5">
        <w:rPr>
          <w:sz w:val="24"/>
          <w:szCs w:val="24"/>
          <w:lang w:val="en-IN"/>
        </w:rPr>
        <w:t>By default SQL server listen to DAC connection on port number 1434. If the port number 1434 is not available, SQL server dynamically assign a port number during the start up and this can be found in the SQL server error log as given below.</w:t>
      </w:r>
    </w:p>
    <w:p w:rsidR="00177A11" w:rsidRPr="00B711B5" w:rsidRDefault="00177A11" w:rsidP="00E61408">
      <w:pPr>
        <w:numPr>
          <w:ilvl w:val="0"/>
          <w:numId w:val="63"/>
        </w:numPr>
        <w:rPr>
          <w:sz w:val="24"/>
          <w:szCs w:val="24"/>
        </w:rPr>
      </w:pPr>
      <w:r w:rsidRPr="00B711B5">
        <w:rPr>
          <w:b/>
          <w:bCs/>
          <w:sz w:val="24"/>
          <w:szCs w:val="24"/>
        </w:rPr>
        <w:t>DAC only allows you to connect query analyzer but not object explore SSMS.</w:t>
      </w:r>
    </w:p>
    <w:p w:rsidR="00177A11" w:rsidRPr="00B711B5" w:rsidRDefault="00177A11" w:rsidP="00E61408">
      <w:pPr>
        <w:numPr>
          <w:ilvl w:val="0"/>
          <w:numId w:val="63"/>
        </w:numPr>
        <w:rPr>
          <w:sz w:val="24"/>
          <w:szCs w:val="24"/>
        </w:rPr>
      </w:pPr>
      <w:r w:rsidRPr="00B711B5">
        <w:rPr>
          <w:sz w:val="24"/>
          <w:szCs w:val="24"/>
        </w:rPr>
        <w:t>To enable DAC you should be member of SYS Admin role.</w:t>
      </w:r>
    </w:p>
    <w:p w:rsidR="00177A11" w:rsidRPr="00C62AC6" w:rsidRDefault="00177A11" w:rsidP="00177A11">
      <w:pPr>
        <w:rPr>
          <w:b/>
          <w:sz w:val="24"/>
          <w:szCs w:val="24"/>
        </w:rPr>
      </w:pPr>
      <w:r w:rsidRPr="00C62AC6">
        <w:rPr>
          <w:b/>
          <w:sz w:val="24"/>
          <w:szCs w:val="24"/>
        </w:rPr>
        <w:t>&gt;&gt; Connect by using query analyzer:</w:t>
      </w:r>
    </w:p>
    <w:p w:rsidR="00177A11" w:rsidRPr="00C62AC6" w:rsidRDefault="00177A11" w:rsidP="00177A11">
      <w:pPr>
        <w:rPr>
          <w:sz w:val="24"/>
          <w:szCs w:val="24"/>
        </w:rPr>
      </w:pPr>
      <w:r w:rsidRPr="00C62AC6">
        <w:rPr>
          <w:b/>
          <w:sz w:val="24"/>
          <w:szCs w:val="24"/>
        </w:rPr>
        <w:t>Admin: host name</w:t>
      </w:r>
      <w:r>
        <w:rPr>
          <w:sz w:val="24"/>
          <w:szCs w:val="24"/>
        </w:rPr>
        <w:t xml:space="preserve"> ---</w:t>
      </w:r>
      <w:r w:rsidRPr="00C62AC6">
        <w:rPr>
          <w:sz w:val="24"/>
          <w:szCs w:val="24"/>
        </w:rPr>
        <w:t>Default instance</w:t>
      </w:r>
    </w:p>
    <w:p w:rsidR="00177A11" w:rsidRPr="00C62AC6" w:rsidRDefault="00177A11" w:rsidP="00177A11">
      <w:pPr>
        <w:rPr>
          <w:sz w:val="24"/>
          <w:szCs w:val="24"/>
        </w:rPr>
      </w:pPr>
      <w:r w:rsidRPr="00C62AC6">
        <w:rPr>
          <w:b/>
          <w:sz w:val="24"/>
          <w:szCs w:val="24"/>
        </w:rPr>
        <w:t>Admin: hostname\instance name</w:t>
      </w:r>
      <w:r>
        <w:rPr>
          <w:sz w:val="24"/>
          <w:szCs w:val="24"/>
        </w:rPr>
        <w:t xml:space="preserve"> </w:t>
      </w:r>
      <w:r w:rsidRPr="00C62AC6">
        <w:rPr>
          <w:sz w:val="24"/>
          <w:szCs w:val="24"/>
        </w:rPr>
        <w:t>---Named instance</w:t>
      </w:r>
    </w:p>
    <w:p w:rsidR="00177A11" w:rsidRPr="00C62AC6" w:rsidRDefault="00177A11" w:rsidP="00177A11">
      <w:pPr>
        <w:rPr>
          <w:b/>
          <w:sz w:val="24"/>
          <w:szCs w:val="24"/>
        </w:rPr>
      </w:pPr>
      <w:r w:rsidRPr="00C62AC6">
        <w:rPr>
          <w:b/>
          <w:sz w:val="24"/>
          <w:szCs w:val="24"/>
        </w:rPr>
        <w:t>&gt;&gt; By SQLCMD:</w:t>
      </w:r>
    </w:p>
    <w:p w:rsidR="00177A11" w:rsidRPr="00C62AC6" w:rsidRDefault="00177A11" w:rsidP="00177A11">
      <w:pPr>
        <w:rPr>
          <w:b/>
          <w:sz w:val="24"/>
          <w:szCs w:val="24"/>
        </w:rPr>
      </w:pPr>
      <w:r w:rsidRPr="00C62AC6">
        <w:rPr>
          <w:b/>
          <w:sz w:val="24"/>
          <w:szCs w:val="24"/>
        </w:rPr>
        <w:t>C:\&gt;sqlcmd -S localhost -U sa -P dev -d master –A [Default instance]</w:t>
      </w:r>
    </w:p>
    <w:p w:rsidR="00177A11" w:rsidRDefault="00177A11" w:rsidP="00177A11">
      <w:pPr>
        <w:rPr>
          <w:b/>
          <w:sz w:val="24"/>
          <w:szCs w:val="24"/>
        </w:rPr>
      </w:pPr>
      <w:r w:rsidRPr="00C62AC6">
        <w:rPr>
          <w:b/>
          <w:sz w:val="24"/>
          <w:szCs w:val="24"/>
        </w:rPr>
        <w:t>C:\&gt;sqlcmd -S [named instance name]-U sa -P dev -d master –A [Named instance]</w:t>
      </w:r>
    </w:p>
    <w:p w:rsidR="00177A11" w:rsidRPr="00C62AC6" w:rsidRDefault="00177A11" w:rsidP="00177A11">
      <w:pPr>
        <w:rPr>
          <w:sz w:val="24"/>
          <w:szCs w:val="24"/>
        </w:rPr>
      </w:pPr>
      <w:r w:rsidRPr="00C62AC6">
        <w:rPr>
          <w:bCs/>
          <w:iCs/>
          <w:sz w:val="24"/>
          <w:szCs w:val="24"/>
        </w:rPr>
        <w:t xml:space="preserve">-U: User name </w:t>
      </w:r>
    </w:p>
    <w:p w:rsidR="00177A11" w:rsidRPr="00C62AC6" w:rsidRDefault="00177A11" w:rsidP="00177A11">
      <w:pPr>
        <w:rPr>
          <w:sz w:val="24"/>
          <w:szCs w:val="24"/>
        </w:rPr>
      </w:pPr>
      <w:r w:rsidRPr="00C62AC6">
        <w:rPr>
          <w:bCs/>
          <w:iCs/>
          <w:sz w:val="24"/>
          <w:szCs w:val="24"/>
        </w:rPr>
        <w:t>-P: Password</w:t>
      </w:r>
    </w:p>
    <w:p w:rsidR="00177A11" w:rsidRDefault="00177A11" w:rsidP="00177A11">
      <w:pPr>
        <w:rPr>
          <w:bCs/>
          <w:iCs/>
          <w:sz w:val="24"/>
          <w:szCs w:val="24"/>
        </w:rPr>
      </w:pPr>
      <w:r w:rsidRPr="00C62AC6">
        <w:rPr>
          <w:bCs/>
          <w:iCs/>
          <w:sz w:val="24"/>
          <w:szCs w:val="24"/>
        </w:rPr>
        <w:t>-A: DAC Connection.</w:t>
      </w:r>
    </w:p>
    <w:p w:rsidR="00177A11" w:rsidRDefault="00177A11" w:rsidP="00177A11">
      <w:pPr>
        <w:rPr>
          <w:bCs/>
          <w:iCs/>
          <w:sz w:val="24"/>
          <w:szCs w:val="24"/>
        </w:rPr>
      </w:pPr>
    </w:p>
    <w:p w:rsidR="00177A11" w:rsidRPr="00CC0C4E" w:rsidRDefault="00177A11" w:rsidP="00177A11">
      <w:pPr>
        <w:rPr>
          <w:bCs/>
          <w:iCs/>
          <w:sz w:val="24"/>
          <w:szCs w:val="24"/>
        </w:rPr>
      </w:pPr>
      <w:r w:rsidRPr="00CC0C4E">
        <w:rPr>
          <w:b/>
          <w:bCs/>
          <w:iCs/>
          <w:sz w:val="24"/>
          <w:szCs w:val="24"/>
        </w:rPr>
        <w:t>Note:</w:t>
      </w:r>
      <w:r>
        <w:rPr>
          <w:bCs/>
          <w:iCs/>
          <w:sz w:val="24"/>
          <w:szCs w:val="24"/>
        </w:rPr>
        <w:t xml:space="preserve"> </w:t>
      </w:r>
      <w:r w:rsidRPr="00CC0C4E">
        <w:rPr>
          <w:bCs/>
          <w:iCs/>
          <w:sz w:val="24"/>
          <w:szCs w:val="24"/>
        </w:rPr>
        <w:t>If the DAC is already in use, the connection will fail with an error indicating it cannot connect.</w:t>
      </w:r>
    </w:p>
    <w:p w:rsidR="00177A11" w:rsidRPr="000137DD" w:rsidRDefault="00177A11" w:rsidP="00177A11">
      <w:pPr>
        <w:rPr>
          <w:b/>
        </w:rPr>
      </w:pPr>
      <w:r w:rsidRPr="000137DD">
        <w:rPr>
          <w:b/>
        </w:rPr>
        <w:t>Error: 17810, Severity: 20, State: 2.</w:t>
      </w:r>
    </w:p>
    <w:p w:rsidR="00177A11" w:rsidRDefault="00177A11" w:rsidP="00177A11"/>
    <w:p w:rsidR="00177A11" w:rsidRDefault="00177A11" w:rsidP="00177A11">
      <w:pPr>
        <w:rPr>
          <w:b/>
          <w:sz w:val="24"/>
          <w:szCs w:val="24"/>
        </w:rPr>
      </w:pPr>
      <w:r w:rsidRPr="00CC0C4E">
        <w:rPr>
          <w:b/>
          <w:sz w:val="24"/>
          <w:szCs w:val="24"/>
        </w:rPr>
        <w:t>DAC Limitations</w:t>
      </w:r>
      <w:r>
        <w:rPr>
          <w:b/>
          <w:sz w:val="24"/>
          <w:szCs w:val="24"/>
        </w:rPr>
        <w:t>:</w:t>
      </w:r>
    </w:p>
    <w:p w:rsidR="00177A11" w:rsidRPr="00CC0C4E" w:rsidRDefault="00177A11" w:rsidP="00E61408">
      <w:pPr>
        <w:numPr>
          <w:ilvl w:val="0"/>
          <w:numId w:val="64"/>
        </w:numPr>
        <w:rPr>
          <w:sz w:val="24"/>
          <w:szCs w:val="24"/>
        </w:rPr>
      </w:pPr>
      <w:r w:rsidRPr="00CC0C4E">
        <w:rPr>
          <w:sz w:val="24"/>
          <w:szCs w:val="24"/>
          <w:lang w:val="en-IN"/>
        </w:rPr>
        <w:t>Only one DAC connection is allowed per instance. If a DAC connection is already open, new connection request will be denied with error 10053.</w:t>
      </w:r>
    </w:p>
    <w:p w:rsidR="00177A11" w:rsidRPr="00CC0C4E" w:rsidRDefault="00177A11" w:rsidP="00E61408">
      <w:pPr>
        <w:numPr>
          <w:ilvl w:val="0"/>
          <w:numId w:val="64"/>
        </w:numPr>
        <w:rPr>
          <w:sz w:val="24"/>
          <w:szCs w:val="24"/>
        </w:rPr>
      </w:pPr>
      <w:r w:rsidRPr="00CC0C4E">
        <w:rPr>
          <w:sz w:val="24"/>
          <w:szCs w:val="24"/>
          <w:lang w:val="en-IN"/>
        </w:rPr>
        <w:t>You can’t connect SSMS object explorer using the DAC connection, but you can connect a query analyser window.</w:t>
      </w:r>
    </w:p>
    <w:p w:rsidR="00177A11" w:rsidRPr="00CC0C4E" w:rsidRDefault="00177A11" w:rsidP="00E61408">
      <w:pPr>
        <w:numPr>
          <w:ilvl w:val="0"/>
          <w:numId w:val="64"/>
        </w:numPr>
        <w:rPr>
          <w:sz w:val="24"/>
          <w:szCs w:val="24"/>
        </w:rPr>
      </w:pPr>
      <w:r w:rsidRPr="00CC0C4E">
        <w:rPr>
          <w:sz w:val="24"/>
          <w:szCs w:val="24"/>
          <w:lang w:val="en-IN"/>
        </w:rPr>
        <w:t>SQL server prohibits running parallel queries or commands on DAC connection. Error 3637 is generated if you try to perform a backup or restore operation.</w:t>
      </w:r>
    </w:p>
    <w:p w:rsidR="00177A11" w:rsidRPr="00CC0C4E" w:rsidRDefault="00177A11" w:rsidP="00E61408">
      <w:pPr>
        <w:numPr>
          <w:ilvl w:val="0"/>
          <w:numId w:val="64"/>
        </w:numPr>
        <w:rPr>
          <w:sz w:val="24"/>
          <w:szCs w:val="24"/>
        </w:rPr>
      </w:pPr>
      <w:r w:rsidRPr="00CC0C4E">
        <w:rPr>
          <w:sz w:val="24"/>
          <w:szCs w:val="24"/>
          <w:lang w:val="en-IN"/>
        </w:rPr>
        <w:t>Only login with Sysadmin rights can establish the DAC connections.</w:t>
      </w:r>
    </w:p>
    <w:p w:rsidR="00177A11" w:rsidRPr="00CC0C4E" w:rsidRDefault="00177A11" w:rsidP="00E61408">
      <w:pPr>
        <w:numPr>
          <w:ilvl w:val="0"/>
          <w:numId w:val="64"/>
        </w:numPr>
        <w:rPr>
          <w:sz w:val="24"/>
          <w:szCs w:val="24"/>
        </w:rPr>
      </w:pPr>
      <w:r w:rsidRPr="00CC0C4E">
        <w:rPr>
          <w:sz w:val="24"/>
          <w:szCs w:val="24"/>
        </w:rPr>
        <w:t>Cannot run parallel queries in SQL Server instance as only 1 DAC connection is allowed.</w:t>
      </w:r>
    </w:p>
    <w:p w:rsidR="00177A11" w:rsidRPr="00CC0C4E" w:rsidRDefault="00177A11" w:rsidP="00E61408">
      <w:pPr>
        <w:numPr>
          <w:ilvl w:val="0"/>
          <w:numId w:val="64"/>
        </w:numPr>
        <w:rPr>
          <w:sz w:val="24"/>
          <w:szCs w:val="24"/>
        </w:rPr>
      </w:pPr>
      <w:r w:rsidRPr="00CC0C4E">
        <w:rPr>
          <w:sz w:val="24"/>
          <w:szCs w:val="24"/>
        </w:rPr>
        <w:t>SQL Server services are not possible to restart by using DAC query analyzer.</w:t>
      </w:r>
    </w:p>
    <w:p w:rsidR="00177A11" w:rsidRPr="00CC0C4E" w:rsidRDefault="00177A11" w:rsidP="00E61408">
      <w:pPr>
        <w:numPr>
          <w:ilvl w:val="0"/>
          <w:numId w:val="64"/>
        </w:numPr>
        <w:rPr>
          <w:sz w:val="24"/>
          <w:szCs w:val="24"/>
        </w:rPr>
      </w:pPr>
      <w:r w:rsidRPr="00CC0C4E">
        <w:rPr>
          <w:sz w:val="24"/>
          <w:szCs w:val="24"/>
        </w:rPr>
        <w:t>SQL Server DAC possible only with EE edition</w:t>
      </w:r>
    </w:p>
    <w:p w:rsidR="00177A11" w:rsidRDefault="00177A11" w:rsidP="00E61408">
      <w:pPr>
        <w:numPr>
          <w:ilvl w:val="0"/>
          <w:numId w:val="64"/>
        </w:numPr>
        <w:rPr>
          <w:sz w:val="24"/>
          <w:szCs w:val="24"/>
        </w:rPr>
      </w:pPr>
      <w:r w:rsidRPr="00CC0C4E">
        <w:rPr>
          <w:sz w:val="24"/>
          <w:szCs w:val="24"/>
        </w:rPr>
        <w:t>DAC never uses port number 1433.</w:t>
      </w:r>
    </w:p>
    <w:p w:rsidR="00177A11" w:rsidRPr="00CC0C4E" w:rsidRDefault="00177A11" w:rsidP="00177A11">
      <w:pPr>
        <w:ind w:left="360"/>
        <w:rPr>
          <w:sz w:val="24"/>
          <w:szCs w:val="24"/>
        </w:rPr>
      </w:pPr>
      <w:r w:rsidRPr="00EE6F5F">
        <w:rPr>
          <w:sz w:val="24"/>
          <w:szCs w:val="24"/>
        </w:rPr>
        <w:t>By default always DAC uses 1434 port number but if 1434 is not enabled in server then SQL uses dynamic port at the time of SQL Server start up.</w:t>
      </w:r>
    </w:p>
    <w:p w:rsidR="00177A11" w:rsidRPr="00CC0C4E" w:rsidRDefault="00177A11" w:rsidP="00E61408">
      <w:pPr>
        <w:numPr>
          <w:ilvl w:val="0"/>
          <w:numId w:val="64"/>
        </w:numPr>
        <w:rPr>
          <w:sz w:val="24"/>
          <w:szCs w:val="24"/>
        </w:rPr>
      </w:pPr>
      <w:r w:rsidRPr="00CC0C4E">
        <w:rPr>
          <w:sz w:val="24"/>
          <w:szCs w:val="24"/>
        </w:rPr>
        <w:t>SA account password should be used while connecting from SQL CMD.</w:t>
      </w:r>
    </w:p>
    <w:p w:rsidR="00177A11" w:rsidRPr="00CC0C4E" w:rsidRDefault="00177A11" w:rsidP="00177A11">
      <w:pPr>
        <w:ind w:left="720"/>
        <w:rPr>
          <w:sz w:val="24"/>
          <w:szCs w:val="24"/>
        </w:rPr>
      </w:pPr>
    </w:p>
    <w:p w:rsidR="00177A11" w:rsidRDefault="00177A11" w:rsidP="00177A11">
      <w:pPr>
        <w:rPr>
          <w:b/>
          <w:sz w:val="24"/>
          <w:szCs w:val="24"/>
        </w:rPr>
      </w:pPr>
      <w:r>
        <w:rPr>
          <w:b/>
          <w:sz w:val="24"/>
          <w:szCs w:val="24"/>
        </w:rPr>
        <w:t>DAC at O/S Level:</w:t>
      </w:r>
    </w:p>
    <w:p w:rsidR="00177A11" w:rsidRPr="006F4BA1" w:rsidRDefault="00177A11" w:rsidP="00E61408">
      <w:pPr>
        <w:numPr>
          <w:ilvl w:val="0"/>
          <w:numId w:val="65"/>
        </w:numPr>
        <w:rPr>
          <w:sz w:val="24"/>
          <w:szCs w:val="24"/>
        </w:rPr>
      </w:pPr>
      <w:r w:rsidRPr="00CC0C4E">
        <w:rPr>
          <w:sz w:val="24"/>
          <w:szCs w:val="24"/>
        </w:rPr>
        <w:t>This method help to connect a dedicated a</w:t>
      </w:r>
      <w:r>
        <w:rPr>
          <w:sz w:val="24"/>
          <w:szCs w:val="24"/>
        </w:rPr>
        <w:t xml:space="preserve">dmin connection to o\s by using </w:t>
      </w:r>
      <w:r w:rsidRPr="006F4BA1">
        <w:rPr>
          <w:sz w:val="24"/>
          <w:szCs w:val="24"/>
        </w:rPr>
        <w:t>mstsc \admin</w:t>
      </w:r>
    </w:p>
    <w:p w:rsidR="00177A11" w:rsidRPr="00CC0C4E" w:rsidRDefault="00177A11" w:rsidP="00177A11">
      <w:pPr>
        <w:rPr>
          <w:sz w:val="24"/>
          <w:szCs w:val="24"/>
        </w:rPr>
      </w:pPr>
      <w:r w:rsidRPr="00CC0C4E">
        <w:rPr>
          <w:sz w:val="24"/>
          <w:szCs w:val="24"/>
        </w:rPr>
        <w:t>Max any server RDP allow only 2 connections. If I need to connect for any emergency then should use above method without disconnecting any users.</w:t>
      </w: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177A11" w:rsidRDefault="00177A11" w:rsidP="006F710C">
      <w:pPr>
        <w:rPr>
          <w:sz w:val="24"/>
          <w:szCs w:val="24"/>
        </w:rPr>
      </w:pPr>
    </w:p>
    <w:p w:rsidR="00550378" w:rsidRDefault="00550378" w:rsidP="006F710C">
      <w:pPr>
        <w:rPr>
          <w:sz w:val="24"/>
          <w:szCs w:val="24"/>
        </w:rPr>
      </w:pPr>
    </w:p>
    <w:p w:rsidR="00177A11" w:rsidRPr="004C2523" w:rsidRDefault="004C2523" w:rsidP="00177A11">
      <w:pPr>
        <w:jc w:val="center"/>
        <w:rPr>
          <w:b/>
          <w:color w:val="C00000"/>
          <w:sz w:val="24"/>
          <w:szCs w:val="24"/>
        </w:rPr>
      </w:pPr>
      <w:r w:rsidRPr="004C2523">
        <w:rPr>
          <w:b/>
          <w:color w:val="C00000"/>
          <w:sz w:val="24"/>
          <w:szCs w:val="24"/>
        </w:rPr>
        <w:t>CDC (CHANGE DATA CAPTURE)</w:t>
      </w:r>
    </w:p>
    <w:p w:rsidR="00177A11" w:rsidRDefault="00177A11" w:rsidP="00177A11">
      <w:pPr>
        <w:jc w:val="center"/>
        <w:rPr>
          <w:b/>
          <w:color w:val="FF0000"/>
          <w:sz w:val="26"/>
          <w:szCs w:val="26"/>
        </w:rPr>
      </w:pPr>
    </w:p>
    <w:p w:rsidR="00177A11" w:rsidRPr="002C54FE" w:rsidRDefault="00177A11" w:rsidP="00177A11">
      <w:pPr>
        <w:rPr>
          <w:b/>
          <w:sz w:val="24"/>
          <w:szCs w:val="24"/>
        </w:rPr>
      </w:pPr>
      <w:r w:rsidRPr="002C54FE">
        <w:rPr>
          <w:b/>
          <w:sz w:val="24"/>
          <w:szCs w:val="24"/>
        </w:rPr>
        <w:t>&gt;&gt;What is Change Data capture? [CDC]</w:t>
      </w:r>
    </w:p>
    <w:p w:rsidR="00177A11" w:rsidRPr="002C54FE" w:rsidRDefault="00177A11" w:rsidP="00177A11">
      <w:pPr>
        <w:rPr>
          <w:sz w:val="24"/>
          <w:szCs w:val="24"/>
        </w:rPr>
      </w:pPr>
      <w:r w:rsidRPr="002C54FE">
        <w:rPr>
          <w:sz w:val="24"/>
          <w:szCs w:val="24"/>
        </w:rPr>
        <w:t>1. Microsoft SQL Server 2008 has introduced a very exciting feature for logging DML changes.</w:t>
      </w:r>
    </w:p>
    <w:p w:rsidR="00177A11" w:rsidRPr="002C54FE" w:rsidRDefault="00177A11" w:rsidP="00177A11">
      <w:pPr>
        <w:rPr>
          <w:sz w:val="24"/>
          <w:szCs w:val="24"/>
        </w:rPr>
      </w:pPr>
      <w:r w:rsidRPr="002C54FE">
        <w:rPr>
          <w:sz w:val="24"/>
          <w:szCs w:val="24"/>
        </w:rPr>
        <w:t>2. Change data capture provides information about DML changes on a table and a database.</w:t>
      </w:r>
    </w:p>
    <w:p w:rsidR="00177A11" w:rsidRDefault="00177A11" w:rsidP="00177A11">
      <w:pPr>
        <w:rPr>
          <w:sz w:val="24"/>
          <w:szCs w:val="24"/>
        </w:rPr>
      </w:pPr>
      <w:r w:rsidRPr="002C54FE">
        <w:rPr>
          <w:sz w:val="24"/>
          <w:szCs w:val="24"/>
        </w:rPr>
        <w:t>3.Change data capture records insert, update, and delete activity , that’s applied to a SQL Server table and makes a record available of what changed, where, and when, in simple relational 'change  tables’.</w:t>
      </w:r>
    </w:p>
    <w:p w:rsidR="00177A11" w:rsidRPr="002C54FE" w:rsidRDefault="00177A11" w:rsidP="00177A11">
      <w:pPr>
        <w:rPr>
          <w:sz w:val="24"/>
          <w:szCs w:val="24"/>
        </w:rPr>
      </w:pPr>
      <w:r>
        <w:rPr>
          <w:sz w:val="24"/>
          <w:szCs w:val="24"/>
        </w:rPr>
        <w:t>4.</w:t>
      </w:r>
      <w:r w:rsidRPr="007D59EE">
        <w:rPr>
          <w:sz w:val="24"/>
          <w:szCs w:val="24"/>
        </w:rPr>
        <w:t xml:space="preserve"> Also stores historical data and COLUMN level changes in SQL Server by using CDC feature.</w:t>
      </w:r>
    </w:p>
    <w:p w:rsidR="00177A11" w:rsidRPr="002C54FE" w:rsidRDefault="00177A11" w:rsidP="00177A11">
      <w:pPr>
        <w:rPr>
          <w:sz w:val="24"/>
          <w:szCs w:val="24"/>
        </w:rPr>
      </w:pPr>
      <w:r>
        <w:rPr>
          <w:sz w:val="24"/>
          <w:szCs w:val="24"/>
        </w:rPr>
        <w:t>5</w:t>
      </w:r>
      <w:r w:rsidRPr="002C54FE">
        <w:rPr>
          <w:sz w:val="24"/>
          <w:szCs w:val="24"/>
        </w:rPr>
        <w:t>. Change data capture is ava</w:t>
      </w:r>
      <w:r>
        <w:rPr>
          <w:sz w:val="24"/>
          <w:szCs w:val="24"/>
        </w:rPr>
        <w:t>ilable only on the Enterprise, D</w:t>
      </w:r>
      <w:r w:rsidRPr="002C54FE">
        <w:rPr>
          <w:sz w:val="24"/>
          <w:szCs w:val="24"/>
        </w:rPr>
        <w:t>eveloper, and Evaluation editions of SQL Server</w:t>
      </w:r>
    </w:p>
    <w:p w:rsidR="00177A11" w:rsidRPr="002C54FE" w:rsidRDefault="00177A11" w:rsidP="00177A11">
      <w:pPr>
        <w:rPr>
          <w:sz w:val="24"/>
          <w:szCs w:val="24"/>
        </w:rPr>
      </w:pPr>
    </w:p>
    <w:p w:rsidR="00177A11" w:rsidRPr="007D59EE" w:rsidRDefault="00177A11" w:rsidP="00177A11">
      <w:pPr>
        <w:rPr>
          <w:b/>
          <w:sz w:val="24"/>
          <w:szCs w:val="24"/>
        </w:rPr>
      </w:pPr>
      <w:r w:rsidRPr="007D59EE">
        <w:rPr>
          <w:b/>
          <w:sz w:val="24"/>
          <w:szCs w:val="24"/>
        </w:rPr>
        <w:t>&gt;&gt;&gt;How it works&gt;</w:t>
      </w:r>
    </w:p>
    <w:p w:rsidR="00177A11" w:rsidRPr="002C54FE" w:rsidRDefault="00177A11" w:rsidP="00177A11">
      <w:pPr>
        <w:rPr>
          <w:sz w:val="24"/>
          <w:szCs w:val="24"/>
        </w:rPr>
      </w:pPr>
      <w:r w:rsidRPr="002C54FE">
        <w:rPr>
          <w:sz w:val="24"/>
          <w:szCs w:val="24"/>
        </w:rPr>
        <w:t xml:space="preserve">1. The source of change data </w:t>
      </w:r>
      <w:r>
        <w:rPr>
          <w:sz w:val="24"/>
          <w:szCs w:val="24"/>
        </w:rPr>
        <w:t xml:space="preserve">for change data capture is the </w:t>
      </w:r>
      <w:r w:rsidRPr="002C54FE">
        <w:rPr>
          <w:sz w:val="24"/>
          <w:szCs w:val="24"/>
        </w:rPr>
        <w:t>SQL Server transaction log.</w:t>
      </w:r>
    </w:p>
    <w:p w:rsidR="00177A11" w:rsidRPr="002C54FE" w:rsidRDefault="00177A11" w:rsidP="00177A11">
      <w:pPr>
        <w:rPr>
          <w:sz w:val="24"/>
          <w:szCs w:val="24"/>
        </w:rPr>
      </w:pPr>
      <w:r w:rsidRPr="002C54FE">
        <w:rPr>
          <w:sz w:val="24"/>
          <w:szCs w:val="24"/>
        </w:rPr>
        <w:t xml:space="preserve">2. As inserts, updates, and </w:t>
      </w:r>
      <w:r>
        <w:rPr>
          <w:sz w:val="24"/>
          <w:szCs w:val="24"/>
        </w:rPr>
        <w:t xml:space="preserve">deletes are applied to tracked </w:t>
      </w:r>
      <w:r w:rsidRPr="002C54FE">
        <w:rPr>
          <w:sz w:val="24"/>
          <w:szCs w:val="24"/>
        </w:rPr>
        <w:t>source tables, entries that d</w:t>
      </w:r>
      <w:r>
        <w:rPr>
          <w:sz w:val="24"/>
          <w:szCs w:val="24"/>
        </w:rPr>
        <w:t xml:space="preserve">escribe those changes are added </w:t>
      </w:r>
      <w:r w:rsidRPr="002C54FE">
        <w:rPr>
          <w:sz w:val="24"/>
          <w:szCs w:val="24"/>
        </w:rPr>
        <w:t>to the log.</w:t>
      </w:r>
    </w:p>
    <w:p w:rsidR="00177A11" w:rsidRDefault="00177A11" w:rsidP="00177A11">
      <w:pPr>
        <w:rPr>
          <w:sz w:val="24"/>
          <w:szCs w:val="24"/>
        </w:rPr>
      </w:pPr>
      <w:r w:rsidRPr="002C54FE">
        <w:rPr>
          <w:sz w:val="24"/>
          <w:szCs w:val="24"/>
        </w:rPr>
        <w:t>3. The log serves as input to th</w:t>
      </w:r>
      <w:r>
        <w:rPr>
          <w:sz w:val="24"/>
          <w:szCs w:val="24"/>
        </w:rPr>
        <w:t>e change data capture process.</w:t>
      </w:r>
      <w:r w:rsidRPr="002C54FE">
        <w:rPr>
          <w:sz w:val="24"/>
          <w:szCs w:val="24"/>
        </w:rPr>
        <w:t xml:space="preserve"> This reads the log and add</w:t>
      </w:r>
      <w:r>
        <w:rPr>
          <w:sz w:val="24"/>
          <w:szCs w:val="24"/>
        </w:rPr>
        <w:t xml:space="preserve">s information about changes to </w:t>
      </w:r>
      <w:r w:rsidRPr="002C54FE">
        <w:rPr>
          <w:sz w:val="24"/>
          <w:szCs w:val="24"/>
        </w:rPr>
        <w:t xml:space="preserve">the tracked table’s associated change table. </w:t>
      </w:r>
    </w:p>
    <w:p w:rsidR="00177A11" w:rsidRPr="002C54FE" w:rsidRDefault="00177A11" w:rsidP="00177A11">
      <w:pPr>
        <w:rPr>
          <w:sz w:val="24"/>
          <w:szCs w:val="24"/>
        </w:rPr>
      </w:pPr>
    </w:p>
    <w:p w:rsidR="00177A11" w:rsidRPr="007D59EE" w:rsidRDefault="00177A11" w:rsidP="00177A11">
      <w:pPr>
        <w:rPr>
          <w:b/>
          <w:sz w:val="24"/>
          <w:szCs w:val="24"/>
        </w:rPr>
      </w:pPr>
      <w:r w:rsidRPr="007D59EE">
        <w:rPr>
          <w:b/>
          <w:sz w:val="24"/>
          <w:szCs w:val="24"/>
        </w:rPr>
        <w:t>&gt;&gt;Permissions required to configure CDC:</w:t>
      </w:r>
    </w:p>
    <w:p w:rsidR="00177A11" w:rsidRPr="002C54FE" w:rsidRDefault="00177A11" w:rsidP="00177A11">
      <w:pPr>
        <w:rPr>
          <w:sz w:val="24"/>
          <w:szCs w:val="24"/>
        </w:rPr>
      </w:pPr>
      <w:r w:rsidRPr="002C54FE">
        <w:rPr>
          <w:sz w:val="24"/>
          <w:szCs w:val="24"/>
        </w:rPr>
        <w:t>EITHER DB_OWNER OR SYSADMIN permissions</w:t>
      </w:r>
    </w:p>
    <w:p w:rsidR="00177A11" w:rsidRDefault="00177A11" w:rsidP="00177A11">
      <w:pPr>
        <w:rPr>
          <w:sz w:val="24"/>
          <w:szCs w:val="24"/>
        </w:rPr>
      </w:pPr>
    </w:p>
    <w:p w:rsidR="00177A11" w:rsidRPr="007D59EE" w:rsidRDefault="00177A11" w:rsidP="00177A11">
      <w:pPr>
        <w:rPr>
          <w:b/>
          <w:sz w:val="24"/>
          <w:szCs w:val="24"/>
        </w:rPr>
      </w:pPr>
      <w:r w:rsidRPr="007D59EE">
        <w:rPr>
          <w:b/>
          <w:sz w:val="24"/>
          <w:szCs w:val="24"/>
        </w:rPr>
        <w:t>&gt;&gt;CDC Configuration steps:</w:t>
      </w:r>
    </w:p>
    <w:p w:rsidR="00177A11" w:rsidRPr="002C54FE" w:rsidRDefault="00177A11" w:rsidP="00177A11">
      <w:pPr>
        <w:rPr>
          <w:sz w:val="24"/>
          <w:szCs w:val="24"/>
        </w:rPr>
      </w:pPr>
      <w:r w:rsidRPr="002C54FE">
        <w:rPr>
          <w:sz w:val="24"/>
          <w:szCs w:val="24"/>
        </w:rPr>
        <w:t xml:space="preserve">1. Enable CDC on database by using </w:t>
      </w:r>
    </w:p>
    <w:p w:rsidR="00177A11" w:rsidRDefault="00177A11" w:rsidP="00177A11">
      <w:pPr>
        <w:rPr>
          <w:sz w:val="24"/>
          <w:szCs w:val="24"/>
        </w:rPr>
      </w:pPr>
      <w:r w:rsidRPr="002C54FE">
        <w:rPr>
          <w:sz w:val="24"/>
          <w:szCs w:val="24"/>
        </w:rPr>
        <w:t xml:space="preserve">EXEC sys.sp_cdc_enable_db </w:t>
      </w:r>
    </w:p>
    <w:p w:rsidR="004C2523" w:rsidRDefault="00B466CD" w:rsidP="00B466CD">
      <w:pPr>
        <w:rPr>
          <w:sz w:val="24"/>
          <w:szCs w:val="24"/>
        </w:rPr>
      </w:pPr>
      <w:r w:rsidRPr="00B466CD">
        <w:rPr>
          <w:sz w:val="24"/>
          <w:szCs w:val="24"/>
        </w:rPr>
        <w:t>@5 system tables gets created automatically.</w:t>
      </w:r>
    </w:p>
    <w:p w:rsidR="00B466CD" w:rsidRPr="00B466CD" w:rsidRDefault="00B466CD" w:rsidP="00B466CD">
      <w:pPr>
        <w:rPr>
          <w:sz w:val="24"/>
          <w:szCs w:val="24"/>
        </w:rPr>
      </w:pPr>
      <w:r w:rsidRPr="00B466CD">
        <w:rPr>
          <w:sz w:val="24"/>
          <w:szCs w:val="24"/>
        </w:rPr>
        <w:t>[cdc].[captured_columns]</w:t>
      </w:r>
    </w:p>
    <w:p w:rsidR="00B466CD" w:rsidRPr="00B466CD" w:rsidRDefault="00B466CD" w:rsidP="00B466CD">
      <w:pPr>
        <w:rPr>
          <w:sz w:val="24"/>
          <w:szCs w:val="24"/>
        </w:rPr>
      </w:pPr>
      <w:r w:rsidRPr="00B466CD">
        <w:rPr>
          <w:sz w:val="24"/>
          <w:szCs w:val="24"/>
        </w:rPr>
        <w:t>[cdc]</w:t>
      </w:r>
      <w:r>
        <w:rPr>
          <w:sz w:val="24"/>
          <w:szCs w:val="24"/>
        </w:rPr>
        <w:t>.</w:t>
      </w:r>
      <w:r w:rsidRPr="00B466CD">
        <w:rPr>
          <w:sz w:val="24"/>
          <w:szCs w:val="24"/>
        </w:rPr>
        <w:t>[change_tables]</w:t>
      </w:r>
    </w:p>
    <w:p w:rsidR="00B466CD" w:rsidRPr="00B466CD" w:rsidRDefault="00B466CD" w:rsidP="00B466CD">
      <w:pPr>
        <w:rPr>
          <w:sz w:val="24"/>
          <w:szCs w:val="24"/>
        </w:rPr>
      </w:pPr>
      <w:r w:rsidRPr="00B466CD">
        <w:rPr>
          <w:sz w:val="24"/>
          <w:szCs w:val="24"/>
        </w:rPr>
        <w:t>[cdc].[ddl_history]</w:t>
      </w:r>
    </w:p>
    <w:p w:rsidR="00B466CD" w:rsidRPr="00B466CD" w:rsidRDefault="00B466CD" w:rsidP="00B466CD">
      <w:pPr>
        <w:rPr>
          <w:sz w:val="24"/>
          <w:szCs w:val="24"/>
        </w:rPr>
      </w:pPr>
      <w:r w:rsidRPr="00B466CD">
        <w:rPr>
          <w:sz w:val="24"/>
          <w:szCs w:val="24"/>
        </w:rPr>
        <w:t>[cdc].[index_columns]</w:t>
      </w:r>
    </w:p>
    <w:p w:rsidR="00B466CD" w:rsidRPr="00B466CD" w:rsidRDefault="00B466CD" w:rsidP="00B466CD">
      <w:pPr>
        <w:rPr>
          <w:sz w:val="24"/>
          <w:szCs w:val="24"/>
        </w:rPr>
      </w:pPr>
      <w:r w:rsidRPr="00B466CD">
        <w:rPr>
          <w:sz w:val="24"/>
          <w:szCs w:val="24"/>
        </w:rPr>
        <w:t>[cdc].[lsn_time_mapping]</w:t>
      </w:r>
    </w:p>
    <w:p w:rsidR="00B466CD" w:rsidRDefault="00B466CD" w:rsidP="00B466CD">
      <w:pPr>
        <w:rPr>
          <w:sz w:val="24"/>
          <w:szCs w:val="24"/>
        </w:rPr>
      </w:pPr>
      <w:r w:rsidRPr="00B466CD">
        <w:rPr>
          <w:sz w:val="24"/>
          <w:szCs w:val="24"/>
        </w:rPr>
        <w:t>[dbo].[systranschemas]</w:t>
      </w:r>
    </w:p>
    <w:p w:rsidR="00B466CD" w:rsidRPr="002C54FE" w:rsidRDefault="00B466CD" w:rsidP="00B466CD">
      <w:pPr>
        <w:rPr>
          <w:sz w:val="24"/>
          <w:szCs w:val="24"/>
        </w:rPr>
      </w:pPr>
    </w:p>
    <w:p w:rsidR="00177A11" w:rsidRPr="002C54FE" w:rsidRDefault="00177A11" w:rsidP="00177A11">
      <w:pPr>
        <w:rPr>
          <w:sz w:val="24"/>
          <w:szCs w:val="24"/>
        </w:rPr>
      </w:pPr>
      <w:r w:rsidRPr="002C54FE">
        <w:rPr>
          <w:sz w:val="24"/>
          <w:szCs w:val="24"/>
        </w:rPr>
        <w:t xml:space="preserve">2. Enable CDC on table by using </w:t>
      </w:r>
    </w:p>
    <w:p w:rsidR="00177A11" w:rsidRPr="002C54FE" w:rsidRDefault="00177A11" w:rsidP="00177A11">
      <w:pPr>
        <w:rPr>
          <w:sz w:val="24"/>
          <w:szCs w:val="24"/>
        </w:rPr>
      </w:pPr>
      <w:r w:rsidRPr="002C54FE">
        <w:rPr>
          <w:sz w:val="24"/>
          <w:szCs w:val="24"/>
        </w:rPr>
        <w:t xml:space="preserve">EXEC sys.sp_cdc_enable_table </w:t>
      </w:r>
    </w:p>
    <w:p w:rsidR="00177A11" w:rsidRPr="002C54FE" w:rsidRDefault="00177A11" w:rsidP="00177A11">
      <w:pPr>
        <w:rPr>
          <w:sz w:val="24"/>
          <w:szCs w:val="24"/>
        </w:rPr>
      </w:pPr>
      <w:r w:rsidRPr="002C54FE">
        <w:rPr>
          <w:sz w:val="24"/>
          <w:szCs w:val="24"/>
        </w:rPr>
        <w:t xml:space="preserve">@source_schema = N'dbo', </w:t>
      </w:r>
    </w:p>
    <w:p w:rsidR="00177A11" w:rsidRDefault="00177A11" w:rsidP="00177A11">
      <w:pPr>
        <w:rPr>
          <w:sz w:val="24"/>
          <w:szCs w:val="24"/>
        </w:rPr>
      </w:pPr>
      <w:r w:rsidRPr="002C54FE">
        <w:rPr>
          <w:sz w:val="24"/>
          <w:szCs w:val="24"/>
        </w:rPr>
        <w:t>@source_name = N'MyTable'</w:t>
      </w:r>
      <w:r w:rsidR="00852C66">
        <w:rPr>
          <w:sz w:val="24"/>
          <w:szCs w:val="24"/>
        </w:rPr>
        <w:t>,</w:t>
      </w:r>
    </w:p>
    <w:p w:rsidR="00177A11" w:rsidRPr="007D59EE" w:rsidRDefault="00177A11" w:rsidP="00177A11">
      <w:pPr>
        <w:rPr>
          <w:sz w:val="24"/>
          <w:szCs w:val="24"/>
        </w:rPr>
      </w:pPr>
      <w:r w:rsidRPr="007D59EE">
        <w:rPr>
          <w:sz w:val="24"/>
          <w:szCs w:val="24"/>
        </w:rPr>
        <w:t>@role_name     = NULL </w:t>
      </w:r>
    </w:p>
    <w:p w:rsidR="00177A11" w:rsidRPr="002C54FE" w:rsidRDefault="00177A11" w:rsidP="00177A11">
      <w:pPr>
        <w:rPr>
          <w:sz w:val="24"/>
          <w:szCs w:val="24"/>
        </w:rPr>
      </w:pPr>
    </w:p>
    <w:p w:rsidR="00D302E0" w:rsidRDefault="00177A11" w:rsidP="00177A11">
      <w:pPr>
        <w:rPr>
          <w:sz w:val="24"/>
          <w:szCs w:val="24"/>
        </w:rPr>
      </w:pPr>
      <w:r w:rsidRPr="007D59EE">
        <w:rPr>
          <w:b/>
          <w:sz w:val="24"/>
          <w:szCs w:val="24"/>
        </w:rPr>
        <w:t>Note:</w:t>
      </w:r>
      <w:r w:rsidRPr="002C54FE">
        <w:rPr>
          <w:sz w:val="24"/>
          <w:szCs w:val="24"/>
        </w:rPr>
        <w:t xml:space="preserve"> Few CDC system table and 2 CDC jobs create automatically inside of the SQL Server databases</w:t>
      </w:r>
    </w:p>
    <w:p w:rsidR="00177A11" w:rsidRPr="00D302E0" w:rsidRDefault="00177A11" w:rsidP="00177A11">
      <w:pPr>
        <w:rPr>
          <w:sz w:val="24"/>
          <w:szCs w:val="24"/>
        </w:rPr>
      </w:pPr>
      <w:r w:rsidRPr="0043539D">
        <w:rPr>
          <w:b/>
          <w:sz w:val="24"/>
          <w:szCs w:val="24"/>
        </w:rPr>
        <w:t>CDC Default Tables:</w:t>
      </w:r>
    </w:p>
    <w:p w:rsidR="00177A11" w:rsidRPr="0043539D" w:rsidRDefault="00177A11" w:rsidP="00177A11">
      <w:pPr>
        <w:rPr>
          <w:b/>
          <w:sz w:val="24"/>
          <w:szCs w:val="24"/>
        </w:rPr>
      </w:pPr>
    </w:p>
    <w:p w:rsidR="00177A11" w:rsidRPr="007D59EE" w:rsidRDefault="00177A11" w:rsidP="00177A11">
      <w:pPr>
        <w:rPr>
          <w:sz w:val="24"/>
          <w:szCs w:val="24"/>
        </w:rPr>
      </w:pPr>
      <w:r w:rsidRPr="00FA0CD0">
        <w:rPr>
          <w:b/>
          <w:sz w:val="24"/>
          <w:szCs w:val="24"/>
        </w:rPr>
        <w:t>cdc.captured_columns:</w:t>
      </w:r>
      <w:r w:rsidRPr="007D59EE">
        <w:rPr>
          <w:sz w:val="24"/>
          <w:szCs w:val="24"/>
        </w:rPr>
        <w:t xml:space="preserve"> This table returns result for list of captured column.</w:t>
      </w:r>
    </w:p>
    <w:p w:rsidR="00177A11" w:rsidRPr="007D59EE" w:rsidRDefault="00177A11" w:rsidP="00177A11">
      <w:pPr>
        <w:rPr>
          <w:sz w:val="24"/>
          <w:szCs w:val="24"/>
        </w:rPr>
      </w:pPr>
      <w:r w:rsidRPr="00FA0CD0">
        <w:rPr>
          <w:b/>
          <w:sz w:val="24"/>
          <w:szCs w:val="24"/>
        </w:rPr>
        <w:t>cdc.change_tables:</w:t>
      </w:r>
      <w:r>
        <w:rPr>
          <w:sz w:val="24"/>
          <w:szCs w:val="24"/>
        </w:rPr>
        <w:t xml:space="preserve"> </w:t>
      </w:r>
      <w:r w:rsidRPr="007D59EE">
        <w:rPr>
          <w:sz w:val="24"/>
          <w:szCs w:val="24"/>
        </w:rPr>
        <w:t>This table returns list of all the tables which are enabled for capture.</w:t>
      </w:r>
    </w:p>
    <w:p w:rsidR="00177A11" w:rsidRPr="002C54FE" w:rsidRDefault="00177A11" w:rsidP="00177A11">
      <w:pPr>
        <w:rPr>
          <w:sz w:val="24"/>
          <w:szCs w:val="24"/>
        </w:rPr>
      </w:pPr>
      <w:r w:rsidRPr="00FA0CD0">
        <w:rPr>
          <w:b/>
          <w:sz w:val="24"/>
          <w:szCs w:val="24"/>
        </w:rPr>
        <w:t>cdc.ddl_history:</w:t>
      </w:r>
      <w:r>
        <w:rPr>
          <w:sz w:val="24"/>
          <w:szCs w:val="24"/>
        </w:rPr>
        <w:t xml:space="preserve"> </w:t>
      </w:r>
      <w:r w:rsidRPr="007D59EE">
        <w:rPr>
          <w:sz w:val="24"/>
          <w:szCs w:val="24"/>
        </w:rPr>
        <w:t>This table contains history of all the DDL changes since capture data enabled.</w:t>
      </w:r>
    </w:p>
    <w:p w:rsidR="00177A11" w:rsidRPr="002C54FE" w:rsidRDefault="00177A11" w:rsidP="00177A11">
      <w:pPr>
        <w:rPr>
          <w:sz w:val="24"/>
          <w:szCs w:val="24"/>
        </w:rPr>
      </w:pPr>
      <w:r w:rsidRPr="00FA0CD0">
        <w:rPr>
          <w:b/>
          <w:sz w:val="24"/>
          <w:szCs w:val="24"/>
        </w:rPr>
        <w:t>cdc.index_columns:</w:t>
      </w:r>
      <w:r>
        <w:rPr>
          <w:sz w:val="24"/>
          <w:szCs w:val="24"/>
        </w:rPr>
        <w:t xml:space="preserve"> </w:t>
      </w:r>
      <w:r w:rsidRPr="007D59EE">
        <w:rPr>
          <w:sz w:val="24"/>
          <w:szCs w:val="24"/>
        </w:rPr>
        <w:t>This table contains indexes associated with change table.</w:t>
      </w:r>
    </w:p>
    <w:p w:rsidR="00177A11" w:rsidRPr="002C54FE" w:rsidRDefault="00177A11" w:rsidP="00177A11">
      <w:pPr>
        <w:rPr>
          <w:sz w:val="24"/>
          <w:szCs w:val="24"/>
        </w:rPr>
      </w:pPr>
      <w:r w:rsidRPr="00FA0CD0">
        <w:rPr>
          <w:b/>
          <w:sz w:val="24"/>
          <w:szCs w:val="24"/>
        </w:rPr>
        <w:t>cdc.lsn_time_mapping:</w:t>
      </w:r>
      <w:r>
        <w:rPr>
          <w:sz w:val="24"/>
          <w:szCs w:val="24"/>
        </w:rPr>
        <w:t xml:space="preserve"> </w:t>
      </w:r>
      <w:r w:rsidRPr="007D59EE">
        <w:rPr>
          <w:sz w:val="24"/>
          <w:szCs w:val="24"/>
        </w:rPr>
        <w:t>This table maps LSN number (for which we will learn later) and time.</w:t>
      </w:r>
    </w:p>
    <w:p w:rsidR="00177A11" w:rsidRPr="0043539D" w:rsidRDefault="00177A11" w:rsidP="00177A11">
      <w:pPr>
        <w:rPr>
          <w:b/>
          <w:sz w:val="24"/>
          <w:szCs w:val="24"/>
        </w:rPr>
      </w:pPr>
      <w:r w:rsidRPr="0043539D">
        <w:rPr>
          <w:b/>
          <w:sz w:val="24"/>
          <w:szCs w:val="24"/>
        </w:rPr>
        <w:t>dbo.systranschemas</w:t>
      </w:r>
      <w:r>
        <w:rPr>
          <w:b/>
          <w:sz w:val="24"/>
          <w:szCs w:val="24"/>
        </w:rPr>
        <w:t xml:space="preserve">: </w:t>
      </w:r>
    </w:p>
    <w:p w:rsidR="00177A11" w:rsidRDefault="00177A11" w:rsidP="00177A11">
      <w:pPr>
        <w:rPr>
          <w:sz w:val="24"/>
          <w:szCs w:val="24"/>
        </w:rPr>
      </w:pPr>
    </w:p>
    <w:p w:rsidR="00177A11" w:rsidRPr="002C54FE" w:rsidRDefault="00177A11" w:rsidP="00177A11">
      <w:pPr>
        <w:rPr>
          <w:sz w:val="24"/>
          <w:szCs w:val="24"/>
        </w:rPr>
      </w:pPr>
      <w:r w:rsidRPr="002C54FE">
        <w:rPr>
          <w:sz w:val="24"/>
          <w:szCs w:val="24"/>
        </w:rPr>
        <w:t xml:space="preserve">After enabling CDC on table one more addition tracking table </w:t>
      </w:r>
    </w:p>
    <w:p w:rsidR="00177A11" w:rsidRPr="002C54FE" w:rsidRDefault="00177A11" w:rsidP="00177A11">
      <w:pPr>
        <w:rPr>
          <w:sz w:val="24"/>
          <w:szCs w:val="24"/>
        </w:rPr>
      </w:pPr>
      <w:r w:rsidRPr="0043539D">
        <w:rPr>
          <w:b/>
          <w:sz w:val="24"/>
          <w:szCs w:val="24"/>
        </w:rPr>
        <w:t>Ex:</w:t>
      </w:r>
      <w:r w:rsidRPr="002C54FE">
        <w:rPr>
          <w:sz w:val="24"/>
          <w:szCs w:val="24"/>
        </w:rPr>
        <w:t xml:space="preserve"> </w:t>
      </w:r>
      <w:r w:rsidRPr="0043539D">
        <w:rPr>
          <w:b/>
          <w:sz w:val="24"/>
          <w:szCs w:val="24"/>
        </w:rPr>
        <w:t>CDC.DBO_STAB_CT</w:t>
      </w:r>
    </w:p>
    <w:p w:rsidR="00177A11" w:rsidRPr="0043539D" w:rsidRDefault="00D656C4" w:rsidP="00177A11">
      <w:pPr>
        <w:rPr>
          <w:b/>
          <w:sz w:val="24"/>
          <w:szCs w:val="24"/>
        </w:rPr>
      </w:pPr>
      <w:r>
        <w:rPr>
          <w:b/>
          <w:sz w:val="24"/>
          <w:szCs w:val="24"/>
        </w:rPr>
        <w:t>List of automatic jobs:</w:t>
      </w:r>
    </w:p>
    <w:p w:rsidR="00177A11" w:rsidRPr="0043539D" w:rsidRDefault="00177A11" w:rsidP="00177A11">
      <w:pPr>
        <w:rPr>
          <w:b/>
          <w:sz w:val="24"/>
          <w:szCs w:val="24"/>
        </w:rPr>
      </w:pPr>
      <w:r w:rsidRPr="0043539D">
        <w:rPr>
          <w:b/>
          <w:sz w:val="24"/>
          <w:szCs w:val="24"/>
        </w:rPr>
        <w:t>cdc.DBNAME_capture</w:t>
      </w:r>
    </w:p>
    <w:p w:rsidR="00177A11" w:rsidRPr="0043539D" w:rsidRDefault="00177A11" w:rsidP="00177A11">
      <w:pPr>
        <w:rPr>
          <w:b/>
          <w:sz w:val="24"/>
          <w:szCs w:val="24"/>
        </w:rPr>
      </w:pPr>
      <w:r w:rsidRPr="0043539D">
        <w:rPr>
          <w:b/>
          <w:sz w:val="24"/>
          <w:szCs w:val="24"/>
        </w:rPr>
        <w:t>cdc.DBNAME_cleanup</w:t>
      </w:r>
    </w:p>
    <w:p w:rsidR="00177A11" w:rsidRPr="002C54FE" w:rsidRDefault="00177A11" w:rsidP="00177A11">
      <w:pPr>
        <w:rPr>
          <w:sz w:val="24"/>
          <w:szCs w:val="24"/>
        </w:rPr>
      </w:pPr>
    </w:p>
    <w:p w:rsidR="00177A11" w:rsidRPr="007D59EE" w:rsidRDefault="00177A11" w:rsidP="00177A11">
      <w:pPr>
        <w:rPr>
          <w:b/>
          <w:sz w:val="24"/>
          <w:szCs w:val="24"/>
        </w:rPr>
      </w:pPr>
      <w:r w:rsidRPr="007D59EE">
        <w:rPr>
          <w:b/>
          <w:sz w:val="24"/>
          <w:szCs w:val="24"/>
        </w:rPr>
        <w:t>Findings:</w:t>
      </w:r>
    </w:p>
    <w:p w:rsidR="00177A11" w:rsidRPr="00AF6E68" w:rsidRDefault="00177A11" w:rsidP="00177A11">
      <w:pPr>
        <w:rPr>
          <w:b/>
          <w:sz w:val="24"/>
          <w:szCs w:val="24"/>
        </w:rPr>
      </w:pPr>
      <w:r w:rsidRPr="00AF6E68">
        <w:rPr>
          <w:b/>
          <w:sz w:val="24"/>
          <w:szCs w:val="24"/>
        </w:rPr>
        <w:t>Select * from CDC.DBO_STAB_CT</w:t>
      </w:r>
    </w:p>
    <w:p w:rsidR="00177A11" w:rsidRPr="002C54FE" w:rsidRDefault="00177A11" w:rsidP="00177A11">
      <w:pPr>
        <w:rPr>
          <w:sz w:val="24"/>
          <w:szCs w:val="24"/>
        </w:rPr>
      </w:pPr>
      <w:r w:rsidRPr="002C54FE">
        <w:rPr>
          <w:sz w:val="24"/>
          <w:szCs w:val="24"/>
        </w:rPr>
        <w:t>If the operation column shows value</w:t>
      </w:r>
    </w:p>
    <w:p w:rsidR="00177A11" w:rsidRPr="002C54FE" w:rsidRDefault="00177A11" w:rsidP="00177A11">
      <w:pPr>
        <w:rPr>
          <w:sz w:val="24"/>
          <w:szCs w:val="24"/>
        </w:rPr>
      </w:pPr>
      <w:r w:rsidRPr="002C54FE">
        <w:rPr>
          <w:sz w:val="24"/>
          <w:szCs w:val="24"/>
        </w:rPr>
        <w:t>1: Delete operation</w:t>
      </w:r>
    </w:p>
    <w:p w:rsidR="00177A11" w:rsidRPr="002C54FE" w:rsidRDefault="00177A11" w:rsidP="00177A11">
      <w:pPr>
        <w:rPr>
          <w:sz w:val="24"/>
          <w:szCs w:val="24"/>
        </w:rPr>
      </w:pPr>
      <w:r w:rsidRPr="002C54FE">
        <w:rPr>
          <w:sz w:val="24"/>
          <w:szCs w:val="24"/>
        </w:rPr>
        <w:t>2: Insert operation</w:t>
      </w:r>
    </w:p>
    <w:p w:rsidR="00177A11" w:rsidRPr="002C54FE" w:rsidRDefault="00177A11" w:rsidP="00177A11">
      <w:pPr>
        <w:rPr>
          <w:sz w:val="24"/>
          <w:szCs w:val="24"/>
        </w:rPr>
      </w:pPr>
      <w:r w:rsidRPr="002C54FE">
        <w:rPr>
          <w:sz w:val="24"/>
          <w:szCs w:val="24"/>
        </w:rPr>
        <w:t>3: Before update</w:t>
      </w:r>
    </w:p>
    <w:p w:rsidR="00177A11" w:rsidRPr="002C54FE" w:rsidRDefault="00177A11" w:rsidP="00177A11">
      <w:pPr>
        <w:rPr>
          <w:sz w:val="24"/>
          <w:szCs w:val="24"/>
        </w:rPr>
      </w:pPr>
      <w:r w:rsidRPr="002C54FE">
        <w:rPr>
          <w:sz w:val="24"/>
          <w:szCs w:val="24"/>
        </w:rPr>
        <w:t xml:space="preserve">4: After update </w:t>
      </w:r>
    </w:p>
    <w:p w:rsidR="00177A11" w:rsidRPr="002C54FE" w:rsidRDefault="00177A11" w:rsidP="00177A11">
      <w:pPr>
        <w:rPr>
          <w:sz w:val="24"/>
          <w:szCs w:val="24"/>
        </w:rPr>
      </w:pPr>
      <w:r w:rsidRPr="002C54FE">
        <w:rPr>
          <w:sz w:val="24"/>
          <w:szCs w:val="24"/>
        </w:rPr>
        <w:t>Along with this data gets captured into CDC defined table.</w:t>
      </w:r>
    </w:p>
    <w:p w:rsidR="00177A11" w:rsidRDefault="00177A11" w:rsidP="00177A11">
      <w:pPr>
        <w:rPr>
          <w:sz w:val="24"/>
          <w:szCs w:val="24"/>
        </w:rPr>
      </w:pPr>
      <w:r w:rsidRPr="007D59EE">
        <w:rPr>
          <w:b/>
          <w:sz w:val="24"/>
          <w:szCs w:val="24"/>
        </w:rPr>
        <w:t>Note:</w:t>
      </w:r>
      <w:r w:rsidRPr="002C54FE">
        <w:rPr>
          <w:sz w:val="24"/>
          <w:szCs w:val="24"/>
        </w:rPr>
        <w:t xml:space="preserve"> Enable CDC only with confirmation from apps team or client... If you enable it c</w:t>
      </w:r>
      <w:r>
        <w:rPr>
          <w:sz w:val="24"/>
          <w:szCs w:val="24"/>
        </w:rPr>
        <w:t xml:space="preserve">onsumes more hardware resource </w:t>
      </w:r>
      <w:r w:rsidRPr="002C54FE">
        <w:rPr>
          <w:sz w:val="24"/>
          <w:szCs w:val="24"/>
        </w:rPr>
        <w:t>and additional storage is required.</w:t>
      </w:r>
    </w:p>
    <w:p w:rsidR="00177A11" w:rsidRDefault="00177A11" w:rsidP="006F710C">
      <w:pPr>
        <w:rPr>
          <w:sz w:val="24"/>
          <w:szCs w:val="24"/>
        </w:rPr>
      </w:pPr>
    </w:p>
    <w:p w:rsidR="004C2523" w:rsidRDefault="004C2523" w:rsidP="006F710C">
      <w:pPr>
        <w:rPr>
          <w:sz w:val="24"/>
          <w:szCs w:val="24"/>
        </w:rPr>
      </w:pPr>
    </w:p>
    <w:p w:rsidR="004C2523" w:rsidRDefault="004C2523" w:rsidP="006F710C">
      <w:pPr>
        <w:rPr>
          <w:sz w:val="24"/>
          <w:szCs w:val="24"/>
        </w:rPr>
      </w:pPr>
    </w:p>
    <w:p w:rsidR="004C2523" w:rsidRDefault="004C2523" w:rsidP="006F710C">
      <w:pPr>
        <w:rPr>
          <w:sz w:val="24"/>
          <w:szCs w:val="24"/>
        </w:rPr>
      </w:pPr>
    </w:p>
    <w:p w:rsidR="004C2523" w:rsidRDefault="004C2523" w:rsidP="006F710C">
      <w:pPr>
        <w:rPr>
          <w:sz w:val="24"/>
          <w:szCs w:val="24"/>
        </w:rPr>
      </w:pPr>
    </w:p>
    <w:p w:rsidR="004C2523" w:rsidRDefault="004C2523" w:rsidP="006F710C">
      <w:pPr>
        <w:rPr>
          <w:sz w:val="24"/>
          <w:szCs w:val="24"/>
        </w:rPr>
      </w:pPr>
    </w:p>
    <w:p w:rsidR="004C2523" w:rsidRDefault="004C2523" w:rsidP="006F710C">
      <w:pPr>
        <w:rPr>
          <w:sz w:val="24"/>
          <w:szCs w:val="24"/>
        </w:rPr>
      </w:pPr>
    </w:p>
    <w:p w:rsidR="004C2523" w:rsidRDefault="004C2523" w:rsidP="006F710C">
      <w:pPr>
        <w:rPr>
          <w:sz w:val="24"/>
          <w:szCs w:val="24"/>
        </w:rPr>
      </w:pPr>
    </w:p>
    <w:p w:rsidR="00C8540D" w:rsidRPr="004C2523" w:rsidRDefault="00D302E0" w:rsidP="00D302E0">
      <w:pPr>
        <w:jc w:val="center"/>
        <w:rPr>
          <w:b/>
          <w:color w:val="C00000"/>
          <w:sz w:val="24"/>
          <w:szCs w:val="24"/>
        </w:rPr>
      </w:pPr>
      <w:r w:rsidRPr="004C2523">
        <w:rPr>
          <w:b/>
          <w:color w:val="C00000"/>
          <w:sz w:val="24"/>
          <w:szCs w:val="24"/>
        </w:rPr>
        <w:t>WAITING TYPES</w:t>
      </w:r>
    </w:p>
    <w:p w:rsidR="00C8540D" w:rsidRDefault="00DA5C3F" w:rsidP="006F710C">
      <w:pPr>
        <w:rPr>
          <w:sz w:val="24"/>
          <w:szCs w:val="24"/>
        </w:rPr>
      </w:pPr>
      <w:r>
        <w:rPr>
          <w:sz w:val="24"/>
          <w:szCs w:val="24"/>
        </w:rPr>
        <w:t>&gt; When if any query waiting for resources then relevant wait type comes into picture. Which cause high performance impact.</w:t>
      </w:r>
    </w:p>
    <w:p w:rsidR="00DA5C3F" w:rsidRDefault="00DA5C3F" w:rsidP="006F710C">
      <w:pPr>
        <w:rPr>
          <w:sz w:val="24"/>
          <w:szCs w:val="24"/>
        </w:rPr>
      </w:pPr>
      <w:r>
        <w:rPr>
          <w:sz w:val="24"/>
          <w:szCs w:val="24"/>
        </w:rPr>
        <w:t>How to find wait type:</w:t>
      </w:r>
    </w:p>
    <w:p w:rsidR="00E13257" w:rsidRPr="00E13257" w:rsidRDefault="00E13257" w:rsidP="00E13257">
      <w:pPr>
        <w:spacing w:line="20" w:lineRule="atLeast"/>
        <w:rPr>
          <w:b/>
          <w:sz w:val="24"/>
          <w:szCs w:val="24"/>
        </w:rPr>
      </w:pPr>
      <w:r w:rsidRPr="00E13257">
        <w:rPr>
          <w:b/>
          <w:sz w:val="24"/>
          <w:szCs w:val="24"/>
        </w:rPr>
        <w:t>Select * from sys.sysprocesses</w:t>
      </w:r>
    </w:p>
    <w:p w:rsidR="00DA5C3F" w:rsidRDefault="00DA5C3F" w:rsidP="006F710C">
      <w:pPr>
        <w:rPr>
          <w:sz w:val="24"/>
          <w:szCs w:val="24"/>
        </w:rPr>
      </w:pPr>
      <w:r>
        <w:rPr>
          <w:sz w:val="24"/>
          <w:szCs w:val="24"/>
        </w:rPr>
        <w:t>Column “last wait type”</w:t>
      </w:r>
    </w:p>
    <w:p w:rsidR="00DA5C3F" w:rsidRPr="00DA5C3F" w:rsidRDefault="00DA5C3F" w:rsidP="006F710C">
      <w:pPr>
        <w:rPr>
          <w:b/>
          <w:sz w:val="24"/>
          <w:szCs w:val="24"/>
        </w:rPr>
      </w:pPr>
      <w:r w:rsidRPr="00DA5C3F">
        <w:rPr>
          <w:b/>
          <w:sz w:val="24"/>
          <w:szCs w:val="24"/>
        </w:rPr>
        <w:t>Types of wait types:</w:t>
      </w:r>
    </w:p>
    <w:p w:rsidR="00C8540D" w:rsidRPr="00DA5C3F" w:rsidRDefault="00DA5C3F" w:rsidP="00E61408">
      <w:pPr>
        <w:pStyle w:val="ListParagraph"/>
        <w:numPr>
          <w:ilvl w:val="0"/>
          <w:numId w:val="74"/>
        </w:numPr>
        <w:rPr>
          <w:sz w:val="24"/>
          <w:szCs w:val="24"/>
        </w:rPr>
      </w:pPr>
      <w:r w:rsidRPr="00DA5C3F">
        <w:rPr>
          <w:b/>
          <w:sz w:val="24"/>
          <w:szCs w:val="24"/>
        </w:rPr>
        <w:t>LCK_M_S:</w:t>
      </w:r>
      <w:r w:rsidRPr="00DA5C3F">
        <w:rPr>
          <w:sz w:val="24"/>
          <w:szCs w:val="24"/>
        </w:rPr>
        <w:t xml:space="preserve"> Occurs when a task is waiting to acquire a shared lock. [Occurs mostly in blockings]</w:t>
      </w:r>
    </w:p>
    <w:p w:rsidR="00DA5C3F" w:rsidRDefault="00DA5C3F" w:rsidP="00E61408">
      <w:pPr>
        <w:pStyle w:val="ListParagraph"/>
        <w:numPr>
          <w:ilvl w:val="0"/>
          <w:numId w:val="74"/>
        </w:numPr>
        <w:rPr>
          <w:sz w:val="24"/>
          <w:szCs w:val="24"/>
        </w:rPr>
      </w:pPr>
      <w:r>
        <w:rPr>
          <w:b/>
          <w:sz w:val="24"/>
          <w:szCs w:val="24"/>
        </w:rPr>
        <w:t>ASYNC_IO_COMPLETION:</w:t>
      </w:r>
      <w:r w:rsidR="00EF6EFF">
        <w:rPr>
          <w:sz w:val="24"/>
          <w:szCs w:val="24"/>
        </w:rPr>
        <w:t xml:space="preserve"> Occurs when a task is waiting for I/Os to finish.</w:t>
      </w:r>
    </w:p>
    <w:p w:rsidR="00EF6EFF" w:rsidRPr="00EF6EFF" w:rsidRDefault="00EF6EFF" w:rsidP="00E61408">
      <w:pPr>
        <w:pStyle w:val="ListParagraph"/>
        <w:numPr>
          <w:ilvl w:val="0"/>
          <w:numId w:val="74"/>
        </w:numPr>
        <w:rPr>
          <w:b/>
          <w:sz w:val="24"/>
          <w:szCs w:val="24"/>
        </w:rPr>
      </w:pPr>
      <w:r w:rsidRPr="00EF6EFF">
        <w:rPr>
          <w:b/>
          <w:sz w:val="24"/>
          <w:szCs w:val="24"/>
        </w:rPr>
        <w:t>ASYNC_NETWORK_IO:</w:t>
      </w:r>
      <w:r>
        <w:rPr>
          <w:b/>
          <w:sz w:val="24"/>
          <w:szCs w:val="24"/>
        </w:rPr>
        <w:t xml:space="preserve"> </w:t>
      </w:r>
      <w:r>
        <w:rPr>
          <w:sz w:val="24"/>
          <w:szCs w:val="24"/>
        </w:rPr>
        <w:t>Occurs on network writes when the task is blocked behind the network. Verify that the client is processing data from the server.</w:t>
      </w:r>
    </w:p>
    <w:p w:rsidR="00EF6EFF" w:rsidRPr="00EF6EFF" w:rsidRDefault="00EF6EFF" w:rsidP="00EF6EFF">
      <w:pPr>
        <w:rPr>
          <w:b/>
          <w:sz w:val="24"/>
          <w:szCs w:val="24"/>
        </w:rPr>
      </w:pPr>
    </w:p>
    <w:p w:rsidR="00C8540D" w:rsidRDefault="00C8540D" w:rsidP="006F710C">
      <w:pPr>
        <w:rPr>
          <w:sz w:val="24"/>
          <w:szCs w:val="24"/>
        </w:rPr>
      </w:pPr>
    </w:p>
    <w:p w:rsidR="00C8540D" w:rsidRDefault="00C8540D" w:rsidP="00C8540D">
      <w:pPr>
        <w:rPr>
          <w:rStyle w:val="apple-style-span"/>
          <w:rFonts w:ascii="Verdana" w:hAnsi="Verdana"/>
          <w:color w:val="000000"/>
        </w:rPr>
      </w:pPr>
    </w:p>
    <w:p w:rsidR="006B1C6E" w:rsidRDefault="006B1C6E" w:rsidP="00C8540D">
      <w:pPr>
        <w:rPr>
          <w:rStyle w:val="apple-style-span"/>
          <w:rFonts w:ascii="Verdana" w:hAnsi="Verdana"/>
          <w:color w:val="000000"/>
        </w:rPr>
      </w:pPr>
    </w:p>
    <w:p w:rsidR="006B1C6E" w:rsidRDefault="006B1C6E"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A4148D" w:rsidRDefault="00A4148D" w:rsidP="00C8540D">
      <w:pPr>
        <w:rPr>
          <w:rStyle w:val="apple-style-span"/>
          <w:rFonts w:ascii="Verdana" w:hAnsi="Verdana"/>
          <w:color w:val="000000"/>
        </w:rPr>
      </w:pPr>
    </w:p>
    <w:p w:rsidR="00D302E0" w:rsidRDefault="00D302E0" w:rsidP="00C8540D">
      <w:pPr>
        <w:rPr>
          <w:rStyle w:val="apple-style-span"/>
          <w:rFonts w:ascii="Verdana" w:hAnsi="Verdana"/>
          <w:color w:val="000000"/>
        </w:rPr>
      </w:pPr>
    </w:p>
    <w:p w:rsidR="00C8540D" w:rsidRPr="004C2523" w:rsidRDefault="00C8540D" w:rsidP="00A4148D">
      <w:pPr>
        <w:jc w:val="center"/>
        <w:rPr>
          <w:b/>
          <w:color w:val="C00000"/>
          <w:sz w:val="24"/>
          <w:szCs w:val="24"/>
        </w:rPr>
      </w:pPr>
      <w:r w:rsidRPr="004C2523">
        <w:rPr>
          <w:b/>
          <w:color w:val="C00000"/>
          <w:sz w:val="24"/>
          <w:szCs w:val="24"/>
        </w:rPr>
        <w:t>SQL SERVER ARCHITECTURE</w:t>
      </w:r>
    </w:p>
    <w:p w:rsidR="00C8540D" w:rsidRPr="00C8540D" w:rsidRDefault="00C8540D" w:rsidP="00C8540D">
      <w:pPr>
        <w:rPr>
          <w:b/>
          <w:sz w:val="26"/>
          <w:szCs w:val="26"/>
        </w:rPr>
      </w:pPr>
    </w:p>
    <w:p w:rsidR="00C8540D" w:rsidRPr="00C8540D" w:rsidRDefault="00C8540D" w:rsidP="00C8540D">
      <w:pPr>
        <w:rPr>
          <w:sz w:val="24"/>
          <w:szCs w:val="24"/>
        </w:rPr>
      </w:pPr>
      <w:r>
        <w:rPr>
          <w:sz w:val="24"/>
          <w:szCs w:val="24"/>
        </w:rPr>
        <w:t xml:space="preserve">&gt; </w:t>
      </w:r>
      <w:r w:rsidRPr="00C8540D">
        <w:rPr>
          <w:sz w:val="24"/>
          <w:szCs w:val="24"/>
        </w:rPr>
        <w:t>SQL Server architecture is mainly divided into different components i.e. SNI Protocol Layer, Relational Engine, Storage Engine, Buffer Pool. Majorly classified as two main engines: Relational Engine and the Storage engine.</w:t>
      </w:r>
    </w:p>
    <w:p w:rsidR="00C8540D" w:rsidRPr="00C8540D" w:rsidRDefault="00C8540D" w:rsidP="00C8540D">
      <w:pPr>
        <w:rPr>
          <w:sz w:val="24"/>
          <w:szCs w:val="24"/>
        </w:rPr>
      </w:pPr>
    </w:p>
    <w:p w:rsidR="00C8540D" w:rsidRPr="00C8540D" w:rsidRDefault="00C8540D" w:rsidP="00C8540D">
      <w:pPr>
        <w:rPr>
          <w:sz w:val="24"/>
          <w:szCs w:val="24"/>
        </w:rPr>
      </w:pPr>
      <w:r w:rsidRPr="00C8540D">
        <w:rPr>
          <w:noProof/>
          <w:sz w:val="24"/>
          <w:szCs w:val="24"/>
        </w:rPr>
        <w:drawing>
          <wp:inline distT="0" distB="0" distL="0" distR="0" wp14:anchorId="06B7EF6D" wp14:editId="5968EEF9">
            <wp:extent cx="5819775" cy="4400550"/>
            <wp:effectExtent l="19050" t="0" r="9525" b="0"/>
            <wp:docPr id="28" name="Picture 28" descr="http://4.bp.blogspot.com/_FFm7a9nrCck/TMGmCiwN5SI/AAAAAAAAAls/jvLixS193Qg/s1600/SQL+Serve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FFm7a9nrCck/TMGmCiwN5SI/AAAAAAAAAls/jvLixS193Qg/s1600/SQL+Server+Architecture.JPG"/>
                    <pic:cNvPicPr>
                      <a:picLocks noChangeAspect="1" noChangeArrowheads="1"/>
                    </pic:cNvPicPr>
                  </pic:nvPicPr>
                  <pic:blipFill>
                    <a:blip r:embed="rId113" cstate="print"/>
                    <a:srcRect/>
                    <a:stretch>
                      <a:fillRect/>
                    </a:stretch>
                  </pic:blipFill>
                  <pic:spPr bwMode="auto">
                    <a:xfrm>
                      <a:off x="0" y="0"/>
                      <a:ext cx="5819775" cy="4400550"/>
                    </a:xfrm>
                    <a:prstGeom prst="rect">
                      <a:avLst/>
                    </a:prstGeom>
                    <a:noFill/>
                    <a:ln w="9525">
                      <a:noFill/>
                      <a:miter lim="800000"/>
                      <a:headEnd/>
                      <a:tailEnd/>
                    </a:ln>
                  </pic:spPr>
                </pic:pic>
              </a:graphicData>
            </a:graphic>
          </wp:inline>
        </w:drawing>
      </w:r>
    </w:p>
    <w:p w:rsidR="00C8540D" w:rsidRPr="00C8540D" w:rsidRDefault="00C8540D" w:rsidP="00C8540D">
      <w:pPr>
        <w:rPr>
          <w:sz w:val="24"/>
          <w:szCs w:val="24"/>
        </w:rPr>
      </w:pPr>
    </w:p>
    <w:p w:rsidR="00C8540D" w:rsidRPr="00C8540D" w:rsidRDefault="00C8540D" w:rsidP="00C8540D">
      <w:pPr>
        <w:rPr>
          <w:b/>
          <w:sz w:val="24"/>
          <w:szCs w:val="24"/>
        </w:rPr>
      </w:pPr>
      <w:r w:rsidRPr="00C8540D">
        <w:rPr>
          <w:b/>
          <w:sz w:val="24"/>
          <w:szCs w:val="24"/>
        </w:rPr>
        <w:t>SNI (SQL Server Network Interface)</w:t>
      </w:r>
    </w:p>
    <w:p w:rsidR="00C8540D" w:rsidRPr="00C8540D" w:rsidRDefault="00C8540D" w:rsidP="00C8540D">
      <w:pPr>
        <w:rPr>
          <w:sz w:val="24"/>
          <w:szCs w:val="24"/>
        </w:rPr>
      </w:pPr>
      <w:r>
        <w:rPr>
          <w:sz w:val="24"/>
          <w:szCs w:val="24"/>
        </w:rPr>
        <w:t xml:space="preserve">&gt; </w:t>
      </w:r>
      <w:r w:rsidRPr="00C8540D">
        <w:rPr>
          <w:sz w:val="24"/>
          <w:szCs w:val="24"/>
        </w:rPr>
        <w:t>The SQL Server Network Interface (SNI) is a protocol layer that establishes the network connection</w:t>
      </w:r>
      <w:r>
        <w:rPr>
          <w:sz w:val="24"/>
          <w:szCs w:val="24"/>
        </w:rPr>
        <w:t xml:space="preserve"> </w:t>
      </w:r>
      <w:r w:rsidRPr="00C8540D">
        <w:rPr>
          <w:sz w:val="24"/>
          <w:szCs w:val="24"/>
        </w:rPr>
        <w:t>between the client and the server. It consists of a set of APIs that are used by both the database</w:t>
      </w:r>
      <w:r>
        <w:rPr>
          <w:sz w:val="24"/>
          <w:szCs w:val="24"/>
        </w:rPr>
        <w:t xml:space="preserve"> </w:t>
      </w:r>
      <w:r w:rsidRPr="00C8540D">
        <w:rPr>
          <w:sz w:val="24"/>
          <w:szCs w:val="24"/>
        </w:rPr>
        <w:t>engine and the SQL Server Native Client (SNAC).</w:t>
      </w:r>
    </w:p>
    <w:p w:rsidR="00C8540D" w:rsidRPr="00DA7A78" w:rsidRDefault="00C8540D" w:rsidP="00C8540D">
      <w:pPr>
        <w:rPr>
          <w:b/>
          <w:sz w:val="24"/>
          <w:szCs w:val="24"/>
        </w:rPr>
      </w:pPr>
      <w:r w:rsidRPr="00C8540D">
        <w:rPr>
          <w:b/>
          <w:sz w:val="24"/>
          <w:szCs w:val="24"/>
        </w:rPr>
        <w:t xml:space="preserve"> SQL Server has support for the following protocols:</w:t>
      </w:r>
    </w:p>
    <w:p w:rsidR="00C8540D" w:rsidRPr="00C8540D" w:rsidRDefault="00C8540D" w:rsidP="00C8540D">
      <w:pPr>
        <w:rPr>
          <w:sz w:val="24"/>
          <w:szCs w:val="24"/>
        </w:rPr>
      </w:pPr>
      <w:r w:rsidRPr="00C8540D">
        <w:rPr>
          <w:rFonts w:ascii="Segoe UI Symbol" w:hAnsi="Segoe UI Symbol" w:cs="Segoe UI Symbol"/>
          <w:b/>
          <w:sz w:val="24"/>
          <w:szCs w:val="24"/>
        </w:rPr>
        <w:t>➤</w:t>
      </w:r>
      <w:r w:rsidRPr="00C8540D">
        <w:rPr>
          <w:b/>
          <w:sz w:val="24"/>
          <w:szCs w:val="24"/>
        </w:rPr>
        <w:t>Shared memory:</w:t>
      </w:r>
      <w:r w:rsidRPr="00C8540D">
        <w:rPr>
          <w:sz w:val="24"/>
          <w:szCs w:val="24"/>
        </w:rPr>
        <w:t xml:space="preserve"> Simple and fast, shared memory is the default protocol used to connect from</w:t>
      </w:r>
      <w:r>
        <w:rPr>
          <w:sz w:val="24"/>
          <w:szCs w:val="24"/>
        </w:rPr>
        <w:t xml:space="preserve"> </w:t>
      </w:r>
      <w:r w:rsidRPr="00C8540D">
        <w:rPr>
          <w:sz w:val="24"/>
          <w:szCs w:val="24"/>
        </w:rPr>
        <w:t>a client running on the same computer as SQL Server. It can only be used locally, has no configurable properties, and is always tried first when connecting from the local machine.</w:t>
      </w:r>
    </w:p>
    <w:p w:rsidR="00C8540D" w:rsidRPr="00C8540D" w:rsidRDefault="00C8540D" w:rsidP="00C8540D">
      <w:pPr>
        <w:rPr>
          <w:sz w:val="24"/>
          <w:szCs w:val="24"/>
        </w:rPr>
      </w:pPr>
    </w:p>
    <w:p w:rsidR="00C8540D" w:rsidRPr="00C8540D" w:rsidRDefault="00C8540D" w:rsidP="00C8540D">
      <w:pPr>
        <w:rPr>
          <w:sz w:val="24"/>
          <w:szCs w:val="24"/>
        </w:rPr>
      </w:pPr>
      <w:r w:rsidRPr="00C8540D">
        <w:rPr>
          <w:rFonts w:ascii="Segoe UI Symbol" w:hAnsi="Segoe UI Symbol" w:cs="Segoe UI Symbol"/>
          <w:b/>
          <w:sz w:val="24"/>
          <w:szCs w:val="24"/>
        </w:rPr>
        <w:t>➤</w:t>
      </w:r>
      <w:r w:rsidRPr="00C8540D">
        <w:rPr>
          <w:b/>
          <w:sz w:val="24"/>
          <w:szCs w:val="24"/>
        </w:rPr>
        <w:t>TCP/IP:</w:t>
      </w:r>
      <w:r w:rsidRPr="00C8540D">
        <w:rPr>
          <w:sz w:val="24"/>
          <w:szCs w:val="24"/>
        </w:rPr>
        <w:t xml:space="preserve"> TCP/IP is the most commonly used access protocol for SQL Server. It enables you</w:t>
      </w:r>
      <w:r>
        <w:rPr>
          <w:sz w:val="24"/>
          <w:szCs w:val="24"/>
        </w:rPr>
        <w:t xml:space="preserve"> </w:t>
      </w:r>
      <w:r w:rsidRPr="00C8540D">
        <w:rPr>
          <w:sz w:val="24"/>
          <w:szCs w:val="24"/>
        </w:rPr>
        <w:t>to connect to SQL Server by specifying an IP address and a port number. Typically, this happens</w:t>
      </w:r>
      <w:r>
        <w:rPr>
          <w:sz w:val="24"/>
          <w:szCs w:val="24"/>
        </w:rPr>
        <w:t xml:space="preserve"> </w:t>
      </w:r>
      <w:r w:rsidRPr="00C8540D">
        <w:rPr>
          <w:sz w:val="24"/>
          <w:szCs w:val="24"/>
        </w:rPr>
        <w:t>automatically when you specify an instance to connect to. Your internal name resolution</w:t>
      </w:r>
      <w:r>
        <w:rPr>
          <w:sz w:val="24"/>
          <w:szCs w:val="24"/>
        </w:rPr>
        <w:t xml:space="preserve"> </w:t>
      </w:r>
      <w:r w:rsidRPr="00C8540D">
        <w:rPr>
          <w:sz w:val="24"/>
          <w:szCs w:val="24"/>
        </w:rPr>
        <w:t>system resolves the hostname part of the instance name to an IP address, and either you</w:t>
      </w:r>
      <w:r>
        <w:rPr>
          <w:sz w:val="24"/>
          <w:szCs w:val="24"/>
        </w:rPr>
        <w:t xml:space="preserve"> </w:t>
      </w:r>
      <w:r w:rsidRPr="00C8540D">
        <w:rPr>
          <w:sz w:val="24"/>
          <w:szCs w:val="24"/>
        </w:rPr>
        <w:t>connect to the default TCP port number 1433 for default instances or the SQL Browser service</w:t>
      </w:r>
      <w:r>
        <w:rPr>
          <w:sz w:val="24"/>
          <w:szCs w:val="24"/>
        </w:rPr>
        <w:t xml:space="preserve"> </w:t>
      </w:r>
      <w:r w:rsidRPr="00C8540D">
        <w:rPr>
          <w:sz w:val="24"/>
          <w:szCs w:val="24"/>
        </w:rPr>
        <w:t>will find the right port for a named instance using UDP port 1434.</w:t>
      </w:r>
    </w:p>
    <w:p w:rsidR="00C8540D" w:rsidRPr="00C8540D" w:rsidRDefault="00C8540D" w:rsidP="00C8540D">
      <w:pPr>
        <w:rPr>
          <w:sz w:val="24"/>
          <w:szCs w:val="24"/>
        </w:rPr>
      </w:pPr>
    </w:p>
    <w:p w:rsidR="00C8540D" w:rsidRPr="00C8540D" w:rsidRDefault="00C8540D" w:rsidP="00C8540D">
      <w:pPr>
        <w:rPr>
          <w:sz w:val="24"/>
          <w:szCs w:val="24"/>
        </w:rPr>
      </w:pPr>
      <w:r w:rsidRPr="00C8540D">
        <w:rPr>
          <w:rFonts w:ascii="Segoe UI Symbol" w:hAnsi="Segoe UI Symbol" w:cs="Segoe UI Symbol"/>
          <w:b/>
          <w:sz w:val="24"/>
          <w:szCs w:val="24"/>
        </w:rPr>
        <w:t>➤</w:t>
      </w:r>
      <w:r w:rsidRPr="00C8540D">
        <w:rPr>
          <w:b/>
          <w:sz w:val="24"/>
          <w:szCs w:val="24"/>
        </w:rPr>
        <w:t>Named Pipes:</w:t>
      </w:r>
      <w:r w:rsidRPr="00C8540D">
        <w:rPr>
          <w:sz w:val="24"/>
          <w:szCs w:val="24"/>
        </w:rPr>
        <w:t xml:space="preserve"> TCP/IP and Named Pipes are comparable protocols in the architectures in</w:t>
      </w:r>
      <w:r>
        <w:rPr>
          <w:sz w:val="24"/>
          <w:szCs w:val="24"/>
        </w:rPr>
        <w:t xml:space="preserve"> </w:t>
      </w:r>
      <w:r w:rsidRPr="00C8540D">
        <w:rPr>
          <w:sz w:val="24"/>
          <w:szCs w:val="24"/>
        </w:rPr>
        <w:t>which they can be used. Named Pipes was developed for local area networks (LANs</w:t>
      </w:r>
      <w:r w:rsidR="001E054B">
        <w:rPr>
          <w:sz w:val="24"/>
          <w:szCs w:val="24"/>
        </w:rPr>
        <w:t>)</w:t>
      </w:r>
      <w:r w:rsidRPr="00C8540D">
        <w:rPr>
          <w:sz w:val="24"/>
          <w:szCs w:val="24"/>
        </w:rPr>
        <w:t>.</w:t>
      </w:r>
    </w:p>
    <w:p w:rsidR="00C8540D" w:rsidRPr="00C8540D" w:rsidRDefault="00C8540D" w:rsidP="00C8540D">
      <w:pPr>
        <w:rPr>
          <w:sz w:val="24"/>
          <w:szCs w:val="24"/>
        </w:rPr>
      </w:pPr>
    </w:p>
    <w:p w:rsidR="00C8540D" w:rsidRPr="00C8540D" w:rsidRDefault="00C8540D" w:rsidP="00C8540D">
      <w:pPr>
        <w:rPr>
          <w:sz w:val="24"/>
          <w:szCs w:val="24"/>
        </w:rPr>
      </w:pPr>
      <w:r w:rsidRPr="00C8540D">
        <w:rPr>
          <w:rFonts w:ascii="Segoe UI Symbol" w:hAnsi="Segoe UI Symbol" w:cs="Segoe UI Symbol"/>
          <w:b/>
          <w:sz w:val="24"/>
          <w:szCs w:val="24"/>
        </w:rPr>
        <w:t>➤</w:t>
      </w:r>
      <w:r w:rsidRPr="00C8540D">
        <w:rPr>
          <w:b/>
          <w:sz w:val="24"/>
          <w:szCs w:val="24"/>
        </w:rPr>
        <w:t>VIA:</w:t>
      </w:r>
      <w:r w:rsidRPr="00C8540D">
        <w:rPr>
          <w:sz w:val="24"/>
          <w:szCs w:val="24"/>
        </w:rPr>
        <w:t xml:space="preserve"> Virtual Interface Adapter is a protocol that enables high-performance communications</w:t>
      </w:r>
      <w:r>
        <w:rPr>
          <w:sz w:val="24"/>
          <w:szCs w:val="24"/>
        </w:rPr>
        <w:t xml:space="preserve"> </w:t>
      </w:r>
      <w:r w:rsidRPr="00C8540D">
        <w:rPr>
          <w:sz w:val="24"/>
          <w:szCs w:val="24"/>
        </w:rPr>
        <w:t>between two systems. It requires specialized hardware at both ends and a dedicated</w:t>
      </w:r>
      <w:r>
        <w:rPr>
          <w:sz w:val="24"/>
          <w:szCs w:val="24"/>
        </w:rPr>
        <w:t xml:space="preserve"> </w:t>
      </w:r>
      <w:r w:rsidRPr="00C8540D">
        <w:rPr>
          <w:sz w:val="24"/>
          <w:szCs w:val="24"/>
        </w:rPr>
        <w:t>connection.</w:t>
      </w:r>
    </w:p>
    <w:p w:rsidR="00C8540D" w:rsidRPr="00C8540D" w:rsidRDefault="00C8540D" w:rsidP="00C8540D">
      <w:pPr>
        <w:rPr>
          <w:sz w:val="24"/>
          <w:szCs w:val="24"/>
        </w:rPr>
      </w:pPr>
    </w:p>
    <w:p w:rsidR="00C8540D" w:rsidRPr="00C8540D" w:rsidRDefault="00C8540D" w:rsidP="00C8540D">
      <w:pPr>
        <w:rPr>
          <w:b/>
          <w:sz w:val="24"/>
          <w:szCs w:val="24"/>
        </w:rPr>
      </w:pPr>
      <w:r w:rsidRPr="00C8540D">
        <w:rPr>
          <w:b/>
          <w:sz w:val="24"/>
          <w:szCs w:val="24"/>
        </w:rPr>
        <w:t>TDS (Tabular Data Stream) Endpoints</w:t>
      </w:r>
    </w:p>
    <w:p w:rsidR="00C8540D" w:rsidRPr="00C8540D" w:rsidRDefault="00C8540D" w:rsidP="00C8540D">
      <w:pPr>
        <w:rPr>
          <w:sz w:val="24"/>
          <w:szCs w:val="24"/>
        </w:rPr>
      </w:pPr>
      <w:r w:rsidRPr="00C8540D">
        <w:rPr>
          <w:sz w:val="24"/>
          <w:szCs w:val="24"/>
        </w:rPr>
        <w:t>TDS is a Microsoft-proprietary protocol originally designed by Sybase that is used to interact with a</w:t>
      </w:r>
      <w:r>
        <w:rPr>
          <w:sz w:val="24"/>
          <w:szCs w:val="24"/>
        </w:rPr>
        <w:t xml:space="preserve"> </w:t>
      </w:r>
      <w:r w:rsidRPr="00C8540D">
        <w:rPr>
          <w:sz w:val="24"/>
          <w:szCs w:val="24"/>
        </w:rPr>
        <w:t>database server. Once a connection has been made using a network protocol such as TCP/IP, a link</w:t>
      </w:r>
      <w:r>
        <w:rPr>
          <w:sz w:val="24"/>
          <w:szCs w:val="24"/>
        </w:rPr>
        <w:t xml:space="preserve"> </w:t>
      </w:r>
      <w:r w:rsidRPr="00C8540D">
        <w:rPr>
          <w:sz w:val="24"/>
          <w:szCs w:val="24"/>
        </w:rPr>
        <w:t>is established to the relevant TDS endpoint that then acts as the communication point between the</w:t>
      </w:r>
      <w:r>
        <w:rPr>
          <w:sz w:val="24"/>
          <w:szCs w:val="24"/>
        </w:rPr>
        <w:t xml:space="preserve"> </w:t>
      </w:r>
      <w:r w:rsidRPr="00C8540D">
        <w:rPr>
          <w:sz w:val="24"/>
          <w:szCs w:val="24"/>
        </w:rPr>
        <w:t>client and the server.</w:t>
      </w:r>
    </w:p>
    <w:p w:rsidR="00C8540D" w:rsidRPr="00C8540D" w:rsidRDefault="00C8540D" w:rsidP="00C8540D">
      <w:pPr>
        <w:rPr>
          <w:sz w:val="24"/>
          <w:szCs w:val="24"/>
        </w:rPr>
      </w:pPr>
    </w:p>
    <w:p w:rsidR="00C8540D" w:rsidRPr="00C8540D" w:rsidRDefault="00C8540D" w:rsidP="00C8540D">
      <w:pPr>
        <w:rPr>
          <w:b/>
          <w:sz w:val="24"/>
          <w:szCs w:val="24"/>
        </w:rPr>
      </w:pPr>
      <w:r w:rsidRPr="00C8540D">
        <w:rPr>
          <w:b/>
          <w:sz w:val="24"/>
          <w:szCs w:val="24"/>
        </w:rPr>
        <w:t>The Relational Engine:</w:t>
      </w:r>
    </w:p>
    <w:p w:rsidR="00C8540D" w:rsidRPr="00C8540D" w:rsidRDefault="00C8540D" w:rsidP="00C8540D">
      <w:pPr>
        <w:rPr>
          <w:sz w:val="24"/>
          <w:szCs w:val="24"/>
        </w:rPr>
      </w:pPr>
      <w:r w:rsidRPr="00C8540D">
        <w:rPr>
          <w:sz w:val="24"/>
          <w:szCs w:val="24"/>
        </w:rPr>
        <w:t xml:space="preserve">The Relational Engine is also sometimes called the query processor because its primary function is query optimization and execution. </w:t>
      </w:r>
    </w:p>
    <w:p w:rsidR="00DA7A78" w:rsidRDefault="00DA7A78" w:rsidP="00C8540D">
      <w:pPr>
        <w:rPr>
          <w:b/>
          <w:sz w:val="24"/>
          <w:szCs w:val="24"/>
        </w:rPr>
      </w:pPr>
    </w:p>
    <w:p w:rsidR="00C8540D" w:rsidRPr="00C8540D" w:rsidRDefault="00C8540D" w:rsidP="00C8540D">
      <w:pPr>
        <w:rPr>
          <w:b/>
          <w:sz w:val="24"/>
          <w:szCs w:val="24"/>
        </w:rPr>
      </w:pPr>
      <w:r w:rsidRPr="00C8540D">
        <w:rPr>
          <w:b/>
          <w:sz w:val="24"/>
          <w:szCs w:val="24"/>
        </w:rPr>
        <w:t>1. Command Parser:</w:t>
      </w:r>
    </w:p>
    <w:p w:rsidR="00C8540D" w:rsidRPr="00C8540D" w:rsidRDefault="00C8540D" w:rsidP="00C8540D">
      <w:pPr>
        <w:rPr>
          <w:sz w:val="24"/>
          <w:szCs w:val="24"/>
        </w:rPr>
      </w:pPr>
      <w:r w:rsidRPr="00C8540D">
        <w:rPr>
          <w:sz w:val="24"/>
          <w:szCs w:val="24"/>
        </w:rPr>
        <w:t>The Command Parser’s role is to handle T-SQL language events. It first checks the syntax and returns any errors back to the protocol layer to send to the client. If the syntax is valid, then the next step is to generate a query plan or find an existing plan. A Query plan contains the details about how SQL Server is going to execute a piece of code. It is commonly referred to as an execution plan.</w:t>
      </w:r>
    </w:p>
    <w:p w:rsidR="00C8540D" w:rsidRPr="00C8540D" w:rsidRDefault="00C8540D" w:rsidP="00C8540D">
      <w:pPr>
        <w:rPr>
          <w:sz w:val="24"/>
          <w:szCs w:val="24"/>
        </w:rPr>
      </w:pPr>
      <w:r w:rsidRPr="00C8540D">
        <w:rPr>
          <w:sz w:val="24"/>
          <w:szCs w:val="24"/>
        </w:rPr>
        <w:t>Plan Cache: Creating execution plans can be time consuming and resource intensive, so The Plan Cache, part of SQL Server’s buffer pool, is used to store execution plans in case they are needed later.</w:t>
      </w:r>
    </w:p>
    <w:p w:rsidR="00C8540D" w:rsidRPr="00C8540D" w:rsidRDefault="00C8540D" w:rsidP="00C8540D">
      <w:pPr>
        <w:rPr>
          <w:sz w:val="24"/>
          <w:szCs w:val="24"/>
        </w:rPr>
      </w:pPr>
    </w:p>
    <w:p w:rsidR="00C8540D" w:rsidRPr="00C8540D" w:rsidRDefault="00C8540D" w:rsidP="00C8540D">
      <w:pPr>
        <w:rPr>
          <w:b/>
          <w:sz w:val="24"/>
          <w:szCs w:val="24"/>
        </w:rPr>
      </w:pPr>
      <w:r w:rsidRPr="00C8540D">
        <w:rPr>
          <w:b/>
          <w:sz w:val="24"/>
          <w:szCs w:val="24"/>
        </w:rPr>
        <w:t>2. Query Optimizer:</w:t>
      </w:r>
    </w:p>
    <w:p w:rsidR="00C8540D" w:rsidRPr="00C8540D" w:rsidRDefault="00C8540D" w:rsidP="00C8540D">
      <w:pPr>
        <w:rPr>
          <w:sz w:val="24"/>
          <w:szCs w:val="24"/>
        </w:rPr>
      </w:pPr>
      <w:r w:rsidRPr="00C8540D">
        <w:rPr>
          <w:sz w:val="24"/>
          <w:szCs w:val="24"/>
        </w:rPr>
        <w:t xml:space="preserve">    The Query Optimizer is one of the most complex and secretive parts of the product. It is what’s known as a “cost-based” optimizer, which means that it evaluates multiple ways to execute a query and then picks the method that it deems will have the lowest cost to execute. This “method” of executing is implemented as a query plan and is the output from the optimizer.</w:t>
      </w:r>
    </w:p>
    <w:p w:rsidR="00C8540D" w:rsidRPr="00C8540D" w:rsidRDefault="00C8540D" w:rsidP="00C8540D">
      <w:pPr>
        <w:rPr>
          <w:b/>
          <w:sz w:val="24"/>
          <w:szCs w:val="24"/>
        </w:rPr>
      </w:pPr>
      <w:r w:rsidRPr="00C8540D">
        <w:rPr>
          <w:b/>
          <w:sz w:val="24"/>
          <w:szCs w:val="24"/>
        </w:rPr>
        <w:t>3. Query Executor:</w:t>
      </w:r>
    </w:p>
    <w:p w:rsidR="00C8540D" w:rsidRPr="00C8540D" w:rsidRDefault="00C8540D" w:rsidP="00C8540D">
      <w:pPr>
        <w:rPr>
          <w:sz w:val="24"/>
          <w:szCs w:val="24"/>
        </w:rPr>
      </w:pPr>
      <w:r w:rsidRPr="00C8540D">
        <w:rPr>
          <w:sz w:val="24"/>
          <w:szCs w:val="24"/>
        </w:rPr>
        <w:t xml:space="preserve">    The Query Executor’s job is self-explanatory; it executes the query. To be more specific, it executes the query plan by working through each step it contains and interacting with the Storage Engine to retrieve or modify data.</w:t>
      </w:r>
    </w:p>
    <w:p w:rsidR="00C8540D" w:rsidRPr="00C8540D" w:rsidRDefault="00C8540D" w:rsidP="00C8540D">
      <w:pPr>
        <w:rPr>
          <w:sz w:val="24"/>
          <w:szCs w:val="24"/>
        </w:rPr>
      </w:pPr>
    </w:p>
    <w:p w:rsidR="00C8540D" w:rsidRPr="00C8540D" w:rsidRDefault="00C8540D" w:rsidP="00C8540D">
      <w:pPr>
        <w:rPr>
          <w:b/>
          <w:sz w:val="24"/>
          <w:szCs w:val="24"/>
        </w:rPr>
      </w:pPr>
      <w:r w:rsidRPr="00C8540D">
        <w:rPr>
          <w:b/>
          <w:sz w:val="24"/>
          <w:szCs w:val="24"/>
        </w:rPr>
        <w:t>The Storage Engine:</w:t>
      </w:r>
    </w:p>
    <w:p w:rsidR="00C8540D" w:rsidRPr="00C8540D" w:rsidRDefault="00C8540D" w:rsidP="00C8540D">
      <w:pPr>
        <w:rPr>
          <w:sz w:val="24"/>
          <w:szCs w:val="24"/>
        </w:rPr>
      </w:pPr>
      <w:r w:rsidRPr="00C8540D">
        <w:rPr>
          <w:sz w:val="24"/>
          <w:szCs w:val="24"/>
        </w:rPr>
        <w:t xml:space="preserve">    </w:t>
      </w:r>
      <w:r w:rsidR="00DA7A78">
        <w:rPr>
          <w:sz w:val="24"/>
          <w:szCs w:val="24"/>
        </w:rPr>
        <w:t xml:space="preserve">&gt; </w:t>
      </w:r>
      <w:r w:rsidRPr="00C8540D">
        <w:rPr>
          <w:sz w:val="24"/>
          <w:szCs w:val="24"/>
        </w:rPr>
        <w:t>The Storage engine is responsible for managing all I/O to the data, and contains the Access Methods code, which handles I/O requests for rows, indexes, pages, allocations and a Buffer Manager, which deals with SQL Server’s main memory consumer, the buffer pool. It also contains a Transaction Manager, which handles the locking of data to maintain Isolation (ACID properties) and manages the transaction log.</w:t>
      </w:r>
    </w:p>
    <w:p w:rsidR="00C8540D" w:rsidRPr="00C8540D" w:rsidRDefault="00C8540D" w:rsidP="00C8540D">
      <w:pPr>
        <w:rPr>
          <w:sz w:val="24"/>
          <w:szCs w:val="24"/>
        </w:rPr>
      </w:pPr>
    </w:p>
    <w:p w:rsidR="00C8540D" w:rsidRPr="00C8540D" w:rsidRDefault="00C8540D" w:rsidP="00C8540D">
      <w:pPr>
        <w:rPr>
          <w:sz w:val="24"/>
          <w:szCs w:val="24"/>
        </w:rPr>
      </w:pPr>
    </w:p>
    <w:p w:rsidR="00DA7A78" w:rsidRDefault="00DA7A78" w:rsidP="00C8540D">
      <w:pPr>
        <w:rPr>
          <w:b/>
          <w:sz w:val="24"/>
          <w:szCs w:val="24"/>
        </w:rPr>
      </w:pPr>
    </w:p>
    <w:p w:rsidR="00C8540D" w:rsidRPr="00C8540D" w:rsidRDefault="00C8540D" w:rsidP="00C8540D">
      <w:pPr>
        <w:rPr>
          <w:b/>
          <w:sz w:val="24"/>
          <w:szCs w:val="24"/>
        </w:rPr>
      </w:pPr>
      <w:r w:rsidRPr="00C8540D">
        <w:rPr>
          <w:b/>
          <w:sz w:val="24"/>
          <w:szCs w:val="24"/>
        </w:rPr>
        <w:t>1. Access Methods:</w:t>
      </w:r>
    </w:p>
    <w:p w:rsidR="00C8540D" w:rsidRDefault="00DA7A78" w:rsidP="00C8540D">
      <w:pPr>
        <w:rPr>
          <w:sz w:val="24"/>
          <w:szCs w:val="24"/>
        </w:rPr>
      </w:pPr>
      <w:r>
        <w:rPr>
          <w:sz w:val="24"/>
          <w:szCs w:val="24"/>
        </w:rPr>
        <w:t xml:space="preserve">   &gt; </w:t>
      </w:r>
      <w:r w:rsidR="00C8540D" w:rsidRPr="00C8540D">
        <w:rPr>
          <w:sz w:val="24"/>
          <w:szCs w:val="24"/>
        </w:rPr>
        <w:t>Access Methods is a collection of code that provides the storage structures for data and indexes as well as the interface through which data is retrieved and modified. It contains all the code to retrieve data but it doesn’t actually perform the operation itself; it passes the request to the Buffer Manager.</w:t>
      </w:r>
    </w:p>
    <w:p w:rsidR="00C8540D" w:rsidRPr="00C8540D" w:rsidRDefault="00C8540D" w:rsidP="00C8540D">
      <w:pPr>
        <w:rPr>
          <w:sz w:val="24"/>
          <w:szCs w:val="24"/>
        </w:rPr>
      </w:pPr>
    </w:p>
    <w:p w:rsidR="00C8540D" w:rsidRPr="00C8540D" w:rsidRDefault="00C8540D" w:rsidP="00C8540D">
      <w:pPr>
        <w:rPr>
          <w:b/>
          <w:sz w:val="24"/>
          <w:szCs w:val="24"/>
        </w:rPr>
      </w:pPr>
      <w:r w:rsidRPr="00C8540D">
        <w:rPr>
          <w:b/>
          <w:sz w:val="24"/>
          <w:szCs w:val="24"/>
        </w:rPr>
        <w:t>2. Buffer Manager:</w:t>
      </w:r>
    </w:p>
    <w:p w:rsidR="00C8540D" w:rsidRPr="00C8540D" w:rsidRDefault="00DA7A78" w:rsidP="00C8540D">
      <w:pPr>
        <w:rPr>
          <w:sz w:val="24"/>
          <w:szCs w:val="24"/>
        </w:rPr>
      </w:pPr>
      <w:r>
        <w:rPr>
          <w:sz w:val="24"/>
          <w:szCs w:val="24"/>
        </w:rPr>
        <w:t xml:space="preserve">     &gt; </w:t>
      </w:r>
      <w:r w:rsidR="00C8540D" w:rsidRPr="00C8540D">
        <w:rPr>
          <w:sz w:val="24"/>
          <w:szCs w:val="24"/>
        </w:rPr>
        <w:t>The Buffer Manager manages the buffer pool, which represents the majority of SQL Server’s memory usage. If you need to read some rows from a page the Buffer Manager will check the data cache in the buffer pool to see if it already has the page cached in memory. If the page is already cached, then the results are passed back to the Access Methods. If the page isn’t already in cache, then the Buffer Manager will get the page from the database on disk, put it in the data cache, and pass the results to the Access Methods.</w:t>
      </w:r>
    </w:p>
    <w:p w:rsidR="00C8540D" w:rsidRDefault="00C8540D" w:rsidP="00C8540D">
      <w:pPr>
        <w:rPr>
          <w:sz w:val="24"/>
          <w:szCs w:val="24"/>
        </w:rPr>
      </w:pPr>
      <w:r w:rsidRPr="00C8540D">
        <w:rPr>
          <w:b/>
          <w:sz w:val="24"/>
          <w:szCs w:val="24"/>
        </w:rPr>
        <w:t>Data Cache:</w:t>
      </w:r>
      <w:r w:rsidRPr="00C8540D">
        <w:rPr>
          <w:sz w:val="24"/>
          <w:szCs w:val="24"/>
        </w:rPr>
        <w:t xml:space="preserve"> The data cache is usually the largest part of the buffer pool; therefore, it’s the largest memory consumer within SQL Server. It is here that every data page that is read from disk is written to before being used.</w:t>
      </w:r>
    </w:p>
    <w:p w:rsidR="00C8540D" w:rsidRPr="00C8540D" w:rsidRDefault="00C8540D" w:rsidP="00C8540D">
      <w:pPr>
        <w:rPr>
          <w:sz w:val="24"/>
          <w:szCs w:val="24"/>
        </w:rPr>
      </w:pPr>
    </w:p>
    <w:p w:rsidR="00C8540D" w:rsidRPr="00C8540D" w:rsidRDefault="00C8540D" w:rsidP="00C8540D">
      <w:pPr>
        <w:rPr>
          <w:b/>
          <w:sz w:val="24"/>
          <w:szCs w:val="24"/>
        </w:rPr>
      </w:pPr>
      <w:r w:rsidRPr="00C8540D">
        <w:rPr>
          <w:b/>
          <w:sz w:val="24"/>
          <w:szCs w:val="24"/>
        </w:rPr>
        <w:t>3. Transaction Manager:</w:t>
      </w:r>
    </w:p>
    <w:p w:rsidR="00C8540D" w:rsidRPr="00C8540D" w:rsidRDefault="00DA7A78" w:rsidP="00C8540D">
      <w:pPr>
        <w:rPr>
          <w:sz w:val="24"/>
          <w:szCs w:val="24"/>
        </w:rPr>
      </w:pPr>
      <w:r>
        <w:rPr>
          <w:sz w:val="24"/>
          <w:szCs w:val="24"/>
        </w:rPr>
        <w:t xml:space="preserve">     &gt; </w:t>
      </w:r>
      <w:r w:rsidR="00C8540D" w:rsidRPr="00C8540D">
        <w:rPr>
          <w:sz w:val="24"/>
          <w:szCs w:val="24"/>
        </w:rPr>
        <w:t xml:space="preserve">The Transaction Manager has two components that are of interest here: a Lock Manager and a Log Manager. </w:t>
      </w:r>
    </w:p>
    <w:p w:rsidR="00C8540D" w:rsidRDefault="00DA7A78" w:rsidP="00C8540D">
      <w:pPr>
        <w:rPr>
          <w:sz w:val="24"/>
          <w:szCs w:val="24"/>
        </w:rPr>
      </w:pPr>
      <w:r>
        <w:rPr>
          <w:sz w:val="24"/>
          <w:szCs w:val="24"/>
        </w:rPr>
        <w:t xml:space="preserve">    &gt; </w:t>
      </w:r>
      <w:r w:rsidR="00C8540D" w:rsidRPr="00C8540D">
        <w:rPr>
          <w:sz w:val="24"/>
          <w:szCs w:val="24"/>
        </w:rPr>
        <w:t>The Lock Manager is responsible for providing concurrency to the data. The Access Methods code requests that the changes it wants to make are logged, and the Log Manager writes the changes to the transaction log. This is called Write-Ahead Logging.</w:t>
      </w:r>
    </w:p>
    <w:p w:rsidR="00C8540D" w:rsidRPr="00C8540D" w:rsidRDefault="00C8540D" w:rsidP="00C8540D">
      <w:pPr>
        <w:rPr>
          <w:sz w:val="24"/>
          <w:szCs w:val="24"/>
        </w:rPr>
      </w:pPr>
    </w:p>
    <w:p w:rsidR="00C8540D" w:rsidRPr="00C8540D" w:rsidRDefault="00C8540D" w:rsidP="00C8540D">
      <w:pPr>
        <w:rPr>
          <w:b/>
          <w:sz w:val="24"/>
          <w:szCs w:val="24"/>
        </w:rPr>
      </w:pPr>
      <w:r w:rsidRPr="00C8540D">
        <w:rPr>
          <w:b/>
          <w:sz w:val="24"/>
          <w:szCs w:val="24"/>
        </w:rPr>
        <w:t>Checkpoint Process</w:t>
      </w:r>
      <w:r>
        <w:rPr>
          <w:b/>
          <w:sz w:val="24"/>
          <w:szCs w:val="24"/>
        </w:rPr>
        <w:t>:</w:t>
      </w:r>
    </w:p>
    <w:p w:rsidR="00C8540D" w:rsidRPr="00C8540D" w:rsidRDefault="00DA7A78" w:rsidP="00C8540D">
      <w:pPr>
        <w:rPr>
          <w:sz w:val="24"/>
          <w:szCs w:val="24"/>
        </w:rPr>
      </w:pPr>
      <w:r>
        <w:rPr>
          <w:sz w:val="24"/>
          <w:szCs w:val="24"/>
        </w:rPr>
        <w:t xml:space="preserve">    </w:t>
      </w:r>
      <w:r w:rsidR="00C8540D">
        <w:rPr>
          <w:sz w:val="24"/>
          <w:szCs w:val="24"/>
        </w:rPr>
        <w:t xml:space="preserve">&gt; </w:t>
      </w:r>
      <w:r w:rsidR="00C8540D" w:rsidRPr="00C8540D">
        <w:rPr>
          <w:sz w:val="24"/>
          <w:szCs w:val="24"/>
        </w:rPr>
        <w:t>A checkpoint is a point in time created by the checkpoint process at which SQL Server can be sure</w:t>
      </w:r>
      <w:r w:rsidR="00C8540D">
        <w:rPr>
          <w:sz w:val="24"/>
          <w:szCs w:val="24"/>
        </w:rPr>
        <w:t xml:space="preserve"> </w:t>
      </w:r>
      <w:r w:rsidR="00C8540D" w:rsidRPr="00C8540D">
        <w:rPr>
          <w:sz w:val="24"/>
          <w:szCs w:val="24"/>
        </w:rPr>
        <w:t>that any committed transactions have had all their changes written to disk. This checkpoint then</w:t>
      </w:r>
      <w:r w:rsidR="00C8540D">
        <w:rPr>
          <w:sz w:val="24"/>
          <w:szCs w:val="24"/>
        </w:rPr>
        <w:t xml:space="preserve"> </w:t>
      </w:r>
      <w:r w:rsidR="00C8540D" w:rsidRPr="00C8540D">
        <w:rPr>
          <w:sz w:val="24"/>
          <w:szCs w:val="24"/>
        </w:rPr>
        <w:t>becomes the marker from which database recovery can start.</w:t>
      </w:r>
    </w:p>
    <w:p w:rsidR="00C8540D" w:rsidRPr="00C8540D" w:rsidRDefault="00C8540D" w:rsidP="00C8540D">
      <w:pPr>
        <w:rPr>
          <w:sz w:val="24"/>
          <w:szCs w:val="24"/>
        </w:rPr>
      </w:pPr>
    </w:p>
    <w:p w:rsidR="00C8540D" w:rsidRPr="00C8540D" w:rsidRDefault="00DA7A78" w:rsidP="00C8540D">
      <w:pPr>
        <w:rPr>
          <w:sz w:val="24"/>
          <w:szCs w:val="24"/>
        </w:rPr>
      </w:pPr>
      <w:r>
        <w:rPr>
          <w:sz w:val="24"/>
          <w:szCs w:val="24"/>
        </w:rPr>
        <w:t xml:space="preserve">    </w:t>
      </w:r>
      <w:r w:rsidR="00C8540D">
        <w:rPr>
          <w:sz w:val="24"/>
          <w:szCs w:val="24"/>
        </w:rPr>
        <w:t xml:space="preserve">&gt; </w:t>
      </w:r>
      <w:r w:rsidR="00C8540D" w:rsidRPr="00C8540D">
        <w:rPr>
          <w:sz w:val="24"/>
          <w:szCs w:val="24"/>
        </w:rPr>
        <w:t>The checkpoint process ensures that any dirty pages associated with a committed transaction will be flushed to disk. Unlike the lazy writer, however, a checkpoint does not remove the page from cache; it makes sure the dirty page is written to disk and then marks the cached paged as clean in</w:t>
      </w:r>
      <w:r w:rsidR="00C8540D">
        <w:rPr>
          <w:sz w:val="24"/>
          <w:szCs w:val="24"/>
        </w:rPr>
        <w:t xml:space="preserve"> </w:t>
      </w:r>
      <w:r w:rsidR="00C8540D" w:rsidRPr="00C8540D">
        <w:rPr>
          <w:sz w:val="24"/>
          <w:szCs w:val="24"/>
        </w:rPr>
        <w:t>the page header.</w:t>
      </w:r>
    </w:p>
    <w:p w:rsidR="00C8540D" w:rsidRPr="00C8540D" w:rsidRDefault="00C8540D" w:rsidP="00C8540D">
      <w:pPr>
        <w:rPr>
          <w:b/>
          <w:sz w:val="24"/>
          <w:szCs w:val="24"/>
        </w:rPr>
      </w:pPr>
      <w:r w:rsidRPr="00C8540D">
        <w:rPr>
          <w:b/>
          <w:sz w:val="24"/>
          <w:szCs w:val="24"/>
        </w:rPr>
        <w:t>Lazy writer</w:t>
      </w:r>
      <w:r>
        <w:rPr>
          <w:b/>
          <w:sz w:val="24"/>
          <w:szCs w:val="24"/>
        </w:rPr>
        <w:t>:</w:t>
      </w:r>
    </w:p>
    <w:p w:rsidR="00C8540D" w:rsidRPr="00C8540D" w:rsidRDefault="00DA7A78" w:rsidP="00C8540D">
      <w:pPr>
        <w:rPr>
          <w:sz w:val="24"/>
          <w:szCs w:val="24"/>
        </w:rPr>
      </w:pPr>
      <w:r>
        <w:rPr>
          <w:sz w:val="24"/>
          <w:szCs w:val="24"/>
        </w:rPr>
        <w:t xml:space="preserve">&gt; </w:t>
      </w:r>
      <w:r w:rsidR="00C8540D" w:rsidRPr="00C8540D">
        <w:rPr>
          <w:sz w:val="24"/>
          <w:szCs w:val="24"/>
        </w:rPr>
        <w:t>The lazy writer is a thread that periodically checks the size of the free buffer list. When it’s low, it</w:t>
      </w:r>
      <w:r w:rsidR="00C8540D">
        <w:rPr>
          <w:sz w:val="24"/>
          <w:szCs w:val="24"/>
        </w:rPr>
        <w:t xml:space="preserve"> </w:t>
      </w:r>
      <w:r w:rsidR="00C8540D" w:rsidRPr="00C8540D">
        <w:rPr>
          <w:sz w:val="24"/>
          <w:szCs w:val="24"/>
        </w:rPr>
        <w:t>scans the whole data cache to age-out any pages that haven’t been used for a while. If it finds any</w:t>
      </w:r>
      <w:r w:rsidR="00C8540D">
        <w:rPr>
          <w:sz w:val="24"/>
          <w:szCs w:val="24"/>
        </w:rPr>
        <w:t xml:space="preserve"> </w:t>
      </w:r>
      <w:r w:rsidR="00C8540D" w:rsidRPr="00C8540D">
        <w:rPr>
          <w:sz w:val="24"/>
          <w:szCs w:val="24"/>
        </w:rPr>
        <w:t>Dirty pages that haven’t been used for a while, they are flushed to disk before being marked as free</w:t>
      </w:r>
      <w:r>
        <w:rPr>
          <w:sz w:val="24"/>
          <w:szCs w:val="24"/>
        </w:rPr>
        <w:t xml:space="preserve"> </w:t>
      </w:r>
      <w:r w:rsidRPr="00C8540D">
        <w:rPr>
          <w:sz w:val="24"/>
          <w:szCs w:val="24"/>
        </w:rPr>
        <w:t>in</w:t>
      </w:r>
      <w:r w:rsidR="00C8540D" w:rsidRPr="00C8540D">
        <w:rPr>
          <w:sz w:val="24"/>
          <w:szCs w:val="24"/>
        </w:rPr>
        <w:t xml:space="preserve"> memory.</w:t>
      </w:r>
    </w:p>
    <w:p w:rsidR="00C8540D" w:rsidRPr="00C8540D" w:rsidRDefault="00C8540D" w:rsidP="00C8540D">
      <w:pPr>
        <w:rPr>
          <w:b/>
          <w:sz w:val="24"/>
          <w:szCs w:val="24"/>
        </w:rPr>
      </w:pPr>
      <w:r w:rsidRPr="00C8540D">
        <w:rPr>
          <w:b/>
          <w:sz w:val="24"/>
          <w:szCs w:val="24"/>
        </w:rPr>
        <w:t>Checkpoint occurs:</w:t>
      </w:r>
    </w:p>
    <w:p w:rsidR="00C8540D" w:rsidRPr="00C8540D" w:rsidRDefault="00C8540D" w:rsidP="00C8540D">
      <w:pPr>
        <w:rPr>
          <w:sz w:val="24"/>
          <w:szCs w:val="24"/>
        </w:rPr>
      </w:pPr>
      <w:r w:rsidRPr="00C8540D">
        <w:rPr>
          <w:sz w:val="24"/>
          <w:szCs w:val="24"/>
        </w:rPr>
        <w:t>Manual checkpoint command fires</w:t>
      </w:r>
    </w:p>
    <w:p w:rsidR="00C8540D" w:rsidRPr="00C8540D" w:rsidRDefault="00C8540D" w:rsidP="00C8540D">
      <w:pPr>
        <w:rPr>
          <w:sz w:val="24"/>
          <w:szCs w:val="24"/>
        </w:rPr>
      </w:pPr>
      <w:r w:rsidRPr="00C8540D">
        <w:rPr>
          <w:sz w:val="24"/>
          <w:szCs w:val="24"/>
        </w:rPr>
        <w:t>Auto check point</w:t>
      </w:r>
    </w:p>
    <w:p w:rsidR="00C8540D" w:rsidRPr="00C8540D" w:rsidRDefault="00C8540D" w:rsidP="00C8540D">
      <w:pPr>
        <w:rPr>
          <w:sz w:val="24"/>
          <w:szCs w:val="24"/>
        </w:rPr>
      </w:pPr>
      <w:r w:rsidRPr="00C8540D">
        <w:rPr>
          <w:sz w:val="24"/>
          <w:szCs w:val="24"/>
        </w:rPr>
        <w:t>Backup command fired</w:t>
      </w:r>
    </w:p>
    <w:p w:rsidR="00C8540D" w:rsidRPr="00C8540D" w:rsidRDefault="00C8540D" w:rsidP="00C8540D">
      <w:pPr>
        <w:rPr>
          <w:sz w:val="24"/>
          <w:szCs w:val="24"/>
        </w:rPr>
      </w:pPr>
      <w:r w:rsidRPr="00C8540D">
        <w:rPr>
          <w:sz w:val="24"/>
          <w:szCs w:val="24"/>
        </w:rPr>
        <w:t>Alter database command</w:t>
      </w:r>
    </w:p>
    <w:p w:rsidR="00C8540D" w:rsidRPr="00C8540D" w:rsidRDefault="00C8540D" w:rsidP="00C8540D">
      <w:pPr>
        <w:rPr>
          <w:sz w:val="24"/>
          <w:szCs w:val="24"/>
        </w:rPr>
      </w:pPr>
      <w:r w:rsidRPr="00C8540D">
        <w:rPr>
          <w:sz w:val="24"/>
          <w:szCs w:val="24"/>
        </w:rPr>
        <w:t>SQL Server shutdown</w:t>
      </w:r>
    </w:p>
    <w:p w:rsidR="00C8540D" w:rsidRPr="00C8540D" w:rsidRDefault="00C8540D" w:rsidP="00C8540D">
      <w:pPr>
        <w:rPr>
          <w:sz w:val="24"/>
          <w:szCs w:val="24"/>
        </w:rPr>
      </w:pPr>
      <w:r w:rsidRPr="00C8540D">
        <w:rPr>
          <w:sz w:val="24"/>
          <w:szCs w:val="24"/>
        </w:rPr>
        <w:t>Cluster failover</w:t>
      </w:r>
    </w:p>
    <w:p w:rsidR="00C8540D" w:rsidRPr="00C8540D" w:rsidRDefault="00C8540D" w:rsidP="00C8540D">
      <w:pPr>
        <w:rPr>
          <w:sz w:val="24"/>
          <w:szCs w:val="24"/>
        </w:rPr>
      </w:pPr>
      <w:r w:rsidRPr="00C8540D">
        <w:rPr>
          <w:sz w:val="24"/>
          <w:szCs w:val="24"/>
        </w:rPr>
        <w:t>Snapshot is created</w:t>
      </w:r>
    </w:p>
    <w:p w:rsidR="00C8540D" w:rsidRPr="00C8540D" w:rsidRDefault="00C8540D" w:rsidP="00C8540D">
      <w:pPr>
        <w:rPr>
          <w:sz w:val="24"/>
          <w:szCs w:val="24"/>
        </w:rPr>
      </w:pPr>
      <w:r w:rsidRPr="00C8540D">
        <w:rPr>
          <w:sz w:val="24"/>
          <w:szCs w:val="24"/>
        </w:rPr>
        <w:t>Commit is issues.</w:t>
      </w:r>
    </w:p>
    <w:p w:rsidR="00DA7A78" w:rsidRDefault="00DA7A78" w:rsidP="00C8540D">
      <w:pPr>
        <w:rPr>
          <w:sz w:val="24"/>
          <w:szCs w:val="24"/>
        </w:rPr>
      </w:pPr>
    </w:p>
    <w:p w:rsidR="00C8540D" w:rsidRPr="00C8540D" w:rsidRDefault="00C8540D" w:rsidP="00C8540D">
      <w:pPr>
        <w:rPr>
          <w:sz w:val="24"/>
          <w:szCs w:val="24"/>
        </w:rPr>
      </w:pPr>
      <w:r w:rsidRPr="00C8540D">
        <w:rPr>
          <w:sz w:val="24"/>
          <w:szCs w:val="24"/>
        </w:rPr>
        <w:t>Add file and file group arch</w:t>
      </w:r>
    </w:p>
    <w:p w:rsidR="00C8540D" w:rsidRPr="00C8540D" w:rsidRDefault="00C8540D" w:rsidP="00C8540D">
      <w:pPr>
        <w:rPr>
          <w:sz w:val="24"/>
          <w:szCs w:val="24"/>
        </w:rPr>
      </w:pPr>
      <w:r w:rsidRPr="00C8540D">
        <w:rPr>
          <w:sz w:val="24"/>
          <w:szCs w:val="24"/>
        </w:rPr>
        <w:t>Pages and extents</w:t>
      </w:r>
    </w:p>
    <w:p w:rsidR="00C8540D" w:rsidRPr="00C8540D" w:rsidRDefault="00C8540D" w:rsidP="00C8540D">
      <w:pPr>
        <w:rPr>
          <w:sz w:val="24"/>
          <w:szCs w:val="24"/>
        </w:rPr>
      </w:pPr>
      <w:r w:rsidRPr="00C8540D">
        <w:rPr>
          <w:sz w:val="24"/>
          <w:szCs w:val="24"/>
        </w:rPr>
        <w:t>NDF, MDF and LDF arch</w:t>
      </w:r>
    </w:p>
    <w:p w:rsidR="00C8540D" w:rsidRPr="00C8540D" w:rsidRDefault="00C8540D" w:rsidP="00C8540D">
      <w:pPr>
        <w:rPr>
          <w:sz w:val="24"/>
          <w:szCs w:val="24"/>
        </w:rPr>
      </w:pPr>
      <w:r w:rsidRPr="00C8540D">
        <w:rPr>
          <w:sz w:val="24"/>
          <w:szCs w:val="24"/>
        </w:rPr>
        <w:t>Lazy writer</w:t>
      </w:r>
    </w:p>
    <w:p w:rsidR="00C8540D" w:rsidRPr="00C8540D" w:rsidRDefault="00C8540D" w:rsidP="00C8540D">
      <w:pPr>
        <w:rPr>
          <w:sz w:val="24"/>
          <w:szCs w:val="24"/>
        </w:rPr>
      </w:pPr>
      <w:r w:rsidRPr="00C8540D">
        <w:rPr>
          <w:sz w:val="24"/>
          <w:szCs w:val="24"/>
        </w:rPr>
        <w:t>Check point.</w:t>
      </w:r>
    </w:p>
    <w:p w:rsidR="00C8540D" w:rsidRPr="00C8540D" w:rsidRDefault="00C8540D" w:rsidP="00C8540D">
      <w:pPr>
        <w:rPr>
          <w:sz w:val="24"/>
          <w:szCs w:val="24"/>
        </w:rPr>
      </w:pPr>
      <w:r w:rsidRPr="00C8540D">
        <w:rPr>
          <w:sz w:val="24"/>
          <w:szCs w:val="24"/>
        </w:rPr>
        <w:t>Dirty pages</w:t>
      </w:r>
    </w:p>
    <w:p w:rsidR="00C8540D" w:rsidRPr="00C8540D" w:rsidRDefault="00C8540D" w:rsidP="00C8540D">
      <w:pPr>
        <w:rPr>
          <w:sz w:val="24"/>
          <w:szCs w:val="24"/>
        </w:rPr>
      </w:pPr>
      <w:r w:rsidRPr="00C8540D">
        <w:rPr>
          <w:sz w:val="24"/>
          <w:szCs w:val="24"/>
        </w:rPr>
        <w:t>Dirty data.</w:t>
      </w:r>
    </w:p>
    <w:p w:rsidR="00980F16" w:rsidRPr="004C2523" w:rsidRDefault="00A4148D" w:rsidP="00980F16">
      <w:pPr>
        <w:jc w:val="center"/>
        <w:rPr>
          <w:b/>
          <w:color w:val="C00000"/>
          <w:sz w:val="24"/>
          <w:szCs w:val="24"/>
        </w:rPr>
      </w:pPr>
      <w:r w:rsidRPr="004C2523">
        <w:rPr>
          <w:b/>
          <w:color w:val="C00000"/>
          <w:sz w:val="24"/>
          <w:szCs w:val="24"/>
        </w:rPr>
        <w:t>SQL PROFILER TOOL</w:t>
      </w:r>
    </w:p>
    <w:p w:rsidR="00C8540D" w:rsidRDefault="00980F16" w:rsidP="006F710C">
      <w:pPr>
        <w:rPr>
          <w:b/>
          <w:sz w:val="24"/>
          <w:szCs w:val="24"/>
        </w:rPr>
      </w:pPr>
      <w:r w:rsidRPr="00980F16">
        <w:rPr>
          <w:b/>
          <w:sz w:val="24"/>
          <w:szCs w:val="24"/>
        </w:rPr>
        <w:t>Performance</w:t>
      </w:r>
      <w:r>
        <w:rPr>
          <w:b/>
          <w:sz w:val="24"/>
          <w:szCs w:val="24"/>
        </w:rPr>
        <w:t>:</w:t>
      </w:r>
    </w:p>
    <w:p w:rsidR="00980F16" w:rsidRPr="00980F16" w:rsidRDefault="00980F16" w:rsidP="00980F16">
      <w:pPr>
        <w:rPr>
          <w:sz w:val="24"/>
          <w:szCs w:val="24"/>
        </w:rPr>
      </w:pPr>
      <w:r w:rsidRPr="00980F16">
        <w:rPr>
          <w:sz w:val="24"/>
          <w:szCs w:val="24"/>
        </w:rPr>
        <w:t>Reasons: Below 3 areas will impact your performance.</w:t>
      </w:r>
    </w:p>
    <w:p w:rsidR="00980F16" w:rsidRPr="00980F16" w:rsidRDefault="00980F16" w:rsidP="00E61408">
      <w:pPr>
        <w:numPr>
          <w:ilvl w:val="0"/>
          <w:numId w:val="69"/>
        </w:numPr>
        <w:rPr>
          <w:b/>
          <w:sz w:val="24"/>
          <w:szCs w:val="24"/>
        </w:rPr>
      </w:pPr>
      <w:r w:rsidRPr="00980F16">
        <w:rPr>
          <w:b/>
          <w:sz w:val="24"/>
          <w:szCs w:val="24"/>
        </w:rPr>
        <w:t xml:space="preserve">Disk Issues </w:t>
      </w:r>
    </w:p>
    <w:p w:rsidR="00980F16" w:rsidRPr="00980F16" w:rsidRDefault="00980F16" w:rsidP="00E61408">
      <w:pPr>
        <w:numPr>
          <w:ilvl w:val="0"/>
          <w:numId w:val="69"/>
        </w:numPr>
        <w:rPr>
          <w:b/>
          <w:sz w:val="24"/>
          <w:szCs w:val="24"/>
        </w:rPr>
      </w:pPr>
      <w:r w:rsidRPr="00980F16">
        <w:rPr>
          <w:b/>
          <w:sz w:val="24"/>
          <w:szCs w:val="24"/>
        </w:rPr>
        <w:t>DB Design</w:t>
      </w:r>
    </w:p>
    <w:p w:rsidR="00980F16" w:rsidRPr="00980F16" w:rsidRDefault="00980F16" w:rsidP="00E61408">
      <w:pPr>
        <w:numPr>
          <w:ilvl w:val="0"/>
          <w:numId w:val="69"/>
        </w:numPr>
        <w:rPr>
          <w:b/>
          <w:sz w:val="24"/>
          <w:szCs w:val="24"/>
        </w:rPr>
      </w:pPr>
      <w:r w:rsidRPr="00980F16">
        <w:rPr>
          <w:b/>
          <w:sz w:val="24"/>
          <w:szCs w:val="24"/>
        </w:rPr>
        <w:t>Bad written Queries</w:t>
      </w:r>
    </w:p>
    <w:p w:rsidR="00980F16" w:rsidRPr="00980F16" w:rsidRDefault="00980F16" w:rsidP="006F710C">
      <w:pPr>
        <w:rPr>
          <w:b/>
          <w:sz w:val="24"/>
          <w:szCs w:val="24"/>
        </w:rPr>
      </w:pPr>
    </w:p>
    <w:p w:rsidR="00980F16" w:rsidRDefault="00980F16" w:rsidP="006F710C">
      <w:pPr>
        <w:rPr>
          <w:sz w:val="24"/>
          <w:szCs w:val="24"/>
        </w:rPr>
      </w:pPr>
      <w:r>
        <w:rPr>
          <w:noProof/>
        </w:rPr>
        <w:drawing>
          <wp:inline distT="0" distB="0" distL="0" distR="0" wp14:anchorId="68516B1C" wp14:editId="54651C0F">
            <wp:extent cx="5943600" cy="1894205"/>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14" cstate="print"/>
                    <a:srcRect/>
                    <a:stretch>
                      <a:fillRect/>
                    </a:stretch>
                  </pic:blipFill>
                  <pic:spPr bwMode="auto">
                    <a:xfrm>
                      <a:off x="0" y="0"/>
                      <a:ext cx="5943600" cy="1894205"/>
                    </a:xfrm>
                    <a:prstGeom prst="rect">
                      <a:avLst/>
                    </a:prstGeom>
                    <a:noFill/>
                    <a:ln w="9525">
                      <a:noFill/>
                      <a:miter lim="800000"/>
                      <a:headEnd/>
                      <a:tailEnd/>
                    </a:ln>
                  </pic:spPr>
                </pic:pic>
              </a:graphicData>
            </a:graphic>
          </wp:inline>
        </w:drawing>
      </w:r>
    </w:p>
    <w:p w:rsidR="00980F16" w:rsidRDefault="00980F16" w:rsidP="006F710C">
      <w:pPr>
        <w:rPr>
          <w:sz w:val="24"/>
          <w:szCs w:val="24"/>
        </w:rPr>
      </w:pPr>
    </w:p>
    <w:p w:rsidR="00980F16" w:rsidRPr="00980F16" w:rsidRDefault="00980F16" w:rsidP="00980F16">
      <w:pPr>
        <w:rPr>
          <w:b/>
          <w:sz w:val="24"/>
          <w:szCs w:val="24"/>
        </w:rPr>
      </w:pPr>
      <w:r w:rsidRPr="00980F16">
        <w:rPr>
          <w:b/>
          <w:sz w:val="24"/>
          <w:szCs w:val="24"/>
          <w:lang w:val="en-IN"/>
        </w:rPr>
        <w:t>What is the purpose of SQL Profiler in SQL server?</w:t>
      </w:r>
    </w:p>
    <w:p w:rsidR="00980F16" w:rsidRPr="00980F16" w:rsidRDefault="00980F16" w:rsidP="00E61408">
      <w:pPr>
        <w:numPr>
          <w:ilvl w:val="0"/>
          <w:numId w:val="70"/>
        </w:numPr>
        <w:rPr>
          <w:sz w:val="24"/>
          <w:szCs w:val="24"/>
        </w:rPr>
      </w:pPr>
      <w:r w:rsidRPr="00980F16">
        <w:rPr>
          <w:sz w:val="24"/>
          <w:szCs w:val="24"/>
          <w:lang w:val="en-IN"/>
        </w:rPr>
        <w:t>SQL profiler is a tool to monitor performance of various stored procedures. It is used to debug the queries and procedures. Based on performance, it identifies the slow executing queries. Capture any problems by capturing the events on production environment so that they can be solved.</w:t>
      </w:r>
    </w:p>
    <w:p w:rsidR="00980F16" w:rsidRPr="00980F16" w:rsidRDefault="00980F16" w:rsidP="00980F16">
      <w:pPr>
        <w:rPr>
          <w:sz w:val="24"/>
          <w:szCs w:val="24"/>
        </w:rPr>
      </w:pPr>
      <w:r w:rsidRPr="00980F16">
        <w:rPr>
          <w:sz w:val="24"/>
          <w:szCs w:val="24"/>
          <w:lang w:val="en-IN"/>
        </w:rPr>
        <w:t>SQL Profiler captures SQL Server events from a server. The events are saved in a trace file that can be used to analyse and diagnose problem.</w:t>
      </w:r>
    </w:p>
    <w:p w:rsidR="00980F16" w:rsidRPr="00980F16" w:rsidRDefault="00980F16" w:rsidP="00B76053">
      <w:pPr>
        <w:rPr>
          <w:sz w:val="24"/>
          <w:szCs w:val="24"/>
        </w:rPr>
      </w:pPr>
      <w:r w:rsidRPr="00980F16">
        <w:rPr>
          <w:sz w:val="24"/>
          <w:szCs w:val="24"/>
          <w:lang w:val="en-IN"/>
        </w:rPr>
        <w:t xml:space="preserve">The different purposes of using SQL Profiler are: </w:t>
      </w:r>
    </w:p>
    <w:p w:rsidR="00980F16" w:rsidRPr="00980F16" w:rsidRDefault="00980F16" w:rsidP="00E61408">
      <w:pPr>
        <w:numPr>
          <w:ilvl w:val="0"/>
          <w:numId w:val="71"/>
        </w:numPr>
        <w:rPr>
          <w:sz w:val="24"/>
          <w:szCs w:val="24"/>
        </w:rPr>
      </w:pPr>
      <w:r w:rsidRPr="00980F16">
        <w:rPr>
          <w:sz w:val="24"/>
          <w:szCs w:val="24"/>
          <w:lang w:val="en-IN"/>
        </w:rPr>
        <w:t>It is used to find the cause of the problem by stepping through problem queries.</w:t>
      </w:r>
    </w:p>
    <w:p w:rsidR="00980F16" w:rsidRPr="00980F16" w:rsidRDefault="00980F16" w:rsidP="00E61408">
      <w:pPr>
        <w:numPr>
          <w:ilvl w:val="0"/>
          <w:numId w:val="71"/>
        </w:numPr>
        <w:rPr>
          <w:sz w:val="24"/>
          <w:szCs w:val="24"/>
        </w:rPr>
      </w:pPr>
      <w:r w:rsidRPr="00980F16">
        <w:rPr>
          <w:sz w:val="24"/>
          <w:szCs w:val="24"/>
          <w:lang w:val="en-IN"/>
        </w:rPr>
        <w:t>It is very useful to analyse the cause of slow running queries.</w:t>
      </w:r>
    </w:p>
    <w:p w:rsidR="00980F16" w:rsidRPr="00980F16" w:rsidRDefault="00980F16" w:rsidP="00E61408">
      <w:pPr>
        <w:numPr>
          <w:ilvl w:val="0"/>
          <w:numId w:val="71"/>
        </w:numPr>
        <w:rPr>
          <w:sz w:val="24"/>
          <w:szCs w:val="24"/>
        </w:rPr>
      </w:pPr>
      <w:r w:rsidRPr="00980F16">
        <w:rPr>
          <w:sz w:val="24"/>
          <w:szCs w:val="24"/>
          <w:lang w:val="en-IN"/>
        </w:rPr>
        <w:t xml:space="preserve">It can be used to tune workload of the SQL server. </w:t>
      </w:r>
    </w:p>
    <w:p w:rsidR="00980F16" w:rsidRPr="00980F16" w:rsidRDefault="00980F16" w:rsidP="00E61408">
      <w:pPr>
        <w:numPr>
          <w:ilvl w:val="0"/>
          <w:numId w:val="71"/>
        </w:numPr>
        <w:rPr>
          <w:sz w:val="24"/>
          <w:szCs w:val="24"/>
        </w:rPr>
      </w:pPr>
      <w:r w:rsidRPr="00980F16">
        <w:rPr>
          <w:sz w:val="24"/>
          <w:szCs w:val="24"/>
          <w:lang w:val="en-IN"/>
        </w:rPr>
        <w:t>It also stores security-related actions that can be reviewed by a security administrator.</w:t>
      </w:r>
    </w:p>
    <w:p w:rsidR="00980F16" w:rsidRPr="00980F16" w:rsidRDefault="00980F16" w:rsidP="00E61408">
      <w:pPr>
        <w:numPr>
          <w:ilvl w:val="0"/>
          <w:numId w:val="71"/>
        </w:numPr>
        <w:rPr>
          <w:sz w:val="24"/>
          <w:szCs w:val="24"/>
        </w:rPr>
      </w:pPr>
      <w:r w:rsidRPr="00980F16">
        <w:rPr>
          <w:sz w:val="24"/>
          <w:szCs w:val="24"/>
          <w:lang w:val="en-IN"/>
        </w:rPr>
        <w:t>SQL Profiler also supports auditing the actions performed on instances of SQL Server.</w:t>
      </w:r>
    </w:p>
    <w:p w:rsidR="00980F16" w:rsidRDefault="00980F16" w:rsidP="00980F16">
      <w:pPr>
        <w:ind w:left="720"/>
        <w:rPr>
          <w:sz w:val="24"/>
          <w:szCs w:val="24"/>
        </w:rPr>
      </w:pPr>
    </w:p>
    <w:p w:rsidR="00980F16" w:rsidRPr="00980F16" w:rsidRDefault="00B76053" w:rsidP="00980F16">
      <w:pPr>
        <w:ind w:left="720"/>
        <w:rPr>
          <w:b/>
          <w:sz w:val="24"/>
          <w:szCs w:val="24"/>
        </w:rPr>
      </w:pPr>
      <w:r>
        <w:rPr>
          <w:b/>
          <w:sz w:val="24"/>
          <w:szCs w:val="24"/>
        </w:rPr>
        <w:t>Use SQL Server Profiler</w:t>
      </w:r>
      <w:r w:rsidR="00980F16" w:rsidRPr="00980F16">
        <w:rPr>
          <w:b/>
          <w:sz w:val="24"/>
          <w:szCs w:val="24"/>
        </w:rPr>
        <w:t>:</w:t>
      </w:r>
    </w:p>
    <w:p w:rsidR="00980F16" w:rsidRDefault="00980F16" w:rsidP="00E61408">
      <w:pPr>
        <w:numPr>
          <w:ilvl w:val="0"/>
          <w:numId w:val="71"/>
        </w:numPr>
        <w:rPr>
          <w:sz w:val="24"/>
          <w:szCs w:val="24"/>
        </w:rPr>
      </w:pPr>
      <w:r w:rsidRPr="00980F16">
        <w:rPr>
          <w:sz w:val="24"/>
          <w:szCs w:val="24"/>
        </w:rPr>
        <w:t>Monitor the performance of an instance of the SQL Server Database Engine, Analysis Server, or Integration Services (after they have occurred).</w:t>
      </w:r>
    </w:p>
    <w:p w:rsidR="00EA6898" w:rsidRPr="00980F16" w:rsidRDefault="00EA6898" w:rsidP="00E61408">
      <w:pPr>
        <w:numPr>
          <w:ilvl w:val="0"/>
          <w:numId w:val="71"/>
        </w:numPr>
        <w:rPr>
          <w:sz w:val="24"/>
          <w:szCs w:val="24"/>
        </w:rPr>
      </w:pPr>
      <w:r>
        <w:rPr>
          <w:sz w:val="24"/>
          <w:szCs w:val="24"/>
        </w:rPr>
        <w:t>Identify the cause of a deadlock</w:t>
      </w:r>
    </w:p>
    <w:p w:rsidR="00980F16" w:rsidRDefault="00980F16" w:rsidP="00E61408">
      <w:pPr>
        <w:numPr>
          <w:ilvl w:val="0"/>
          <w:numId w:val="71"/>
        </w:numPr>
        <w:rPr>
          <w:sz w:val="24"/>
          <w:szCs w:val="24"/>
        </w:rPr>
      </w:pPr>
      <w:r w:rsidRPr="00980F16">
        <w:rPr>
          <w:sz w:val="24"/>
          <w:szCs w:val="24"/>
        </w:rPr>
        <w:t>Debug Transact-SQL statements and stored procedures.</w:t>
      </w:r>
    </w:p>
    <w:p w:rsidR="00EA6898" w:rsidRDefault="00EA6898" w:rsidP="00E61408">
      <w:pPr>
        <w:numPr>
          <w:ilvl w:val="0"/>
          <w:numId w:val="71"/>
        </w:numPr>
        <w:rPr>
          <w:sz w:val="24"/>
          <w:szCs w:val="24"/>
        </w:rPr>
      </w:pPr>
      <w:r>
        <w:rPr>
          <w:sz w:val="24"/>
          <w:szCs w:val="24"/>
        </w:rPr>
        <w:t>Audit SQL Server activity</w:t>
      </w:r>
    </w:p>
    <w:p w:rsidR="00EA6898" w:rsidRPr="00980F16" w:rsidRDefault="00EA6898" w:rsidP="00E61408">
      <w:pPr>
        <w:numPr>
          <w:ilvl w:val="0"/>
          <w:numId w:val="71"/>
        </w:numPr>
        <w:rPr>
          <w:sz w:val="24"/>
          <w:szCs w:val="24"/>
        </w:rPr>
      </w:pPr>
      <w:r>
        <w:rPr>
          <w:sz w:val="24"/>
          <w:szCs w:val="24"/>
        </w:rPr>
        <w:t>Monitoring T-SQL activity per user</w:t>
      </w:r>
    </w:p>
    <w:p w:rsidR="00980F16" w:rsidRPr="00980F16" w:rsidRDefault="00980F16" w:rsidP="00E61408">
      <w:pPr>
        <w:numPr>
          <w:ilvl w:val="0"/>
          <w:numId w:val="71"/>
        </w:numPr>
        <w:rPr>
          <w:sz w:val="24"/>
          <w:szCs w:val="24"/>
        </w:rPr>
      </w:pPr>
      <w:r w:rsidRPr="00980F16">
        <w:rPr>
          <w:sz w:val="24"/>
          <w:szCs w:val="24"/>
        </w:rPr>
        <w:t>Analyze performance by identifying slowly executing queries.</w:t>
      </w:r>
    </w:p>
    <w:p w:rsidR="00980F16" w:rsidRDefault="00980F16" w:rsidP="00E61408">
      <w:pPr>
        <w:numPr>
          <w:ilvl w:val="0"/>
          <w:numId w:val="71"/>
        </w:numPr>
        <w:rPr>
          <w:sz w:val="24"/>
          <w:szCs w:val="24"/>
        </w:rPr>
      </w:pPr>
      <w:r w:rsidRPr="00980F16">
        <w:rPr>
          <w:sz w:val="24"/>
          <w:szCs w:val="24"/>
        </w:rPr>
        <w:t>Perform stress testing and quality assurance by replaying traces.</w:t>
      </w:r>
    </w:p>
    <w:p w:rsidR="00EA6898" w:rsidRPr="00980F16" w:rsidRDefault="00EA6898" w:rsidP="00E61408">
      <w:pPr>
        <w:numPr>
          <w:ilvl w:val="0"/>
          <w:numId w:val="71"/>
        </w:numPr>
        <w:rPr>
          <w:sz w:val="24"/>
          <w:szCs w:val="24"/>
        </w:rPr>
      </w:pPr>
      <w:r>
        <w:rPr>
          <w:sz w:val="24"/>
          <w:szCs w:val="24"/>
        </w:rPr>
        <w:t>Collect a sample of events for tuning the physical database design by using database engine tuning advisor</w:t>
      </w:r>
    </w:p>
    <w:p w:rsidR="00980F16" w:rsidRPr="00980F16" w:rsidRDefault="00980F16" w:rsidP="00E61408">
      <w:pPr>
        <w:numPr>
          <w:ilvl w:val="0"/>
          <w:numId w:val="71"/>
        </w:numPr>
        <w:rPr>
          <w:sz w:val="24"/>
          <w:szCs w:val="24"/>
        </w:rPr>
      </w:pPr>
      <w:r w:rsidRPr="00980F16">
        <w:rPr>
          <w:sz w:val="24"/>
          <w:szCs w:val="24"/>
        </w:rPr>
        <w:t>Replay traces of one or more users.</w:t>
      </w:r>
    </w:p>
    <w:p w:rsidR="00980F16" w:rsidRPr="00980F16" w:rsidRDefault="00980F16" w:rsidP="00E61408">
      <w:pPr>
        <w:numPr>
          <w:ilvl w:val="0"/>
          <w:numId w:val="71"/>
        </w:numPr>
        <w:rPr>
          <w:sz w:val="24"/>
          <w:szCs w:val="24"/>
        </w:rPr>
      </w:pPr>
      <w:r w:rsidRPr="00980F16">
        <w:rPr>
          <w:sz w:val="24"/>
          <w:szCs w:val="24"/>
        </w:rPr>
        <w:t>Perform query analysis by saving Show plan results.</w:t>
      </w:r>
    </w:p>
    <w:p w:rsidR="00980F16" w:rsidRPr="00980F16" w:rsidRDefault="00980F16" w:rsidP="00E61408">
      <w:pPr>
        <w:numPr>
          <w:ilvl w:val="0"/>
          <w:numId w:val="71"/>
        </w:numPr>
        <w:rPr>
          <w:sz w:val="24"/>
          <w:szCs w:val="24"/>
        </w:rPr>
      </w:pPr>
      <w:r w:rsidRPr="00980F16">
        <w:rPr>
          <w:sz w:val="24"/>
          <w:szCs w:val="24"/>
        </w:rPr>
        <w:t>Aggregate trace results to allow similar event classes to be grouped and analyzed. These results provide counts based on a single column grouping.</w:t>
      </w:r>
    </w:p>
    <w:p w:rsidR="00980F16" w:rsidRPr="00980F16" w:rsidRDefault="00980F16" w:rsidP="00E61408">
      <w:pPr>
        <w:numPr>
          <w:ilvl w:val="0"/>
          <w:numId w:val="71"/>
        </w:numPr>
        <w:rPr>
          <w:sz w:val="24"/>
          <w:szCs w:val="24"/>
        </w:rPr>
      </w:pPr>
      <w:r w:rsidRPr="00980F16">
        <w:rPr>
          <w:sz w:val="24"/>
          <w:szCs w:val="24"/>
        </w:rPr>
        <w:t>Correlate performance counters with a trace to diagnose performance problems.</w:t>
      </w:r>
    </w:p>
    <w:p w:rsidR="00980F16" w:rsidRPr="00980F16" w:rsidRDefault="00980F16" w:rsidP="00E61408">
      <w:pPr>
        <w:numPr>
          <w:ilvl w:val="0"/>
          <w:numId w:val="71"/>
        </w:numPr>
        <w:rPr>
          <w:sz w:val="24"/>
          <w:szCs w:val="24"/>
        </w:rPr>
      </w:pPr>
      <w:r w:rsidRPr="00980F16">
        <w:rPr>
          <w:sz w:val="24"/>
          <w:szCs w:val="24"/>
        </w:rPr>
        <w:t>Configure trace templates that can be used for tracing later.</w:t>
      </w:r>
    </w:p>
    <w:p w:rsidR="00980F16" w:rsidRDefault="00980F16" w:rsidP="006F710C">
      <w:pPr>
        <w:rPr>
          <w:sz w:val="24"/>
          <w:szCs w:val="24"/>
        </w:rPr>
      </w:pPr>
    </w:p>
    <w:p w:rsidR="00980F16" w:rsidRDefault="00980F16" w:rsidP="006F710C">
      <w:pPr>
        <w:rPr>
          <w:sz w:val="24"/>
          <w:szCs w:val="24"/>
        </w:rPr>
      </w:pPr>
      <w:r>
        <w:rPr>
          <w:noProof/>
        </w:rPr>
        <w:drawing>
          <wp:inline distT="0" distB="0" distL="0" distR="0" wp14:anchorId="639296AD" wp14:editId="0E39DA4A">
            <wp:extent cx="5486400" cy="3514725"/>
            <wp:effectExtent l="0" t="0" r="0" b="9525"/>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15" cstate="print"/>
                    <a:srcRect/>
                    <a:stretch>
                      <a:fillRect/>
                    </a:stretch>
                  </pic:blipFill>
                  <pic:spPr bwMode="auto">
                    <a:xfrm>
                      <a:off x="0" y="0"/>
                      <a:ext cx="5486400" cy="3514725"/>
                    </a:xfrm>
                    <a:prstGeom prst="rect">
                      <a:avLst/>
                    </a:prstGeom>
                    <a:noFill/>
                    <a:ln w="9525">
                      <a:noFill/>
                      <a:miter lim="800000"/>
                      <a:headEnd/>
                      <a:tailEnd/>
                    </a:ln>
                  </pic:spPr>
                </pic:pic>
              </a:graphicData>
            </a:graphic>
          </wp:inline>
        </w:drawing>
      </w:r>
    </w:p>
    <w:p w:rsidR="00980F16" w:rsidRDefault="00980F16" w:rsidP="006F710C">
      <w:pPr>
        <w:rPr>
          <w:sz w:val="24"/>
          <w:szCs w:val="24"/>
        </w:rPr>
      </w:pPr>
    </w:p>
    <w:p w:rsidR="00980F16" w:rsidRPr="00980F16" w:rsidRDefault="00980F16" w:rsidP="00980F16">
      <w:pPr>
        <w:rPr>
          <w:sz w:val="24"/>
          <w:szCs w:val="24"/>
        </w:rPr>
      </w:pPr>
      <w:r w:rsidRPr="00980F16">
        <w:rPr>
          <w:sz w:val="24"/>
          <w:szCs w:val="24"/>
        </w:rPr>
        <w:t>Profiler is tool that monitors the events and activity running on a SQL Server. Using profiler, this monitoring can be viewed, saved, and replayed.</w:t>
      </w:r>
    </w:p>
    <w:p w:rsidR="00980F16" w:rsidRDefault="00980F16" w:rsidP="006F710C">
      <w:pPr>
        <w:rPr>
          <w:sz w:val="24"/>
          <w:szCs w:val="24"/>
        </w:rPr>
      </w:pPr>
    </w:p>
    <w:p w:rsidR="00980F16" w:rsidRDefault="00980F16" w:rsidP="006F710C">
      <w:pPr>
        <w:rPr>
          <w:sz w:val="24"/>
          <w:szCs w:val="24"/>
        </w:rPr>
      </w:pPr>
      <w:r>
        <w:rPr>
          <w:noProof/>
        </w:rPr>
        <w:drawing>
          <wp:inline distT="0" distB="0" distL="0" distR="0" wp14:anchorId="1B6AB103" wp14:editId="0843B740">
            <wp:extent cx="5562600" cy="3105150"/>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16" cstate="print"/>
                    <a:srcRect/>
                    <a:stretch>
                      <a:fillRect/>
                    </a:stretch>
                  </pic:blipFill>
                  <pic:spPr bwMode="auto">
                    <a:xfrm>
                      <a:off x="0" y="0"/>
                      <a:ext cx="5562600" cy="3105150"/>
                    </a:xfrm>
                    <a:prstGeom prst="rect">
                      <a:avLst/>
                    </a:prstGeom>
                    <a:noFill/>
                    <a:ln w="9525">
                      <a:noFill/>
                      <a:miter lim="800000"/>
                      <a:headEnd/>
                      <a:tailEnd/>
                    </a:ln>
                  </pic:spPr>
                </pic:pic>
              </a:graphicData>
            </a:graphic>
          </wp:inline>
        </w:drawing>
      </w:r>
    </w:p>
    <w:p w:rsidR="000C3126" w:rsidRDefault="000C3126" w:rsidP="006F710C">
      <w:pPr>
        <w:rPr>
          <w:sz w:val="24"/>
          <w:szCs w:val="24"/>
        </w:rPr>
      </w:pPr>
      <w:r>
        <w:rPr>
          <w:sz w:val="24"/>
          <w:szCs w:val="24"/>
        </w:rPr>
        <w:t>Mostly these events we are using in real time:</w:t>
      </w:r>
    </w:p>
    <w:tbl>
      <w:tblPr>
        <w:tblW w:w="8880" w:type="dxa"/>
        <w:tblInd w:w="108" w:type="dxa"/>
        <w:tblLook w:val="04A0" w:firstRow="1" w:lastRow="0" w:firstColumn="1" w:lastColumn="0" w:noHBand="0" w:noVBand="1"/>
      </w:tblPr>
      <w:tblGrid>
        <w:gridCol w:w="3800"/>
        <w:gridCol w:w="5080"/>
      </w:tblGrid>
      <w:tr w:rsidR="000C3126" w:rsidRPr="000C3126" w:rsidTr="000C3126">
        <w:trPr>
          <w:trHeight w:val="300"/>
        </w:trPr>
        <w:tc>
          <w:tcPr>
            <w:tcW w:w="3800" w:type="dxa"/>
            <w:tcBorders>
              <w:top w:val="nil"/>
              <w:left w:val="nil"/>
              <w:bottom w:val="nil"/>
              <w:right w:val="nil"/>
            </w:tcBorders>
            <w:shd w:val="clear" w:color="000000" w:fill="FFFF00"/>
            <w:noWrap/>
            <w:vAlign w:val="center"/>
            <w:hideMark/>
          </w:tcPr>
          <w:p w:rsidR="000C3126" w:rsidRPr="000C3126" w:rsidRDefault="000C3126" w:rsidP="000C3126">
            <w:pPr>
              <w:rPr>
                <w:sz w:val="24"/>
                <w:szCs w:val="24"/>
              </w:rPr>
            </w:pPr>
            <w:r w:rsidRPr="000C3126">
              <w:rPr>
                <w:sz w:val="24"/>
                <w:szCs w:val="24"/>
              </w:rPr>
              <w:t>Trace Event</w:t>
            </w:r>
          </w:p>
        </w:tc>
        <w:tc>
          <w:tcPr>
            <w:tcW w:w="5080" w:type="dxa"/>
            <w:tcBorders>
              <w:top w:val="nil"/>
              <w:left w:val="nil"/>
              <w:bottom w:val="nil"/>
              <w:right w:val="nil"/>
            </w:tcBorders>
            <w:shd w:val="clear" w:color="000000" w:fill="FFFF00"/>
            <w:noWrap/>
            <w:vAlign w:val="center"/>
            <w:hideMark/>
          </w:tcPr>
          <w:p w:rsidR="000C3126" w:rsidRPr="000C3126" w:rsidRDefault="000C3126" w:rsidP="000C3126">
            <w:pPr>
              <w:rPr>
                <w:sz w:val="24"/>
                <w:szCs w:val="24"/>
              </w:rPr>
            </w:pPr>
            <w:r w:rsidRPr="000C3126">
              <w:rPr>
                <w:sz w:val="24"/>
                <w:szCs w:val="24"/>
              </w:rPr>
              <w:t xml:space="preserve"> Events List</w:t>
            </w: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vMerge w:val="restart"/>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sidRPr="000C3126">
              <w:rPr>
                <w:sz w:val="24"/>
                <w:szCs w:val="24"/>
              </w:rPr>
              <w:t>1. All Database Events</w:t>
            </w: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Log File Auto Shrink</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Data File Auto Shrink</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Log File Auto Grow</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Data File Auto Grow</w:t>
            </w: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vMerge w:val="restart"/>
            <w:tcBorders>
              <w:top w:val="nil"/>
              <w:left w:val="nil"/>
              <w:bottom w:val="nil"/>
              <w:right w:val="nil"/>
            </w:tcBorders>
            <w:shd w:val="clear" w:color="auto" w:fill="auto"/>
            <w:vAlign w:val="center"/>
            <w:hideMark/>
          </w:tcPr>
          <w:p w:rsidR="000C3126" w:rsidRPr="000C3126" w:rsidRDefault="000C3126" w:rsidP="000C3126">
            <w:pPr>
              <w:rPr>
                <w:sz w:val="24"/>
                <w:szCs w:val="24"/>
              </w:rPr>
            </w:pPr>
            <w:r w:rsidRPr="000C3126">
              <w:rPr>
                <w:sz w:val="24"/>
                <w:szCs w:val="24"/>
              </w:rPr>
              <w:t>2.All Errors and Warnings</w:t>
            </w: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ErrorLog</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EventLog</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Exception</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Hash Warning</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Execution Warnings</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Sort Warnings</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Missing Column Statistics</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Missing Join Predicate</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Exchange Spill Event</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Blocked process report</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User Error Message</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Background Job Error</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Bitmap Warning</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Database Suspect Data Page</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CPU threshold exceeded</w:t>
            </w: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vMerge w:val="restart"/>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sidRPr="000C3126">
              <w:rPr>
                <w:sz w:val="24"/>
                <w:szCs w:val="24"/>
              </w:rPr>
              <w:t>3.Lock and Timeout Events</w:t>
            </w: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Lock: Acquired</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Lock: Cancel</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 xml:space="preserve">Lock: Deadlock </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Lock: Deadlock Chain</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Lock: Timeout</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Lock: Timeout (timeout &gt; 0)</w:t>
            </w: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sidRPr="000C3126">
              <w:rPr>
                <w:sz w:val="24"/>
                <w:szCs w:val="24"/>
              </w:rPr>
              <w:t>4.Performance</w:t>
            </w: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Auto Stats</w:t>
            </w: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Pr>
                <w:sz w:val="24"/>
                <w:szCs w:val="24"/>
              </w:rPr>
              <w:t xml:space="preserve">                    </w:t>
            </w:r>
            <w:r w:rsidRPr="000C3126">
              <w:rPr>
                <w:sz w:val="24"/>
                <w:szCs w:val="24"/>
              </w:rPr>
              <w:t xml:space="preserve">Showplan All or </w:t>
            </w:r>
            <w:r w:rsidRPr="000C3126">
              <w:rPr>
                <w:b/>
                <w:sz w:val="24"/>
                <w:szCs w:val="24"/>
              </w:rPr>
              <w:t>Show plan XML</w:t>
            </w:r>
          </w:p>
        </w:tc>
      </w:tr>
      <w:tr w:rsidR="000C3126" w:rsidRPr="000C3126" w:rsidTr="000C3126">
        <w:trPr>
          <w:trHeight w:val="6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vAlign w:val="center"/>
            <w:hideMark/>
          </w:tcPr>
          <w:p w:rsidR="000C3126" w:rsidRPr="000C3126" w:rsidRDefault="000C3126" w:rsidP="000C3126">
            <w:pPr>
              <w:jc w:val="center"/>
              <w:rPr>
                <w:sz w:val="24"/>
                <w:szCs w:val="24"/>
              </w:rPr>
            </w:pPr>
            <w:r w:rsidRPr="000C3126">
              <w:rPr>
                <w:sz w:val="24"/>
                <w:szCs w:val="24"/>
              </w:rPr>
              <w:t xml:space="preserve">Showplan Statistics Profile or </w:t>
            </w:r>
            <w:r w:rsidRPr="000C3126">
              <w:rPr>
                <w:b/>
                <w:sz w:val="24"/>
                <w:szCs w:val="24"/>
              </w:rPr>
              <w:t>Showplan XML Statistics Profile</w:t>
            </w: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Default="000C3126" w:rsidP="000C3126">
            <w:pPr>
              <w:rPr>
                <w:sz w:val="24"/>
                <w:szCs w:val="24"/>
              </w:rPr>
            </w:pPr>
          </w:p>
          <w:p w:rsidR="000C3126" w:rsidRPr="000C3126" w:rsidRDefault="000C3126" w:rsidP="000C3126">
            <w:pPr>
              <w:rPr>
                <w:sz w:val="24"/>
                <w:szCs w:val="24"/>
              </w:rPr>
            </w:pPr>
            <w:r w:rsidRPr="000C3126">
              <w:rPr>
                <w:sz w:val="24"/>
                <w:szCs w:val="24"/>
              </w:rPr>
              <w:t>5.Security Audit:</w:t>
            </w: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Pr>
                <w:sz w:val="24"/>
                <w:szCs w:val="24"/>
              </w:rPr>
              <w:t xml:space="preserve">                              </w:t>
            </w:r>
            <w:r w:rsidRPr="000C3126">
              <w:rPr>
                <w:sz w:val="24"/>
                <w:szCs w:val="24"/>
              </w:rPr>
              <w:t>Audit Login,</w:t>
            </w: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Pr>
                <w:sz w:val="24"/>
                <w:szCs w:val="24"/>
              </w:rPr>
              <w:t xml:space="preserve">                             </w:t>
            </w:r>
            <w:r w:rsidRPr="000C3126">
              <w:rPr>
                <w:sz w:val="24"/>
                <w:szCs w:val="24"/>
              </w:rPr>
              <w:t xml:space="preserve">Audit Login Failed </w:t>
            </w: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Pr>
                <w:sz w:val="24"/>
                <w:szCs w:val="24"/>
              </w:rPr>
              <w:t xml:space="preserve">                             </w:t>
            </w: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Pr>
                <w:sz w:val="24"/>
                <w:szCs w:val="24"/>
              </w:rPr>
              <w:t xml:space="preserve">                              </w:t>
            </w:r>
            <w:r w:rsidRPr="000C3126">
              <w:rPr>
                <w:sz w:val="24"/>
                <w:szCs w:val="24"/>
              </w:rPr>
              <w:t>Audit Logout</w:t>
            </w: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sidRPr="000C3126">
              <w:rPr>
                <w:sz w:val="24"/>
                <w:szCs w:val="24"/>
              </w:rPr>
              <w:t>6.Stored Procedures events:</w:t>
            </w: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sidRPr="000C3126">
              <w:rPr>
                <w:sz w:val="24"/>
                <w:szCs w:val="24"/>
              </w:rPr>
              <w:t>7.TSQL events:</w:t>
            </w: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p>
        </w:tc>
      </w:tr>
      <w:tr w:rsidR="000C3126" w:rsidRPr="000C3126" w:rsidTr="000C3126">
        <w:trPr>
          <w:trHeight w:val="300"/>
        </w:trPr>
        <w:tc>
          <w:tcPr>
            <w:tcW w:w="3800" w:type="dxa"/>
            <w:vMerge w:val="restart"/>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sidRPr="000C3126">
              <w:rPr>
                <w:sz w:val="24"/>
                <w:szCs w:val="24"/>
              </w:rPr>
              <w:t>8.High CPU usage/Long running queries</w:t>
            </w: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SQL: BatchStarting</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jc w:val="center"/>
              <w:rPr>
                <w:sz w:val="24"/>
                <w:szCs w:val="24"/>
              </w:rPr>
            </w:pPr>
            <w:r w:rsidRPr="000C3126">
              <w:rPr>
                <w:sz w:val="24"/>
                <w:szCs w:val="24"/>
              </w:rPr>
              <w:t>SQL: StmtStarting</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sidRPr="000C3126">
              <w:rPr>
                <w:sz w:val="24"/>
                <w:szCs w:val="24"/>
              </w:rPr>
              <w:t xml:space="preserve">                                 SP: StmtStarting</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sidRPr="000C3126">
              <w:rPr>
                <w:sz w:val="24"/>
                <w:szCs w:val="24"/>
              </w:rPr>
              <w:t xml:space="preserve">                                 SP: Starting</w:t>
            </w:r>
          </w:p>
        </w:tc>
      </w:tr>
      <w:tr w:rsidR="000C3126" w:rsidRPr="000C3126" w:rsidTr="000C3126">
        <w:trPr>
          <w:trHeight w:val="300"/>
        </w:trPr>
        <w:tc>
          <w:tcPr>
            <w:tcW w:w="3800" w:type="dxa"/>
            <w:vMerge/>
            <w:tcBorders>
              <w:top w:val="nil"/>
              <w:left w:val="nil"/>
              <w:bottom w:val="nil"/>
              <w:right w:val="nil"/>
            </w:tcBorders>
            <w:vAlign w:val="center"/>
            <w:hideMark/>
          </w:tcPr>
          <w:p w:rsidR="000C3126" w:rsidRPr="000C3126" w:rsidRDefault="000C3126" w:rsidP="000C3126">
            <w:pPr>
              <w:rPr>
                <w:sz w:val="24"/>
                <w:szCs w:val="24"/>
              </w:rPr>
            </w:pPr>
          </w:p>
        </w:tc>
        <w:tc>
          <w:tcPr>
            <w:tcW w:w="5080" w:type="dxa"/>
            <w:tcBorders>
              <w:top w:val="nil"/>
              <w:left w:val="nil"/>
              <w:bottom w:val="nil"/>
              <w:right w:val="nil"/>
            </w:tcBorders>
            <w:shd w:val="clear" w:color="auto" w:fill="auto"/>
            <w:noWrap/>
            <w:vAlign w:val="center"/>
            <w:hideMark/>
          </w:tcPr>
          <w:p w:rsidR="000C3126" w:rsidRPr="000C3126" w:rsidRDefault="000C3126" w:rsidP="000C3126">
            <w:pPr>
              <w:rPr>
                <w:sz w:val="24"/>
                <w:szCs w:val="24"/>
              </w:rPr>
            </w:pPr>
            <w:r w:rsidRPr="000C3126">
              <w:rPr>
                <w:sz w:val="24"/>
                <w:szCs w:val="24"/>
              </w:rPr>
              <w:t xml:space="preserve">                                 RPC: Starting</w:t>
            </w:r>
          </w:p>
        </w:tc>
      </w:tr>
      <w:tr w:rsidR="000C3126" w:rsidRPr="000C3126" w:rsidTr="000C3126">
        <w:trPr>
          <w:trHeight w:val="300"/>
        </w:trPr>
        <w:tc>
          <w:tcPr>
            <w:tcW w:w="3800" w:type="dxa"/>
            <w:tcBorders>
              <w:top w:val="nil"/>
              <w:left w:val="nil"/>
              <w:bottom w:val="nil"/>
              <w:right w:val="nil"/>
            </w:tcBorders>
            <w:vAlign w:val="center"/>
          </w:tcPr>
          <w:p w:rsidR="000C3126" w:rsidRDefault="000C3126" w:rsidP="000C3126">
            <w:pPr>
              <w:spacing w:after="0" w:line="240" w:lineRule="auto"/>
              <w:rPr>
                <w:rFonts w:ascii="Calibri" w:eastAsia="Times New Roman" w:hAnsi="Calibri" w:cs="Calibri"/>
                <w:color w:val="000000"/>
              </w:rPr>
            </w:pPr>
          </w:p>
          <w:p w:rsidR="000C3126" w:rsidRPr="000C3126" w:rsidRDefault="000C3126" w:rsidP="000C3126">
            <w:pPr>
              <w:spacing w:after="0" w:line="240" w:lineRule="auto"/>
              <w:rPr>
                <w:rFonts w:ascii="Calibri" w:eastAsia="Times New Roman" w:hAnsi="Calibri" w:cs="Calibri"/>
                <w:color w:val="000000"/>
              </w:rPr>
            </w:pPr>
          </w:p>
        </w:tc>
        <w:tc>
          <w:tcPr>
            <w:tcW w:w="5080" w:type="dxa"/>
            <w:tcBorders>
              <w:top w:val="nil"/>
              <w:left w:val="nil"/>
              <w:bottom w:val="nil"/>
              <w:right w:val="nil"/>
            </w:tcBorders>
            <w:shd w:val="clear" w:color="auto" w:fill="auto"/>
            <w:noWrap/>
            <w:vAlign w:val="center"/>
          </w:tcPr>
          <w:p w:rsidR="000C3126" w:rsidRPr="000C3126" w:rsidRDefault="000C3126" w:rsidP="000C3126">
            <w:pPr>
              <w:spacing w:after="0" w:line="240" w:lineRule="auto"/>
              <w:rPr>
                <w:rFonts w:ascii="Calibri" w:eastAsia="Times New Roman" w:hAnsi="Calibri" w:cs="Calibri"/>
                <w:color w:val="000000"/>
              </w:rPr>
            </w:pPr>
          </w:p>
        </w:tc>
      </w:tr>
    </w:tbl>
    <w:p w:rsidR="00980F16" w:rsidRDefault="00980F16" w:rsidP="006F710C">
      <w:pPr>
        <w:rPr>
          <w:sz w:val="24"/>
          <w:szCs w:val="24"/>
        </w:rPr>
      </w:pPr>
    </w:p>
    <w:p w:rsidR="00D71460" w:rsidRPr="00D71460" w:rsidRDefault="00D71460" w:rsidP="00D71460">
      <w:pPr>
        <w:rPr>
          <w:sz w:val="24"/>
          <w:szCs w:val="24"/>
        </w:rPr>
      </w:pPr>
      <w:r w:rsidRPr="00D71460">
        <w:rPr>
          <w:b/>
          <w:bCs/>
          <w:sz w:val="24"/>
          <w:szCs w:val="24"/>
        </w:rPr>
        <w:t>To start, stop and delete a trace you use the following commands.</w:t>
      </w:r>
    </w:p>
    <w:p w:rsidR="00D71460" w:rsidRPr="00D71460" w:rsidRDefault="00D71460" w:rsidP="00D71460">
      <w:pPr>
        <w:rPr>
          <w:sz w:val="24"/>
          <w:szCs w:val="24"/>
        </w:rPr>
      </w:pPr>
      <w:r w:rsidRPr="00D71460">
        <w:rPr>
          <w:b/>
          <w:bCs/>
          <w:sz w:val="24"/>
          <w:szCs w:val="24"/>
        </w:rPr>
        <w:t>To find traceid</w:t>
      </w:r>
    </w:p>
    <w:p w:rsidR="00D71460" w:rsidRPr="00D71460" w:rsidRDefault="00D71460" w:rsidP="00D71460">
      <w:pPr>
        <w:rPr>
          <w:sz w:val="24"/>
          <w:szCs w:val="24"/>
        </w:rPr>
      </w:pPr>
      <w:r w:rsidRPr="00D71460">
        <w:rPr>
          <w:sz w:val="24"/>
          <w:szCs w:val="24"/>
        </w:rPr>
        <w:t>SELECT * FROM:: fn_trace_getinfo (default)</w:t>
      </w:r>
    </w:p>
    <w:p w:rsidR="00D71460" w:rsidRPr="00D71460" w:rsidRDefault="00D71460" w:rsidP="00D71460">
      <w:pPr>
        <w:rPr>
          <w:sz w:val="24"/>
          <w:szCs w:val="24"/>
        </w:rPr>
      </w:pPr>
      <w:r w:rsidRPr="00D71460">
        <w:rPr>
          <w:sz w:val="24"/>
          <w:szCs w:val="24"/>
        </w:rPr>
        <w:t>This will give you a list of all of the traces that are running on the server.</w:t>
      </w:r>
    </w:p>
    <w:p w:rsidR="00D71460" w:rsidRPr="00D71460" w:rsidRDefault="00D71460" w:rsidP="00D71460">
      <w:pPr>
        <w:rPr>
          <w:sz w:val="24"/>
          <w:szCs w:val="24"/>
        </w:rPr>
      </w:pPr>
      <w:r w:rsidRPr="00D71460">
        <w:rPr>
          <w:b/>
          <w:bCs/>
          <w:sz w:val="24"/>
          <w:szCs w:val="24"/>
        </w:rPr>
        <w:t>To start a trace</w:t>
      </w:r>
    </w:p>
    <w:p w:rsidR="008D4FFE" w:rsidRPr="00852530" w:rsidRDefault="00D71460" w:rsidP="00852530">
      <w:pPr>
        <w:rPr>
          <w:b/>
          <w:sz w:val="24"/>
          <w:szCs w:val="24"/>
        </w:rPr>
      </w:pPr>
      <w:r w:rsidRPr="00852530">
        <w:rPr>
          <w:b/>
          <w:sz w:val="24"/>
          <w:szCs w:val="24"/>
        </w:rPr>
        <w:t>Sp_trace_setstatus</w:t>
      </w:r>
      <w:r w:rsidR="00977A12" w:rsidRPr="00852530">
        <w:rPr>
          <w:b/>
          <w:sz w:val="24"/>
          <w:szCs w:val="24"/>
        </w:rPr>
        <w:t xml:space="preserve"> traceid, 1</w:t>
      </w:r>
    </w:p>
    <w:p w:rsidR="00D71460" w:rsidRPr="00D71460" w:rsidRDefault="00D71460" w:rsidP="00D71460">
      <w:pPr>
        <w:rPr>
          <w:sz w:val="24"/>
          <w:szCs w:val="24"/>
        </w:rPr>
      </w:pPr>
      <w:r w:rsidRPr="00D71460">
        <w:rPr>
          <w:sz w:val="24"/>
          <w:szCs w:val="24"/>
        </w:rPr>
        <w:t>Traceid would be the value of the trace</w:t>
      </w:r>
    </w:p>
    <w:p w:rsidR="00D71460" w:rsidRPr="00D71460" w:rsidRDefault="00D71460" w:rsidP="00D71460">
      <w:pPr>
        <w:rPr>
          <w:sz w:val="24"/>
          <w:szCs w:val="24"/>
        </w:rPr>
      </w:pPr>
      <w:r w:rsidRPr="00D71460">
        <w:rPr>
          <w:b/>
          <w:bCs/>
          <w:sz w:val="24"/>
          <w:szCs w:val="24"/>
        </w:rPr>
        <w:t>To stop a trace</w:t>
      </w:r>
    </w:p>
    <w:p w:rsidR="008D4FFE" w:rsidRPr="00852530" w:rsidRDefault="00D71460" w:rsidP="00852530">
      <w:pPr>
        <w:rPr>
          <w:b/>
          <w:sz w:val="24"/>
          <w:szCs w:val="24"/>
        </w:rPr>
      </w:pPr>
      <w:r w:rsidRPr="00852530">
        <w:rPr>
          <w:b/>
          <w:sz w:val="24"/>
          <w:szCs w:val="24"/>
        </w:rPr>
        <w:t>Sp_trace_setstatus</w:t>
      </w:r>
      <w:r w:rsidR="00977A12" w:rsidRPr="00852530">
        <w:rPr>
          <w:b/>
          <w:sz w:val="24"/>
          <w:szCs w:val="24"/>
        </w:rPr>
        <w:t xml:space="preserve"> traceid, 0</w:t>
      </w:r>
    </w:p>
    <w:p w:rsidR="00D71460" w:rsidRPr="00D71460" w:rsidRDefault="00D71460" w:rsidP="00D71460">
      <w:pPr>
        <w:rPr>
          <w:sz w:val="24"/>
          <w:szCs w:val="24"/>
        </w:rPr>
      </w:pPr>
      <w:r w:rsidRPr="00D71460">
        <w:rPr>
          <w:sz w:val="24"/>
          <w:szCs w:val="24"/>
        </w:rPr>
        <w:t>Traceid would be the value of the trace</w:t>
      </w:r>
    </w:p>
    <w:p w:rsidR="00D71460" w:rsidRPr="00D71460" w:rsidRDefault="00D71460" w:rsidP="00D71460">
      <w:pPr>
        <w:rPr>
          <w:sz w:val="24"/>
          <w:szCs w:val="24"/>
        </w:rPr>
      </w:pPr>
      <w:r w:rsidRPr="00D71460">
        <w:rPr>
          <w:b/>
          <w:bCs/>
          <w:sz w:val="24"/>
          <w:szCs w:val="24"/>
        </w:rPr>
        <w:t xml:space="preserve">To close and delete a trace </w:t>
      </w:r>
    </w:p>
    <w:p w:rsidR="008D4FFE" w:rsidRPr="00852530" w:rsidRDefault="00D71460" w:rsidP="00852530">
      <w:pPr>
        <w:rPr>
          <w:b/>
          <w:sz w:val="24"/>
          <w:szCs w:val="24"/>
        </w:rPr>
      </w:pPr>
      <w:r w:rsidRPr="00852530">
        <w:rPr>
          <w:b/>
          <w:sz w:val="24"/>
          <w:szCs w:val="24"/>
        </w:rPr>
        <w:t>Sp_trace_setstatus</w:t>
      </w:r>
      <w:r w:rsidR="00977A12" w:rsidRPr="00852530">
        <w:rPr>
          <w:b/>
          <w:sz w:val="24"/>
          <w:szCs w:val="24"/>
        </w:rPr>
        <w:t xml:space="preserve"> traceid, 2</w:t>
      </w:r>
    </w:p>
    <w:p w:rsidR="008D4FFE" w:rsidRDefault="00977A12" w:rsidP="00D71460">
      <w:pPr>
        <w:rPr>
          <w:sz w:val="24"/>
          <w:szCs w:val="24"/>
        </w:rPr>
      </w:pPr>
      <w:r w:rsidRPr="00D71460">
        <w:rPr>
          <w:sz w:val="24"/>
          <w:szCs w:val="24"/>
        </w:rPr>
        <w:t>To delete you need to stop the trace first and then you can delete the trace. This will close out the trace file that is written.</w:t>
      </w:r>
    </w:p>
    <w:p w:rsidR="00111717" w:rsidRPr="00D71460" w:rsidRDefault="00111717" w:rsidP="00D71460">
      <w:pPr>
        <w:rPr>
          <w:sz w:val="24"/>
          <w:szCs w:val="24"/>
        </w:rPr>
      </w:pPr>
    </w:p>
    <w:p w:rsidR="004B275F" w:rsidRPr="004B275F" w:rsidRDefault="004B275F" w:rsidP="004B275F">
      <w:pPr>
        <w:rPr>
          <w:b/>
          <w:sz w:val="24"/>
          <w:szCs w:val="24"/>
        </w:rPr>
      </w:pPr>
      <w:r w:rsidRPr="004B275F">
        <w:rPr>
          <w:b/>
          <w:sz w:val="24"/>
          <w:szCs w:val="24"/>
        </w:rPr>
        <w:t>DBA Database Check list:</w:t>
      </w:r>
    </w:p>
    <w:p w:rsidR="004B275F" w:rsidRPr="004B275F" w:rsidRDefault="004B275F" w:rsidP="004B275F">
      <w:pPr>
        <w:rPr>
          <w:sz w:val="24"/>
          <w:szCs w:val="24"/>
        </w:rPr>
      </w:pPr>
      <w:r w:rsidRPr="004B275F">
        <w:rPr>
          <w:sz w:val="24"/>
          <w:szCs w:val="24"/>
        </w:rPr>
        <w:t>1. DBCC opentran--To check what the current open transactions are running</w:t>
      </w:r>
    </w:p>
    <w:p w:rsidR="004B275F" w:rsidRPr="004B275F" w:rsidRDefault="004B275F" w:rsidP="004B275F">
      <w:pPr>
        <w:rPr>
          <w:sz w:val="24"/>
          <w:szCs w:val="24"/>
        </w:rPr>
      </w:pPr>
      <w:r w:rsidRPr="004B275F">
        <w:rPr>
          <w:sz w:val="24"/>
          <w:szCs w:val="24"/>
        </w:rPr>
        <w:t>2. Check blockings</w:t>
      </w:r>
    </w:p>
    <w:p w:rsidR="004B275F" w:rsidRPr="004B275F" w:rsidRDefault="004B275F" w:rsidP="004B275F">
      <w:pPr>
        <w:rPr>
          <w:sz w:val="24"/>
          <w:szCs w:val="24"/>
        </w:rPr>
      </w:pPr>
      <w:r w:rsidRPr="004B275F">
        <w:rPr>
          <w:sz w:val="24"/>
          <w:szCs w:val="24"/>
        </w:rPr>
        <w:t xml:space="preserve">3. Check deadlocks </w:t>
      </w:r>
    </w:p>
    <w:p w:rsidR="004B275F" w:rsidRPr="004B275F" w:rsidRDefault="004B275F" w:rsidP="004B275F">
      <w:pPr>
        <w:rPr>
          <w:sz w:val="24"/>
          <w:szCs w:val="24"/>
        </w:rPr>
      </w:pPr>
      <w:r w:rsidRPr="004B275F">
        <w:rPr>
          <w:sz w:val="24"/>
          <w:szCs w:val="24"/>
        </w:rPr>
        <w:t xml:space="preserve">4. Check indexes </w:t>
      </w:r>
    </w:p>
    <w:p w:rsidR="004B275F" w:rsidRPr="004B275F" w:rsidRDefault="004B275F" w:rsidP="004B275F">
      <w:pPr>
        <w:rPr>
          <w:sz w:val="24"/>
          <w:szCs w:val="24"/>
        </w:rPr>
      </w:pPr>
      <w:r w:rsidRPr="004B275F">
        <w:rPr>
          <w:sz w:val="24"/>
          <w:szCs w:val="24"/>
        </w:rPr>
        <w:t>5. Check fragmentation: Accordingly perform reorganize or rebuild</w:t>
      </w:r>
    </w:p>
    <w:p w:rsidR="004B275F" w:rsidRPr="004B275F" w:rsidRDefault="004B275F" w:rsidP="004B275F">
      <w:pPr>
        <w:rPr>
          <w:sz w:val="24"/>
          <w:szCs w:val="24"/>
        </w:rPr>
      </w:pPr>
      <w:r w:rsidRPr="004B275F">
        <w:rPr>
          <w:sz w:val="24"/>
          <w:szCs w:val="24"/>
        </w:rPr>
        <w:t>6. Check file growth settings</w:t>
      </w:r>
    </w:p>
    <w:p w:rsidR="004B275F" w:rsidRPr="004B275F" w:rsidRDefault="004B275F" w:rsidP="004B275F">
      <w:pPr>
        <w:rPr>
          <w:sz w:val="24"/>
          <w:szCs w:val="24"/>
        </w:rPr>
      </w:pPr>
      <w:r w:rsidRPr="004B275F">
        <w:rPr>
          <w:sz w:val="24"/>
          <w:szCs w:val="24"/>
        </w:rPr>
        <w:t>7. Check isolation levels</w:t>
      </w:r>
    </w:p>
    <w:p w:rsidR="004B275F" w:rsidRPr="004B275F" w:rsidRDefault="004B275F" w:rsidP="004B275F">
      <w:pPr>
        <w:rPr>
          <w:sz w:val="24"/>
          <w:szCs w:val="24"/>
        </w:rPr>
      </w:pPr>
    </w:p>
    <w:p w:rsidR="004B275F" w:rsidRPr="004B275F" w:rsidRDefault="004B275F" w:rsidP="004B275F">
      <w:pPr>
        <w:rPr>
          <w:sz w:val="24"/>
          <w:szCs w:val="24"/>
        </w:rPr>
      </w:pPr>
      <w:r w:rsidRPr="004B275F">
        <w:rPr>
          <w:sz w:val="24"/>
          <w:szCs w:val="24"/>
        </w:rPr>
        <w:t xml:space="preserve">8. Check </w:t>
      </w:r>
      <w:r w:rsidR="005A4AC1" w:rsidRPr="004B275F">
        <w:rPr>
          <w:sz w:val="24"/>
          <w:szCs w:val="24"/>
        </w:rPr>
        <w:t>I</w:t>
      </w:r>
      <w:r w:rsidRPr="004B275F">
        <w:rPr>
          <w:sz w:val="24"/>
          <w:szCs w:val="24"/>
        </w:rPr>
        <w:t>\o operations.</w:t>
      </w:r>
    </w:p>
    <w:p w:rsidR="004B275F" w:rsidRPr="004B275F" w:rsidRDefault="004B275F" w:rsidP="004B275F">
      <w:pPr>
        <w:rPr>
          <w:b/>
          <w:sz w:val="24"/>
          <w:szCs w:val="24"/>
        </w:rPr>
      </w:pPr>
      <w:r w:rsidRPr="004B275F">
        <w:rPr>
          <w:b/>
          <w:sz w:val="24"/>
          <w:szCs w:val="24"/>
        </w:rPr>
        <w:t>Development query tuning\checklist:</w:t>
      </w:r>
    </w:p>
    <w:p w:rsidR="004B275F" w:rsidRPr="004B275F" w:rsidRDefault="004B275F" w:rsidP="004B275F">
      <w:pPr>
        <w:rPr>
          <w:sz w:val="24"/>
          <w:szCs w:val="24"/>
        </w:rPr>
      </w:pPr>
      <w:r w:rsidRPr="004B275F">
        <w:rPr>
          <w:sz w:val="24"/>
          <w:szCs w:val="24"/>
        </w:rPr>
        <w:t>Joins</w:t>
      </w:r>
    </w:p>
    <w:p w:rsidR="004B275F" w:rsidRPr="004B275F" w:rsidRDefault="004B275F" w:rsidP="004B275F">
      <w:pPr>
        <w:rPr>
          <w:sz w:val="24"/>
          <w:szCs w:val="24"/>
        </w:rPr>
      </w:pPr>
      <w:r w:rsidRPr="004B275F">
        <w:rPr>
          <w:sz w:val="24"/>
          <w:szCs w:val="24"/>
        </w:rPr>
        <w:t>Number of columns (eg:: 6 columns to get data but used select * from option then it will use all the columns)</w:t>
      </w:r>
    </w:p>
    <w:p w:rsidR="004B275F" w:rsidRPr="004B275F" w:rsidRDefault="004B275F" w:rsidP="004B275F">
      <w:pPr>
        <w:rPr>
          <w:sz w:val="24"/>
          <w:szCs w:val="24"/>
        </w:rPr>
      </w:pPr>
      <w:r w:rsidRPr="004B275F">
        <w:rPr>
          <w:sz w:val="24"/>
          <w:szCs w:val="24"/>
        </w:rPr>
        <w:t>Grouping functions (sum, avg, max, min, aggregate)</w:t>
      </w:r>
    </w:p>
    <w:p w:rsidR="004B275F" w:rsidRPr="004B275F" w:rsidRDefault="004B275F" w:rsidP="004B275F">
      <w:pPr>
        <w:rPr>
          <w:sz w:val="24"/>
          <w:szCs w:val="24"/>
        </w:rPr>
      </w:pPr>
      <w:r w:rsidRPr="004B275F">
        <w:rPr>
          <w:sz w:val="24"/>
          <w:szCs w:val="24"/>
        </w:rPr>
        <w:t>Choosing the better index</w:t>
      </w:r>
    </w:p>
    <w:p w:rsidR="004B275F" w:rsidRPr="004B275F" w:rsidRDefault="004B275F" w:rsidP="004B275F">
      <w:pPr>
        <w:rPr>
          <w:sz w:val="24"/>
          <w:szCs w:val="24"/>
        </w:rPr>
      </w:pPr>
      <w:r w:rsidRPr="004B275F">
        <w:rPr>
          <w:sz w:val="24"/>
          <w:szCs w:val="24"/>
        </w:rPr>
        <w:t>Perform implicit and explicit operations</w:t>
      </w:r>
    </w:p>
    <w:p w:rsidR="004B275F" w:rsidRDefault="004B275F" w:rsidP="004B275F">
      <w:pPr>
        <w:rPr>
          <w:sz w:val="24"/>
          <w:szCs w:val="24"/>
        </w:rPr>
      </w:pPr>
      <w:r w:rsidRPr="004B275F">
        <w:rPr>
          <w:sz w:val="24"/>
          <w:szCs w:val="24"/>
        </w:rPr>
        <w:t>Check no_lock functionality is enabled</w:t>
      </w:r>
      <w:r w:rsidR="00827062" w:rsidRPr="004B275F">
        <w:rPr>
          <w:sz w:val="24"/>
          <w:szCs w:val="24"/>
        </w:rPr>
        <w:t>...</w:t>
      </w:r>
    </w:p>
    <w:p w:rsidR="00170D23" w:rsidRDefault="00170D23" w:rsidP="004B275F">
      <w:pPr>
        <w:rPr>
          <w:sz w:val="24"/>
          <w:szCs w:val="24"/>
        </w:rPr>
      </w:pPr>
    </w:p>
    <w:p w:rsidR="00170D23" w:rsidRDefault="00111717" w:rsidP="004B275F">
      <w:pPr>
        <w:rPr>
          <w:sz w:val="24"/>
          <w:szCs w:val="24"/>
        </w:rPr>
      </w:pPr>
      <w:r>
        <w:rPr>
          <w:sz w:val="24"/>
          <w:szCs w:val="24"/>
        </w:rPr>
        <w:t>What are the events is captured SQL Profiler?</w:t>
      </w:r>
    </w:p>
    <w:p w:rsidR="00111717" w:rsidRDefault="00111717" w:rsidP="00E61408">
      <w:pPr>
        <w:pStyle w:val="ListParagraph"/>
        <w:numPr>
          <w:ilvl w:val="0"/>
          <w:numId w:val="120"/>
        </w:numPr>
        <w:rPr>
          <w:sz w:val="24"/>
          <w:szCs w:val="24"/>
        </w:rPr>
      </w:pPr>
      <w:r w:rsidRPr="00111717">
        <w:rPr>
          <w:sz w:val="24"/>
          <w:szCs w:val="24"/>
        </w:rPr>
        <w:t>T-SQL statements, stored procedures</w:t>
      </w:r>
    </w:p>
    <w:p w:rsidR="00111717" w:rsidRDefault="00111717" w:rsidP="00E61408">
      <w:pPr>
        <w:pStyle w:val="ListParagraph"/>
        <w:numPr>
          <w:ilvl w:val="0"/>
          <w:numId w:val="120"/>
        </w:numPr>
        <w:rPr>
          <w:sz w:val="24"/>
          <w:szCs w:val="24"/>
        </w:rPr>
      </w:pPr>
      <w:r>
        <w:rPr>
          <w:sz w:val="24"/>
          <w:szCs w:val="24"/>
        </w:rPr>
        <w:t>Cursors, locks( deadlock)</w:t>
      </w:r>
    </w:p>
    <w:p w:rsidR="00111717" w:rsidRDefault="00111717" w:rsidP="00E61408">
      <w:pPr>
        <w:pStyle w:val="ListParagraph"/>
        <w:numPr>
          <w:ilvl w:val="0"/>
          <w:numId w:val="120"/>
        </w:numPr>
        <w:rPr>
          <w:sz w:val="24"/>
          <w:szCs w:val="24"/>
        </w:rPr>
      </w:pPr>
      <w:r>
        <w:rPr>
          <w:sz w:val="24"/>
          <w:szCs w:val="24"/>
        </w:rPr>
        <w:t>Database objects and auto growth of size of data &amp; log files</w:t>
      </w:r>
    </w:p>
    <w:p w:rsidR="00111717" w:rsidRDefault="00111717" w:rsidP="00E61408">
      <w:pPr>
        <w:pStyle w:val="ListParagraph"/>
        <w:numPr>
          <w:ilvl w:val="0"/>
          <w:numId w:val="120"/>
        </w:numPr>
        <w:rPr>
          <w:sz w:val="24"/>
          <w:szCs w:val="24"/>
        </w:rPr>
      </w:pPr>
      <w:r>
        <w:rPr>
          <w:sz w:val="24"/>
          <w:szCs w:val="24"/>
        </w:rPr>
        <w:t>Error &amp; Warnings( syntax errors)</w:t>
      </w:r>
    </w:p>
    <w:p w:rsidR="00111717" w:rsidRDefault="00111717" w:rsidP="00E61408">
      <w:pPr>
        <w:pStyle w:val="ListParagraph"/>
        <w:numPr>
          <w:ilvl w:val="0"/>
          <w:numId w:val="120"/>
        </w:numPr>
        <w:rPr>
          <w:sz w:val="24"/>
          <w:szCs w:val="24"/>
        </w:rPr>
      </w:pPr>
      <w:r>
        <w:rPr>
          <w:sz w:val="24"/>
          <w:szCs w:val="24"/>
        </w:rPr>
        <w:t>Performance( show plan)</w:t>
      </w:r>
    </w:p>
    <w:p w:rsidR="00111717" w:rsidRDefault="00111717" w:rsidP="00E61408">
      <w:pPr>
        <w:pStyle w:val="ListParagraph"/>
        <w:numPr>
          <w:ilvl w:val="0"/>
          <w:numId w:val="120"/>
        </w:numPr>
        <w:rPr>
          <w:sz w:val="24"/>
          <w:szCs w:val="24"/>
        </w:rPr>
      </w:pPr>
      <w:r>
        <w:rPr>
          <w:sz w:val="24"/>
          <w:szCs w:val="24"/>
        </w:rPr>
        <w:t>Table scans</w:t>
      </w:r>
    </w:p>
    <w:p w:rsidR="00111717" w:rsidRDefault="00111717" w:rsidP="00E61408">
      <w:pPr>
        <w:pStyle w:val="ListParagraph"/>
        <w:numPr>
          <w:ilvl w:val="0"/>
          <w:numId w:val="120"/>
        </w:numPr>
        <w:rPr>
          <w:sz w:val="24"/>
          <w:szCs w:val="24"/>
        </w:rPr>
      </w:pPr>
      <w:r>
        <w:rPr>
          <w:sz w:val="24"/>
          <w:szCs w:val="24"/>
        </w:rPr>
        <w:t>Security audits(failed logins, password changes)</w:t>
      </w:r>
    </w:p>
    <w:p w:rsidR="00111717" w:rsidRDefault="00111717" w:rsidP="00E61408">
      <w:pPr>
        <w:pStyle w:val="ListParagraph"/>
        <w:numPr>
          <w:ilvl w:val="0"/>
          <w:numId w:val="120"/>
        </w:numPr>
        <w:rPr>
          <w:sz w:val="24"/>
          <w:szCs w:val="24"/>
        </w:rPr>
      </w:pPr>
      <w:r>
        <w:rPr>
          <w:sz w:val="24"/>
          <w:szCs w:val="24"/>
        </w:rPr>
        <w:t>Monitor server  control, memory changes(cpu, reads, writes)</w:t>
      </w:r>
    </w:p>
    <w:p w:rsidR="00111717" w:rsidRPr="00111717" w:rsidRDefault="00111717" w:rsidP="00E61408">
      <w:pPr>
        <w:pStyle w:val="ListParagraph"/>
        <w:numPr>
          <w:ilvl w:val="0"/>
          <w:numId w:val="120"/>
        </w:numPr>
        <w:rPr>
          <w:sz w:val="24"/>
          <w:szCs w:val="24"/>
        </w:rPr>
      </w:pPr>
      <w:r>
        <w:rPr>
          <w:sz w:val="24"/>
          <w:szCs w:val="24"/>
        </w:rPr>
        <w:t>Sessions, transactions, tuning</w:t>
      </w:r>
    </w:p>
    <w:p w:rsidR="00111717" w:rsidRDefault="00111717" w:rsidP="004B275F">
      <w:pPr>
        <w:rPr>
          <w:sz w:val="24"/>
          <w:szCs w:val="24"/>
        </w:rPr>
      </w:pPr>
    </w:p>
    <w:p w:rsidR="00170D23" w:rsidRDefault="00170D23" w:rsidP="004B275F">
      <w:pPr>
        <w:rPr>
          <w:sz w:val="24"/>
          <w:szCs w:val="24"/>
        </w:rPr>
      </w:pPr>
    </w:p>
    <w:p w:rsidR="00170D23" w:rsidRDefault="00170D23" w:rsidP="004B275F">
      <w:pPr>
        <w:rPr>
          <w:sz w:val="24"/>
          <w:szCs w:val="24"/>
        </w:rPr>
      </w:pPr>
    </w:p>
    <w:p w:rsidR="00170D23" w:rsidRDefault="00170D23" w:rsidP="004B275F">
      <w:pPr>
        <w:rPr>
          <w:sz w:val="24"/>
          <w:szCs w:val="24"/>
        </w:rPr>
      </w:pPr>
    </w:p>
    <w:p w:rsidR="00170D23" w:rsidRDefault="00170D23" w:rsidP="004B275F">
      <w:pPr>
        <w:rPr>
          <w:sz w:val="24"/>
          <w:szCs w:val="24"/>
        </w:rPr>
      </w:pPr>
    </w:p>
    <w:p w:rsidR="00170D23" w:rsidRDefault="00170D23" w:rsidP="004B275F">
      <w:pPr>
        <w:rPr>
          <w:sz w:val="24"/>
          <w:szCs w:val="24"/>
        </w:rPr>
      </w:pPr>
    </w:p>
    <w:p w:rsidR="00170D23" w:rsidRDefault="00170D23" w:rsidP="004B275F">
      <w:pPr>
        <w:rPr>
          <w:sz w:val="24"/>
          <w:szCs w:val="24"/>
        </w:rPr>
      </w:pPr>
    </w:p>
    <w:p w:rsidR="00170D23" w:rsidRDefault="00170D23" w:rsidP="004B275F">
      <w:pPr>
        <w:rPr>
          <w:sz w:val="24"/>
          <w:szCs w:val="24"/>
        </w:rPr>
      </w:pPr>
    </w:p>
    <w:p w:rsidR="00170D23" w:rsidRDefault="00170D23" w:rsidP="004B275F">
      <w:pPr>
        <w:rPr>
          <w:sz w:val="24"/>
          <w:szCs w:val="24"/>
        </w:rPr>
      </w:pPr>
    </w:p>
    <w:p w:rsidR="00170D23" w:rsidRDefault="00170D23" w:rsidP="004B275F">
      <w:pPr>
        <w:rPr>
          <w:sz w:val="24"/>
          <w:szCs w:val="24"/>
        </w:rPr>
      </w:pPr>
    </w:p>
    <w:p w:rsidR="00170D23" w:rsidRDefault="00170D23" w:rsidP="004B275F">
      <w:pPr>
        <w:rPr>
          <w:sz w:val="24"/>
          <w:szCs w:val="24"/>
        </w:rPr>
      </w:pPr>
    </w:p>
    <w:p w:rsidR="00170D23" w:rsidRPr="004B275F" w:rsidRDefault="00170D23" w:rsidP="004B275F">
      <w:pPr>
        <w:rPr>
          <w:sz w:val="24"/>
          <w:szCs w:val="24"/>
        </w:rPr>
      </w:pPr>
    </w:p>
    <w:p w:rsidR="004B275F" w:rsidRPr="004B275F" w:rsidRDefault="004B275F" w:rsidP="004B275F">
      <w:pPr>
        <w:rPr>
          <w:sz w:val="24"/>
          <w:szCs w:val="24"/>
        </w:rPr>
      </w:pPr>
    </w:p>
    <w:p w:rsidR="004B275F" w:rsidRPr="005A4AC1" w:rsidRDefault="005A4AC1" w:rsidP="005A4AC1">
      <w:pPr>
        <w:jc w:val="center"/>
        <w:rPr>
          <w:b/>
          <w:color w:val="C00000"/>
          <w:sz w:val="24"/>
          <w:szCs w:val="24"/>
        </w:rPr>
      </w:pPr>
      <w:r w:rsidRPr="005A4AC1">
        <w:rPr>
          <w:b/>
          <w:color w:val="C00000"/>
          <w:sz w:val="24"/>
          <w:szCs w:val="24"/>
        </w:rPr>
        <w:t xml:space="preserve">PERFORMANCE </w:t>
      </w:r>
      <w:r>
        <w:rPr>
          <w:b/>
          <w:color w:val="C00000"/>
          <w:sz w:val="24"/>
          <w:szCs w:val="24"/>
        </w:rPr>
        <w:t>TOOL</w:t>
      </w:r>
    </w:p>
    <w:p w:rsidR="004B275F" w:rsidRPr="005A4AC1" w:rsidRDefault="004B275F" w:rsidP="004B275F">
      <w:pPr>
        <w:rPr>
          <w:sz w:val="24"/>
          <w:szCs w:val="24"/>
        </w:rPr>
      </w:pPr>
    </w:p>
    <w:p w:rsidR="005A4AC1" w:rsidRPr="005A4AC1" w:rsidRDefault="005A4AC1" w:rsidP="005A4AC1">
      <w:pPr>
        <w:rPr>
          <w:b/>
          <w:sz w:val="24"/>
          <w:szCs w:val="24"/>
        </w:rPr>
      </w:pPr>
      <w:r w:rsidRPr="005A4AC1">
        <w:rPr>
          <w:b/>
          <w:sz w:val="24"/>
          <w:szCs w:val="24"/>
        </w:rPr>
        <w:t>Performance monitor:</w:t>
      </w:r>
    </w:p>
    <w:p w:rsidR="005A4AC1" w:rsidRPr="005A4AC1" w:rsidRDefault="005A4AC1" w:rsidP="005A4AC1">
      <w:pPr>
        <w:rPr>
          <w:sz w:val="24"/>
          <w:szCs w:val="24"/>
        </w:rPr>
      </w:pPr>
      <w:r w:rsidRPr="005A4AC1">
        <w:rPr>
          <w:sz w:val="24"/>
          <w:szCs w:val="24"/>
        </w:rPr>
        <w:t xml:space="preserve">This is one of tool in built in SQL Server and the main purpose is to capture resource utilization in SQL Server in terms of CPU, </w:t>
      </w:r>
      <w:r w:rsidRPr="005A4AC1">
        <w:rPr>
          <w:sz w:val="24"/>
          <w:szCs w:val="24"/>
        </w:rPr>
        <w:cr/>
      </w:r>
    </w:p>
    <w:p w:rsidR="005A4AC1" w:rsidRPr="005A4AC1" w:rsidRDefault="005A4AC1" w:rsidP="005A4AC1">
      <w:pPr>
        <w:rPr>
          <w:sz w:val="24"/>
          <w:szCs w:val="24"/>
        </w:rPr>
      </w:pPr>
      <w:r w:rsidRPr="005A4AC1">
        <w:rPr>
          <w:sz w:val="24"/>
          <w:szCs w:val="24"/>
        </w:rPr>
        <w:t>MEMORY, DISK I\O and network</w:t>
      </w:r>
    </w:p>
    <w:p w:rsidR="005A4AC1" w:rsidRPr="005A4AC1" w:rsidRDefault="005A4AC1" w:rsidP="005A4AC1">
      <w:pPr>
        <w:rPr>
          <w:sz w:val="24"/>
          <w:szCs w:val="24"/>
        </w:rPr>
      </w:pPr>
    </w:p>
    <w:p w:rsidR="005A4AC1" w:rsidRPr="005A4AC1" w:rsidRDefault="005A4AC1" w:rsidP="005A4AC1">
      <w:pPr>
        <w:rPr>
          <w:b/>
          <w:sz w:val="24"/>
          <w:szCs w:val="24"/>
        </w:rPr>
      </w:pPr>
      <w:r w:rsidRPr="005A4AC1">
        <w:rPr>
          <w:b/>
          <w:sz w:val="24"/>
          <w:szCs w:val="24"/>
        </w:rPr>
        <w:t>1. MEMORY COUNTERS:</w:t>
      </w:r>
    </w:p>
    <w:p w:rsidR="005A4AC1" w:rsidRPr="000B1E5D" w:rsidRDefault="005A4AC1" w:rsidP="005A4AC1">
      <w:pPr>
        <w:rPr>
          <w:b/>
          <w:sz w:val="24"/>
          <w:szCs w:val="24"/>
        </w:rPr>
      </w:pPr>
      <w:r w:rsidRPr="000B1E5D">
        <w:rPr>
          <w:b/>
          <w:sz w:val="24"/>
          <w:szCs w:val="24"/>
        </w:rPr>
        <w:t>1. Page life Expectancy:</w:t>
      </w:r>
    </w:p>
    <w:p w:rsidR="005A4AC1" w:rsidRPr="005A4AC1" w:rsidRDefault="005A4AC1" w:rsidP="005A4AC1">
      <w:pPr>
        <w:rPr>
          <w:sz w:val="24"/>
          <w:szCs w:val="24"/>
        </w:rPr>
      </w:pPr>
      <w:r w:rsidRPr="005A4AC1">
        <w:rPr>
          <w:sz w:val="24"/>
          <w:szCs w:val="24"/>
        </w:rPr>
        <w:t>This counter tells how much time page residing in the buffer pool is nothing but Page life Expectancy.</w:t>
      </w:r>
    </w:p>
    <w:p w:rsidR="005A4AC1" w:rsidRPr="005A4AC1" w:rsidRDefault="005A4AC1" w:rsidP="005A4AC1">
      <w:pPr>
        <w:rPr>
          <w:sz w:val="24"/>
          <w:szCs w:val="24"/>
        </w:rPr>
      </w:pPr>
      <w:r w:rsidRPr="005A4AC1">
        <w:rPr>
          <w:sz w:val="24"/>
          <w:szCs w:val="24"/>
        </w:rPr>
        <w:t>The standard value should be greater than 300.</w:t>
      </w:r>
    </w:p>
    <w:p w:rsidR="005A4AC1" w:rsidRPr="005A4AC1" w:rsidRDefault="005A4AC1" w:rsidP="005A4AC1">
      <w:pPr>
        <w:rPr>
          <w:sz w:val="24"/>
          <w:szCs w:val="24"/>
        </w:rPr>
      </w:pPr>
    </w:p>
    <w:p w:rsidR="003E70AF" w:rsidRDefault="003E70AF" w:rsidP="005A4AC1">
      <w:pPr>
        <w:rPr>
          <w:sz w:val="24"/>
          <w:szCs w:val="24"/>
        </w:rPr>
      </w:pPr>
    </w:p>
    <w:p w:rsidR="005A4AC1" w:rsidRPr="003E70AF" w:rsidRDefault="005A4AC1" w:rsidP="005A4AC1">
      <w:pPr>
        <w:rPr>
          <w:b/>
          <w:sz w:val="24"/>
          <w:szCs w:val="24"/>
        </w:rPr>
      </w:pPr>
      <w:r w:rsidRPr="003E70AF">
        <w:rPr>
          <w:b/>
          <w:sz w:val="24"/>
          <w:szCs w:val="24"/>
        </w:rPr>
        <w:t>2. Lazy Writes/Sec:</w:t>
      </w:r>
    </w:p>
    <w:p w:rsidR="005A4AC1" w:rsidRPr="005A4AC1" w:rsidRDefault="005A4AC1" w:rsidP="005A4AC1">
      <w:pPr>
        <w:rPr>
          <w:sz w:val="24"/>
          <w:szCs w:val="24"/>
        </w:rPr>
      </w:pPr>
      <w:r w:rsidRPr="005A4AC1">
        <w:rPr>
          <w:sz w:val="24"/>
          <w:szCs w:val="24"/>
        </w:rPr>
        <w:t>This counter tracks how many times a second that the Lazy Writer process is moving dirty pages from t</w:t>
      </w:r>
      <w:r>
        <w:rPr>
          <w:sz w:val="24"/>
          <w:szCs w:val="24"/>
        </w:rPr>
        <w:t xml:space="preserve">he buffer to disk in order to </w:t>
      </w:r>
      <w:r w:rsidRPr="005A4AC1">
        <w:rPr>
          <w:sz w:val="24"/>
          <w:szCs w:val="24"/>
        </w:rPr>
        <w:t xml:space="preserve">free up buffer space. </w:t>
      </w:r>
    </w:p>
    <w:p w:rsidR="005A4AC1" w:rsidRPr="005A4AC1" w:rsidRDefault="005A4AC1" w:rsidP="005A4AC1">
      <w:pPr>
        <w:rPr>
          <w:sz w:val="24"/>
          <w:szCs w:val="24"/>
        </w:rPr>
      </w:pPr>
      <w:r w:rsidRPr="005A4AC1">
        <w:rPr>
          <w:b/>
          <w:sz w:val="24"/>
          <w:szCs w:val="24"/>
        </w:rPr>
        <w:t>Note:</w:t>
      </w:r>
      <w:r w:rsidRPr="005A4AC1">
        <w:rPr>
          <w:sz w:val="24"/>
          <w:szCs w:val="24"/>
        </w:rPr>
        <w:t xml:space="preserve"> Generally speaking, this should not be a high value, say more than 20 per second or so</w:t>
      </w:r>
    </w:p>
    <w:p w:rsidR="005A4AC1" w:rsidRPr="005A4AC1" w:rsidRDefault="005A4AC1" w:rsidP="005A4AC1">
      <w:pPr>
        <w:rPr>
          <w:sz w:val="24"/>
          <w:szCs w:val="24"/>
        </w:rPr>
      </w:pPr>
    </w:p>
    <w:p w:rsidR="005A4AC1" w:rsidRPr="005A4AC1" w:rsidRDefault="005A4AC1" w:rsidP="005A4AC1">
      <w:pPr>
        <w:rPr>
          <w:sz w:val="24"/>
          <w:szCs w:val="24"/>
        </w:rPr>
      </w:pPr>
      <w:r w:rsidRPr="003E70AF">
        <w:rPr>
          <w:b/>
          <w:sz w:val="24"/>
          <w:szCs w:val="24"/>
        </w:rPr>
        <w:t>3. Checkpoint Pages/Sec:</w:t>
      </w:r>
      <w:r w:rsidRPr="005A4AC1">
        <w:rPr>
          <w:sz w:val="24"/>
          <w:szCs w:val="24"/>
        </w:rPr>
        <w:t xml:space="preserve"> When a checkpoint occurs, all dirty pages are written to disk. This is a normal </w:t>
      </w:r>
      <w:r>
        <w:rPr>
          <w:sz w:val="24"/>
          <w:szCs w:val="24"/>
        </w:rPr>
        <w:t xml:space="preserve">procedure and will cause this </w:t>
      </w:r>
      <w:r w:rsidRPr="005A4AC1">
        <w:rPr>
          <w:sz w:val="24"/>
          <w:szCs w:val="24"/>
        </w:rPr>
        <w:t xml:space="preserve">counter to rise during the checkpoint process. </w:t>
      </w:r>
    </w:p>
    <w:p w:rsidR="005A4AC1" w:rsidRPr="005A4AC1" w:rsidRDefault="005A4AC1" w:rsidP="005A4AC1">
      <w:pPr>
        <w:rPr>
          <w:sz w:val="24"/>
          <w:szCs w:val="24"/>
        </w:rPr>
      </w:pPr>
      <w:r w:rsidRPr="005A4AC1">
        <w:rPr>
          <w:b/>
          <w:sz w:val="24"/>
          <w:szCs w:val="24"/>
        </w:rPr>
        <w:t>Note:</w:t>
      </w:r>
      <w:r w:rsidRPr="005A4AC1">
        <w:rPr>
          <w:sz w:val="24"/>
          <w:szCs w:val="24"/>
        </w:rPr>
        <w:t xml:space="preserve"> Default automatic check point value is 3 sec</w:t>
      </w:r>
    </w:p>
    <w:p w:rsidR="005A4AC1" w:rsidRPr="005A4AC1" w:rsidRDefault="005A4AC1" w:rsidP="005A4AC1">
      <w:pPr>
        <w:rPr>
          <w:sz w:val="24"/>
          <w:szCs w:val="24"/>
        </w:rPr>
      </w:pPr>
    </w:p>
    <w:p w:rsidR="005A4AC1" w:rsidRPr="005A4AC1" w:rsidRDefault="005A4AC1" w:rsidP="005A4AC1">
      <w:pPr>
        <w:rPr>
          <w:sz w:val="24"/>
          <w:szCs w:val="24"/>
        </w:rPr>
      </w:pPr>
      <w:r w:rsidRPr="003E70AF">
        <w:rPr>
          <w:b/>
          <w:sz w:val="24"/>
          <w:szCs w:val="24"/>
        </w:rPr>
        <w:t>4. Page reads/sec:</w:t>
      </w:r>
      <w:r w:rsidRPr="005A4AC1">
        <w:rPr>
          <w:sz w:val="24"/>
          <w:szCs w:val="24"/>
        </w:rPr>
        <w:t xml:space="preserve"> Number of physical database page reads issued. 80 – 90 per secon</w:t>
      </w:r>
      <w:r>
        <w:rPr>
          <w:sz w:val="24"/>
          <w:szCs w:val="24"/>
        </w:rPr>
        <w:t xml:space="preserve">d is normal. </w:t>
      </w:r>
      <w:r w:rsidRPr="005A4AC1">
        <w:rPr>
          <w:sz w:val="24"/>
          <w:szCs w:val="24"/>
        </w:rPr>
        <w:t>Anything value more then leads to memory pressure.</w:t>
      </w:r>
    </w:p>
    <w:p w:rsidR="005A4AC1" w:rsidRPr="005A4AC1" w:rsidRDefault="005A4AC1" w:rsidP="005A4AC1">
      <w:pPr>
        <w:rPr>
          <w:sz w:val="24"/>
          <w:szCs w:val="24"/>
        </w:rPr>
      </w:pPr>
    </w:p>
    <w:p w:rsidR="005A4AC1" w:rsidRPr="005A4AC1" w:rsidRDefault="005A4AC1" w:rsidP="005A4AC1">
      <w:pPr>
        <w:rPr>
          <w:sz w:val="24"/>
          <w:szCs w:val="24"/>
        </w:rPr>
      </w:pPr>
      <w:r w:rsidRPr="003E70AF">
        <w:rPr>
          <w:b/>
          <w:sz w:val="24"/>
          <w:szCs w:val="24"/>
        </w:rPr>
        <w:t>5. Page writes/sec:</w:t>
      </w:r>
      <w:r w:rsidRPr="005A4AC1">
        <w:rPr>
          <w:sz w:val="24"/>
          <w:szCs w:val="24"/>
        </w:rPr>
        <w:t xml:space="preserve"> Number of physical database page writes issued. 80 – 90 per second is normal. Anyt</w:t>
      </w:r>
      <w:r>
        <w:rPr>
          <w:sz w:val="24"/>
          <w:szCs w:val="24"/>
        </w:rPr>
        <w:t xml:space="preserve">hing value more than leads to </w:t>
      </w:r>
      <w:r w:rsidRPr="005A4AC1">
        <w:rPr>
          <w:sz w:val="24"/>
          <w:szCs w:val="24"/>
        </w:rPr>
        <w:t>memory pressure.</w:t>
      </w:r>
    </w:p>
    <w:p w:rsidR="003E70AF" w:rsidRDefault="003E70AF" w:rsidP="005A4AC1">
      <w:pPr>
        <w:rPr>
          <w:sz w:val="24"/>
          <w:szCs w:val="24"/>
        </w:rPr>
      </w:pPr>
    </w:p>
    <w:p w:rsidR="005A4AC1" w:rsidRPr="005A4AC1" w:rsidRDefault="005A4AC1" w:rsidP="005A4AC1">
      <w:pPr>
        <w:rPr>
          <w:sz w:val="24"/>
          <w:szCs w:val="24"/>
        </w:rPr>
      </w:pPr>
      <w:r w:rsidRPr="003E70AF">
        <w:rPr>
          <w:b/>
          <w:sz w:val="24"/>
          <w:szCs w:val="24"/>
        </w:rPr>
        <w:t>6. Free pages:</w:t>
      </w:r>
      <w:r w:rsidRPr="005A4AC1">
        <w:rPr>
          <w:sz w:val="24"/>
          <w:szCs w:val="24"/>
        </w:rPr>
        <w:t xml:space="preserve"> Total number of pages on all free lists.</w:t>
      </w:r>
    </w:p>
    <w:p w:rsidR="003E70AF" w:rsidRDefault="005A4AC1" w:rsidP="005A4AC1">
      <w:pPr>
        <w:rPr>
          <w:sz w:val="24"/>
          <w:szCs w:val="24"/>
        </w:rPr>
      </w:pPr>
      <w:r w:rsidRPr="005A4AC1">
        <w:rPr>
          <w:sz w:val="24"/>
          <w:szCs w:val="24"/>
        </w:rPr>
        <w:t>S</w:t>
      </w:r>
      <w:r w:rsidR="003E70AF">
        <w:rPr>
          <w:sz w:val="24"/>
          <w:szCs w:val="24"/>
        </w:rPr>
        <w:t>tandard value is more than 640.</w:t>
      </w:r>
    </w:p>
    <w:p w:rsidR="003E70AF" w:rsidRDefault="003E70AF" w:rsidP="005A4AC1">
      <w:pPr>
        <w:rPr>
          <w:sz w:val="24"/>
          <w:szCs w:val="24"/>
        </w:rPr>
      </w:pPr>
    </w:p>
    <w:p w:rsidR="005A4AC1" w:rsidRPr="005A4AC1" w:rsidRDefault="005A4AC1" w:rsidP="005A4AC1">
      <w:pPr>
        <w:rPr>
          <w:sz w:val="24"/>
          <w:szCs w:val="24"/>
        </w:rPr>
      </w:pPr>
      <w:r w:rsidRPr="003E70AF">
        <w:rPr>
          <w:b/>
          <w:sz w:val="24"/>
          <w:szCs w:val="24"/>
        </w:rPr>
        <w:t>7. Stolen pages:</w:t>
      </w:r>
      <w:r w:rsidRPr="005A4AC1">
        <w:rPr>
          <w:sz w:val="24"/>
          <w:szCs w:val="24"/>
        </w:rPr>
        <w:t xml:space="preserve"> Number of pages used for miscellaneous server purposes (including procedure cache).</w:t>
      </w:r>
    </w:p>
    <w:p w:rsidR="005A4AC1" w:rsidRPr="005A4AC1" w:rsidRDefault="005A4AC1" w:rsidP="005A4AC1">
      <w:pPr>
        <w:rPr>
          <w:sz w:val="24"/>
          <w:szCs w:val="24"/>
        </w:rPr>
      </w:pPr>
      <w:r w:rsidRPr="005A4AC1">
        <w:rPr>
          <w:sz w:val="24"/>
          <w:szCs w:val="24"/>
        </w:rPr>
        <w:t>Standard value vary depends on the system.</w:t>
      </w:r>
    </w:p>
    <w:p w:rsidR="005A4AC1" w:rsidRPr="005A4AC1" w:rsidRDefault="005A4AC1" w:rsidP="005A4AC1">
      <w:pPr>
        <w:rPr>
          <w:sz w:val="24"/>
          <w:szCs w:val="24"/>
        </w:rPr>
      </w:pPr>
    </w:p>
    <w:p w:rsidR="005A4AC1" w:rsidRPr="005A4AC1" w:rsidRDefault="003E70AF" w:rsidP="005A4AC1">
      <w:pPr>
        <w:rPr>
          <w:sz w:val="24"/>
          <w:szCs w:val="24"/>
        </w:rPr>
      </w:pPr>
      <w:r w:rsidRPr="003E70AF">
        <w:rPr>
          <w:b/>
          <w:sz w:val="24"/>
          <w:szCs w:val="24"/>
        </w:rPr>
        <w:t>8. Buffer Cache hit ratio:</w:t>
      </w:r>
      <w:r>
        <w:rPr>
          <w:sz w:val="24"/>
          <w:szCs w:val="24"/>
        </w:rPr>
        <w:t xml:space="preserve"> </w:t>
      </w:r>
      <w:r w:rsidR="005A4AC1" w:rsidRPr="005A4AC1">
        <w:rPr>
          <w:sz w:val="24"/>
          <w:szCs w:val="24"/>
        </w:rPr>
        <w:t xml:space="preserve"> Percentage of pages that were found in the buffer pool without having to incur a read from disk.</w:t>
      </w:r>
    </w:p>
    <w:p w:rsidR="005A4AC1" w:rsidRPr="005A4AC1" w:rsidRDefault="005A4AC1" w:rsidP="005A4AC1">
      <w:pPr>
        <w:rPr>
          <w:sz w:val="24"/>
          <w:szCs w:val="24"/>
        </w:rPr>
      </w:pPr>
      <w:r w:rsidRPr="005A4AC1">
        <w:rPr>
          <w:sz w:val="24"/>
          <w:szCs w:val="24"/>
        </w:rPr>
        <w:t>Standard value is always &gt;90%.</w:t>
      </w:r>
    </w:p>
    <w:p w:rsidR="005A4AC1" w:rsidRDefault="005A4AC1" w:rsidP="005A4AC1">
      <w:pPr>
        <w:rPr>
          <w:sz w:val="24"/>
          <w:szCs w:val="24"/>
        </w:rPr>
      </w:pPr>
    </w:p>
    <w:p w:rsidR="005A4AC1" w:rsidRPr="005A4AC1" w:rsidRDefault="005A4AC1" w:rsidP="005A4AC1">
      <w:pPr>
        <w:rPr>
          <w:sz w:val="24"/>
          <w:szCs w:val="24"/>
        </w:rPr>
      </w:pPr>
      <w:r w:rsidRPr="005030EE">
        <w:rPr>
          <w:b/>
          <w:sz w:val="24"/>
          <w:szCs w:val="24"/>
        </w:rPr>
        <w:t>9. Target Server Memory (KB):</w:t>
      </w:r>
      <w:r w:rsidRPr="005A4AC1">
        <w:rPr>
          <w:sz w:val="24"/>
          <w:szCs w:val="24"/>
        </w:rPr>
        <w:t xml:space="preserve"> Total amount of dynamic memory the server can consume.</w:t>
      </w:r>
    </w:p>
    <w:p w:rsidR="005A4AC1" w:rsidRPr="005A4AC1" w:rsidRDefault="005A4AC1" w:rsidP="005A4AC1">
      <w:pPr>
        <w:rPr>
          <w:sz w:val="24"/>
          <w:szCs w:val="24"/>
        </w:rPr>
      </w:pPr>
      <w:r w:rsidRPr="005030EE">
        <w:rPr>
          <w:b/>
          <w:sz w:val="24"/>
          <w:szCs w:val="24"/>
        </w:rPr>
        <w:t>10. Total Server Memory (KB):</w:t>
      </w:r>
      <w:r w:rsidRPr="005A4AC1">
        <w:rPr>
          <w:sz w:val="24"/>
          <w:szCs w:val="24"/>
        </w:rPr>
        <w:t xml:space="preserve"> Total amount of dynamic memory (in kilobytes) that the server is using currently</w:t>
      </w:r>
    </w:p>
    <w:p w:rsidR="005A4AC1" w:rsidRPr="005A4AC1" w:rsidRDefault="005A4AC1" w:rsidP="005A4AC1">
      <w:pPr>
        <w:rPr>
          <w:sz w:val="24"/>
          <w:szCs w:val="24"/>
        </w:rPr>
      </w:pPr>
    </w:p>
    <w:p w:rsidR="00170D23" w:rsidRPr="005A4AC1" w:rsidRDefault="00170D23" w:rsidP="005A4AC1">
      <w:pPr>
        <w:rPr>
          <w:sz w:val="24"/>
          <w:szCs w:val="24"/>
        </w:rPr>
      </w:pPr>
    </w:p>
    <w:p w:rsidR="005A4AC1" w:rsidRPr="005030EE" w:rsidRDefault="005030EE" w:rsidP="005A4AC1">
      <w:pPr>
        <w:rPr>
          <w:b/>
          <w:sz w:val="24"/>
          <w:szCs w:val="24"/>
        </w:rPr>
      </w:pPr>
      <w:r w:rsidRPr="005030EE">
        <w:rPr>
          <w:b/>
          <w:sz w:val="24"/>
          <w:szCs w:val="24"/>
        </w:rPr>
        <w:t>2. DISK COUNTERS:</w:t>
      </w:r>
    </w:p>
    <w:p w:rsidR="005A4AC1" w:rsidRPr="005A4AC1" w:rsidRDefault="005A4AC1" w:rsidP="005A4AC1">
      <w:pPr>
        <w:rPr>
          <w:sz w:val="24"/>
          <w:szCs w:val="24"/>
        </w:rPr>
      </w:pPr>
    </w:p>
    <w:p w:rsidR="005A4AC1" w:rsidRPr="005A4AC1" w:rsidRDefault="005A4AC1" w:rsidP="005A4AC1">
      <w:pPr>
        <w:rPr>
          <w:sz w:val="24"/>
          <w:szCs w:val="24"/>
        </w:rPr>
      </w:pPr>
      <w:r w:rsidRPr="005030EE">
        <w:rPr>
          <w:b/>
          <w:sz w:val="24"/>
          <w:szCs w:val="24"/>
        </w:rPr>
        <w:t>1. Avg. Disk Sec/Read:</w:t>
      </w:r>
      <w:r w:rsidRPr="005A4AC1">
        <w:rPr>
          <w:sz w:val="24"/>
          <w:szCs w:val="24"/>
        </w:rPr>
        <w:t xml:space="preserve"> Measure of disk latency. Avg. Disk sec/Read is the aver</w:t>
      </w:r>
      <w:r w:rsidR="005030EE">
        <w:rPr>
          <w:sz w:val="24"/>
          <w:szCs w:val="24"/>
        </w:rPr>
        <w:t>age time to read data from disk</w:t>
      </w:r>
    </w:p>
    <w:p w:rsidR="005A4AC1" w:rsidRPr="005A4AC1" w:rsidRDefault="005A4AC1" w:rsidP="005A4AC1">
      <w:pPr>
        <w:rPr>
          <w:sz w:val="24"/>
          <w:szCs w:val="24"/>
        </w:rPr>
      </w:pPr>
      <w:r w:rsidRPr="005A4AC1">
        <w:rPr>
          <w:sz w:val="24"/>
          <w:szCs w:val="24"/>
        </w:rPr>
        <w:t>Excellent &lt; 08 Msec (.008 seconds)</w:t>
      </w:r>
    </w:p>
    <w:p w:rsidR="005A4AC1" w:rsidRPr="005A4AC1" w:rsidRDefault="005A4AC1" w:rsidP="005A4AC1">
      <w:pPr>
        <w:rPr>
          <w:sz w:val="24"/>
          <w:szCs w:val="24"/>
        </w:rPr>
      </w:pPr>
      <w:r w:rsidRPr="005A4AC1">
        <w:rPr>
          <w:sz w:val="24"/>
          <w:szCs w:val="24"/>
        </w:rPr>
        <w:t>Good &lt; 12 Msec (.012 seconds)</w:t>
      </w:r>
    </w:p>
    <w:p w:rsidR="005A4AC1" w:rsidRPr="005A4AC1" w:rsidRDefault="005A4AC1" w:rsidP="005A4AC1">
      <w:pPr>
        <w:rPr>
          <w:sz w:val="24"/>
          <w:szCs w:val="24"/>
        </w:rPr>
      </w:pPr>
      <w:r w:rsidRPr="005A4AC1">
        <w:rPr>
          <w:sz w:val="24"/>
          <w:szCs w:val="24"/>
        </w:rPr>
        <w:t>Fair &lt; 20 Msec (.020 seconds)</w:t>
      </w:r>
    </w:p>
    <w:p w:rsidR="005A4AC1" w:rsidRPr="005A4AC1" w:rsidRDefault="005A4AC1" w:rsidP="005A4AC1">
      <w:pPr>
        <w:rPr>
          <w:sz w:val="24"/>
          <w:szCs w:val="24"/>
        </w:rPr>
      </w:pPr>
      <w:r w:rsidRPr="005A4AC1">
        <w:rPr>
          <w:sz w:val="24"/>
          <w:szCs w:val="24"/>
        </w:rPr>
        <w:t>Poor &gt; 20 Msec (.020 seconds)</w:t>
      </w:r>
    </w:p>
    <w:p w:rsidR="005A4AC1" w:rsidRPr="005A4AC1" w:rsidRDefault="005A4AC1" w:rsidP="005A4AC1">
      <w:pPr>
        <w:rPr>
          <w:sz w:val="24"/>
          <w:szCs w:val="24"/>
        </w:rPr>
      </w:pPr>
    </w:p>
    <w:p w:rsidR="005A4AC1" w:rsidRPr="005A4AC1" w:rsidRDefault="005A4AC1" w:rsidP="005A4AC1">
      <w:pPr>
        <w:rPr>
          <w:sz w:val="24"/>
          <w:szCs w:val="24"/>
        </w:rPr>
      </w:pPr>
      <w:r w:rsidRPr="005030EE">
        <w:rPr>
          <w:b/>
          <w:sz w:val="24"/>
          <w:szCs w:val="24"/>
        </w:rPr>
        <w:t>2. Avg. Disk sec/Write:</w:t>
      </w:r>
      <w:r w:rsidRPr="005A4AC1">
        <w:rPr>
          <w:sz w:val="24"/>
          <w:szCs w:val="24"/>
        </w:rPr>
        <w:t xml:space="preserve"> Measure of disk latency. Avg. Disk sec/Write is the average time, in seconds, of a write of data to the disk.</w:t>
      </w:r>
    </w:p>
    <w:p w:rsidR="005A4AC1" w:rsidRPr="005A4AC1" w:rsidRDefault="005A4AC1" w:rsidP="005A4AC1">
      <w:pPr>
        <w:rPr>
          <w:sz w:val="24"/>
          <w:szCs w:val="24"/>
        </w:rPr>
      </w:pPr>
      <w:r w:rsidRPr="005A4AC1">
        <w:rPr>
          <w:sz w:val="24"/>
          <w:szCs w:val="24"/>
        </w:rPr>
        <w:t>&lt; 8ms (non cached) --Means in disk</w:t>
      </w:r>
    </w:p>
    <w:p w:rsidR="005A4AC1" w:rsidRPr="005A4AC1" w:rsidRDefault="005A4AC1" w:rsidP="005A4AC1">
      <w:pPr>
        <w:rPr>
          <w:sz w:val="24"/>
          <w:szCs w:val="24"/>
        </w:rPr>
      </w:pPr>
      <w:r w:rsidRPr="005A4AC1">
        <w:rPr>
          <w:sz w:val="24"/>
          <w:szCs w:val="24"/>
        </w:rPr>
        <w:t>&lt; 1ms (cached): Means in buffer.</w:t>
      </w:r>
    </w:p>
    <w:p w:rsidR="005A4AC1" w:rsidRPr="005A4AC1" w:rsidRDefault="005A4AC1" w:rsidP="005A4AC1">
      <w:pPr>
        <w:rPr>
          <w:sz w:val="24"/>
          <w:szCs w:val="24"/>
        </w:rPr>
      </w:pPr>
    </w:p>
    <w:p w:rsidR="005A4AC1" w:rsidRPr="005A4AC1" w:rsidRDefault="005A4AC1" w:rsidP="005A4AC1">
      <w:pPr>
        <w:rPr>
          <w:sz w:val="24"/>
          <w:szCs w:val="24"/>
        </w:rPr>
      </w:pPr>
      <w:r w:rsidRPr="005030EE">
        <w:rPr>
          <w:b/>
          <w:sz w:val="24"/>
          <w:szCs w:val="24"/>
        </w:rPr>
        <w:t xml:space="preserve">3. Avg. Disk Read Queue Length: </w:t>
      </w:r>
      <w:r w:rsidRPr="005A4AC1">
        <w:rPr>
          <w:sz w:val="24"/>
          <w:szCs w:val="24"/>
        </w:rPr>
        <w:t>Avg. Disk Read Queue Length is the average number of read requests that</w:t>
      </w:r>
      <w:r>
        <w:rPr>
          <w:sz w:val="24"/>
          <w:szCs w:val="24"/>
        </w:rPr>
        <w:t xml:space="preserve"> were queued for the selected </w:t>
      </w:r>
      <w:r w:rsidR="004C2523">
        <w:rPr>
          <w:sz w:val="24"/>
          <w:szCs w:val="24"/>
        </w:rPr>
        <w:t>disk during the sample interval</w:t>
      </w:r>
    </w:p>
    <w:p w:rsidR="005A4AC1" w:rsidRPr="005A4AC1" w:rsidRDefault="005A4AC1" w:rsidP="005A4AC1">
      <w:pPr>
        <w:rPr>
          <w:sz w:val="24"/>
          <w:szCs w:val="24"/>
        </w:rPr>
      </w:pPr>
      <w:r w:rsidRPr="005A4AC1">
        <w:rPr>
          <w:sz w:val="24"/>
          <w:szCs w:val="24"/>
        </w:rPr>
        <w:t>Standard value: &lt; 2 * spindles</w:t>
      </w:r>
    </w:p>
    <w:p w:rsidR="005A4AC1" w:rsidRPr="005A4AC1" w:rsidRDefault="005A4AC1" w:rsidP="005A4AC1">
      <w:pPr>
        <w:rPr>
          <w:sz w:val="24"/>
          <w:szCs w:val="24"/>
        </w:rPr>
      </w:pPr>
    </w:p>
    <w:p w:rsidR="005A4AC1" w:rsidRPr="005A4AC1" w:rsidRDefault="005A4AC1" w:rsidP="005A4AC1">
      <w:pPr>
        <w:rPr>
          <w:sz w:val="24"/>
          <w:szCs w:val="24"/>
        </w:rPr>
      </w:pPr>
      <w:r w:rsidRPr="005030EE">
        <w:rPr>
          <w:b/>
          <w:sz w:val="24"/>
          <w:szCs w:val="24"/>
        </w:rPr>
        <w:t>4. Avg. Disk Write Queue Length:</w:t>
      </w:r>
      <w:r w:rsidRPr="005A4AC1">
        <w:rPr>
          <w:sz w:val="24"/>
          <w:szCs w:val="24"/>
        </w:rPr>
        <w:t xml:space="preserve"> Avg. Disk Read Queue Length is the average number of write requests that</w:t>
      </w:r>
      <w:r>
        <w:rPr>
          <w:sz w:val="24"/>
          <w:szCs w:val="24"/>
        </w:rPr>
        <w:t xml:space="preserve"> were queued for the selected </w:t>
      </w:r>
      <w:r w:rsidR="005030EE">
        <w:rPr>
          <w:sz w:val="24"/>
          <w:szCs w:val="24"/>
        </w:rPr>
        <w:t>disk during the sample interval</w:t>
      </w:r>
    </w:p>
    <w:p w:rsidR="005A4AC1" w:rsidRPr="005A4AC1" w:rsidRDefault="005A4AC1" w:rsidP="005A4AC1">
      <w:pPr>
        <w:rPr>
          <w:sz w:val="24"/>
          <w:szCs w:val="24"/>
        </w:rPr>
      </w:pPr>
      <w:r w:rsidRPr="005A4AC1">
        <w:rPr>
          <w:sz w:val="24"/>
          <w:szCs w:val="24"/>
        </w:rPr>
        <w:t>Standard value: &lt; 2 * spindles</w:t>
      </w:r>
    </w:p>
    <w:p w:rsidR="005A4AC1" w:rsidRPr="005A4AC1" w:rsidRDefault="005A4AC1" w:rsidP="005A4AC1">
      <w:pPr>
        <w:rPr>
          <w:sz w:val="24"/>
          <w:szCs w:val="24"/>
        </w:rPr>
      </w:pPr>
    </w:p>
    <w:p w:rsidR="005A4AC1" w:rsidRDefault="005A4AC1" w:rsidP="005A4AC1">
      <w:pPr>
        <w:rPr>
          <w:sz w:val="24"/>
          <w:szCs w:val="24"/>
        </w:rPr>
      </w:pPr>
      <w:r w:rsidRPr="005030EE">
        <w:rPr>
          <w:b/>
          <w:sz w:val="24"/>
          <w:szCs w:val="24"/>
        </w:rPr>
        <w:t xml:space="preserve">5. Avg disk reads\sec: </w:t>
      </w:r>
      <w:r w:rsidRPr="005A4AC1">
        <w:rPr>
          <w:sz w:val="24"/>
          <w:szCs w:val="24"/>
        </w:rPr>
        <w:t>Per second how many number of reads should perform in disk</w:t>
      </w:r>
    </w:p>
    <w:p w:rsidR="000B1E5D" w:rsidRPr="005A4AC1" w:rsidRDefault="000B1E5D" w:rsidP="005A4AC1">
      <w:pPr>
        <w:rPr>
          <w:sz w:val="24"/>
          <w:szCs w:val="24"/>
        </w:rPr>
      </w:pPr>
    </w:p>
    <w:p w:rsidR="005A4AC1" w:rsidRPr="005A4AC1" w:rsidRDefault="005A4AC1" w:rsidP="005A4AC1">
      <w:pPr>
        <w:rPr>
          <w:sz w:val="24"/>
          <w:szCs w:val="24"/>
        </w:rPr>
      </w:pPr>
    </w:p>
    <w:p w:rsidR="005A4AC1" w:rsidRPr="000B1E5D" w:rsidRDefault="000B1E5D" w:rsidP="000B1E5D">
      <w:pPr>
        <w:rPr>
          <w:sz w:val="24"/>
          <w:szCs w:val="24"/>
        </w:rPr>
      </w:pPr>
      <w:r>
        <w:rPr>
          <w:b/>
          <w:sz w:val="24"/>
          <w:szCs w:val="24"/>
        </w:rPr>
        <w:t xml:space="preserve">6. </w:t>
      </w:r>
      <w:r w:rsidR="005A4AC1" w:rsidRPr="000B1E5D">
        <w:rPr>
          <w:b/>
          <w:sz w:val="24"/>
          <w:szCs w:val="24"/>
        </w:rPr>
        <w:t>Avg disk writes\sec:</w:t>
      </w:r>
      <w:r w:rsidR="005A4AC1" w:rsidRPr="000B1E5D">
        <w:rPr>
          <w:sz w:val="24"/>
          <w:szCs w:val="24"/>
        </w:rPr>
        <w:t xml:space="preserve"> Per second how many number of writes should perform in disk</w:t>
      </w:r>
    </w:p>
    <w:p w:rsidR="004C2523" w:rsidRPr="004C2523" w:rsidRDefault="004C2523" w:rsidP="004C2523">
      <w:pPr>
        <w:pStyle w:val="ListParagraph"/>
        <w:rPr>
          <w:sz w:val="24"/>
          <w:szCs w:val="24"/>
        </w:rPr>
      </w:pPr>
    </w:p>
    <w:p w:rsidR="005A4AC1" w:rsidRPr="005030EE" w:rsidRDefault="005030EE" w:rsidP="005A4AC1">
      <w:pPr>
        <w:rPr>
          <w:b/>
          <w:sz w:val="24"/>
          <w:szCs w:val="24"/>
        </w:rPr>
      </w:pPr>
      <w:r w:rsidRPr="005030EE">
        <w:rPr>
          <w:b/>
          <w:sz w:val="24"/>
          <w:szCs w:val="24"/>
        </w:rPr>
        <w:t>3. CPU OR PROCESSOR COUNTERS:</w:t>
      </w:r>
    </w:p>
    <w:p w:rsidR="005A4AC1" w:rsidRPr="005A4AC1" w:rsidRDefault="005A4AC1" w:rsidP="005A4AC1">
      <w:pPr>
        <w:rPr>
          <w:sz w:val="24"/>
          <w:szCs w:val="24"/>
        </w:rPr>
      </w:pPr>
      <w:r w:rsidRPr="005A4AC1">
        <w:rPr>
          <w:sz w:val="24"/>
          <w:szCs w:val="24"/>
        </w:rPr>
        <w:t>%Processor Time:</w:t>
      </w:r>
    </w:p>
    <w:p w:rsidR="005A4AC1" w:rsidRPr="005A4AC1" w:rsidRDefault="005A4AC1" w:rsidP="005A4AC1">
      <w:pPr>
        <w:rPr>
          <w:sz w:val="24"/>
          <w:szCs w:val="24"/>
        </w:rPr>
      </w:pPr>
      <w:r w:rsidRPr="005A4AC1">
        <w:rPr>
          <w:sz w:val="24"/>
          <w:szCs w:val="24"/>
        </w:rPr>
        <w:t xml:space="preserve"> %Privileged Time</w:t>
      </w:r>
    </w:p>
    <w:p w:rsidR="005A4AC1" w:rsidRPr="005A4AC1" w:rsidRDefault="005A4AC1" w:rsidP="005A4AC1">
      <w:pPr>
        <w:rPr>
          <w:sz w:val="24"/>
          <w:szCs w:val="24"/>
        </w:rPr>
      </w:pPr>
      <w:r w:rsidRPr="005A4AC1">
        <w:rPr>
          <w:sz w:val="24"/>
          <w:szCs w:val="24"/>
        </w:rPr>
        <w:t xml:space="preserve">User time </w:t>
      </w:r>
    </w:p>
    <w:p w:rsidR="005A4AC1" w:rsidRPr="005A4AC1" w:rsidRDefault="005A4AC1" w:rsidP="005A4AC1">
      <w:pPr>
        <w:rPr>
          <w:sz w:val="24"/>
          <w:szCs w:val="24"/>
        </w:rPr>
      </w:pPr>
      <w:r w:rsidRPr="005A4AC1">
        <w:rPr>
          <w:sz w:val="24"/>
          <w:szCs w:val="24"/>
        </w:rPr>
        <w:t>Interrupts time</w:t>
      </w:r>
    </w:p>
    <w:p w:rsidR="005A4AC1" w:rsidRPr="005A4AC1" w:rsidRDefault="005A4AC1" w:rsidP="005A4AC1">
      <w:pPr>
        <w:rPr>
          <w:sz w:val="24"/>
          <w:szCs w:val="24"/>
        </w:rPr>
      </w:pPr>
    </w:p>
    <w:p w:rsidR="005A4AC1" w:rsidRDefault="005030EE" w:rsidP="005A4AC1">
      <w:pPr>
        <w:rPr>
          <w:b/>
          <w:sz w:val="24"/>
          <w:szCs w:val="24"/>
        </w:rPr>
      </w:pPr>
      <w:r w:rsidRPr="005030EE">
        <w:rPr>
          <w:b/>
          <w:sz w:val="24"/>
          <w:szCs w:val="24"/>
        </w:rPr>
        <w:t>4. NETWORK COUNTERS:</w:t>
      </w:r>
    </w:p>
    <w:p w:rsidR="005A4AC1" w:rsidRPr="005A4AC1" w:rsidRDefault="005A4AC1" w:rsidP="005A4AC1">
      <w:pPr>
        <w:rPr>
          <w:sz w:val="24"/>
          <w:szCs w:val="24"/>
        </w:rPr>
      </w:pPr>
      <w:r w:rsidRPr="005A4AC1">
        <w:rPr>
          <w:sz w:val="24"/>
          <w:szCs w:val="24"/>
        </w:rPr>
        <w:t>Network Interface: Bytes Sent/sec</w:t>
      </w:r>
    </w:p>
    <w:p w:rsidR="005A4AC1" w:rsidRPr="005A4AC1" w:rsidRDefault="005A4AC1" w:rsidP="005A4AC1">
      <w:pPr>
        <w:rPr>
          <w:sz w:val="24"/>
          <w:szCs w:val="24"/>
        </w:rPr>
      </w:pPr>
      <w:r w:rsidRPr="005A4AC1">
        <w:rPr>
          <w:sz w:val="24"/>
          <w:szCs w:val="24"/>
        </w:rPr>
        <w:t>Network Interface: Bytes Received/sec</w:t>
      </w:r>
    </w:p>
    <w:p w:rsidR="005A4AC1" w:rsidRPr="005A4AC1" w:rsidRDefault="005A4AC1" w:rsidP="005A4AC1">
      <w:pPr>
        <w:rPr>
          <w:sz w:val="24"/>
          <w:szCs w:val="24"/>
        </w:rPr>
      </w:pPr>
      <w:r w:rsidRPr="005A4AC1">
        <w:rPr>
          <w:sz w:val="24"/>
          <w:szCs w:val="24"/>
        </w:rPr>
        <w:t>Network Interface: Bytes Total/sec.</w:t>
      </w:r>
    </w:p>
    <w:p w:rsidR="005A4AC1" w:rsidRPr="005A4AC1" w:rsidRDefault="005A4AC1" w:rsidP="005A4AC1">
      <w:pPr>
        <w:rPr>
          <w:sz w:val="24"/>
          <w:szCs w:val="24"/>
        </w:rPr>
      </w:pPr>
      <w:r w:rsidRPr="005A4AC1">
        <w:rPr>
          <w:sz w:val="24"/>
          <w:szCs w:val="24"/>
        </w:rPr>
        <w:t>Processor: % DPC Time</w:t>
      </w:r>
    </w:p>
    <w:p w:rsidR="005A4AC1" w:rsidRPr="005A4AC1" w:rsidRDefault="005A4AC1" w:rsidP="005A4AC1">
      <w:pPr>
        <w:rPr>
          <w:sz w:val="24"/>
          <w:szCs w:val="24"/>
        </w:rPr>
      </w:pPr>
      <w:r w:rsidRPr="005A4AC1">
        <w:rPr>
          <w:sz w:val="24"/>
          <w:szCs w:val="24"/>
        </w:rPr>
        <w:t>Processor: DPCs queued/sec. </w:t>
      </w:r>
    </w:p>
    <w:p w:rsidR="005A4AC1" w:rsidRPr="005A4AC1" w:rsidRDefault="005A4AC1" w:rsidP="005A4AC1">
      <w:pPr>
        <w:rPr>
          <w:sz w:val="24"/>
          <w:szCs w:val="24"/>
        </w:rPr>
      </w:pPr>
      <w:r w:rsidRPr="005A4AC1">
        <w:rPr>
          <w:sz w:val="24"/>
          <w:szCs w:val="24"/>
        </w:rPr>
        <w:t>TCP: Segments Sent/sec.</w:t>
      </w:r>
    </w:p>
    <w:p w:rsidR="005A4AC1" w:rsidRPr="005A4AC1" w:rsidRDefault="005A4AC1" w:rsidP="005A4AC1">
      <w:pPr>
        <w:rPr>
          <w:sz w:val="24"/>
          <w:szCs w:val="24"/>
        </w:rPr>
      </w:pPr>
      <w:r w:rsidRPr="005A4AC1">
        <w:rPr>
          <w:sz w:val="24"/>
          <w:szCs w:val="24"/>
        </w:rPr>
        <w:t>TCP: Segments Received/sec</w:t>
      </w:r>
    </w:p>
    <w:p w:rsidR="005A4AC1" w:rsidRPr="005A4AC1" w:rsidRDefault="005A4AC1" w:rsidP="005A4AC1">
      <w:pPr>
        <w:rPr>
          <w:sz w:val="24"/>
          <w:szCs w:val="24"/>
        </w:rPr>
      </w:pPr>
      <w:r w:rsidRPr="005A4AC1">
        <w:rPr>
          <w:sz w:val="24"/>
          <w:szCs w:val="24"/>
        </w:rPr>
        <w:t>TCP: Segments/sec. </w:t>
      </w:r>
    </w:p>
    <w:p w:rsidR="005A4AC1" w:rsidRPr="005A4AC1" w:rsidRDefault="005A4AC1" w:rsidP="005A4AC1">
      <w:pPr>
        <w:rPr>
          <w:sz w:val="24"/>
          <w:szCs w:val="24"/>
        </w:rPr>
      </w:pPr>
      <w:r w:rsidRPr="005A4AC1">
        <w:rPr>
          <w:sz w:val="24"/>
          <w:szCs w:val="24"/>
        </w:rPr>
        <w:t>TCP: Connections Reset. </w:t>
      </w:r>
    </w:p>
    <w:p w:rsidR="005A4AC1" w:rsidRPr="005A4AC1" w:rsidRDefault="005A4AC1" w:rsidP="005A4AC1">
      <w:pPr>
        <w:rPr>
          <w:sz w:val="24"/>
          <w:szCs w:val="24"/>
        </w:rPr>
      </w:pPr>
      <w:r w:rsidRPr="005A4AC1">
        <w:rPr>
          <w:sz w:val="24"/>
          <w:szCs w:val="24"/>
        </w:rPr>
        <w:t>TCP: Connections Established</w:t>
      </w:r>
    </w:p>
    <w:p w:rsidR="004C2523" w:rsidRDefault="004C2523" w:rsidP="006F710C">
      <w:pPr>
        <w:rPr>
          <w:sz w:val="24"/>
          <w:szCs w:val="24"/>
        </w:rPr>
      </w:pPr>
    </w:p>
    <w:p w:rsidR="004F0156" w:rsidRDefault="004F0156" w:rsidP="006F710C">
      <w:pPr>
        <w:rPr>
          <w:sz w:val="24"/>
          <w:szCs w:val="24"/>
        </w:rPr>
      </w:pPr>
    </w:p>
    <w:p w:rsidR="004F0156" w:rsidRDefault="004F0156" w:rsidP="006F710C">
      <w:pPr>
        <w:rPr>
          <w:sz w:val="24"/>
          <w:szCs w:val="24"/>
        </w:rPr>
      </w:pPr>
    </w:p>
    <w:p w:rsidR="004F0156" w:rsidRDefault="004F0156" w:rsidP="006F710C">
      <w:pPr>
        <w:rPr>
          <w:sz w:val="24"/>
          <w:szCs w:val="24"/>
        </w:rPr>
      </w:pPr>
    </w:p>
    <w:p w:rsidR="004F0156" w:rsidRDefault="004F0156" w:rsidP="006F710C">
      <w:pPr>
        <w:rPr>
          <w:sz w:val="24"/>
          <w:szCs w:val="24"/>
        </w:rPr>
      </w:pPr>
    </w:p>
    <w:p w:rsidR="004F0156" w:rsidRDefault="004F0156" w:rsidP="006F710C">
      <w:pPr>
        <w:rPr>
          <w:sz w:val="24"/>
          <w:szCs w:val="24"/>
        </w:rPr>
      </w:pPr>
    </w:p>
    <w:p w:rsidR="000B7156" w:rsidRPr="004C2523" w:rsidRDefault="004C2523" w:rsidP="000B7156">
      <w:pPr>
        <w:jc w:val="center"/>
        <w:rPr>
          <w:b/>
          <w:color w:val="C00000"/>
          <w:sz w:val="24"/>
          <w:szCs w:val="24"/>
        </w:rPr>
      </w:pPr>
      <w:r w:rsidRPr="004C2523">
        <w:rPr>
          <w:b/>
          <w:color w:val="C00000"/>
          <w:sz w:val="24"/>
          <w:szCs w:val="24"/>
        </w:rPr>
        <w:t>DTA [DATABASE TUNING ADVISOR]</w:t>
      </w:r>
    </w:p>
    <w:p w:rsidR="000B7156" w:rsidRPr="000B7156" w:rsidRDefault="000B7156" w:rsidP="000B7156">
      <w:pPr>
        <w:rPr>
          <w:b/>
          <w:color w:val="C00000"/>
          <w:sz w:val="24"/>
          <w:szCs w:val="24"/>
        </w:rPr>
      </w:pPr>
    </w:p>
    <w:p w:rsidR="000B7156" w:rsidRPr="000B7156" w:rsidRDefault="000B7156" w:rsidP="000B7156">
      <w:pPr>
        <w:autoSpaceDE w:val="0"/>
        <w:autoSpaceDN w:val="0"/>
        <w:rPr>
          <w:rFonts w:cstheme="minorHAnsi"/>
          <w:b/>
          <w:sz w:val="24"/>
          <w:szCs w:val="24"/>
          <w:u w:val="single"/>
        </w:rPr>
      </w:pPr>
      <w:r w:rsidRPr="000B7156">
        <w:rPr>
          <w:rFonts w:cstheme="minorHAnsi"/>
          <w:b/>
          <w:sz w:val="24"/>
          <w:szCs w:val="24"/>
          <w:u w:val="single"/>
        </w:rPr>
        <w:t>Database tuning advisor: [DTA]</w:t>
      </w:r>
    </w:p>
    <w:p w:rsidR="000B7156" w:rsidRDefault="00C8287A" w:rsidP="000B7156">
      <w:pPr>
        <w:autoSpaceDE w:val="0"/>
        <w:autoSpaceDN w:val="0"/>
        <w:rPr>
          <w:rFonts w:cstheme="minorHAnsi"/>
          <w:sz w:val="24"/>
          <w:szCs w:val="24"/>
        </w:rPr>
      </w:pPr>
      <w:r>
        <w:rPr>
          <w:rFonts w:cstheme="minorHAnsi"/>
          <w:sz w:val="24"/>
          <w:szCs w:val="24"/>
        </w:rPr>
        <w:t xml:space="preserve">&gt; </w:t>
      </w:r>
      <w:r w:rsidR="000B7156" w:rsidRPr="000B7156">
        <w:rPr>
          <w:rFonts w:cstheme="minorHAnsi"/>
          <w:sz w:val="24"/>
          <w:szCs w:val="24"/>
        </w:rPr>
        <w:t>The main purpose of this tool is to provide recommendations to improve the query performance by analysis the query [work load file] on a table in the database.</w:t>
      </w:r>
    </w:p>
    <w:p w:rsidR="005A1C6A" w:rsidRDefault="005A1C6A" w:rsidP="000B7156">
      <w:pPr>
        <w:autoSpaceDE w:val="0"/>
        <w:autoSpaceDN w:val="0"/>
        <w:rPr>
          <w:rFonts w:cstheme="minorHAnsi"/>
          <w:sz w:val="24"/>
          <w:szCs w:val="24"/>
        </w:rPr>
      </w:pPr>
      <w:r>
        <w:rPr>
          <w:rFonts w:cstheme="minorHAnsi"/>
          <w:sz w:val="24"/>
          <w:szCs w:val="24"/>
        </w:rPr>
        <w:t>&gt; Database tuning advisor can analyze the performance effects of workloads run against one or more databases or a SQL profiler trace (they may contain T-SQL batch or remote procedure call). After analyzing, it recommends to add, remove or modify physical design structure such as clustered and non-clustered indexes, indexed views and portioning.</w:t>
      </w:r>
    </w:p>
    <w:p w:rsidR="005A1C6A" w:rsidRPr="005A1C6A" w:rsidRDefault="005A1C6A" w:rsidP="000B7156">
      <w:pPr>
        <w:autoSpaceDE w:val="0"/>
        <w:autoSpaceDN w:val="0"/>
        <w:rPr>
          <w:rFonts w:cstheme="minorHAnsi"/>
          <w:sz w:val="24"/>
          <w:szCs w:val="24"/>
        </w:rPr>
      </w:pPr>
      <w:r w:rsidRPr="005A1C6A">
        <w:rPr>
          <w:rFonts w:cstheme="minorHAnsi"/>
          <w:b/>
          <w:sz w:val="24"/>
          <w:szCs w:val="24"/>
        </w:rPr>
        <w:t>Workload:</w:t>
      </w:r>
      <w:r>
        <w:rPr>
          <w:rFonts w:cstheme="minorHAnsi"/>
          <w:b/>
          <w:sz w:val="24"/>
          <w:szCs w:val="24"/>
        </w:rPr>
        <w:t xml:space="preserve"> </w:t>
      </w:r>
      <w:r>
        <w:rPr>
          <w:rFonts w:cstheme="minorHAnsi"/>
          <w:sz w:val="24"/>
          <w:szCs w:val="24"/>
        </w:rPr>
        <w:t>a work load is set of transact-SQL statements that executes against databases you want to tune.</w:t>
      </w:r>
    </w:p>
    <w:p w:rsidR="000B7156" w:rsidRPr="005A1C6A" w:rsidRDefault="005A1C6A" w:rsidP="000B7156">
      <w:pPr>
        <w:autoSpaceDE w:val="0"/>
        <w:autoSpaceDN w:val="0"/>
        <w:rPr>
          <w:rFonts w:cstheme="minorHAnsi"/>
          <w:sz w:val="24"/>
          <w:szCs w:val="24"/>
        </w:rPr>
      </w:pPr>
      <w:r>
        <w:rPr>
          <w:rFonts w:cstheme="minorHAnsi"/>
          <w:sz w:val="24"/>
          <w:szCs w:val="24"/>
        </w:rPr>
        <w:t xml:space="preserve"> </w:t>
      </w:r>
      <w:r w:rsidR="00C70103">
        <w:rPr>
          <w:rFonts w:cstheme="minorHAnsi"/>
          <w:b/>
          <w:sz w:val="24"/>
          <w:szCs w:val="24"/>
        </w:rPr>
        <w:t>Steps:</w:t>
      </w:r>
    </w:p>
    <w:p w:rsidR="000B7156" w:rsidRPr="000B7156" w:rsidRDefault="000B7156" w:rsidP="00E61408">
      <w:pPr>
        <w:pStyle w:val="ListParagraph"/>
        <w:numPr>
          <w:ilvl w:val="0"/>
          <w:numId w:val="72"/>
        </w:numPr>
        <w:autoSpaceDE w:val="0"/>
        <w:autoSpaceDN w:val="0"/>
        <w:spacing w:after="0" w:line="240" w:lineRule="auto"/>
        <w:rPr>
          <w:rFonts w:cstheme="minorHAnsi"/>
          <w:sz w:val="24"/>
          <w:szCs w:val="24"/>
        </w:rPr>
      </w:pPr>
      <w:r w:rsidRPr="000B7156">
        <w:rPr>
          <w:rFonts w:cstheme="minorHAnsi"/>
          <w:sz w:val="24"/>
          <w:szCs w:val="24"/>
        </w:rPr>
        <w:t>Open DTA tool</w:t>
      </w:r>
    </w:p>
    <w:p w:rsidR="000B7156" w:rsidRPr="000B7156" w:rsidRDefault="000B7156" w:rsidP="00E61408">
      <w:pPr>
        <w:pStyle w:val="ListParagraph"/>
        <w:numPr>
          <w:ilvl w:val="0"/>
          <w:numId w:val="72"/>
        </w:numPr>
        <w:autoSpaceDE w:val="0"/>
        <w:autoSpaceDN w:val="0"/>
        <w:spacing w:after="0" w:line="240" w:lineRule="auto"/>
        <w:rPr>
          <w:rFonts w:cstheme="minorHAnsi"/>
          <w:sz w:val="24"/>
          <w:szCs w:val="24"/>
        </w:rPr>
      </w:pPr>
      <w:r w:rsidRPr="000B7156">
        <w:rPr>
          <w:rFonts w:cstheme="minorHAnsi"/>
          <w:sz w:val="24"/>
          <w:szCs w:val="24"/>
        </w:rPr>
        <w:t>Save the query as file</w:t>
      </w:r>
    </w:p>
    <w:p w:rsidR="000B7156" w:rsidRPr="000B7156" w:rsidRDefault="000B7156" w:rsidP="00E61408">
      <w:pPr>
        <w:pStyle w:val="ListParagraph"/>
        <w:numPr>
          <w:ilvl w:val="0"/>
          <w:numId w:val="72"/>
        </w:numPr>
        <w:autoSpaceDE w:val="0"/>
        <w:autoSpaceDN w:val="0"/>
        <w:spacing w:after="0" w:line="240" w:lineRule="auto"/>
        <w:rPr>
          <w:rFonts w:cstheme="minorHAnsi"/>
          <w:sz w:val="24"/>
          <w:szCs w:val="24"/>
        </w:rPr>
      </w:pPr>
      <w:r w:rsidRPr="000B7156">
        <w:rPr>
          <w:rFonts w:cstheme="minorHAnsi"/>
          <w:sz w:val="24"/>
          <w:szCs w:val="24"/>
        </w:rPr>
        <w:t>Provide the path for work load file</w:t>
      </w:r>
    </w:p>
    <w:p w:rsidR="000B7156" w:rsidRPr="000B7156" w:rsidRDefault="000B7156" w:rsidP="00E61408">
      <w:pPr>
        <w:pStyle w:val="ListParagraph"/>
        <w:numPr>
          <w:ilvl w:val="0"/>
          <w:numId w:val="72"/>
        </w:numPr>
        <w:autoSpaceDE w:val="0"/>
        <w:autoSpaceDN w:val="0"/>
        <w:spacing w:after="0" w:line="240" w:lineRule="auto"/>
        <w:rPr>
          <w:rFonts w:cstheme="minorHAnsi"/>
          <w:sz w:val="24"/>
          <w:szCs w:val="24"/>
        </w:rPr>
      </w:pPr>
      <w:r w:rsidRPr="000B7156">
        <w:rPr>
          <w:rFonts w:cstheme="minorHAnsi"/>
          <w:sz w:val="24"/>
          <w:szCs w:val="24"/>
        </w:rPr>
        <w:t>Select the database</w:t>
      </w:r>
    </w:p>
    <w:p w:rsidR="000B7156" w:rsidRPr="000B7156" w:rsidRDefault="000B7156" w:rsidP="00E61408">
      <w:pPr>
        <w:pStyle w:val="ListParagraph"/>
        <w:numPr>
          <w:ilvl w:val="0"/>
          <w:numId w:val="72"/>
        </w:numPr>
        <w:autoSpaceDE w:val="0"/>
        <w:autoSpaceDN w:val="0"/>
        <w:spacing w:after="0" w:line="240" w:lineRule="auto"/>
        <w:rPr>
          <w:rFonts w:cstheme="minorHAnsi"/>
          <w:sz w:val="24"/>
          <w:szCs w:val="24"/>
        </w:rPr>
      </w:pPr>
      <w:r w:rsidRPr="000B7156">
        <w:rPr>
          <w:rFonts w:cstheme="minorHAnsi"/>
          <w:sz w:val="24"/>
          <w:szCs w:val="24"/>
        </w:rPr>
        <w:t>Start analysis.</w:t>
      </w:r>
    </w:p>
    <w:p w:rsidR="000B7156" w:rsidRPr="000B7156" w:rsidRDefault="000B7156" w:rsidP="000B7156">
      <w:pPr>
        <w:autoSpaceDE w:val="0"/>
        <w:autoSpaceDN w:val="0"/>
        <w:rPr>
          <w:rFonts w:cstheme="minorHAnsi"/>
          <w:sz w:val="24"/>
          <w:szCs w:val="24"/>
        </w:rPr>
      </w:pPr>
    </w:p>
    <w:p w:rsidR="000B7156" w:rsidRPr="000B7156" w:rsidRDefault="000B7156" w:rsidP="000B7156">
      <w:pPr>
        <w:autoSpaceDE w:val="0"/>
        <w:autoSpaceDN w:val="0"/>
        <w:rPr>
          <w:rFonts w:cstheme="minorHAnsi"/>
          <w:sz w:val="24"/>
          <w:szCs w:val="24"/>
        </w:rPr>
      </w:pPr>
      <w:r w:rsidRPr="00C70103">
        <w:rPr>
          <w:rFonts w:cstheme="minorHAnsi"/>
          <w:b/>
          <w:sz w:val="24"/>
          <w:szCs w:val="24"/>
        </w:rPr>
        <w:t>Note:</w:t>
      </w:r>
      <w:r w:rsidRPr="000B7156">
        <w:rPr>
          <w:rFonts w:cstheme="minorHAnsi"/>
          <w:sz w:val="24"/>
          <w:szCs w:val="24"/>
        </w:rPr>
        <w:t xml:space="preserve"> After analysis DTA provides recommendations and then implement always on test server first. Check the performance and after implement on prod system.</w:t>
      </w:r>
    </w:p>
    <w:p w:rsidR="000B7156" w:rsidRPr="000B7156" w:rsidRDefault="000B7156" w:rsidP="000B7156">
      <w:pPr>
        <w:autoSpaceDE w:val="0"/>
        <w:autoSpaceDN w:val="0"/>
        <w:rPr>
          <w:rFonts w:cstheme="minorHAnsi"/>
          <w:sz w:val="24"/>
          <w:szCs w:val="24"/>
        </w:rPr>
      </w:pPr>
      <w:r w:rsidRPr="000B7156">
        <w:rPr>
          <w:rFonts w:cstheme="minorHAnsi"/>
          <w:sz w:val="24"/>
          <w:szCs w:val="24"/>
        </w:rPr>
        <w:t>From DTA reports&gt; statement cost report &gt; Value have to check to know how much percentage of query faster.</w:t>
      </w:r>
    </w:p>
    <w:p w:rsidR="000B7156" w:rsidRPr="000B7156" w:rsidRDefault="000B7156" w:rsidP="000B7156">
      <w:pPr>
        <w:autoSpaceDE w:val="0"/>
        <w:autoSpaceDN w:val="0"/>
        <w:rPr>
          <w:rFonts w:cstheme="minorHAnsi"/>
          <w:b/>
          <w:sz w:val="24"/>
          <w:szCs w:val="24"/>
          <w:u w:val="single"/>
        </w:rPr>
      </w:pPr>
      <w:r w:rsidRPr="000B7156">
        <w:rPr>
          <w:rFonts w:cstheme="minorHAnsi"/>
          <w:b/>
          <w:sz w:val="24"/>
          <w:szCs w:val="24"/>
          <w:u w:val="single"/>
        </w:rPr>
        <w:t>Example:</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Create</w:t>
      </w:r>
      <w:r w:rsidRPr="002965AB">
        <w:rPr>
          <w:rFonts w:cstheme="minorHAnsi"/>
          <w:sz w:val="24"/>
          <w:szCs w:val="24"/>
        </w:rPr>
        <w:t xml:space="preserve"> </w:t>
      </w:r>
      <w:r w:rsidRPr="002965AB">
        <w:rPr>
          <w:rFonts w:cstheme="minorHAnsi"/>
          <w:color w:val="0000FF"/>
          <w:sz w:val="24"/>
          <w:szCs w:val="24"/>
        </w:rPr>
        <w:t>table</w:t>
      </w:r>
      <w:r w:rsidRPr="002965AB">
        <w:rPr>
          <w:rFonts w:cstheme="minorHAnsi"/>
          <w:sz w:val="24"/>
          <w:szCs w:val="24"/>
        </w:rPr>
        <w:t xml:space="preserve"> [Table]</w:t>
      </w:r>
      <w:r w:rsidRPr="002965AB">
        <w:rPr>
          <w:rFonts w:cstheme="minorHAnsi"/>
          <w:color w:val="0000FF"/>
          <w:sz w:val="24"/>
          <w:szCs w:val="24"/>
        </w:rPr>
        <w:t xml:space="preserve"> </w:t>
      </w:r>
      <w:r w:rsidRPr="002965AB">
        <w:rPr>
          <w:rFonts w:cstheme="minorHAnsi"/>
          <w:color w:val="808080"/>
          <w:sz w:val="24"/>
          <w:szCs w:val="24"/>
        </w:rPr>
        <w:t>(</w:t>
      </w:r>
      <w:r w:rsidRPr="002965AB">
        <w:rPr>
          <w:rFonts w:cstheme="minorHAnsi"/>
          <w:sz w:val="24"/>
          <w:szCs w:val="24"/>
        </w:rPr>
        <w:t xml:space="preserve">userID </w:t>
      </w:r>
      <w:r w:rsidRPr="002965AB">
        <w:rPr>
          <w:rFonts w:cstheme="minorHAnsi"/>
          <w:color w:val="0000FF"/>
          <w:sz w:val="24"/>
          <w:szCs w:val="24"/>
        </w:rPr>
        <w:t>varchar</w:t>
      </w:r>
      <w:r w:rsidRPr="002965AB">
        <w:rPr>
          <w:rFonts w:cstheme="minorHAnsi"/>
          <w:color w:val="808080"/>
          <w:sz w:val="24"/>
          <w:szCs w:val="24"/>
        </w:rPr>
        <w:t xml:space="preserve"> (</w:t>
      </w:r>
      <w:r w:rsidRPr="002965AB">
        <w:rPr>
          <w:rFonts w:cstheme="minorHAnsi"/>
          <w:sz w:val="24"/>
          <w:szCs w:val="24"/>
        </w:rPr>
        <w:t>55</w:t>
      </w:r>
      <w:r w:rsidRPr="002965AB">
        <w:rPr>
          <w:rFonts w:cstheme="minorHAnsi"/>
          <w:color w:val="808080"/>
          <w:sz w:val="24"/>
          <w:szCs w:val="24"/>
        </w:rPr>
        <w:t>),</w:t>
      </w:r>
      <w:r w:rsidRPr="002965AB">
        <w:rPr>
          <w:rFonts w:cstheme="minorHAnsi"/>
          <w:sz w:val="24"/>
          <w:szCs w:val="24"/>
        </w:rPr>
        <w:t xml:space="preserve"> FirstName </w:t>
      </w:r>
      <w:r w:rsidRPr="002965AB">
        <w:rPr>
          <w:rFonts w:cstheme="minorHAnsi"/>
          <w:color w:val="0000FF"/>
          <w:sz w:val="24"/>
          <w:szCs w:val="24"/>
        </w:rPr>
        <w:t>nvarchar</w:t>
      </w:r>
      <w:r w:rsidRPr="002965AB">
        <w:rPr>
          <w:rFonts w:cstheme="minorHAnsi"/>
          <w:color w:val="808080"/>
          <w:sz w:val="24"/>
          <w:szCs w:val="24"/>
        </w:rPr>
        <w:t xml:space="preserve"> (</w:t>
      </w:r>
      <w:r w:rsidRPr="002965AB">
        <w:rPr>
          <w:rFonts w:cstheme="minorHAnsi"/>
          <w:sz w:val="24"/>
          <w:szCs w:val="24"/>
        </w:rPr>
        <w:t>55</w:t>
      </w:r>
      <w:r w:rsidRPr="002965AB">
        <w:rPr>
          <w:rFonts w:cstheme="minorHAnsi"/>
          <w:color w:val="808080"/>
          <w:sz w:val="24"/>
          <w:szCs w:val="24"/>
        </w:rPr>
        <w:t>),</w:t>
      </w:r>
      <w:r w:rsidRPr="002965AB">
        <w:rPr>
          <w:rFonts w:cstheme="minorHAnsi"/>
          <w:sz w:val="24"/>
          <w:szCs w:val="24"/>
        </w:rPr>
        <w:t xml:space="preserve"> Lastname </w:t>
      </w:r>
      <w:r w:rsidRPr="002965AB">
        <w:rPr>
          <w:rFonts w:cstheme="minorHAnsi"/>
          <w:color w:val="0000FF"/>
          <w:sz w:val="24"/>
          <w:szCs w:val="24"/>
        </w:rPr>
        <w:t>nvarchar</w:t>
      </w:r>
      <w:r w:rsidRPr="002965AB">
        <w:rPr>
          <w:rFonts w:cstheme="minorHAnsi"/>
          <w:color w:val="808080"/>
          <w:sz w:val="24"/>
          <w:szCs w:val="24"/>
        </w:rPr>
        <w:t xml:space="preserve"> (</w:t>
      </w:r>
      <w:r w:rsidRPr="002965AB">
        <w:rPr>
          <w:rFonts w:cstheme="minorHAnsi"/>
          <w:sz w:val="24"/>
          <w:szCs w:val="24"/>
        </w:rPr>
        <w:t>55</w:t>
      </w:r>
      <w:r w:rsidRPr="002965AB">
        <w:rPr>
          <w:rFonts w:cstheme="minorHAnsi"/>
          <w:color w:val="808080"/>
          <w:sz w:val="24"/>
          <w:szCs w:val="24"/>
        </w:rPr>
        <w:t>))</w:t>
      </w:r>
    </w:p>
    <w:p w:rsidR="000B7156" w:rsidRPr="002965AB" w:rsidRDefault="00C70103" w:rsidP="000B7156">
      <w:pPr>
        <w:autoSpaceDE w:val="0"/>
        <w:autoSpaceDN w:val="0"/>
        <w:rPr>
          <w:rFonts w:cstheme="minorHAnsi"/>
          <w:sz w:val="24"/>
          <w:szCs w:val="24"/>
        </w:rPr>
      </w:pPr>
      <w:r w:rsidRPr="002965AB">
        <w:rPr>
          <w:rFonts w:cstheme="minorHAnsi"/>
          <w:color w:val="808080"/>
          <w:sz w:val="24"/>
          <w:szCs w:val="24"/>
        </w:rPr>
        <w:t>;</w:t>
      </w:r>
      <w:r w:rsidRPr="002965AB">
        <w:rPr>
          <w:rFonts w:cstheme="minorHAnsi"/>
          <w:color w:val="0000FF"/>
          <w:sz w:val="24"/>
          <w:szCs w:val="24"/>
        </w:rPr>
        <w:t xml:space="preserve"> With</w:t>
      </w:r>
      <w:r w:rsidR="000B7156" w:rsidRPr="002965AB">
        <w:rPr>
          <w:rFonts w:cstheme="minorHAnsi"/>
          <w:sz w:val="24"/>
          <w:szCs w:val="24"/>
        </w:rPr>
        <w:t xml:space="preserve"> </w:t>
      </w:r>
      <w:r w:rsidR="000B7156" w:rsidRPr="002965AB">
        <w:rPr>
          <w:rFonts w:cstheme="minorHAnsi"/>
          <w:color w:val="0000FF"/>
          <w:sz w:val="24"/>
          <w:szCs w:val="24"/>
        </w:rPr>
        <w:t>sequence</w:t>
      </w:r>
      <w:r w:rsidR="000B7156" w:rsidRPr="002965AB">
        <w:rPr>
          <w:rFonts w:cstheme="minorHAnsi"/>
          <w:sz w:val="24"/>
          <w:szCs w:val="24"/>
        </w:rPr>
        <w:t xml:space="preserve"> </w:t>
      </w:r>
      <w:r w:rsidR="000B7156" w:rsidRPr="002965AB">
        <w:rPr>
          <w:rFonts w:cstheme="minorHAnsi"/>
          <w:color w:val="0000FF"/>
          <w:sz w:val="24"/>
          <w:szCs w:val="24"/>
        </w:rPr>
        <w:t xml:space="preserve">as </w:t>
      </w:r>
      <w:r w:rsidR="000B7156" w:rsidRPr="002965AB">
        <w:rPr>
          <w:rFonts w:cstheme="minorHAnsi"/>
          <w:color w:val="808080"/>
          <w:sz w:val="24"/>
          <w:szCs w:val="24"/>
        </w:rPr>
        <w:t>(</w:t>
      </w:r>
    </w:p>
    <w:p w:rsidR="000B7156" w:rsidRPr="002965AB" w:rsidRDefault="000B7156" w:rsidP="000B7156">
      <w:pPr>
        <w:autoSpaceDE w:val="0"/>
        <w:autoSpaceDN w:val="0"/>
        <w:rPr>
          <w:rFonts w:cstheme="minorHAnsi"/>
          <w:sz w:val="24"/>
          <w:szCs w:val="24"/>
        </w:rPr>
      </w:pPr>
      <w:r w:rsidRPr="002965AB">
        <w:rPr>
          <w:rFonts w:cstheme="minorHAnsi"/>
          <w:sz w:val="24"/>
          <w:szCs w:val="24"/>
        </w:rPr>
        <w:t xml:space="preserve">    </w:t>
      </w:r>
      <w:r w:rsidRPr="002965AB">
        <w:rPr>
          <w:rFonts w:cstheme="minorHAnsi"/>
          <w:color w:val="0000FF"/>
          <w:sz w:val="24"/>
          <w:szCs w:val="24"/>
        </w:rPr>
        <w:t>Select</w:t>
      </w:r>
      <w:r w:rsidRPr="002965AB">
        <w:rPr>
          <w:rFonts w:cstheme="minorHAnsi"/>
          <w:sz w:val="24"/>
          <w:szCs w:val="24"/>
        </w:rPr>
        <w:t xml:space="preserve"> N </w:t>
      </w:r>
      <w:r w:rsidRPr="002965AB">
        <w:rPr>
          <w:rFonts w:cstheme="minorHAnsi"/>
          <w:color w:val="808080"/>
          <w:sz w:val="24"/>
          <w:szCs w:val="24"/>
        </w:rPr>
        <w:t>=</w:t>
      </w:r>
      <w:r w:rsidRPr="002965AB">
        <w:rPr>
          <w:rFonts w:cstheme="minorHAnsi"/>
          <w:sz w:val="24"/>
          <w:szCs w:val="24"/>
        </w:rPr>
        <w:t xml:space="preserve"> </w:t>
      </w:r>
      <w:r w:rsidRPr="002965AB">
        <w:rPr>
          <w:rFonts w:cstheme="minorHAnsi"/>
          <w:color w:val="FF00FF"/>
          <w:sz w:val="24"/>
          <w:szCs w:val="24"/>
        </w:rPr>
        <w:t>row_number</w:t>
      </w:r>
      <w:r w:rsidRPr="002965AB">
        <w:rPr>
          <w:rFonts w:cstheme="minorHAnsi"/>
          <w:color w:val="808080"/>
          <w:sz w:val="24"/>
          <w:szCs w:val="24"/>
        </w:rPr>
        <w:t xml:space="preserve"> ()</w:t>
      </w:r>
      <w:r w:rsidRPr="002965AB">
        <w:rPr>
          <w:rFonts w:cstheme="minorHAnsi"/>
          <w:sz w:val="24"/>
          <w:szCs w:val="24"/>
        </w:rPr>
        <w:t xml:space="preserve"> </w:t>
      </w:r>
      <w:r w:rsidRPr="002965AB">
        <w:rPr>
          <w:rFonts w:cstheme="minorHAnsi"/>
          <w:color w:val="0000FF"/>
          <w:sz w:val="24"/>
          <w:szCs w:val="24"/>
        </w:rPr>
        <w:t xml:space="preserve">over </w:t>
      </w:r>
      <w:r w:rsidRPr="002965AB">
        <w:rPr>
          <w:rFonts w:cstheme="minorHAnsi"/>
          <w:color w:val="808080"/>
          <w:sz w:val="24"/>
          <w:szCs w:val="24"/>
        </w:rPr>
        <w:t>(</w:t>
      </w:r>
      <w:r w:rsidRPr="002965AB">
        <w:rPr>
          <w:rFonts w:cstheme="minorHAnsi"/>
          <w:color w:val="0000FF"/>
          <w:sz w:val="24"/>
          <w:szCs w:val="24"/>
        </w:rPr>
        <w:t>order</w:t>
      </w:r>
      <w:r w:rsidRPr="002965AB">
        <w:rPr>
          <w:rFonts w:cstheme="minorHAnsi"/>
          <w:sz w:val="24"/>
          <w:szCs w:val="24"/>
        </w:rPr>
        <w:t xml:space="preserve"> </w:t>
      </w:r>
      <w:r w:rsidRPr="002965AB">
        <w:rPr>
          <w:rFonts w:cstheme="minorHAnsi"/>
          <w:color w:val="0000FF"/>
          <w:sz w:val="24"/>
          <w:szCs w:val="24"/>
        </w:rPr>
        <w:t>by</w:t>
      </w:r>
      <w:r w:rsidRPr="002965AB">
        <w:rPr>
          <w:rFonts w:cstheme="minorHAnsi"/>
          <w:sz w:val="24"/>
          <w:szCs w:val="24"/>
        </w:rPr>
        <w:t xml:space="preserve"> </w:t>
      </w:r>
      <w:r w:rsidRPr="002965AB">
        <w:rPr>
          <w:rFonts w:cstheme="minorHAnsi"/>
          <w:color w:val="FF00FF"/>
          <w:sz w:val="24"/>
          <w:szCs w:val="24"/>
        </w:rPr>
        <w:t>@@spid</w:t>
      </w:r>
      <w:r w:rsidRPr="002965AB">
        <w:rPr>
          <w:rFonts w:cstheme="minorHAnsi"/>
          <w:color w:val="808080"/>
          <w:sz w:val="24"/>
          <w:szCs w:val="24"/>
        </w:rPr>
        <w:t>)</w:t>
      </w:r>
    </w:p>
    <w:p w:rsidR="000B7156" w:rsidRPr="002965AB" w:rsidRDefault="000B7156" w:rsidP="000B7156">
      <w:pPr>
        <w:autoSpaceDE w:val="0"/>
        <w:autoSpaceDN w:val="0"/>
        <w:rPr>
          <w:rFonts w:cstheme="minorHAnsi"/>
          <w:sz w:val="24"/>
          <w:szCs w:val="24"/>
        </w:rPr>
      </w:pPr>
      <w:r w:rsidRPr="002965AB">
        <w:rPr>
          <w:rFonts w:cstheme="minorHAnsi"/>
          <w:sz w:val="24"/>
          <w:szCs w:val="24"/>
        </w:rPr>
        <w:t xml:space="preserve">    </w:t>
      </w:r>
      <w:r w:rsidRPr="002965AB">
        <w:rPr>
          <w:rFonts w:cstheme="minorHAnsi"/>
          <w:color w:val="0000FF"/>
          <w:sz w:val="24"/>
          <w:szCs w:val="24"/>
        </w:rPr>
        <w:t>from</w:t>
      </w:r>
      <w:r w:rsidRPr="002965AB">
        <w:rPr>
          <w:rFonts w:cstheme="minorHAnsi"/>
          <w:sz w:val="24"/>
          <w:szCs w:val="24"/>
        </w:rPr>
        <w:t xml:space="preserve"> </w:t>
      </w:r>
      <w:r w:rsidRPr="002965AB">
        <w:rPr>
          <w:rFonts w:cstheme="minorHAnsi"/>
          <w:color w:val="008000"/>
          <w:sz w:val="24"/>
          <w:szCs w:val="24"/>
        </w:rPr>
        <w:t>sys</w:t>
      </w:r>
      <w:r w:rsidRPr="002965AB">
        <w:rPr>
          <w:rFonts w:cstheme="minorHAnsi"/>
          <w:color w:val="808080"/>
          <w:sz w:val="24"/>
          <w:szCs w:val="24"/>
        </w:rPr>
        <w:t>.</w:t>
      </w:r>
      <w:r w:rsidRPr="002965AB">
        <w:rPr>
          <w:rFonts w:cstheme="minorHAnsi"/>
          <w:color w:val="008000"/>
          <w:sz w:val="24"/>
          <w:szCs w:val="24"/>
        </w:rPr>
        <w:t>all_columns</w:t>
      </w:r>
      <w:r w:rsidRPr="002965AB">
        <w:rPr>
          <w:rFonts w:cstheme="minorHAnsi"/>
          <w:sz w:val="24"/>
          <w:szCs w:val="24"/>
        </w:rPr>
        <w:t xml:space="preserve"> c1</w:t>
      </w:r>
      <w:r w:rsidRPr="002965AB">
        <w:rPr>
          <w:rFonts w:cstheme="minorHAnsi"/>
          <w:color w:val="808080"/>
          <w:sz w:val="24"/>
          <w:szCs w:val="24"/>
        </w:rPr>
        <w:t>,</w:t>
      </w:r>
      <w:r w:rsidRPr="002965AB">
        <w:rPr>
          <w:rFonts w:cstheme="minorHAnsi"/>
          <w:sz w:val="24"/>
          <w:szCs w:val="24"/>
        </w:rPr>
        <w:t xml:space="preserve"> </w:t>
      </w:r>
      <w:r w:rsidRPr="002965AB">
        <w:rPr>
          <w:rFonts w:cstheme="minorHAnsi"/>
          <w:color w:val="008000"/>
          <w:sz w:val="24"/>
          <w:szCs w:val="24"/>
        </w:rPr>
        <w:t>sys</w:t>
      </w:r>
      <w:r w:rsidRPr="002965AB">
        <w:rPr>
          <w:rFonts w:cstheme="minorHAnsi"/>
          <w:color w:val="808080"/>
          <w:sz w:val="24"/>
          <w:szCs w:val="24"/>
        </w:rPr>
        <w:t>.</w:t>
      </w:r>
      <w:r w:rsidRPr="002965AB">
        <w:rPr>
          <w:rFonts w:cstheme="minorHAnsi"/>
          <w:color w:val="008000"/>
          <w:sz w:val="24"/>
          <w:szCs w:val="24"/>
        </w:rPr>
        <w:t>all_columns</w:t>
      </w:r>
      <w:r w:rsidRPr="002965AB">
        <w:rPr>
          <w:rFonts w:cstheme="minorHAnsi"/>
          <w:sz w:val="24"/>
          <w:szCs w:val="24"/>
        </w:rPr>
        <w:t xml:space="preserve"> c2</w:t>
      </w:r>
    </w:p>
    <w:p w:rsidR="000B7156" w:rsidRPr="002965AB" w:rsidRDefault="000B7156" w:rsidP="000B7156">
      <w:pPr>
        <w:autoSpaceDE w:val="0"/>
        <w:autoSpaceDN w:val="0"/>
        <w:rPr>
          <w:rFonts w:cstheme="minorHAnsi"/>
          <w:sz w:val="24"/>
          <w:szCs w:val="24"/>
        </w:rPr>
      </w:pPr>
      <w:r w:rsidRPr="002965AB">
        <w:rPr>
          <w:rFonts w:cstheme="minorHAnsi"/>
          <w:color w:val="808080"/>
          <w:sz w:val="24"/>
          <w:szCs w:val="24"/>
        </w:rPr>
        <w:t>)</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Insert</w:t>
      </w:r>
      <w:r w:rsidRPr="002965AB">
        <w:rPr>
          <w:rFonts w:cstheme="minorHAnsi"/>
          <w:sz w:val="24"/>
          <w:szCs w:val="24"/>
        </w:rPr>
        <w:t xml:space="preserve"> </w:t>
      </w:r>
      <w:r w:rsidRPr="002965AB">
        <w:rPr>
          <w:rFonts w:cstheme="minorHAnsi"/>
          <w:color w:val="0000FF"/>
          <w:sz w:val="24"/>
          <w:szCs w:val="24"/>
        </w:rPr>
        <w:t>into</w:t>
      </w:r>
      <w:r w:rsidRPr="002965AB">
        <w:rPr>
          <w:rFonts w:cstheme="minorHAnsi"/>
          <w:sz w:val="24"/>
          <w:szCs w:val="24"/>
        </w:rPr>
        <w:t xml:space="preserve"> [Table]</w:t>
      </w:r>
      <w:r w:rsidRPr="002965AB">
        <w:rPr>
          <w:rFonts w:cstheme="minorHAnsi"/>
          <w:color w:val="0000FF"/>
          <w:sz w:val="24"/>
          <w:szCs w:val="24"/>
        </w:rPr>
        <w:t xml:space="preserve"> </w:t>
      </w:r>
      <w:r w:rsidRPr="002965AB">
        <w:rPr>
          <w:rFonts w:cstheme="minorHAnsi"/>
          <w:color w:val="808080"/>
          <w:sz w:val="24"/>
          <w:szCs w:val="24"/>
        </w:rPr>
        <w:t>(</w:t>
      </w:r>
      <w:r w:rsidRPr="002965AB">
        <w:rPr>
          <w:rFonts w:cstheme="minorHAnsi"/>
          <w:sz w:val="24"/>
          <w:szCs w:val="24"/>
        </w:rPr>
        <w:t>UserID</w:t>
      </w:r>
      <w:r w:rsidRPr="002965AB">
        <w:rPr>
          <w:rFonts w:cstheme="minorHAnsi"/>
          <w:color w:val="808080"/>
          <w:sz w:val="24"/>
          <w:szCs w:val="24"/>
        </w:rPr>
        <w:t>,</w:t>
      </w:r>
      <w:r w:rsidRPr="002965AB">
        <w:rPr>
          <w:rFonts w:cstheme="minorHAnsi"/>
          <w:sz w:val="24"/>
          <w:szCs w:val="24"/>
        </w:rPr>
        <w:t xml:space="preserve"> FirstName</w:t>
      </w:r>
      <w:r w:rsidRPr="002965AB">
        <w:rPr>
          <w:rFonts w:cstheme="minorHAnsi"/>
          <w:color w:val="808080"/>
          <w:sz w:val="24"/>
          <w:szCs w:val="24"/>
        </w:rPr>
        <w:t>,</w:t>
      </w:r>
      <w:r w:rsidRPr="002965AB">
        <w:rPr>
          <w:rFonts w:cstheme="minorHAnsi"/>
          <w:sz w:val="24"/>
          <w:szCs w:val="24"/>
        </w:rPr>
        <w:t xml:space="preserve"> Lastname</w:t>
      </w:r>
      <w:r w:rsidRPr="002965AB">
        <w:rPr>
          <w:rFonts w:cstheme="minorHAnsi"/>
          <w:color w:val="808080"/>
          <w:sz w:val="24"/>
          <w:szCs w:val="24"/>
        </w:rPr>
        <w:t>)</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Select</w:t>
      </w:r>
    </w:p>
    <w:p w:rsidR="000B7156" w:rsidRPr="002965AB" w:rsidRDefault="000B7156" w:rsidP="000B7156">
      <w:pPr>
        <w:autoSpaceDE w:val="0"/>
        <w:autoSpaceDN w:val="0"/>
        <w:rPr>
          <w:rFonts w:cstheme="minorHAnsi"/>
          <w:sz w:val="24"/>
          <w:szCs w:val="24"/>
        </w:rPr>
      </w:pPr>
      <w:r w:rsidRPr="002965AB">
        <w:rPr>
          <w:rFonts w:cstheme="minorHAnsi"/>
          <w:sz w:val="24"/>
          <w:szCs w:val="24"/>
        </w:rPr>
        <w:t xml:space="preserve">    </w:t>
      </w:r>
      <w:r w:rsidRPr="002965AB">
        <w:rPr>
          <w:rFonts w:cstheme="minorHAnsi"/>
          <w:color w:val="FF0000"/>
          <w:sz w:val="24"/>
          <w:szCs w:val="24"/>
        </w:rPr>
        <w:t>'UserID'</w:t>
      </w:r>
      <w:r w:rsidRPr="002965AB">
        <w:rPr>
          <w:rFonts w:cstheme="minorHAnsi"/>
          <w:sz w:val="24"/>
          <w:szCs w:val="24"/>
        </w:rPr>
        <w:t xml:space="preserve"> </w:t>
      </w:r>
      <w:r w:rsidRPr="002965AB">
        <w:rPr>
          <w:rFonts w:cstheme="minorHAnsi"/>
          <w:color w:val="808080"/>
          <w:sz w:val="24"/>
          <w:szCs w:val="24"/>
        </w:rPr>
        <w:t>+</w:t>
      </w:r>
      <w:r w:rsidRPr="002965AB">
        <w:rPr>
          <w:rFonts w:cstheme="minorHAnsi"/>
          <w:sz w:val="24"/>
          <w:szCs w:val="24"/>
        </w:rPr>
        <w:t xml:space="preserve"> </w:t>
      </w:r>
      <w:r w:rsidRPr="002965AB">
        <w:rPr>
          <w:rFonts w:cstheme="minorHAnsi"/>
          <w:color w:val="808080"/>
          <w:sz w:val="24"/>
          <w:szCs w:val="24"/>
        </w:rPr>
        <w:t>right (</w:t>
      </w:r>
      <w:r w:rsidRPr="002965AB">
        <w:rPr>
          <w:rFonts w:cstheme="minorHAnsi"/>
          <w:color w:val="FF0000"/>
          <w:sz w:val="24"/>
          <w:szCs w:val="24"/>
        </w:rPr>
        <w:t>'000000'</w:t>
      </w:r>
      <w:r w:rsidRPr="002965AB">
        <w:rPr>
          <w:rFonts w:cstheme="minorHAnsi"/>
          <w:sz w:val="24"/>
          <w:szCs w:val="24"/>
        </w:rPr>
        <w:t xml:space="preserve"> </w:t>
      </w:r>
      <w:r w:rsidRPr="002965AB">
        <w:rPr>
          <w:rFonts w:cstheme="minorHAnsi"/>
          <w:color w:val="808080"/>
          <w:sz w:val="24"/>
          <w:szCs w:val="24"/>
        </w:rPr>
        <w:t>+</w:t>
      </w:r>
      <w:r w:rsidRPr="002965AB">
        <w:rPr>
          <w:rFonts w:cstheme="minorHAnsi"/>
          <w:sz w:val="24"/>
          <w:szCs w:val="24"/>
        </w:rPr>
        <w:t xml:space="preserve"> </w:t>
      </w:r>
      <w:r w:rsidRPr="002965AB">
        <w:rPr>
          <w:rFonts w:cstheme="minorHAnsi"/>
          <w:color w:val="FF00FF"/>
          <w:sz w:val="24"/>
          <w:szCs w:val="24"/>
        </w:rPr>
        <w:t>cast</w:t>
      </w:r>
      <w:r w:rsidRPr="002965AB">
        <w:rPr>
          <w:rFonts w:cstheme="minorHAnsi"/>
          <w:color w:val="808080"/>
          <w:sz w:val="24"/>
          <w:szCs w:val="24"/>
        </w:rPr>
        <w:t xml:space="preserve"> (</w:t>
      </w:r>
      <w:r w:rsidRPr="002965AB">
        <w:rPr>
          <w:rFonts w:cstheme="minorHAnsi"/>
          <w:sz w:val="24"/>
          <w:szCs w:val="24"/>
        </w:rPr>
        <w:t xml:space="preserve">N </w:t>
      </w:r>
      <w:r w:rsidRPr="002965AB">
        <w:rPr>
          <w:rFonts w:cstheme="minorHAnsi"/>
          <w:color w:val="0000FF"/>
          <w:sz w:val="24"/>
          <w:szCs w:val="24"/>
        </w:rPr>
        <w:t>as</w:t>
      </w:r>
      <w:r w:rsidRPr="002965AB">
        <w:rPr>
          <w:rFonts w:cstheme="minorHAnsi"/>
          <w:sz w:val="24"/>
          <w:szCs w:val="24"/>
        </w:rPr>
        <w:t xml:space="preserve"> </w:t>
      </w:r>
      <w:r w:rsidRPr="002965AB">
        <w:rPr>
          <w:rFonts w:cstheme="minorHAnsi"/>
          <w:color w:val="0000FF"/>
          <w:sz w:val="24"/>
          <w:szCs w:val="24"/>
        </w:rPr>
        <w:t>varchar</w:t>
      </w:r>
      <w:r w:rsidRPr="002965AB">
        <w:rPr>
          <w:rFonts w:cstheme="minorHAnsi"/>
          <w:color w:val="808080"/>
          <w:sz w:val="24"/>
          <w:szCs w:val="24"/>
        </w:rPr>
        <w:t xml:space="preserve"> (</w:t>
      </w:r>
      <w:r w:rsidRPr="002965AB">
        <w:rPr>
          <w:rFonts w:cstheme="minorHAnsi"/>
          <w:sz w:val="24"/>
          <w:szCs w:val="24"/>
        </w:rPr>
        <w:t>10</w:t>
      </w:r>
      <w:r w:rsidRPr="002965AB">
        <w:rPr>
          <w:rFonts w:cstheme="minorHAnsi"/>
          <w:color w:val="808080"/>
          <w:sz w:val="24"/>
          <w:szCs w:val="24"/>
        </w:rPr>
        <w:t>)),</w:t>
      </w:r>
      <w:r w:rsidRPr="002965AB">
        <w:rPr>
          <w:rFonts w:cstheme="minorHAnsi"/>
          <w:sz w:val="24"/>
          <w:szCs w:val="24"/>
        </w:rPr>
        <w:t xml:space="preserve"> 6</w:t>
      </w:r>
      <w:r w:rsidRPr="002965AB">
        <w:rPr>
          <w:rFonts w:cstheme="minorHAnsi"/>
          <w:color w:val="808080"/>
          <w:sz w:val="24"/>
          <w:szCs w:val="24"/>
        </w:rPr>
        <w:t>),</w:t>
      </w:r>
    </w:p>
    <w:p w:rsidR="000B7156" w:rsidRPr="002965AB" w:rsidRDefault="000B7156" w:rsidP="000B7156">
      <w:pPr>
        <w:autoSpaceDE w:val="0"/>
        <w:autoSpaceDN w:val="0"/>
        <w:rPr>
          <w:rFonts w:cstheme="minorHAnsi"/>
          <w:sz w:val="24"/>
          <w:szCs w:val="24"/>
        </w:rPr>
      </w:pPr>
      <w:r w:rsidRPr="002965AB">
        <w:rPr>
          <w:rFonts w:cstheme="minorHAnsi"/>
          <w:sz w:val="24"/>
          <w:szCs w:val="24"/>
        </w:rPr>
        <w:t xml:space="preserve">    </w:t>
      </w:r>
      <w:r w:rsidRPr="002965AB">
        <w:rPr>
          <w:rFonts w:cstheme="minorHAnsi"/>
          <w:color w:val="FF0000"/>
          <w:sz w:val="24"/>
          <w:szCs w:val="24"/>
        </w:rPr>
        <w:t>'John'</w:t>
      </w:r>
      <w:r w:rsidRPr="002965AB">
        <w:rPr>
          <w:rFonts w:cstheme="minorHAnsi"/>
          <w:sz w:val="24"/>
          <w:szCs w:val="24"/>
        </w:rPr>
        <w:t xml:space="preserve"> </w:t>
      </w:r>
      <w:r w:rsidRPr="002965AB">
        <w:rPr>
          <w:rFonts w:cstheme="minorHAnsi"/>
          <w:color w:val="808080"/>
          <w:sz w:val="24"/>
          <w:szCs w:val="24"/>
        </w:rPr>
        <w:t>+</w:t>
      </w:r>
      <w:r w:rsidRPr="002965AB">
        <w:rPr>
          <w:rFonts w:cstheme="minorHAnsi"/>
          <w:sz w:val="24"/>
          <w:szCs w:val="24"/>
        </w:rPr>
        <w:t xml:space="preserve"> </w:t>
      </w:r>
      <w:r w:rsidRPr="002965AB">
        <w:rPr>
          <w:rFonts w:cstheme="minorHAnsi"/>
          <w:color w:val="808080"/>
          <w:sz w:val="24"/>
          <w:szCs w:val="24"/>
        </w:rPr>
        <w:t>right (</w:t>
      </w:r>
      <w:r w:rsidRPr="002965AB">
        <w:rPr>
          <w:rFonts w:cstheme="minorHAnsi"/>
          <w:color w:val="FF0000"/>
          <w:sz w:val="24"/>
          <w:szCs w:val="24"/>
        </w:rPr>
        <w:t>'000000'</w:t>
      </w:r>
      <w:r w:rsidRPr="002965AB">
        <w:rPr>
          <w:rFonts w:cstheme="minorHAnsi"/>
          <w:sz w:val="24"/>
          <w:szCs w:val="24"/>
        </w:rPr>
        <w:t xml:space="preserve"> </w:t>
      </w:r>
      <w:r w:rsidRPr="002965AB">
        <w:rPr>
          <w:rFonts w:cstheme="minorHAnsi"/>
          <w:color w:val="808080"/>
          <w:sz w:val="24"/>
          <w:szCs w:val="24"/>
        </w:rPr>
        <w:t>+</w:t>
      </w:r>
      <w:r w:rsidRPr="002965AB">
        <w:rPr>
          <w:rFonts w:cstheme="minorHAnsi"/>
          <w:sz w:val="24"/>
          <w:szCs w:val="24"/>
        </w:rPr>
        <w:t xml:space="preserve"> </w:t>
      </w:r>
      <w:r w:rsidRPr="002965AB">
        <w:rPr>
          <w:rFonts w:cstheme="minorHAnsi"/>
          <w:color w:val="FF00FF"/>
          <w:sz w:val="24"/>
          <w:szCs w:val="24"/>
        </w:rPr>
        <w:t>cast</w:t>
      </w:r>
      <w:r w:rsidRPr="002965AB">
        <w:rPr>
          <w:rFonts w:cstheme="minorHAnsi"/>
          <w:color w:val="808080"/>
          <w:sz w:val="24"/>
          <w:szCs w:val="24"/>
        </w:rPr>
        <w:t xml:space="preserve"> (</w:t>
      </w:r>
      <w:r w:rsidRPr="002965AB">
        <w:rPr>
          <w:rFonts w:cstheme="minorHAnsi"/>
          <w:sz w:val="24"/>
          <w:szCs w:val="24"/>
        </w:rPr>
        <w:t xml:space="preserve">N </w:t>
      </w:r>
      <w:r w:rsidRPr="002965AB">
        <w:rPr>
          <w:rFonts w:cstheme="minorHAnsi"/>
          <w:color w:val="0000FF"/>
          <w:sz w:val="24"/>
          <w:szCs w:val="24"/>
        </w:rPr>
        <w:t>as</w:t>
      </w:r>
      <w:r w:rsidRPr="002965AB">
        <w:rPr>
          <w:rFonts w:cstheme="minorHAnsi"/>
          <w:sz w:val="24"/>
          <w:szCs w:val="24"/>
        </w:rPr>
        <w:t xml:space="preserve"> </w:t>
      </w:r>
      <w:r w:rsidRPr="002965AB">
        <w:rPr>
          <w:rFonts w:cstheme="minorHAnsi"/>
          <w:color w:val="0000FF"/>
          <w:sz w:val="24"/>
          <w:szCs w:val="24"/>
        </w:rPr>
        <w:t>varchar</w:t>
      </w:r>
      <w:r w:rsidRPr="002965AB">
        <w:rPr>
          <w:rFonts w:cstheme="minorHAnsi"/>
          <w:color w:val="808080"/>
          <w:sz w:val="24"/>
          <w:szCs w:val="24"/>
        </w:rPr>
        <w:t xml:space="preserve"> (</w:t>
      </w:r>
      <w:r w:rsidRPr="002965AB">
        <w:rPr>
          <w:rFonts w:cstheme="minorHAnsi"/>
          <w:sz w:val="24"/>
          <w:szCs w:val="24"/>
        </w:rPr>
        <w:t>10</w:t>
      </w:r>
      <w:r w:rsidRPr="002965AB">
        <w:rPr>
          <w:rFonts w:cstheme="minorHAnsi"/>
          <w:color w:val="808080"/>
          <w:sz w:val="24"/>
          <w:szCs w:val="24"/>
        </w:rPr>
        <w:t>)),</w:t>
      </w:r>
      <w:r w:rsidRPr="002965AB">
        <w:rPr>
          <w:rFonts w:cstheme="minorHAnsi"/>
          <w:sz w:val="24"/>
          <w:szCs w:val="24"/>
        </w:rPr>
        <w:t xml:space="preserve"> 6</w:t>
      </w:r>
      <w:r w:rsidRPr="002965AB">
        <w:rPr>
          <w:rFonts w:cstheme="minorHAnsi"/>
          <w:color w:val="808080"/>
          <w:sz w:val="24"/>
          <w:szCs w:val="24"/>
        </w:rPr>
        <w:t>),</w:t>
      </w:r>
    </w:p>
    <w:p w:rsidR="000B7156" w:rsidRPr="002965AB" w:rsidRDefault="000B7156" w:rsidP="000B7156">
      <w:pPr>
        <w:autoSpaceDE w:val="0"/>
        <w:autoSpaceDN w:val="0"/>
        <w:rPr>
          <w:rFonts w:cstheme="minorHAnsi"/>
          <w:sz w:val="24"/>
          <w:szCs w:val="24"/>
        </w:rPr>
      </w:pPr>
      <w:r w:rsidRPr="002965AB">
        <w:rPr>
          <w:rFonts w:cstheme="minorHAnsi"/>
          <w:sz w:val="24"/>
          <w:szCs w:val="24"/>
        </w:rPr>
        <w:t xml:space="preserve">    </w:t>
      </w:r>
      <w:r w:rsidRPr="002965AB">
        <w:rPr>
          <w:rFonts w:cstheme="minorHAnsi"/>
          <w:color w:val="FF0000"/>
          <w:sz w:val="24"/>
          <w:szCs w:val="24"/>
        </w:rPr>
        <w:t>'Doe'</w:t>
      </w:r>
      <w:r w:rsidRPr="002965AB">
        <w:rPr>
          <w:rFonts w:cstheme="minorHAnsi"/>
          <w:sz w:val="24"/>
          <w:szCs w:val="24"/>
        </w:rPr>
        <w:t xml:space="preserve"> </w:t>
      </w:r>
      <w:r w:rsidRPr="002965AB">
        <w:rPr>
          <w:rFonts w:cstheme="minorHAnsi"/>
          <w:color w:val="808080"/>
          <w:sz w:val="24"/>
          <w:szCs w:val="24"/>
        </w:rPr>
        <w:t>+</w:t>
      </w:r>
      <w:r w:rsidRPr="002965AB">
        <w:rPr>
          <w:rFonts w:cstheme="minorHAnsi"/>
          <w:sz w:val="24"/>
          <w:szCs w:val="24"/>
        </w:rPr>
        <w:t xml:space="preserve"> </w:t>
      </w:r>
      <w:r w:rsidRPr="002965AB">
        <w:rPr>
          <w:rFonts w:cstheme="minorHAnsi"/>
          <w:color w:val="808080"/>
          <w:sz w:val="24"/>
          <w:szCs w:val="24"/>
        </w:rPr>
        <w:t>right (</w:t>
      </w:r>
      <w:r w:rsidRPr="002965AB">
        <w:rPr>
          <w:rFonts w:cstheme="minorHAnsi"/>
          <w:color w:val="FF0000"/>
          <w:sz w:val="24"/>
          <w:szCs w:val="24"/>
        </w:rPr>
        <w:t>'000000'</w:t>
      </w:r>
      <w:r w:rsidRPr="002965AB">
        <w:rPr>
          <w:rFonts w:cstheme="minorHAnsi"/>
          <w:sz w:val="24"/>
          <w:szCs w:val="24"/>
        </w:rPr>
        <w:t xml:space="preserve"> </w:t>
      </w:r>
      <w:r w:rsidRPr="002965AB">
        <w:rPr>
          <w:rFonts w:cstheme="minorHAnsi"/>
          <w:color w:val="808080"/>
          <w:sz w:val="24"/>
          <w:szCs w:val="24"/>
        </w:rPr>
        <w:t>+</w:t>
      </w:r>
      <w:r w:rsidRPr="002965AB">
        <w:rPr>
          <w:rFonts w:cstheme="minorHAnsi"/>
          <w:sz w:val="24"/>
          <w:szCs w:val="24"/>
        </w:rPr>
        <w:t xml:space="preserve"> </w:t>
      </w:r>
      <w:r w:rsidRPr="002965AB">
        <w:rPr>
          <w:rFonts w:cstheme="minorHAnsi"/>
          <w:color w:val="FF00FF"/>
          <w:sz w:val="24"/>
          <w:szCs w:val="24"/>
        </w:rPr>
        <w:t>cast</w:t>
      </w:r>
      <w:r w:rsidRPr="002965AB">
        <w:rPr>
          <w:rFonts w:cstheme="minorHAnsi"/>
          <w:color w:val="808080"/>
          <w:sz w:val="24"/>
          <w:szCs w:val="24"/>
        </w:rPr>
        <w:t xml:space="preserve"> (</w:t>
      </w:r>
      <w:r w:rsidRPr="002965AB">
        <w:rPr>
          <w:rFonts w:cstheme="minorHAnsi"/>
          <w:sz w:val="24"/>
          <w:szCs w:val="24"/>
        </w:rPr>
        <w:t xml:space="preserve">N </w:t>
      </w:r>
      <w:r w:rsidRPr="002965AB">
        <w:rPr>
          <w:rFonts w:cstheme="minorHAnsi"/>
          <w:color w:val="0000FF"/>
          <w:sz w:val="24"/>
          <w:szCs w:val="24"/>
        </w:rPr>
        <w:t>as</w:t>
      </w:r>
      <w:r w:rsidRPr="002965AB">
        <w:rPr>
          <w:rFonts w:cstheme="minorHAnsi"/>
          <w:sz w:val="24"/>
          <w:szCs w:val="24"/>
        </w:rPr>
        <w:t xml:space="preserve"> </w:t>
      </w:r>
      <w:r w:rsidRPr="002965AB">
        <w:rPr>
          <w:rFonts w:cstheme="minorHAnsi"/>
          <w:color w:val="0000FF"/>
          <w:sz w:val="24"/>
          <w:szCs w:val="24"/>
        </w:rPr>
        <w:t>varchar</w:t>
      </w:r>
      <w:r w:rsidRPr="002965AB">
        <w:rPr>
          <w:rFonts w:cstheme="minorHAnsi"/>
          <w:color w:val="808080"/>
          <w:sz w:val="24"/>
          <w:szCs w:val="24"/>
        </w:rPr>
        <w:t xml:space="preserve"> (</w:t>
      </w:r>
      <w:r w:rsidRPr="002965AB">
        <w:rPr>
          <w:rFonts w:cstheme="minorHAnsi"/>
          <w:sz w:val="24"/>
          <w:szCs w:val="24"/>
        </w:rPr>
        <w:t>10</w:t>
      </w:r>
      <w:r w:rsidRPr="002965AB">
        <w:rPr>
          <w:rFonts w:cstheme="minorHAnsi"/>
          <w:color w:val="808080"/>
          <w:sz w:val="24"/>
          <w:szCs w:val="24"/>
        </w:rPr>
        <w:t>)),</w:t>
      </w:r>
      <w:r w:rsidRPr="002965AB">
        <w:rPr>
          <w:rFonts w:cstheme="minorHAnsi"/>
          <w:sz w:val="24"/>
          <w:szCs w:val="24"/>
        </w:rPr>
        <w:t xml:space="preserve"> 6</w:t>
      </w:r>
      <w:r w:rsidRPr="002965AB">
        <w:rPr>
          <w:rFonts w:cstheme="minorHAnsi"/>
          <w:color w:val="808080"/>
          <w:sz w:val="24"/>
          <w:szCs w:val="24"/>
        </w:rPr>
        <w:t>)</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from</w:t>
      </w:r>
      <w:r w:rsidRPr="002965AB">
        <w:rPr>
          <w:rFonts w:cstheme="minorHAnsi"/>
          <w:sz w:val="24"/>
          <w:szCs w:val="24"/>
        </w:rPr>
        <w:t xml:space="preserve"> </w:t>
      </w:r>
      <w:r w:rsidRPr="002965AB">
        <w:rPr>
          <w:rFonts w:cstheme="minorHAnsi"/>
          <w:color w:val="0000FF"/>
          <w:sz w:val="24"/>
          <w:szCs w:val="24"/>
        </w:rPr>
        <w:t>sequence</w:t>
      </w:r>
      <w:r w:rsidRPr="002965AB">
        <w:rPr>
          <w:rFonts w:cstheme="minorHAnsi"/>
          <w:sz w:val="24"/>
          <w:szCs w:val="24"/>
        </w:rPr>
        <w:t xml:space="preserve"> </w:t>
      </w:r>
      <w:r w:rsidRPr="002965AB">
        <w:rPr>
          <w:rFonts w:cstheme="minorHAnsi"/>
          <w:color w:val="0000FF"/>
          <w:sz w:val="24"/>
          <w:szCs w:val="24"/>
        </w:rPr>
        <w:t>where</w:t>
      </w:r>
      <w:r w:rsidRPr="002965AB">
        <w:rPr>
          <w:rFonts w:cstheme="minorHAnsi"/>
          <w:sz w:val="24"/>
          <w:szCs w:val="24"/>
        </w:rPr>
        <w:t xml:space="preserve"> N </w:t>
      </w:r>
      <w:r w:rsidRPr="002965AB">
        <w:rPr>
          <w:rFonts w:cstheme="minorHAnsi"/>
          <w:color w:val="808080"/>
          <w:sz w:val="24"/>
          <w:szCs w:val="24"/>
        </w:rPr>
        <w:t>&lt;=</w:t>
      </w:r>
      <w:r w:rsidRPr="002965AB">
        <w:rPr>
          <w:rFonts w:cstheme="minorHAnsi"/>
          <w:sz w:val="24"/>
          <w:szCs w:val="24"/>
        </w:rPr>
        <w:t xml:space="preserve"> 100000</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Select</w:t>
      </w:r>
      <w:r w:rsidRPr="002965AB">
        <w:rPr>
          <w:rFonts w:cstheme="minorHAnsi"/>
          <w:sz w:val="24"/>
          <w:szCs w:val="24"/>
        </w:rPr>
        <w:t xml:space="preserve"> </w:t>
      </w:r>
      <w:r w:rsidRPr="002965AB">
        <w:rPr>
          <w:rFonts w:cstheme="minorHAnsi"/>
          <w:color w:val="808080"/>
          <w:sz w:val="24"/>
          <w:szCs w:val="24"/>
        </w:rPr>
        <w:t>*</w:t>
      </w:r>
      <w:r w:rsidRPr="002965AB">
        <w:rPr>
          <w:rFonts w:cstheme="minorHAnsi"/>
          <w:sz w:val="24"/>
          <w:szCs w:val="24"/>
        </w:rPr>
        <w:t xml:space="preserve"> </w:t>
      </w:r>
      <w:r w:rsidRPr="002965AB">
        <w:rPr>
          <w:rFonts w:cstheme="minorHAnsi"/>
          <w:color w:val="0000FF"/>
          <w:sz w:val="24"/>
          <w:szCs w:val="24"/>
        </w:rPr>
        <w:t>from</w:t>
      </w:r>
      <w:r w:rsidRPr="002965AB">
        <w:rPr>
          <w:rFonts w:cstheme="minorHAnsi"/>
          <w:sz w:val="24"/>
          <w:szCs w:val="24"/>
        </w:rPr>
        <w:t xml:space="preserve"> [Table] </w:t>
      </w:r>
      <w:r w:rsidRPr="002965AB">
        <w:rPr>
          <w:rFonts w:cstheme="minorHAnsi"/>
          <w:color w:val="0000FF"/>
          <w:sz w:val="24"/>
          <w:szCs w:val="24"/>
        </w:rPr>
        <w:t>where</w:t>
      </w:r>
      <w:r w:rsidRPr="002965AB">
        <w:rPr>
          <w:rFonts w:cstheme="minorHAnsi"/>
          <w:sz w:val="24"/>
          <w:szCs w:val="24"/>
        </w:rPr>
        <w:t xml:space="preserve"> Lastname</w:t>
      </w:r>
      <w:r w:rsidRPr="002965AB">
        <w:rPr>
          <w:rFonts w:cstheme="minorHAnsi"/>
          <w:color w:val="808080"/>
          <w:sz w:val="24"/>
          <w:szCs w:val="24"/>
        </w:rPr>
        <w:t>=</w:t>
      </w:r>
      <w:r w:rsidRPr="002965AB">
        <w:rPr>
          <w:rFonts w:cstheme="minorHAnsi"/>
          <w:color w:val="FF0000"/>
          <w:sz w:val="24"/>
          <w:szCs w:val="24"/>
        </w:rPr>
        <w:t>'Doe299999'</w:t>
      </w:r>
    </w:p>
    <w:p w:rsidR="000B7156" w:rsidRPr="002965AB" w:rsidRDefault="000B7156" w:rsidP="000B7156">
      <w:pPr>
        <w:autoSpaceDE w:val="0"/>
        <w:autoSpaceDN w:val="0"/>
        <w:rPr>
          <w:rFonts w:cstheme="minorHAnsi"/>
          <w:sz w:val="24"/>
          <w:szCs w:val="24"/>
        </w:rPr>
      </w:pPr>
    </w:p>
    <w:p w:rsidR="000B7156" w:rsidRPr="00C70103" w:rsidRDefault="000B7156" w:rsidP="000B7156">
      <w:pPr>
        <w:autoSpaceDE w:val="0"/>
        <w:autoSpaceDN w:val="0"/>
        <w:rPr>
          <w:rFonts w:cstheme="minorHAnsi"/>
          <w:b/>
          <w:sz w:val="24"/>
          <w:szCs w:val="24"/>
        </w:rPr>
      </w:pPr>
      <w:r w:rsidRPr="00C70103">
        <w:rPr>
          <w:rFonts w:cstheme="minorHAnsi"/>
          <w:b/>
          <w:sz w:val="24"/>
          <w:szCs w:val="24"/>
        </w:rPr>
        <w:t>How to clear the buffers:</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DBCC</w:t>
      </w:r>
      <w:r w:rsidRPr="002965AB">
        <w:rPr>
          <w:rFonts w:cstheme="minorHAnsi"/>
          <w:sz w:val="24"/>
          <w:szCs w:val="24"/>
        </w:rPr>
        <w:t xml:space="preserve"> FREEPROCCACHE</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GO</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DBCC</w:t>
      </w:r>
      <w:r w:rsidRPr="002965AB">
        <w:rPr>
          <w:rFonts w:cstheme="minorHAnsi"/>
          <w:sz w:val="24"/>
          <w:szCs w:val="24"/>
        </w:rPr>
        <w:t xml:space="preserve"> DROPCLEANBUFFERS</w:t>
      </w:r>
    </w:p>
    <w:p w:rsidR="000B7156" w:rsidRPr="002965AB" w:rsidRDefault="006424BD" w:rsidP="000B7156">
      <w:pPr>
        <w:autoSpaceDE w:val="0"/>
        <w:autoSpaceDN w:val="0"/>
        <w:rPr>
          <w:rFonts w:cstheme="minorHAnsi"/>
          <w:sz w:val="24"/>
          <w:szCs w:val="24"/>
        </w:rPr>
      </w:pPr>
      <w:r>
        <w:rPr>
          <w:rFonts w:cstheme="minorHAnsi"/>
          <w:color w:val="0000FF"/>
          <w:sz w:val="24"/>
          <w:szCs w:val="24"/>
        </w:rPr>
        <w:t>GO</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DBCC</w:t>
      </w:r>
      <w:r w:rsidRPr="002965AB">
        <w:rPr>
          <w:rFonts w:cstheme="minorHAnsi"/>
          <w:sz w:val="24"/>
          <w:szCs w:val="24"/>
        </w:rPr>
        <w:t xml:space="preserve"> FREESYSTEMCACHE</w:t>
      </w:r>
      <w:r w:rsidRPr="002965AB">
        <w:rPr>
          <w:rFonts w:cstheme="minorHAnsi"/>
          <w:color w:val="0000FF"/>
          <w:sz w:val="24"/>
          <w:szCs w:val="24"/>
        </w:rPr>
        <w:t xml:space="preserve"> </w:t>
      </w:r>
      <w:r w:rsidRPr="002965AB">
        <w:rPr>
          <w:rFonts w:cstheme="minorHAnsi"/>
          <w:color w:val="808080"/>
          <w:sz w:val="24"/>
          <w:szCs w:val="24"/>
        </w:rPr>
        <w:t>(</w:t>
      </w:r>
      <w:r w:rsidRPr="002965AB">
        <w:rPr>
          <w:rFonts w:cstheme="minorHAnsi"/>
          <w:color w:val="FF0000"/>
          <w:sz w:val="24"/>
          <w:szCs w:val="24"/>
        </w:rPr>
        <w:t>'ALL'</w:t>
      </w:r>
      <w:r w:rsidRPr="002965AB">
        <w:rPr>
          <w:rFonts w:cstheme="minorHAnsi"/>
          <w:color w:val="808080"/>
          <w:sz w:val="24"/>
          <w:szCs w:val="24"/>
        </w:rPr>
        <w:t>)</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GO</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DBCC</w:t>
      </w:r>
      <w:r w:rsidRPr="002965AB">
        <w:rPr>
          <w:rFonts w:cstheme="minorHAnsi"/>
          <w:sz w:val="24"/>
          <w:szCs w:val="24"/>
        </w:rPr>
        <w:t xml:space="preserve"> FREESESSIONCACHE</w:t>
      </w:r>
    </w:p>
    <w:p w:rsidR="000B7156" w:rsidRPr="002965AB" w:rsidRDefault="000B7156" w:rsidP="000B7156">
      <w:pPr>
        <w:autoSpaceDE w:val="0"/>
        <w:autoSpaceDN w:val="0"/>
        <w:rPr>
          <w:rFonts w:cstheme="minorHAnsi"/>
          <w:sz w:val="24"/>
          <w:szCs w:val="24"/>
        </w:rPr>
      </w:pPr>
    </w:p>
    <w:p w:rsidR="000B7156" w:rsidRPr="006424BD" w:rsidRDefault="000B7156" w:rsidP="000B7156">
      <w:pPr>
        <w:autoSpaceDE w:val="0"/>
        <w:autoSpaceDN w:val="0"/>
        <w:rPr>
          <w:rFonts w:cstheme="minorHAnsi"/>
          <w:sz w:val="24"/>
          <w:szCs w:val="24"/>
        </w:rPr>
      </w:pPr>
      <w:r w:rsidRPr="006424BD">
        <w:rPr>
          <w:rFonts w:cstheme="minorHAnsi"/>
          <w:b/>
          <w:sz w:val="24"/>
          <w:szCs w:val="24"/>
        </w:rPr>
        <w:t xml:space="preserve">Note: </w:t>
      </w:r>
    </w:p>
    <w:p w:rsidR="000B7156" w:rsidRDefault="000B7156" w:rsidP="000B7156">
      <w:pPr>
        <w:autoSpaceDE w:val="0"/>
        <w:autoSpaceDN w:val="0"/>
        <w:rPr>
          <w:rFonts w:cstheme="minorHAnsi"/>
          <w:sz w:val="24"/>
          <w:szCs w:val="24"/>
        </w:rPr>
      </w:pPr>
      <w:r w:rsidRPr="002965AB">
        <w:rPr>
          <w:rFonts w:cstheme="minorHAnsi"/>
          <w:sz w:val="24"/>
          <w:szCs w:val="24"/>
        </w:rPr>
        <w:t>Never clear buffer until proper conf</w:t>
      </w:r>
      <w:r w:rsidR="005A1C6A">
        <w:rPr>
          <w:rFonts w:cstheme="minorHAnsi"/>
          <w:sz w:val="24"/>
          <w:szCs w:val="24"/>
        </w:rPr>
        <w:t>irmation from application team.</w:t>
      </w:r>
    </w:p>
    <w:p w:rsidR="000B7156" w:rsidRPr="002965AB" w:rsidRDefault="000B7156" w:rsidP="000B7156">
      <w:pPr>
        <w:autoSpaceDE w:val="0"/>
        <w:autoSpaceDN w:val="0"/>
        <w:rPr>
          <w:rFonts w:cstheme="minorHAnsi"/>
          <w:color w:val="0000FF"/>
          <w:sz w:val="24"/>
          <w:szCs w:val="24"/>
        </w:rPr>
      </w:pPr>
      <w:r w:rsidRPr="000B7156">
        <w:rPr>
          <w:rFonts w:cstheme="minorHAnsi"/>
          <w:b/>
          <w:sz w:val="24"/>
          <w:szCs w:val="24"/>
        </w:rPr>
        <w:t>Statistics:</w:t>
      </w:r>
      <w:r w:rsidRPr="000B7156">
        <w:rPr>
          <w:rFonts w:cstheme="minorHAnsi"/>
          <w:sz w:val="24"/>
          <w:szCs w:val="24"/>
        </w:rPr>
        <w:t xml:space="preserve"> </w:t>
      </w:r>
      <w:r w:rsidRPr="002965AB">
        <w:rPr>
          <w:rFonts w:cstheme="minorHAnsi"/>
          <w:color w:val="0000FF"/>
          <w:sz w:val="24"/>
          <w:szCs w:val="24"/>
        </w:rPr>
        <w:t>Mainly it contains table updated information and density value information.</w:t>
      </w:r>
    </w:p>
    <w:p w:rsidR="000B7156" w:rsidRPr="002965AB" w:rsidRDefault="000B7156" w:rsidP="000B7156">
      <w:pPr>
        <w:autoSpaceDE w:val="0"/>
        <w:autoSpaceDN w:val="0"/>
        <w:rPr>
          <w:rFonts w:cstheme="minorHAnsi"/>
          <w:sz w:val="24"/>
          <w:szCs w:val="24"/>
        </w:rPr>
      </w:pPr>
      <w:r w:rsidRPr="002965AB">
        <w:rPr>
          <w:rFonts w:cstheme="minorHAnsi"/>
          <w:color w:val="0000FF"/>
          <w:sz w:val="24"/>
          <w:szCs w:val="24"/>
        </w:rPr>
        <w:t>Whenever we update table then statistics also updated.</w:t>
      </w:r>
    </w:p>
    <w:p w:rsidR="000B7156" w:rsidRPr="002965AB" w:rsidRDefault="000B7156" w:rsidP="000B7156">
      <w:pPr>
        <w:autoSpaceDE w:val="0"/>
        <w:autoSpaceDN w:val="0"/>
        <w:rPr>
          <w:rFonts w:cstheme="minorHAnsi"/>
          <w:sz w:val="24"/>
          <w:szCs w:val="24"/>
        </w:rPr>
      </w:pPr>
      <w:r w:rsidRPr="000B7156">
        <w:rPr>
          <w:rFonts w:cstheme="minorHAnsi"/>
          <w:b/>
          <w:sz w:val="24"/>
          <w:szCs w:val="24"/>
        </w:rPr>
        <w:t>Note:</w:t>
      </w:r>
      <w:r w:rsidRPr="002965AB">
        <w:rPr>
          <w:rFonts w:cstheme="minorHAnsi"/>
          <w:sz w:val="24"/>
          <w:szCs w:val="24"/>
        </w:rPr>
        <w:t xml:space="preserve"> By default AUTO </w:t>
      </w:r>
      <w:r w:rsidRPr="002965AB">
        <w:rPr>
          <w:rFonts w:cstheme="minorHAnsi"/>
          <w:color w:val="0000FF"/>
          <w:sz w:val="24"/>
          <w:szCs w:val="24"/>
        </w:rPr>
        <w:t>statistics option is always true in each database.</w:t>
      </w:r>
    </w:p>
    <w:p w:rsidR="000B7156" w:rsidRPr="002965AB" w:rsidRDefault="000B7156" w:rsidP="000B7156">
      <w:pPr>
        <w:autoSpaceDE w:val="0"/>
        <w:autoSpaceDN w:val="0"/>
        <w:rPr>
          <w:rFonts w:cstheme="minorHAnsi"/>
          <w:sz w:val="24"/>
          <w:szCs w:val="24"/>
        </w:rPr>
      </w:pPr>
    </w:p>
    <w:p w:rsidR="00C70103" w:rsidRDefault="000B7156" w:rsidP="000B7156">
      <w:pPr>
        <w:autoSpaceDE w:val="0"/>
        <w:autoSpaceDN w:val="0"/>
        <w:rPr>
          <w:rFonts w:cstheme="minorHAnsi"/>
          <w:sz w:val="24"/>
          <w:szCs w:val="24"/>
        </w:rPr>
      </w:pPr>
      <w:r w:rsidRPr="002965AB">
        <w:rPr>
          <w:rFonts w:cstheme="minorHAnsi"/>
          <w:color w:val="0000FF"/>
          <w:sz w:val="24"/>
          <w:szCs w:val="24"/>
        </w:rPr>
        <w:t>Drop</w:t>
      </w:r>
      <w:r w:rsidRPr="002965AB">
        <w:rPr>
          <w:rFonts w:cstheme="minorHAnsi"/>
          <w:sz w:val="24"/>
          <w:szCs w:val="24"/>
        </w:rPr>
        <w:t xml:space="preserve"> </w:t>
      </w:r>
      <w:r w:rsidRPr="002965AB">
        <w:rPr>
          <w:rFonts w:cstheme="minorHAnsi"/>
          <w:color w:val="0000FF"/>
          <w:sz w:val="24"/>
          <w:szCs w:val="24"/>
        </w:rPr>
        <w:t>statistics</w:t>
      </w:r>
      <w:r w:rsidRPr="002965AB">
        <w:rPr>
          <w:rFonts w:cstheme="minorHAnsi"/>
          <w:sz w:val="24"/>
          <w:szCs w:val="24"/>
        </w:rPr>
        <w:t xml:space="preserve"> DBO</w:t>
      </w:r>
      <w:r w:rsidRPr="002965AB">
        <w:rPr>
          <w:rFonts w:cstheme="minorHAnsi"/>
          <w:color w:val="808080"/>
          <w:sz w:val="24"/>
          <w:szCs w:val="24"/>
        </w:rPr>
        <w:t>.</w:t>
      </w:r>
      <w:r w:rsidRPr="002965AB">
        <w:rPr>
          <w:rFonts w:cstheme="minorHAnsi"/>
          <w:sz w:val="24"/>
          <w:szCs w:val="24"/>
        </w:rPr>
        <w:t xml:space="preserve"> [Table]</w:t>
      </w:r>
      <w:r w:rsidRPr="002965AB">
        <w:rPr>
          <w:rFonts w:cstheme="minorHAnsi"/>
          <w:color w:val="808080"/>
          <w:sz w:val="24"/>
          <w:szCs w:val="24"/>
        </w:rPr>
        <w:t>.</w:t>
      </w:r>
      <w:r w:rsidR="00C70103">
        <w:rPr>
          <w:rFonts w:cstheme="minorHAnsi"/>
          <w:sz w:val="24"/>
          <w:szCs w:val="24"/>
        </w:rPr>
        <w:t xml:space="preserve"> [_WA_Sys_00000003_0F975522]</w:t>
      </w:r>
    </w:p>
    <w:p w:rsidR="000B7156" w:rsidRDefault="000B7156" w:rsidP="005A1C6A">
      <w:pPr>
        <w:autoSpaceDE w:val="0"/>
        <w:autoSpaceDN w:val="0"/>
        <w:rPr>
          <w:rFonts w:cstheme="minorHAnsi"/>
          <w:sz w:val="24"/>
          <w:szCs w:val="24"/>
        </w:rPr>
      </w:pPr>
      <w:r w:rsidRPr="002965AB">
        <w:rPr>
          <w:rFonts w:cstheme="minorHAnsi"/>
          <w:color w:val="0000FF"/>
          <w:sz w:val="24"/>
          <w:szCs w:val="24"/>
        </w:rPr>
        <w:t>Drop</w:t>
      </w:r>
      <w:r w:rsidRPr="002965AB">
        <w:rPr>
          <w:rFonts w:cstheme="minorHAnsi"/>
          <w:sz w:val="24"/>
          <w:szCs w:val="24"/>
        </w:rPr>
        <w:t xml:space="preserve"> </w:t>
      </w:r>
      <w:r w:rsidRPr="002965AB">
        <w:rPr>
          <w:rFonts w:cstheme="minorHAnsi"/>
          <w:color w:val="0000FF"/>
          <w:sz w:val="24"/>
          <w:szCs w:val="24"/>
        </w:rPr>
        <w:t>statistics</w:t>
      </w:r>
      <w:r w:rsidRPr="002965AB">
        <w:rPr>
          <w:rFonts w:cstheme="minorHAnsi"/>
          <w:sz w:val="24"/>
          <w:szCs w:val="24"/>
        </w:rPr>
        <w:t xml:space="preserve"> DBO</w:t>
      </w:r>
      <w:r w:rsidRPr="002965AB">
        <w:rPr>
          <w:rFonts w:cstheme="minorHAnsi"/>
          <w:color w:val="808080"/>
          <w:sz w:val="24"/>
          <w:szCs w:val="24"/>
        </w:rPr>
        <w:t>.</w:t>
      </w:r>
      <w:r w:rsidRPr="002965AB">
        <w:rPr>
          <w:rFonts w:cstheme="minorHAnsi"/>
          <w:sz w:val="24"/>
          <w:szCs w:val="24"/>
        </w:rPr>
        <w:t xml:space="preserve"> [Table]</w:t>
      </w:r>
      <w:r w:rsidRPr="002965AB">
        <w:rPr>
          <w:rFonts w:cstheme="minorHAnsi"/>
          <w:color w:val="808080"/>
          <w:sz w:val="24"/>
          <w:szCs w:val="24"/>
        </w:rPr>
        <w:t>.</w:t>
      </w:r>
      <w:r w:rsidRPr="002965AB">
        <w:rPr>
          <w:rFonts w:cstheme="minorHAnsi"/>
          <w:sz w:val="24"/>
          <w:szCs w:val="24"/>
        </w:rPr>
        <w:t xml:space="preserve"> [_WA_Sys_00000001_0F975522]</w:t>
      </w:r>
    </w:p>
    <w:p w:rsidR="00773B28" w:rsidRDefault="00773B28" w:rsidP="00773B28">
      <w:pPr>
        <w:jc w:val="center"/>
        <w:rPr>
          <w:rFonts w:cstheme="minorHAnsi"/>
          <w:b/>
          <w:color w:val="C00000"/>
          <w:sz w:val="24"/>
          <w:szCs w:val="24"/>
        </w:rPr>
      </w:pPr>
      <w:r w:rsidRPr="00773B28">
        <w:rPr>
          <w:rFonts w:cstheme="minorHAnsi"/>
          <w:b/>
          <w:color w:val="C00000"/>
          <w:sz w:val="24"/>
          <w:szCs w:val="24"/>
        </w:rPr>
        <w:t>ACID PROPERTIES</w:t>
      </w:r>
    </w:p>
    <w:p w:rsidR="00773B28" w:rsidRDefault="00773B28" w:rsidP="00773B28">
      <w:pPr>
        <w:rPr>
          <w:rFonts w:cstheme="minorHAnsi"/>
          <w:b/>
          <w:sz w:val="24"/>
          <w:szCs w:val="24"/>
        </w:rPr>
      </w:pPr>
      <w:r>
        <w:rPr>
          <w:rFonts w:cstheme="minorHAnsi"/>
          <w:b/>
          <w:sz w:val="24"/>
          <w:szCs w:val="24"/>
        </w:rPr>
        <w:t>What is Transaction?</w:t>
      </w:r>
    </w:p>
    <w:p w:rsidR="00773B28" w:rsidRDefault="00773B28" w:rsidP="00773B28">
      <w:pPr>
        <w:rPr>
          <w:rFonts w:cstheme="minorHAnsi"/>
          <w:sz w:val="24"/>
          <w:szCs w:val="24"/>
        </w:rPr>
      </w:pPr>
      <w:r>
        <w:rPr>
          <w:rFonts w:cstheme="minorHAnsi"/>
          <w:sz w:val="24"/>
          <w:szCs w:val="24"/>
        </w:rPr>
        <w:t>Transaction is a set of logical unit of work and it contains one or more database operations. A valid transaction should be met (ACID) Atomicity, Consistency, Isolation, Durability properties.</w:t>
      </w:r>
    </w:p>
    <w:p w:rsidR="00D51B50" w:rsidRDefault="00773B28" w:rsidP="00773B28">
      <w:pPr>
        <w:rPr>
          <w:rFonts w:cstheme="minorHAnsi"/>
          <w:sz w:val="24"/>
          <w:szCs w:val="24"/>
        </w:rPr>
      </w:pPr>
      <w:r w:rsidRPr="00773B28">
        <w:rPr>
          <w:rFonts w:cstheme="minorHAnsi"/>
          <w:b/>
          <w:sz w:val="24"/>
          <w:szCs w:val="24"/>
        </w:rPr>
        <w:t xml:space="preserve">Atomicity: </w:t>
      </w:r>
      <w:r w:rsidRPr="00773B28">
        <w:rPr>
          <w:rFonts w:cstheme="minorHAnsi"/>
          <w:sz w:val="24"/>
          <w:szCs w:val="24"/>
        </w:rPr>
        <w:t>A transaction</w:t>
      </w:r>
      <w:r>
        <w:rPr>
          <w:rFonts w:cstheme="minorHAnsi"/>
          <w:sz w:val="24"/>
          <w:szCs w:val="24"/>
        </w:rPr>
        <w:t xml:space="preserve"> must be an automatic </w:t>
      </w:r>
      <w:r w:rsidR="00D51B50">
        <w:rPr>
          <w:rFonts w:cstheme="minorHAnsi"/>
          <w:sz w:val="24"/>
          <w:szCs w:val="24"/>
        </w:rPr>
        <w:t>unit of work, either all of it data modification are performed or none of them is performed.</w:t>
      </w:r>
    </w:p>
    <w:p w:rsidR="00773B28" w:rsidRDefault="00D51B50" w:rsidP="00773B28">
      <w:pPr>
        <w:rPr>
          <w:rFonts w:cstheme="minorHAnsi"/>
          <w:sz w:val="24"/>
          <w:szCs w:val="24"/>
        </w:rPr>
      </w:pPr>
      <w:r w:rsidRPr="00D51B50">
        <w:rPr>
          <w:rFonts w:cstheme="minorHAnsi"/>
          <w:b/>
          <w:sz w:val="24"/>
          <w:szCs w:val="24"/>
        </w:rPr>
        <w:t>Consistency:</w:t>
      </w:r>
      <w:r w:rsidR="00773B28" w:rsidRPr="00D51B50">
        <w:rPr>
          <w:rFonts w:cstheme="minorHAnsi"/>
          <w:b/>
          <w:sz w:val="24"/>
          <w:szCs w:val="24"/>
        </w:rPr>
        <w:t xml:space="preserve"> </w:t>
      </w:r>
      <w:r w:rsidRPr="00D51B50">
        <w:rPr>
          <w:rFonts w:cstheme="minorHAnsi"/>
          <w:sz w:val="24"/>
          <w:szCs w:val="24"/>
        </w:rPr>
        <w:t>When</w:t>
      </w:r>
      <w:r>
        <w:rPr>
          <w:rFonts w:cstheme="minorHAnsi"/>
          <w:sz w:val="24"/>
          <w:szCs w:val="24"/>
        </w:rPr>
        <w:t xml:space="preserve"> completed a transaction must leave all data in consistent state. In a relational database, all rules must be applied to transactions modifications to maintain all data integrity. All internal data structures, such as B-tree indexes (or) doubled linked lists must be correct at end of transaction.</w:t>
      </w:r>
    </w:p>
    <w:p w:rsidR="00D51B50" w:rsidRDefault="00D51B50" w:rsidP="00773B28">
      <w:pPr>
        <w:rPr>
          <w:rFonts w:cstheme="minorHAnsi"/>
          <w:sz w:val="24"/>
          <w:szCs w:val="24"/>
        </w:rPr>
      </w:pPr>
      <w:r w:rsidRPr="00D51B50">
        <w:rPr>
          <w:rFonts w:cstheme="minorHAnsi"/>
          <w:b/>
          <w:sz w:val="24"/>
          <w:szCs w:val="24"/>
        </w:rPr>
        <w:t>Isolation</w:t>
      </w:r>
      <w:r>
        <w:rPr>
          <w:rFonts w:cstheme="minorHAnsi"/>
          <w:b/>
          <w:sz w:val="24"/>
          <w:szCs w:val="24"/>
        </w:rPr>
        <w:t xml:space="preserve">: </w:t>
      </w:r>
      <w:r w:rsidR="009068B2">
        <w:rPr>
          <w:rFonts w:cstheme="minorHAnsi"/>
          <w:sz w:val="24"/>
          <w:szCs w:val="24"/>
        </w:rPr>
        <w:t>Modifications made by concurrent transaction must be isolated from the modifications made by the other consequent transactions. A transaction either sees a data in the state it was in before another concurrent transaction modified it, (or) sees the data after second transaction completed.</w:t>
      </w:r>
    </w:p>
    <w:p w:rsidR="009068B2" w:rsidRDefault="009068B2" w:rsidP="00773B28">
      <w:pPr>
        <w:rPr>
          <w:rFonts w:cstheme="minorHAnsi"/>
          <w:sz w:val="24"/>
          <w:szCs w:val="24"/>
        </w:rPr>
      </w:pPr>
      <w:r w:rsidRPr="009068B2">
        <w:rPr>
          <w:rFonts w:cstheme="minorHAnsi"/>
          <w:b/>
          <w:sz w:val="24"/>
          <w:szCs w:val="24"/>
        </w:rPr>
        <w:t>Durability:</w:t>
      </w:r>
      <w:r>
        <w:rPr>
          <w:rFonts w:cstheme="minorHAnsi"/>
          <w:b/>
          <w:sz w:val="24"/>
          <w:szCs w:val="24"/>
        </w:rPr>
        <w:t xml:space="preserve"> </w:t>
      </w:r>
      <w:r>
        <w:rPr>
          <w:rFonts w:cstheme="minorHAnsi"/>
          <w:sz w:val="24"/>
          <w:szCs w:val="24"/>
        </w:rPr>
        <w:t>After a transaction has completed, its effects are permanently in place in the system. The modification persists even in the event of a system failure.</w:t>
      </w:r>
    </w:p>
    <w:p w:rsidR="00893FEA" w:rsidRDefault="00893FEA" w:rsidP="00773B28">
      <w:pPr>
        <w:rPr>
          <w:rFonts w:cstheme="minorHAnsi"/>
          <w:sz w:val="24"/>
          <w:szCs w:val="24"/>
        </w:rPr>
      </w:pPr>
    </w:p>
    <w:p w:rsidR="000C1D4A" w:rsidRDefault="000C1D4A" w:rsidP="00773B28">
      <w:pPr>
        <w:rPr>
          <w:rFonts w:cstheme="minorHAnsi"/>
          <w:sz w:val="24"/>
          <w:szCs w:val="24"/>
        </w:rPr>
      </w:pPr>
    </w:p>
    <w:p w:rsidR="000C1D4A" w:rsidRDefault="000C1D4A" w:rsidP="00773B28">
      <w:pPr>
        <w:rPr>
          <w:rFonts w:cstheme="minorHAnsi"/>
          <w:sz w:val="24"/>
          <w:szCs w:val="24"/>
        </w:rPr>
      </w:pPr>
    </w:p>
    <w:p w:rsidR="000C1D4A" w:rsidRDefault="000C1D4A" w:rsidP="00773B28">
      <w:pPr>
        <w:rPr>
          <w:rFonts w:cstheme="minorHAnsi"/>
          <w:sz w:val="24"/>
          <w:szCs w:val="24"/>
        </w:rPr>
      </w:pPr>
    </w:p>
    <w:p w:rsidR="000C1D4A" w:rsidRDefault="000C1D4A" w:rsidP="00773B28">
      <w:pPr>
        <w:rPr>
          <w:rFonts w:cstheme="minorHAnsi"/>
          <w:sz w:val="24"/>
          <w:szCs w:val="24"/>
        </w:rPr>
      </w:pPr>
    </w:p>
    <w:p w:rsidR="000C1D4A" w:rsidRDefault="000C1D4A" w:rsidP="00773B28">
      <w:pPr>
        <w:rPr>
          <w:rFonts w:cstheme="minorHAnsi"/>
          <w:sz w:val="24"/>
          <w:szCs w:val="24"/>
        </w:rPr>
      </w:pPr>
    </w:p>
    <w:p w:rsidR="000C1D4A" w:rsidRDefault="000C1D4A" w:rsidP="00773B28">
      <w:pPr>
        <w:rPr>
          <w:rFonts w:cstheme="minorHAnsi"/>
          <w:sz w:val="24"/>
          <w:szCs w:val="24"/>
        </w:rPr>
      </w:pPr>
    </w:p>
    <w:p w:rsidR="000C1D4A" w:rsidRDefault="000C1D4A" w:rsidP="00773B28">
      <w:pPr>
        <w:rPr>
          <w:rFonts w:cstheme="minorHAnsi"/>
          <w:sz w:val="24"/>
          <w:szCs w:val="24"/>
        </w:rPr>
      </w:pPr>
    </w:p>
    <w:p w:rsidR="000C1D4A" w:rsidRDefault="000C1D4A" w:rsidP="00773B28">
      <w:pPr>
        <w:rPr>
          <w:rFonts w:cstheme="minorHAnsi"/>
          <w:sz w:val="24"/>
          <w:szCs w:val="24"/>
        </w:rPr>
      </w:pPr>
    </w:p>
    <w:p w:rsidR="000C1D4A" w:rsidRDefault="000C1D4A" w:rsidP="00773B28">
      <w:pPr>
        <w:rPr>
          <w:rFonts w:cstheme="minorHAnsi"/>
          <w:sz w:val="24"/>
          <w:szCs w:val="24"/>
        </w:rPr>
      </w:pPr>
    </w:p>
    <w:p w:rsidR="000C1D4A" w:rsidRPr="009068B2" w:rsidRDefault="000C1D4A" w:rsidP="00773B28">
      <w:pPr>
        <w:rPr>
          <w:rFonts w:cstheme="minorHAnsi"/>
          <w:sz w:val="24"/>
          <w:szCs w:val="24"/>
        </w:rPr>
      </w:pPr>
    </w:p>
    <w:p w:rsidR="00D51B50" w:rsidRPr="004C2523" w:rsidRDefault="00893FEA" w:rsidP="00893FEA">
      <w:pPr>
        <w:jc w:val="center"/>
        <w:rPr>
          <w:rFonts w:cstheme="minorHAnsi"/>
          <w:b/>
          <w:color w:val="C00000"/>
          <w:sz w:val="24"/>
          <w:szCs w:val="24"/>
        </w:rPr>
      </w:pPr>
      <w:r w:rsidRPr="004C2523">
        <w:rPr>
          <w:rFonts w:cstheme="minorHAnsi"/>
          <w:b/>
          <w:color w:val="C00000"/>
          <w:sz w:val="24"/>
          <w:szCs w:val="24"/>
        </w:rPr>
        <w:t>WINDOWS TASK SCHEDULAR</w:t>
      </w:r>
    </w:p>
    <w:p w:rsidR="000C1D4A" w:rsidRPr="000C1D4A" w:rsidRDefault="000C1D4A" w:rsidP="000C1D4A">
      <w:pPr>
        <w:rPr>
          <w:sz w:val="24"/>
          <w:szCs w:val="24"/>
        </w:rPr>
      </w:pPr>
      <w:r w:rsidRPr="000C1D4A">
        <w:rPr>
          <w:sz w:val="24"/>
          <w:szCs w:val="24"/>
        </w:rPr>
        <w:t>Task Scheduler backup:</w:t>
      </w:r>
    </w:p>
    <w:p w:rsidR="000C1D4A" w:rsidRPr="000C1D4A" w:rsidRDefault="000C1D4A" w:rsidP="000C1D4A">
      <w:pPr>
        <w:rPr>
          <w:sz w:val="24"/>
          <w:szCs w:val="24"/>
        </w:rPr>
      </w:pPr>
      <w:r w:rsidRPr="000C1D4A">
        <w:rPr>
          <w:b/>
          <w:sz w:val="24"/>
          <w:szCs w:val="24"/>
        </w:rPr>
        <w:t>Note:</w:t>
      </w:r>
      <w:r w:rsidRPr="000C1D4A">
        <w:rPr>
          <w:sz w:val="24"/>
          <w:szCs w:val="24"/>
        </w:rPr>
        <w:t xml:space="preserve"> In Sql server express edition we won’t have Sql server agent service due to this we cannot be able to configure jobs or either Maintaince plans to automate.</w:t>
      </w:r>
    </w:p>
    <w:p w:rsidR="000C1D4A" w:rsidRPr="000C1D4A" w:rsidRDefault="000C1D4A" w:rsidP="000C1D4A">
      <w:pPr>
        <w:rPr>
          <w:sz w:val="24"/>
          <w:szCs w:val="24"/>
        </w:rPr>
      </w:pPr>
      <w:r w:rsidRPr="000C1D4A">
        <w:rPr>
          <w:sz w:val="24"/>
          <w:szCs w:val="24"/>
        </w:rPr>
        <w:t>How can we automate backups then?</w:t>
      </w:r>
    </w:p>
    <w:p w:rsidR="000C1D4A" w:rsidRPr="000C1D4A" w:rsidRDefault="000C1D4A" w:rsidP="000C1D4A">
      <w:pPr>
        <w:rPr>
          <w:sz w:val="24"/>
          <w:szCs w:val="24"/>
        </w:rPr>
      </w:pPr>
      <w:r w:rsidRPr="000C1D4A">
        <w:rPr>
          <w:sz w:val="24"/>
          <w:szCs w:val="24"/>
        </w:rPr>
        <w:t>BY USING WINDOWS LEVEL TASK SCHEDULER:</w:t>
      </w:r>
    </w:p>
    <w:p w:rsidR="000C1D4A" w:rsidRPr="000C1D4A" w:rsidRDefault="000C1D4A" w:rsidP="000C1D4A">
      <w:pPr>
        <w:rPr>
          <w:b/>
          <w:sz w:val="24"/>
          <w:szCs w:val="24"/>
        </w:rPr>
      </w:pPr>
      <w:r w:rsidRPr="000C1D4A">
        <w:rPr>
          <w:b/>
          <w:sz w:val="24"/>
          <w:szCs w:val="24"/>
        </w:rPr>
        <w:t>Steps:</w:t>
      </w:r>
    </w:p>
    <w:p w:rsidR="000C1D4A" w:rsidRPr="000C1D4A" w:rsidRDefault="000C1D4A" w:rsidP="000C1D4A">
      <w:pPr>
        <w:rPr>
          <w:sz w:val="24"/>
          <w:szCs w:val="24"/>
        </w:rPr>
      </w:pPr>
      <w:r w:rsidRPr="000C1D4A">
        <w:rPr>
          <w:sz w:val="24"/>
          <w:szCs w:val="24"/>
        </w:rPr>
        <w:t xml:space="preserve">1. Create a batch file with </w:t>
      </w:r>
    </w:p>
    <w:p w:rsidR="000C1D4A" w:rsidRPr="000C1D4A" w:rsidRDefault="000C1D4A" w:rsidP="000C1D4A">
      <w:pPr>
        <w:rPr>
          <w:sz w:val="24"/>
          <w:szCs w:val="24"/>
        </w:rPr>
      </w:pPr>
      <w:r w:rsidRPr="000C1D4A">
        <w:rPr>
          <w:sz w:val="24"/>
          <w:szCs w:val="24"/>
        </w:rPr>
        <w:t xml:space="preserve">Instance name </w:t>
      </w:r>
    </w:p>
    <w:p w:rsidR="000C1D4A" w:rsidRPr="000C1D4A" w:rsidRDefault="000C1D4A" w:rsidP="000C1D4A">
      <w:pPr>
        <w:rPr>
          <w:sz w:val="24"/>
          <w:szCs w:val="24"/>
        </w:rPr>
      </w:pPr>
      <w:r w:rsidRPr="000C1D4A">
        <w:rPr>
          <w:sz w:val="24"/>
          <w:szCs w:val="24"/>
        </w:rPr>
        <w:t>Path</w:t>
      </w:r>
    </w:p>
    <w:p w:rsidR="000C1D4A" w:rsidRPr="000C1D4A" w:rsidRDefault="000C1D4A" w:rsidP="000C1D4A">
      <w:pPr>
        <w:rPr>
          <w:sz w:val="24"/>
          <w:szCs w:val="24"/>
        </w:rPr>
      </w:pPr>
      <w:r w:rsidRPr="000C1D4A">
        <w:rPr>
          <w:sz w:val="24"/>
          <w:szCs w:val="24"/>
        </w:rPr>
        <w:t>Type of backup</w:t>
      </w:r>
    </w:p>
    <w:p w:rsidR="000C1D4A" w:rsidRPr="000C1D4A" w:rsidRDefault="000C1D4A" w:rsidP="000C1D4A">
      <w:pPr>
        <w:rPr>
          <w:sz w:val="24"/>
          <w:szCs w:val="24"/>
        </w:rPr>
      </w:pPr>
      <w:r w:rsidRPr="000C1D4A">
        <w:rPr>
          <w:sz w:val="24"/>
          <w:szCs w:val="24"/>
        </w:rPr>
        <w:t>Output file path</w:t>
      </w:r>
    </w:p>
    <w:p w:rsidR="000C1D4A" w:rsidRPr="000C1D4A" w:rsidRDefault="000C1D4A" w:rsidP="000C1D4A">
      <w:pPr>
        <w:rPr>
          <w:sz w:val="24"/>
          <w:szCs w:val="24"/>
        </w:rPr>
      </w:pPr>
      <w:r w:rsidRPr="000C1D4A">
        <w:rPr>
          <w:sz w:val="24"/>
          <w:szCs w:val="24"/>
        </w:rPr>
        <w:t>Retention</w:t>
      </w:r>
      <w:r>
        <w:rPr>
          <w:sz w:val="24"/>
          <w:szCs w:val="24"/>
        </w:rPr>
        <w:t xml:space="preserve"> period</w:t>
      </w:r>
    </w:p>
    <w:p w:rsidR="000C1D4A" w:rsidRPr="000C1D4A" w:rsidRDefault="000C1D4A" w:rsidP="000C1D4A">
      <w:pPr>
        <w:rPr>
          <w:sz w:val="24"/>
          <w:szCs w:val="24"/>
        </w:rPr>
      </w:pPr>
      <w:r w:rsidRPr="000C1D4A">
        <w:rPr>
          <w:sz w:val="24"/>
          <w:szCs w:val="24"/>
        </w:rPr>
        <w:t>2. Execute SP in master database for configuration.</w:t>
      </w:r>
    </w:p>
    <w:p w:rsidR="000C1D4A" w:rsidRPr="000C1D4A" w:rsidRDefault="000C1D4A" w:rsidP="000C1D4A">
      <w:pPr>
        <w:rPr>
          <w:sz w:val="24"/>
          <w:szCs w:val="24"/>
        </w:rPr>
      </w:pPr>
      <w:r w:rsidRPr="000C1D4A">
        <w:rPr>
          <w:sz w:val="24"/>
          <w:szCs w:val="24"/>
        </w:rPr>
        <w:t>3. Go to run &gt; task schedule</w:t>
      </w:r>
    </w:p>
    <w:p w:rsidR="000C1D4A" w:rsidRPr="000C1D4A" w:rsidRDefault="000C1D4A" w:rsidP="000C1D4A">
      <w:pPr>
        <w:rPr>
          <w:sz w:val="24"/>
          <w:szCs w:val="24"/>
        </w:rPr>
      </w:pPr>
      <w:r w:rsidRPr="000C1D4A">
        <w:rPr>
          <w:sz w:val="24"/>
          <w:szCs w:val="24"/>
        </w:rPr>
        <w:t>Path</w:t>
      </w:r>
    </w:p>
    <w:p w:rsidR="000C1D4A" w:rsidRPr="000C1D4A" w:rsidRDefault="000C1D4A" w:rsidP="000C1D4A">
      <w:pPr>
        <w:rPr>
          <w:sz w:val="24"/>
          <w:szCs w:val="24"/>
        </w:rPr>
      </w:pPr>
      <w:r w:rsidRPr="000C1D4A">
        <w:rPr>
          <w:sz w:val="24"/>
          <w:szCs w:val="24"/>
        </w:rPr>
        <w:t>Scheduler name</w:t>
      </w:r>
    </w:p>
    <w:p w:rsidR="000C1D4A" w:rsidRPr="000C1D4A" w:rsidRDefault="000C1D4A" w:rsidP="000C1D4A">
      <w:pPr>
        <w:rPr>
          <w:sz w:val="24"/>
          <w:szCs w:val="24"/>
        </w:rPr>
      </w:pPr>
      <w:r w:rsidRPr="000C1D4A">
        <w:rPr>
          <w:sz w:val="24"/>
          <w:szCs w:val="24"/>
        </w:rPr>
        <w:t xml:space="preserve">Schedule </w:t>
      </w:r>
    </w:p>
    <w:p w:rsidR="000C1D4A" w:rsidRPr="000C1D4A" w:rsidRDefault="000C1D4A" w:rsidP="000C1D4A">
      <w:pPr>
        <w:rPr>
          <w:sz w:val="24"/>
          <w:szCs w:val="24"/>
        </w:rPr>
      </w:pPr>
      <w:r w:rsidRPr="000C1D4A">
        <w:rPr>
          <w:sz w:val="24"/>
          <w:szCs w:val="24"/>
        </w:rPr>
        <w:t>Account to run this task</w:t>
      </w:r>
    </w:p>
    <w:p w:rsidR="000C1D4A" w:rsidRDefault="000C1D4A" w:rsidP="000C1D4A">
      <w:pPr>
        <w:rPr>
          <w:sz w:val="24"/>
          <w:szCs w:val="24"/>
        </w:rPr>
      </w:pPr>
      <w:r w:rsidRPr="000C1D4A">
        <w:rPr>
          <w:sz w:val="24"/>
          <w:szCs w:val="24"/>
        </w:rPr>
        <w:t>4. Your task scheduler contact batch f</w:t>
      </w:r>
      <w:r>
        <w:rPr>
          <w:sz w:val="24"/>
          <w:szCs w:val="24"/>
        </w:rPr>
        <w:t>ile and trigger backups via sp.</w:t>
      </w:r>
    </w:p>
    <w:p w:rsidR="00773B28" w:rsidRPr="000C1D4A" w:rsidRDefault="000C1D4A" w:rsidP="000C1D4A">
      <w:pPr>
        <w:rPr>
          <w:sz w:val="24"/>
          <w:szCs w:val="24"/>
        </w:rPr>
      </w:pPr>
      <w:r w:rsidRPr="000C1D4A">
        <w:rPr>
          <w:sz w:val="24"/>
          <w:szCs w:val="24"/>
        </w:rPr>
        <w:t>5. Test the backup status.</w:t>
      </w:r>
    </w:p>
    <w:p w:rsidR="009068B2" w:rsidRDefault="009068B2" w:rsidP="00773B28">
      <w:pPr>
        <w:rPr>
          <w:b/>
          <w:sz w:val="24"/>
          <w:szCs w:val="24"/>
        </w:rPr>
      </w:pPr>
    </w:p>
    <w:p w:rsidR="009068B2" w:rsidRDefault="009068B2" w:rsidP="00773B28">
      <w:pPr>
        <w:rPr>
          <w:b/>
          <w:sz w:val="24"/>
          <w:szCs w:val="24"/>
        </w:rPr>
      </w:pPr>
    </w:p>
    <w:p w:rsidR="009068B2" w:rsidRDefault="009068B2" w:rsidP="00773B28">
      <w:pPr>
        <w:rPr>
          <w:b/>
          <w:sz w:val="24"/>
          <w:szCs w:val="24"/>
        </w:rPr>
      </w:pPr>
    </w:p>
    <w:p w:rsidR="007A05C8" w:rsidRPr="004C2523" w:rsidRDefault="007A05C8" w:rsidP="007A05C8">
      <w:pPr>
        <w:jc w:val="center"/>
        <w:rPr>
          <w:b/>
          <w:color w:val="C00000"/>
          <w:sz w:val="24"/>
          <w:szCs w:val="24"/>
        </w:rPr>
      </w:pPr>
      <w:r w:rsidRPr="004C2523">
        <w:rPr>
          <w:b/>
          <w:color w:val="C00000"/>
          <w:sz w:val="24"/>
          <w:szCs w:val="24"/>
        </w:rPr>
        <w:t>QUERY TUNING</w:t>
      </w:r>
    </w:p>
    <w:p w:rsidR="007A05C8" w:rsidRPr="00584029" w:rsidRDefault="007A05C8" w:rsidP="007A05C8">
      <w:pPr>
        <w:rPr>
          <w:b/>
          <w:sz w:val="24"/>
          <w:szCs w:val="24"/>
        </w:rPr>
      </w:pPr>
      <w:r w:rsidRPr="00584029">
        <w:rPr>
          <w:b/>
          <w:sz w:val="24"/>
          <w:szCs w:val="24"/>
        </w:rPr>
        <w:t xml:space="preserve">Query is running slow or query </w:t>
      </w:r>
      <w:r w:rsidR="00584029" w:rsidRPr="00584029">
        <w:rPr>
          <w:b/>
          <w:sz w:val="24"/>
          <w:szCs w:val="24"/>
        </w:rPr>
        <w:t>tuning</w:t>
      </w:r>
      <w:r w:rsidRPr="00584029">
        <w:rPr>
          <w:b/>
          <w:sz w:val="24"/>
          <w:szCs w:val="24"/>
        </w:rPr>
        <w:t>:</w:t>
      </w:r>
    </w:p>
    <w:p w:rsidR="007A05C8" w:rsidRPr="007A05C8" w:rsidRDefault="007A05C8" w:rsidP="007A05C8">
      <w:pPr>
        <w:rPr>
          <w:sz w:val="24"/>
          <w:szCs w:val="24"/>
        </w:rPr>
      </w:pPr>
      <w:r w:rsidRPr="007A05C8">
        <w:rPr>
          <w:sz w:val="24"/>
          <w:szCs w:val="24"/>
        </w:rPr>
        <w:t>1. Check any open Tran are there by using</w:t>
      </w:r>
    </w:p>
    <w:p w:rsidR="007A05C8" w:rsidRPr="007A05C8" w:rsidRDefault="007A05C8" w:rsidP="007A05C8">
      <w:pPr>
        <w:rPr>
          <w:sz w:val="24"/>
          <w:szCs w:val="24"/>
        </w:rPr>
      </w:pPr>
      <w:r w:rsidRPr="007A05C8">
        <w:rPr>
          <w:sz w:val="24"/>
          <w:szCs w:val="24"/>
        </w:rPr>
        <w:t>DBCC OPENTRAN</w:t>
      </w:r>
    </w:p>
    <w:p w:rsidR="001D55D2" w:rsidRDefault="001D55D2" w:rsidP="007A05C8">
      <w:pPr>
        <w:rPr>
          <w:sz w:val="24"/>
          <w:szCs w:val="24"/>
        </w:rPr>
      </w:pPr>
    </w:p>
    <w:p w:rsidR="007A05C8" w:rsidRPr="007A05C8" w:rsidRDefault="007A05C8" w:rsidP="007A05C8">
      <w:pPr>
        <w:rPr>
          <w:sz w:val="24"/>
          <w:szCs w:val="24"/>
        </w:rPr>
      </w:pPr>
      <w:r w:rsidRPr="007A05C8">
        <w:rPr>
          <w:sz w:val="24"/>
          <w:szCs w:val="24"/>
        </w:rPr>
        <w:t>2. Check for any blockings are there?</w:t>
      </w:r>
    </w:p>
    <w:p w:rsidR="007A05C8" w:rsidRPr="007A05C8" w:rsidRDefault="007A05C8" w:rsidP="007A05C8">
      <w:pPr>
        <w:rPr>
          <w:sz w:val="24"/>
          <w:szCs w:val="24"/>
        </w:rPr>
      </w:pPr>
      <w:r w:rsidRPr="007A05C8">
        <w:rPr>
          <w:sz w:val="24"/>
          <w:szCs w:val="24"/>
        </w:rPr>
        <w:t>If yes then according to your project process we find blockings and speak to apps team to confirm whi</w:t>
      </w:r>
      <w:r>
        <w:rPr>
          <w:sz w:val="24"/>
          <w:szCs w:val="24"/>
        </w:rPr>
        <w:t xml:space="preserve">ch SPID required to kill with </w:t>
      </w:r>
      <w:r w:rsidRPr="007A05C8">
        <w:rPr>
          <w:sz w:val="24"/>
          <w:szCs w:val="24"/>
        </w:rPr>
        <w:t>approvals via email.</w:t>
      </w:r>
    </w:p>
    <w:p w:rsidR="007A05C8" w:rsidRPr="007A05C8" w:rsidRDefault="007A05C8" w:rsidP="007A05C8">
      <w:pPr>
        <w:rPr>
          <w:sz w:val="24"/>
          <w:szCs w:val="24"/>
        </w:rPr>
      </w:pPr>
      <w:r w:rsidRPr="007A05C8">
        <w:rPr>
          <w:sz w:val="24"/>
          <w:szCs w:val="24"/>
        </w:rPr>
        <w:t>KILL SPID</w:t>
      </w:r>
    </w:p>
    <w:p w:rsidR="007A05C8" w:rsidRPr="007A05C8" w:rsidRDefault="007A05C8" w:rsidP="007A05C8">
      <w:pPr>
        <w:rPr>
          <w:sz w:val="24"/>
          <w:szCs w:val="24"/>
        </w:rPr>
      </w:pPr>
      <w:r w:rsidRPr="007A05C8">
        <w:rPr>
          <w:sz w:val="24"/>
          <w:szCs w:val="24"/>
        </w:rPr>
        <w:t>If no blockings then?</w:t>
      </w:r>
    </w:p>
    <w:p w:rsidR="00F009AE" w:rsidRDefault="00F009AE" w:rsidP="007A05C8">
      <w:pPr>
        <w:rPr>
          <w:sz w:val="24"/>
          <w:szCs w:val="24"/>
        </w:rPr>
      </w:pPr>
    </w:p>
    <w:p w:rsidR="007A05C8" w:rsidRPr="007A05C8" w:rsidRDefault="007A05C8" w:rsidP="007A05C8">
      <w:pPr>
        <w:rPr>
          <w:sz w:val="24"/>
          <w:szCs w:val="24"/>
        </w:rPr>
      </w:pPr>
      <w:r>
        <w:rPr>
          <w:sz w:val="24"/>
          <w:szCs w:val="24"/>
        </w:rPr>
        <w:t>3. Check for any deadlocks</w:t>
      </w:r>
    </w:p>
    <w:p w:rsidR="007A05C8" w:rsidRPr="007A05C8" w:rsidRDefault="007A05C8" w:rsidP="007A05C8">
      <w:pPr>
        <w:rPr>
          <w:sz w:val="24"/>
          <w:szCs w:val="24"/>
        </w:rPr>
      </w:pPr>
      <w:r w:rsidRPr="007A05C8">
        <w:rPr>
          <w:b/>
          <w:sz w:val="24"/>
          <w:szCs w:val="24"/>
        </w:rPr>
        <w:t>Note:</w:t>
      </w:r>
      <w:r w:rsidRPr="007A05C8">
        <w:rPr>
          <w:sz w:val="24"/>
          <w:szCs w:val="24"/>
        </w:rPr>
        <w:t xml:space="preserve"> By default SQL Server db engine will not capture any deadlock information DBA team need to enable trace flags.</w:t>
      </w:r>
    </w:p>
    <w:p w:rsidR="007A05C8" w:rsidRPr="007A05C8" w:rsidRDefault="007A05C8" w:rsidP="007A05C8">
      <w:pPr>
        <w:rPr>
          <w:sz w:val="24"/>
          <w:szCs w:val="24"/>
        </w:rPr>
      </w:pPr>
      <w:r w:rsidRPr="007A05C8">
        <w:rPr>
          <w:sz w:val="24"/>
          <w:szCs w:val="24"/>
        </w:rPr>
        <w:t>DBCC Traceon (1222 or 1204, -1)</w:t>
      </w:r>
    </w:p>
    <w:p w:rsidR="00F009AE" w:rsidRDefault="00F009AE" w:rsidP="007A05C8">
      <w:pPr>
        <w:rPr>
          <w:sz w:val="24"/>
          <w:szCs w:val="24"/>
        </w:rPr>
      </w:pPr>
    </w:p>
    <w:p w:rsidR="007A05C8" w:rsidRPr="007A05C8" w:rsidRDefault="007A05C8" w:rsidP="007A05C8">
      <w:pPr>
        <w:rPr>
          <w:sz w:val="24"/>
          <w:szCs w:val="24"/>
        </w:rPr>
      </w:pPr>
      <w:r w:rsidRPr="007A05C8">
        <w:rPr>
          <w:sz w:val="24"/>
          <w:szCs w:val="24"/>
        </w:rPr>
        <w:t>4. Check for any query execution plan or cost based plan.</w:t>
      </w:r>
    </w:p>
    <w:p w:rsidR="007A05C8" w:rsidRPr="007A05C8" w:rsidRDefault="007A05C8" w:rsidP="007A05C8">
      <w:pPr>
        <w:rPr>
          <w:b/>
          <w:sz w:val="24"/>
          <w:szCs w:val="24"/>
        </w:rPr>
      </w:pPr>
      <w:r w:rsidRPr="007A05C8">
        <w:rPr>
          <w:b/>
          <w:sz w:val="24"/>
          <w:szCs w:val="24"/>
        </w:rPr>
        <w:t>Execution plan display:</w:t>
      </w:r>
    </w:p>
    <w:p w:rsidR="007A05C8" w:rsidRPr="007A05C8" w:rsidRDefault="007A05C8" w:rsidP="007A05C8">
      <w:pPr>
        <w:rPr>
          <w:sz w:val="24"/>
          <w:szCs w:val="24"/>
        </w:rPr>
      </w:pPr>
      <w:r w:rsidRPr="007A05C8">
        <w:rPr>
          <w:sz w:val="24"/>
          <w:szCs w:val="24"/>
        </w:rPr>
        <w:t>1. Physical operation (Scan type)</w:t>
      </w:r>
    </w:p>
    <w:p w:rsidR="007A05C8" w:rsidRPr="007A05C8" w:rsidRDefault="007A05C8" w:rsidP="007A05C8">
      <w:pPr>
        <w:rPr>
          <w:sz w:val="24"/>
          <w:szCs w:val="24"/>
        </w:rPr>
      </w:pPr>
      <w:r w:rsidRPr="007A05C8">
        <w:rPr>
          <w:sz w:val="24"/>
          <w:szCs w:val="24"/>
        </w:rPr>
        <w:t>2. Logical Operation</w:t>
      </w:r>
    </w:p>
    <w:p w:rsidR="007A05C8" w:rsidRPr="007A05C8" w:rsidRDefault="007A05C8" w:rsidP="007A05C8">
      <w:pPr>
        <w:rPr>
          <w:sz w:val="24"/>
          <w:szCs w:val="24"/>
        </w:rPr>
      </w:pPr>
      <w:r w:rsidRPr="007A05C8">
        <w:rPr>
          <w:sz w:val="24"/>
          <w:szCs w:val="24"/>
        </w:rPr>
        <w:t>3. Estimated I\O COST</w:t>
      </w:r>
    </w:p>
    <w:p w:rsidR="007A05C8" w:rsidRPr="007A05C8" w:rsidRDefault="007A05C8" w:rsidP="007A05C8">
      <w:pPr>
        <w:rPr>
          <w:sz w:val="24"/>
          <w:szCs w:val="24"/>
        </w:rPr>
      </w:pPr>
      <w:r w:rsidRPr="007A05C8">
        <w:rPr>
          <w:sz w:val="24"/>
          <w:szCs w:val="24"/>
        </w:rPr>
        <w:t>4. Estimated CPU COST</w:t>
      </w:r>
    </w:p>
    <w:p w:rsidR="007A05C8" w:rsidRPr="007A05C8" w:rsidRDefault="007A05C8" w:rsidP="007A05C8">
      <w:pPr>
        <w:rPr>
          <w:sz w:val="24"/>
          <w:szCs w:val="24"/>
        </w:rPr>
      </w:pPr>
      <w:r w:rsidRPr="007A05C8">
        <w:rPr>
          <w:sz w:val="24"/>
          <w:szCs w:val="24"/>
        </w:rPr>
        <w:t>5. Estimated number of executions</w:t>
      </w:r>
    </w:p>
    <w:p w:rsidR="007A05C8" w:rsidRPr="007A05C8" w:rsidRDefault="007A05C8" w:rsidP="007A05C8">
      <w:pPr>
        <w:rPr>
          <w:sz w:val="24"/>
          <w:szCs w:val="24"/>
        </w:rPr>
      </w:pPr>
      <w:r w:rsidRPr="007A05C8">
        <w:rPr>
          <w:sz w:val="24"/>
          <w:szCs w:val="24"/>
        </w:rPr>
        <w:t>6. Estimated number of rows.</w:t>
      </w:r>
    </w:p>
    <w:p w:rsidR="007A05C8" w:rsidRPr="007A05C8" w:rsidRDefault="007A05C8" w:rsidP="007A05C8">
      <w:pPr>
        <w:rPr>
          <w:sz w:val="24"/>
          <w:szCs w:val="24"/>
        </w:rPr>
      </w:pPr>
      <w:r w:rsidRPr="007A05C8">
        <w:rPr>
          <w:sz w:val="24"/>
          <w:szCs w:val="24"/>
        </w:rPr>
        <w:t>7. Cache Size</w:t>
      </w:r>
    </w:p>
    <w:p w:rsidR="007A05C8" w:rsidRPr="007A05C8" w:rsidRDefault="007A05C8" w:rsidP="007A05C8">
      <w:pPr>
        <w:rPr>
          <w:sz w:val="24"/>
          <w:szCs w:val="24"/>
        </w:rPr>
      </w:pPr>
      <w:r w:rsidRPr="007A05C8">
        <w:rPr>
          <w:sz w:val="24"/>
          <w:szCs w:val="24"/>
        </w:rPr>
        <w:t>8. Rebinds</w:t>
      </w:r>
    </w:p>
    <w:p w:rsidR="007A05C8" w:rsidRPr="007A05C8" w:rsidRDefault="007A05C8" w:rsidP="007A05C8">
      <w:pPr>
        <w:rPr>
          <w:sz w:val="24"/>
          <w:szCs w:val="24"/>
        </w:rPr>
      </w:pPr>
      <w:r w:rsidRPr="007A05C8">
        <w:rPr>
          <w:sz w:val="24"/>
          <w:szCs w:val="24"/>
        </w:rPr>
        <w:t>9. Rewinds</w:t>
      </w:r>
    </w:p>
    <w:p w:rsidR="007A05C8" w:rsidRPr="007A05C8" w:rsidRDefault="007A05C8" w:rsidP="007A05C8">
      <w:pPr>
        <w:rPr>
          <w:sz w:val="24"/>
          <w:szCs w:val="24"/>
        </w:rPr>
      </w:pPr>
      <w:r w:rsidRPr="007A05C8">
        <w:rPr>
          <w:sz w:val="24"/>
          <w:szCs w:val="24"/>
        </w:rPr>
        <w:t>10. Operator cost</w:t>
      </w:r>
    </w:p>
    <w:p w:rsidR="007A05C8" w:rsidRPr="007A05C8" w:rsidRDefault="007A05C8" w:rsidP="007A05C8">
      <w:pPr>
        <w:rPr>
          <w:b/>
          <w:sz w:val="24"/>
          <w:szCs w:val="24"/>
        </w:rPr>
      </w:pPr>
      <w:r w:rsidRPr="007A05C8">
        <w:rPr>
          <w:b/>
          <w:sz w:val="24"/>
          <w:szCs w:val="24"/>
        </w:rPr>
        <w:t>Execution plan definitions:</w:t>
      </w:r>
    </w:p>
    <w:p w:rsidR="007A05C8" w:rsidRPr="007A05C8" w:rsidRDefault="007A05C8" w:rsidP="007A05C8">
      <w:pPr>
        <w:rPr>
          <w:sz w:val="24"/>
          <w:szCs w:val="24"/>
        </w:rPr>
      </w:pPr>
      <w:r w:rsidRPr="007A05C8">
        <w:rPr>
          <w:sz w:val="24"/>
          <w:szCs w:val="24"/>
        </w:rPr>
        <w:t>Actual Execution Plan - (CTRL + M) - is created after execution of the query and contains the steps that were performed</w:t>
      </w:r>
    </w:p>
    <w:p w:rsidR="007A05C8" w:rsidRPr="007A05C8" w:rsidRDefault="007A05C8" w:rsidP="007A05C8">
      <w:pPr>
        <w:rPr>
          <w:sz w:val="24"/>
          <w:szCs w:val="24"/>
        </w:rPr>
      </w:pPr>
      <w:r w:rsidRPr="007A05C8">
        <w:rPr>
          <w:sz w:val="24"/>
          <w:szCs w:val="24"/>
        </w:rPr>
        <w:t>Estimated Execution Plan - (CTRL + L) - is created without executing the query and contains an approximate execution plan</w:t>
      </w:r>
    </w:p>
    <w:p w:rsidR="007A05C8" w:rsidRPr="007A05C8" w:rsidRDefault="007A05C8" w:rsidP="007A05C8">
      <w:pPr>
        <w:rPr>
          <w:sz w:val="24"/>
          <w:szCs w:val="24"/>
        </w:rPr>
      </w:pPr>
      <w:r w:rsidRPr="007A05C8">
        <w:rPr>
          <w:sz w:val="24"/>
          <w:szCs w:val="24"/>
        </w:rPr>
        <w:t>&gt; Rebind: Provides number of join operations</w:t>
      </w:r>
    </w:p>
    <w:p w:rsidR="007A05C8" w:rsidRPr="007A05C8" w:rsidRDefault="007A05C8" w:rsidP="007A05C8">
      <w:pPr>
        <w:rPr>
          <w:sz w:val="24"/>
          <w:szCs w:val="24"/>
        </w:rPr>
      </w:pPr>
      <w:r w:rsidRPr="007A05C8">
        <w:rPr>
          <w:sz w:val="24"/>
          <w:szCs w:val="24"/>
        </w:rPr>
        <w:t>&gt;</w:t>
      </w:r>
      <w:r>
        <w:rPr>
          <w:sz w:val="24"/>
          <w:szCs w:val="24"/>
        </w:rPr>
        <w:t xml:space="preserve"> </w:t>
      </w:r>
      <w:r w:rsidRPr="007A05C8">
        <w:rPr>
          <w:sz w:val="24"/>
          <w:szCs w:val="24"/>
        </w:rPr>
        <w:t>Rewind: Provides number of join operations has changed since.</w:t>
      </w:r>
    </w:p>
    <w:p w:rsidR="007A05C8" w:rsidRPr="007A05C8" w:rsidRDefault="007A05C8" w:rsidP="007A05C8">
      <w:pPr>
        <w:rPr>
          <w:sz w:val="24"/>
          <w:szCs w:val="24"/>
        </w:rPr>
      </w:pPr>
    </w:p>
    <w:p w:rsidR="007A05C8" w:rsidRPr="007A05C8" w:rsidRDefault="007A05C8" w:rsidP="007A05C8">
      <w:pPr>
        <w:rPr>
          <w:sz w:val="24"/>
          <w:szCs w:val="24"/>
        </w:rPr>
      </w:pPr>
      <w:r w:rsidRPr="007A05C8">
        <w:rPr>
          <w:sz w:val="24"/>
          <w:szCs w:val="24"/>
        </w:rPr>
        <w:t>5. Check whether any lock types are in the tables</w:t>
      </w:r>
    </w:p>
    <w:p w:rsidR="007A05C8" w:rsidRPr="006A19D9" w:rsidRDefault="007A05C8" w:rsidP="007A05C8">
      <w:pPr>
        <w:rPr>
          <w:b/>
          <w:sz w:val="24"/>
          <w:szCs w:val="24"/>
        </w:rPr>
      </w:pPr>
      <w:r w:rsidRPr="006A19D9">
        <w:rPr>
          <w:b/>
          <w:sz w:val="24"/>
          <w:szCs w:val="24"/>
        </w:rPr>
        <w:t>SP_LOCK</w:t>
      </w:r>
      <w:r w:rsidRPr="007A05C8">
        <w:rPr>
          <w:sz w:val="24"/>
          <w:szCs w:val="24"/>
        </w:rPr>
        <w:t xml:space="preserve"> or </w:t>
      </w:r>
      <w:r w:rsidRPr="006A19D9">
        <w:rPr>
          <w:b/>
          <w:sz w:val="24"/>
          <w:szCs w:val="24"/>
        </w:rPr>
        <w:t>select * from Sys.dm_tran_locks [DMV]</w:t>
      </w:r>
    </w:p>
    <w:p w:rsidR="007A05C8" w:rsidRPr="007A05C8" w:rsidRDefault="007A05C8" w:rsidP="007A05C8">
      <w:pPr>
        <w:rPr>
          <w:sz w:val="24"/>
          <w:szCs w:val="24"/>
        </w:rPr>
      </w:pPr>
      <w:r w:rsidRPr="007A05C8">
        <w:rPr>
          <w:sz w:val="24"/>
          <w:szCs w:val="24"/>
        </w:rPr>
        <w:t>6. Check whether any indexes are created on the table at</w:t>
      </w:r>
      <w:r>
        <w:rPr>
          <w:sz w:val="24"/>
          <w:szCs w:val="24"/>
        </w:rPr>
        <w:t xml:space="preserve"> </w:t>
      </w:r>
      <w:r w:rsidRPr="007A05C8">
        <w:rPr>
          <w:sz w:val="24"/>
          <w:szCs w:val="24"/>
        </w:rPr>
        <w:t xml:space="preserve">or not. If no then inform your dev\apps team </w:t>
      </w:r>
      <w:r>
        <w:rPr>
          <w:sz w:val="24"/>
          <w:szCs w:val="24"/>
        </w:rPr>
        <w:t xml:space="preserve">to suggest create index which </w:t>
      </w:r>
      <w:r w:rsidRPr="007A05C8">
        <w:rPr>
          <w:sz w:val="24"/>
          <w:szCs w:val="24"/>
        </w:rPr>
        <w:t>improves performance of query.</w:t>
      </w:r>
    </w:p>
    <w:p w:rsidR="00F009AE" w:rsidRDefault="00F009AE" w:rsidP="007A05C8">
      <w:pPr>
        <w:rPr>
          <w:sz w:val="24"/>
          <w:szCs w:val="24"/>
        </w:rPr>
      </w:pPr>
    </w:p>
    <w:p w:rsidR="007A05C8" w:rsidRPr="007A05C8" w:rsidRDefault="007A05C8" w:rsidP="007A05C8">
      <w:pPr>
        <w:rPr>
          <w:sz w:val="24"/>
          <w:szCs w:val="24"/>
        </w:rPr>
      </w:pPr>
      <w:r w:rsidRPr="007A05C8">
        <w:rPr>
          <w:sz w:val="24"/>
          <w:szCs w:val="24"/>
        </w:rPr>
        <w:t>7. Check for FRAGMENTATION LEVEL on the tables.</w:t>
      </w:r>
    </w:p>
    <w:p w:rsidR="007A05C8" w:rsidRPr="006A19D9" w:rsidRDefault="00211121" w:rsidP="00211121">
      <w:pPr>
        <w:rPr>
          <w:b/>
          <w:sz w:val="24"/>
          <w:szCs w:val="24"/>
        </w:rPr>
      </w:pPr>
      <w:r w:rsidRPr="00616387">
        <w:rPr>
          <w:b/>
          <w:sz w:val="24"/>
          <w:szCs w:val="24"/>
        </w:rPr>
        <w:t>Select * from sys.dm_db_index_physical_stats</w:t>
      </w:r>
      <w:r>
        <w:rPr>
          <w:b/>
          <w:sz w:val="24"/>
          <w:szCs w:val="24"/>
        </w:rPr>
        <w:t xml:space="preserve"> (DB_ID (‘DB NAME’), Object_id (‘tablename’), NULL, NULL, ‘Detailed’) -----</w:t>
      </w:r>
      <w:r w:rsidR="007A05C8" w:rsidRPr="006A19D9">
        <w:rPr>
          <w:b/>
          <w:sz w:val="24"/>
          <w:szCs w:val="24"/>
        </w:rPr>
        <w:t>(From SQL Server 2005)</w:t>
      </w:r>
    </w:p>
    <w:p w:rsidR="007A05C8" w:rsidRPr="006A19D9" w:rsidRDefault="007A05C8" w:rsidP="007A05C8">
      <w:pPr>
        <w:rPr>
          <w:b/>
          <w:sz w:val="24"/>
          <w:szCs w:val="24"/>
        </w:rPr>
      </w:pPr>
      <w:r w:rsidRPr="007A05C8">
        <w:rPr>
          <w:sz w:val="24"/>
          <w:szCs w:val="24"/>
        </w:rPr>
        <w:t xml:space="preserve">or </w:t>
      </w:r>
      <w:r w:rsidRPr="006A19D9">
        <w:rPr>
          <w:b/>
          <w:sz w:val="24"/>
          <w:szCs w:val="24"/>
        </w:rPr>
        <w:t>DBCC SHOWCONTIG (Upto 2000 version of SQL Server)</w:t>
      </w:r>
    </w:p>
    <w:p w:rsidR="007A05C8" w:rsidRPr="007A05C8" w:rsidRDefault="007A05C8" w:rsidP="007A05C8">
      <w:pPr>
        <w:rPr>
          <w:sz w:val="24"/>
          <w:szCs w:val="24"/>
        </w:rPr>
      </w:pPr>
      <w:r w:rsidRPr="007A05C8">
        <w:rPr>
          <w:sz w:val="24"/>
          <w:szCs w:val="24"/>
        </w:rPr>
        <w:t xml:space="preserve">If We FRAGMENTATION level </w:t>
      </w:r>
    </w:p>
    <w:p w:rsidR="007A05C8" w:rsidRPr="007A05C8" w:rsidRDefault="007A05C8" w:rsidP="007A05C8">
      <w:pPr>
        <w:rPr>
          <w:sz w:val="24"/>
          <w:szCs w:val="24"/>
        </w:rPr>
      </w:pPr>
      <w:r w:rsidRPr="007A05C8">
        <w:rPr>
          <w:sz w:val="24"/>
          <w:szCs w:val="24"/>
        </w:rPr>
        <w:t>1. &lt;5: No act</w:t>
      </w:r>
      <w:r>
        <w:rPr>
          <w:sz w:val="24"/>
          <w:szCs w:val="24"/>
        </w:rPr>
        <w:t>i</w:t>
      </w:r>
      <w:r w:rsidRPr="007A05C8">
        <w:rPr>
          <w:sz w:val="24"/>
          <w:szCs w:val="24"/>
        </w:rPr>
        <w:t>on and indexes are good.</w:t>
      </w:r>
    </w:p>
    <w:p w:rsidR="007A05C8" w:rsidRPr="007A05C8" w:rsidRDefault="007A05C8" w:rsidP="007A05C8">
      <w:pPr>
        <w:rPr>
          <w:sz w:val="24"/>
          <w:szCs w:val="24"/>
        </w:rPr>
      </w:pPr>
      <w:r w:rsidRPr="007A05C8">
        <w:rPr>
          <w:sz w:val="24"/>
          <w:szCs w:val="24"/>
        </w:rPr>
        <w:t>2. If &gt;5 and</w:t>
      </w:r>
      <w:r>
        <w:rPr>
          <w:sz w:val="24"/>
          <w:szCs w:val="24"/>
        </w:rPr>
        <w:t xml:space="preserve"> &lt;30: Index need to reorganize</w:t>
      </w:r>
    </w:p>
    <w:p w:rsidR="007A05C8" w:rsidRPr="007A05C8" w:rsidRDefault="007A05C8" w:rsidP="007A05C8">
      <w:pPr>
        <w:rPr>
          <w:sz w:val="24"/>
          <w:szCs w:val="24"/>
        </w:rPr>
      </w:pPr>
      <w:r w:rsidRPr="007A05C8">
        <w:rPr>
          <w:sz w:val="24"/>
          <w:szCs w:val="24"/>
        </w:rPr>
        <w:t>Alter index indexname on table name reorganize</w:t>
      </w:r>
    </w:p>
    <w:p w:rsidR="007A05C8" w:rsidRPr="007A05C8" w:rsidRDefault="007A05C8" w:rsidP="007A05C8">
      <w:pPr>
        <w:rPr>
          <w:sz w:val="24"/>
          <w:szCs w:val="24"/>
        </w:rPr>
      </w:pPr>
      <w:r w:rsidRPr="007A05C8">
        <w:rPr>
          <w:sz w:val="24"/>
          <w:szCs w:val="24"/>
        </w:rPr>
        <w:t>3. If &gt;30:  Index need to rebuild</w:t>
      </w:r>
    </w:p>
    <w:p w:rsidR="007A05C8" w:rsidRPr="007A05C8" w:rsidRDefault="007A05C8" w:rsidP="007A05C8">
      <w:pPr>
        <w:rPr>
          <w:sz w:val="24"/>
          <w:szCs w:val="24"/>
        </w:rPr>
      </w:pPr>
      <w:r w:rsidRPr="007A05C8">
        <w:rPr>
          <w:sz w:val="24"/>
          <w:szCs w:val="24"/>
        </w:rPr>
        <w:t xml:space="preserve">Alter index </w:t>
      </w:r>
      <w:r>
        <w:rPr>
          <w:sz w:val="24"/>
          <w:szCs w:val="24"/>
        </w:rPr>
        <w:t>indexname on table name Rebuild</w:t>
      </w:r>
    </w:p>
    <w:p w:rsidR="007A05C8" w:rsidRPr="007A05C8" w:rsidRDefault="007A05C8" w:rsidP="007A05C8">
      <w:pPr>
        <w:rPr>
          <w:sz w:val="24"/>
          <w:szCs w:val="24"/>
        </w:rPr>
      </w:pPr>
      <w:r>
        <w:rPr>
          <w:sz w:val="24"/>
          <w:szCs w:val="24"/>
        </w:rPr>
        <w:t xml:space="preserve">If no FRAGMENTATION </w:t>
      </w:r>
    </w:p>
    <w:p w:rsidR="00F009AE" w:rsidRDefault="00F009AE" w:rsidP="007A05C8">
      <w:pPr>
        <w:rPr>
          <w:sz w:val="24"/>
          <w:szCs w:val="24"/>
        </w:rPr>
      </w:pPr>
    </w:p>
    <w:p w:rsidR="007A05C8" w:rsidRPr="007A05C8" w:rsidRDefault="007A05C8" w:rsidP="007A05C8">
      <w:pPr>
        <w:rPr>
          <w:sz w:val="24"/>
          <w:szCs w:val="24"/>
        </w:rPr>
      </w:pPr>
      <w:r w:rsidRPr="007A05C8">
        <w:rPr>
          <w:sz w:val="24"/>
          <w:szCs w:val="24"/>
        </w:rPr>
        <w:t>8. Check for any missing indexes by using</w:t>
      </w:r>
    </w:p>
    <w:p w:rsidR="007A05C8" w:rsidRPr="007A05C8" w:rsidRDefault="007A05C8" w:rsidP="007A05C8">
      <w:pPr>
        <w:rPr>
          <w:b/>
          <w:sz w:val="24"/>
          <w:szCs w:val="24"/>
        </w:rPr>
      </w:pPr>
      <w:r w:rsidRPr="007A05C8">
        <w:rPr>
          <w:b/>
          <w:sz w:val="24"/>
          <w:szCs w:val="24"/>
        </w:rPr>
        <w:t>Select * from sys.dm_db_missing_index_details</w:t>
      </w:r>
    </w:p>
    <w:p w:rsidR="00F009AE" w:rsidRDefault="00F009AE" w:rsidP="007A05C8">
      <w:pPr>
        <w:rPr>
          <w:sz w:val="24"/>
          <w:szCs w:val="24"/>
        </w:rPr>
      </w:pPr>
    </w:p>
    <w:p w:rsidR="007A05C8" w:rsidRPr="007A05C8" w:rsidRDefault="007A05C8" w:rsidP="007A05C8">
      <w:pPr>
        <w:rPr>
          <w:sz w:val="24"/>
          <w:szCs w:val="24"/>
        </w:rPr>
      </w:pPr>
      <w:r w:rsidRPr="007A05C8">
        <w:rPr>
          <w:sz w:val="24"/>
          <w:szCs w:val="24"/>
        </w:rPr>
        <w:t>9. Check for any unused indexes in a table</w:t>
      </w:r>
    </w:p>
    <w:p w:rsidR="007A05C8" w:rsidRPr="007A05C8" w:rsidRDefault="007A05C8" w:rsidP="007A05C8">
      <w:pPr>
        <w:rPr>
          <w:b/>
          <w:sz w:val="24"/>
          <w:szCs w:val="24"/>
        </w:rPr>
      </w:pPr>
      <w:r w:rsidRPr="007A05C8">
        <w:rPr>
          <w:b/>
          <w:sz w:val="24"/>
          <w:szCs w:val="24"/>
        </w:rPr>
        <w:t>Select * from sys.db_unused_index_details</w:t>
      </w:r>
    </w:p>
    <w:p w:rsidR="00F009AE" w:rsidRDefault="00F009AE" w:rsidP="007A05C8">
      <w:pPr>
        <w:rPr>
          <w:sz w:val="24"/>
          <w:szCs w:val="24"/>
        </w:rPr>
      </w:pPr>
    </w:p>
    <w:p w:rsidR="007A05C8" w:rsidRPr="007A05C8" w:rsidRDefault="007A05C8" w:rsidP="007A05C8">
      <w:pPr>
        <w:rPr>
          <w:sz w:val="24"/>
          <w:szCs w:val="24"/>
        </w:rPr>
      </w:pPr>
      <w:r w:rsidRPr="007A05C8">
        <w:rPr>
          <w:sz w:val="24"/>
          <w:szCs w:val="24"/>
        </w:rPr>
        <w:t xml:space="preserve">10. Check CPU and memory utilisation.get Top 10 queries which are consuming more CPU and memory in </w:t>
      </w:r>
      <w:r>
        <w:rPr>
          <w:sz w:val="24"/>
          <w:szCs w:val="24"/>
        </w:rPr>
        <w:t xml:space="preserve">the Sql then inform share the </w:t>
      </w:r>
      <w:r w:rsidRPr="007A05C8">
        <w:rPr>
          <w:sz w:val="24"/>
          <w:szCs w:val="24"/>
        </w:rPr>
        <w:t>details to apps team.</w:t>
      </w:r>
    </w:p>
    <w:p w:rsidR="00F009AE" w:rsidRDefault="00F009AE" w:rsidP="007A05C8">
      <w:pPr>
        <w:rPr>
          <w:sz w:val="24"/>
          <w:szCs w:val="24"/>
        </w:rPr>
      </w:pPr>
    </w:p>
    <w:p w:rsidR="007A05C8" w:rsidRPr="007A05C8" w:rsidRDefault="007A05C8" w:rsidP="007A05C8">
      <w:pPr>
        <w:rPr>
          <w:sz w:val="24"/>
          <w:szCs w:val="24"/>
        </w:rPr>
      </w:pPr>
      <w:r w:rsidRPr="007A05C8">
        <w:rPr>
          <w:sz w:val="24"/>
          <w:szCs w:val="24"/>
        </w:rPr>
        <w:t>11. Run profiler or perfmon tool to capture events or counters d</w:t>
      </w:r>
      <w:r>
        <w:rPr>
          <w:sz w:val="24"/>
          <w:szCs w:val="24"/>
        </w:rPr>
        <w:t>epending on type of parameters.</w:t>
      </w:r>
    </w:p>
    <w:p w:rsidR="00F009AE" w:rsidRDefault="00F009AE" w:rsidP="007A05C8">
      <w:pPr>
        <w:rPr>
          <w:sz w:val="24"/>
          <w:szCs w:val="24"/>
        </w:rPr>
      </w:pPr>
    </w:p>
    <w:p w:rsidR="007A05C8" w:rsidRDefault="007A05C8" w:rsidP="007A05C8">
      <w:pPr>
        <w:rPr>
          <w:sz w:val="24"/>
          <w:szCs w:val="24"/>
        </w:rPr>
      </w:pPr>
      <w:r w:rsidRPr="007A05C8">
        <w:rPr>
          <w:sz w:val="24"/>
          <w:szCs w:val="24"/>
        </w:rPr>
        <w:t>12. Check any disk or I\O or Network related issues.</w:t>
      </w:r>
    </w:p>
    <w:p w:rsidR="001D55D2" w:rsidRDefault="001D55D2" w:rsidP="001D55D2">
      <w:pPr>
        <w:spacing w:line="20" w:lineRule="atLeast"/>
        <w:rPr>
          <w:sz w:val="24"/>
          <w:szCs w:val="24"/>
        </w:rPr>
      </w:pPr>
      <w:r w:rsidRPr="00EE6F5F">
        <w:rPr>
          <w:sz w:val="24"/>
          <w:szCs w:val="24"/>
        </w:rPr>
        <w:t>13. Run the DTA [Database tuning advisor] to get any suggestions to improve the performance</w:t>
      </w:r>
    </w:p>
    <w:p w:rsidR="001D55D2" w:rsidRPr="00EE6F5F" w:rsidRDefault="001D55D2" w:rsidP="001D55D2">
      <w:pPr>
        <w:spacing w:line="20" w:lineRule="atLeast"/>
        <w:rPr>
          <w:b/>
          <w:sz w:val="24"/>
          <w:szCs w:val="24"/>
        </w:rPr>
      </w:pPr>
      <w:r w:rsidRPr="00EE6F5F">
        <w:rPr>
          <w:b/>
          <w:sz w:val="24"/>
          <w:szCs w:val="24"/>
        </w:rPr>
        <w:t xml:space="preserve">From query side: </w:t>
      </w:r>
    </w:p>
    <w:p w:rsidR="001D55D2" w:rsidRPr="00EE6F5F" w:rsidRDefault="001D55D2" w:rsidP="001D55D2">
      <w:pPr>
        <w:spacing w:line="20" w:lineRule="atLeast"/>
        <w:rPr>
          <w:sz w:val="24"/>
          <w:szCs w:val="24"/>
        </w:rPr>
      </w:pPr>
      <w:r w:rsidRPr="00EE6F5F">
        <w:rPr>
          <w:sz w:val="24"/>
          <w:szCs w:val="24"/>
        </w:rPr>
        <w:t>1. Check the query (select) contains no_lock functionality or not.</w:t>
      </w:r>
    </w:p>
    <w:p w:rsidR="001D55D2" w:rsidRPr="00EE6F5F" w:rsidRDefault="001D55D2" w:rsidP="001D55D2">
      <w:pPr>
        <w:spacing w:line="20" w:lineRule="atLeast"/>
        <w:rPr>
          <w:sz w:val="24"/>
          <w:szCs w:val="24"/>
        </w:rPr>
      </w:pPr>
      <w:r w:rsidRPr="00EE6F5F">
        <w:rPr>
          <w:sz w:val="24"/>
          <w:szCs w:val="24"/>
        </w:rPr>
        <w:t>2. Check whether any complicated loops or joins or triggers used or not.</w:t>
      </w:r>
    </w:p>
    <w:p w:rsidR="007A05C8" w:rsidRDefault="006A19D9" w:rsidP="007A05C8">
      <w:pPr>
        <w:rPr>
          <w:sz w:val="24"/>
          <w:szCs w:val="24"/>
        </w:rPr>
      </w:pPr>
      <w:r w:rsidRPr="00F009AE">
        <w:rPr>
          <w:b/>
          <w:sz w:val="24"/>
          <w:szCs w:val="24"/>
        </w:rPr>
        <w:t>Note:</w:t>
      </w:r>
      <w:r>
        <w:rPr>
          <w:sz w:val="24"/>
          <w:szCs w:val="24"/>
        </w:rPr>
        <w:t xml:space="preserve"> How to find which SQL Server instance is consuming more CPU or memory when multiple instances in a single server.</w:t>
      </w:r>
    </w:p>
    <w:p w:rsidR="006A19D9" w:rsidRDefault="006A19D9" w:rsidP="007A05C8">
      <w:pPr>
        <w:rPr>
          <w:sz w:val="24"/>
          <w:szCs w:val="24"/>
        </w:rPr>
      </w:pPr>
      <w:r>
        <w:rPr>
          <w:sz w:val="24"/>
          <w:szCs w:val="24"/>
        </w:rPr>
        <w:t>Go to task manager&gt; view &gt; select columns &gt; Select PID [Process id]. Take PID for SQL Server and compare with configuration manager&gt; Process id for specific instance. Compare both PID for task manager and configuration manager &gt; Then conclude the instance name which takes more memory or CPU…..</w:t>
      </w:r>
    </w:p>
    <w:p w:rsidR="006A19D9" w:rsidRPr="006A19D9" w:rsidRDefault="006A19D9" w:rsidP="007A05C8">
      <w:pPr>
        <w:rPr>
          <w:b/>
          <w:sz w:val="24"/>
          <w:szCs w:val="24"/>
        </w:rPr>
      </w:pPr>
      <w:r w:rsidRPr="006A19D9">
        <w:rPr>
          <w:b/>
          <w:sz w:val="24"/>
          <w:szCs w:val="24"/>
        </w:rPr>
        <w:t>How to find SPID level inside the instance?</w:t>
      </w:r>
    </w:p>
    <w:p w:rsidR="007A05C8" w:rsidRPr="007A05C8" w:rsidRDefault="006A19D9" w:rsidP="007A05C8">
      <w:pPr>
        <w:rPr>
          <w:sz w:val="24"/>
          <w:szCs w:val="24"/>
        </w:rPr>
      </w:pPr>
      <w:r>
        <w:rPr>
          <w:sz w:val="24"/>
          <w:szCs w:val="24"/>
        </w:rPr>
        <w:t>Use SP_WHO2 or SP_WHO3</w:t>
      </w:r>
    </w:p>
    <w:p w:rsidR="00FC4C47" w:rsidRDefault="00FC4C47" w:rsidP="00FC4C47">
      <w:pPr>
        <w:tabs>
          <w:tab w:val="left" w:pos="3315"/>
        </w:tabs>
        <w:jc w:val="center"/>
        <w:rPr>
          <w:b/>
          <w:color w:val="C00000"/>
          <w:sz w:val="24"/>
          <w:szCs w:val="24"/>
        </w:rPr>
      </w:pPr>
      <w:r>
        <w:rPr>
          <w:b/>
          <w:color w:val="C00000"/>
          <w:sz w:val="24"/>
          <w:szCs w:val="24"/>
        </w:rPr>
        <w:t>HIGH CPU ISSUE</w:t>
      </w:r>
    </w:p>
    <w:p w:rsidR="00FC4C47" w:rsidRPr="00EE6F5F" w:rsidRDefault="00FC4C47" w:rsidP="00FC4C47">
      <w:pPr>
        <w:spacing w:line="20" w:lineRule="atLeast"/>
        <w:rPr>
          <w:sz w:val="24"/>
          <w:szCs w:val="24"/>
        </w:rPr>
      </w:pPr>
      <w:r w:rsidRPr="00EE6F5F">
        <w:rPr>
          <w:sz w:val="24"/>
          <w:szCs w:val="24"/>
        </w:rPr>
        <w:t>1. Go to task manager&gt; check whether SQL Server .exe (SSMS.EXE) is using more CPU or not?</w:t>
      </w:r>
    </w:p>
    <w:p w:rsidR="00FC4C47" w:rsidRPr="00EE6F5F" w:rsidRDefault="00FC4C47" w:rsidP="00FC4C47">
      <w:pPr>
        <w:spacing w:line="20" w:lineRule="atLeast"/>
        <w:rPr>
          <w:sz w:val="24"/>
          <w:szCs w:val="24"/>
        </w:rPr>
      </w:pPr>
      <w:r w:rsidRPr="00EE6F5F">
        <w:rPr>
          <w:sz w:val="24"/>
          <w:szCs w:val="24"/>
        </w:rPr>
        <w:t>If using then look further investigation from inside Sql server else if any other resource .exe is using inform to concern team.</w:t>
      </w:r>
    </w:p>
    <w:p w:rsidR="00FC4C47" w:rsidRPr="00EE6F5F" w:rsidRDefault="00FC4C47" w:rsidP="00FC4C47">
      <w:pPr>
        <w:spacing w:line="20" w:lineRule="atLeast"/>
        <w:rPr>
          <w:sz w:val="24"/>
          <w:szCs w:val="24"/>
        </w:rPr>
      </w:pPr>
      <w:r w:rsidRPr="00EE6F5F">
        <w:rPr>
          <w:sz w:val="24"/>
          <w:szCs w:val="24"/>
        </w:rPr>
        <w:t>Check any long running or any open transactions are running in SQL Server causing high CPU.</w:t>
      </w:r>
    </w:p>
    <w:p w:rsidR="00FC4C47" w:rsidRPr="00EE6F5F" w:rsidRDefault="00FC4C47" w:rsidP="00FC4C47">
      <w:pPr>
        <w:spacing w:line="20" w:lineRule="atLeast"/>
        <w:rPr>
          <w:sz w:val="24"/>
          <w:szCs w:val="24"/>
        </w:rPr>
      </w:pPr>
      <w:r w:rsidRPr="00EE6F5F">
        <w:rPr>
          <w:sz w:val="24"/>
          <w:szCs w:val="24"/>
        </w:rPr>
        <w:t xml:space="preserve">2. If it’s SQL server then open perfmon and add the counter for </w:t>
      </w:r>
    </w:p>
    <w:p w:rsidR="00FC4C47" w:rsidRPr="00EE6F5F" w:rsidRDefault="00FC4C47" w:rsidP="00FC4C47">
      <w:pPr>
        <w:spacing w:line="20" w:lineRule="atLeast"/>
        <w:rPr>
          <w:sz w:val="24"/>
          <w:szCs w:val="24"/>
        </w:rPr>
      </w:pPr>
      <w:r w:rsidRPr="00EE6F5F">
        <w:rPr>
          <w:sz w:val="24"/>
          <w:szCs w:val="24"/>
        </w:rPr>
        <w:t xml:space="preserve">Processor: % Privileged time, </w:t>
      </w:r>
    </w:p>
    <w:p w:rsidR="00FC4C47" w:rsidRPr="00EE6F5F" w:rsidRDefault="00FC4C47" w:rsidP="00FC4C47">
      <w:pPr>
        <w:spacing w:line="20" w:lineRule="atLeast"/>
        <w:rPr>
          <w:sz w:val="24"/>
          <w:szCs w:val="24"/>
        </w:rPr>
      </w:pPr>
      <w:r w:rsidRPr="00EE6F5F">
        <w:rPr>
          <w:sz w:val="24"/>
          <w:szCs w:val="24"/>
        </w:rPr>
        <w:t xml:space="preserve">% Processor time </w:t>
      </w:r>
    </w:p>
    <w:p w:rsidR="00FC4C47" w:rsidRPr="00EE6F5F" w:rsidRDefault="00FC4C47" w:rsidP="00FC4C47">
      <w:pPr>
        <w:spacing w:line="20" w:lineRule="atLeast"/>
        <w:rPr>
          <w:sz w:val="24"/>
          <w:szCs w:val="24"/>
        </w:rPr>
      </w:pPr>
      <w:r w:rsidRPr="00EE6F5F">
        <w:rPr>
          <w:sz w:val="24"/>
          <w:szCs w:val="24"/>
        </w:rPr>
        <w:t>%user time</w:t>
      </w:r>
    </w:p>
    <w:p w:rsidR="00FC4C47" w:rsidRPr="00EE6F5F" w:rsidRDefault="00FC4C47" w:rsidP="00FC4C47">
      <w:pPr>
        <w:spacing w:line="20" w:lineRule="atLeast"/>
        <w:rPr>
          <w:sz w:val="24"/>
          <w:szCs w:val="24"/>
        </w:rPr>
      </w:pPr>
      <w:r w:rsidRPr="00EE6F5F">
        <w:rPr>
          <w:sz w:val="24"/>
          <w:szCs w:val="24"/>
        </w:rPr>
        <w:t xml:space="preserve">If you see the %privileged time to be high like covering around 40% and above then it could be some driver issue. </w:t>
      </w:r>
    </w:p>
    <w:p w:rsidR="00FC4C47" w:rsidRPr="00EE6F5F" w:rsidRDefault="00FC4C47" w:rsidP="00FC4C47">
      <w:pPr>
        <w:spacing w:line="20" w:lineRule="atLeast"/>
        <w:rPr>
          <w:sz w:val="24"/>
          <w:szCs w:val="24"/>
        </w:rPr>
      </w:pPr>
      <w:r w:rsidRPr="00EE6F5F">
        <w:rPr>
          <w:b/>
          <w:sz w:val="24"/>
          <w:szCs w:val="24"/>
        </w:rPr>
        <w:t>Note:</w:t>
      </w:r>
      <w:r w:rsidRPr="00EE6F5F">
        <w:rPr>
          <w:sz w:val="24"/>
          <w:szCs w:val="24"/>
        </w:rPr>
        <w:t xml:space="preserve"> Per processor 156 worker threads can create.</w:t>
      </w:r>
    </w:p>
    <w:p w:rsidR="00FC4C47" w:rsidRPr="00EE6F5F" w:rsidRDefault="00FC4C47" w:rsidP="00FC4C47">
      <w:pPr>
        <w:spacing w:line="20" w:lineRule="atLeast"/>
        <w:rPr>
          <w:sz w:val="24"/>
          <w:szCs w:val="24"/>
        </w:rPr>
      </w:pPr>
      <w:r w:rsidRPr="00EE6F5F">
        <w:rPr>
          <w:sz w:val="24"/>
          <w:szCs w:val="24"/>
        </w:rPr>
        <w:t>3. First and very important one is to know what’s the architecture i.e. 64 bit (X64 or IA 64) or 32 bit(x86):</w:t>
      </w:r>
    </w:p>
    <w:p w:rsidR="00FC4C47" w:rsidRPr="00EE6F5F" w:rsidRDefault="00FC4C47" w:rsidP="00FC4C47">
      <w:pPr>
        <w:spacing w:line="20" w:lineRule="atLeast"/>
        <w:rPr>
          <w:sz w:val="24"/>
          <w:szCs w:val="24"/>
        </w:rPr>
      </w:pPr>
      <w:r w:rsidRPr="00EE6F5F">
        <w:rPr>
          <w:sz w:val="24"/>
          <w:szCs w:val="24"/>
        </w:rPr>
        <w:t>Check th</w:t>
      </w:r>
      <w:r>
        <w:rPr>
          <w:sz w:val="24"/>
          <w:szCs w:val="24"/>
        </w:rPr>
        <w:t xml:space="preserve">e configuration using command: </w:t>
      </w:r>
      <w:r w:rsidRPr="00EE6F5F">
        <w:rPr>
          <w:sz w:val="24"/>
          <w:szCs w:val="24"/>
        </w:rPr>
        <w:t xml:space="preserve"> Xp_msver</w:t>
      </w:r>
    </w:p>
    <w:p w:rsidR="00FC4C47" w:rsidRPr="00EE6F5F" w:rsidRDefault="00FC4C47" w:rsidP="00FC4C47">
      <w:pPr>
        <w:spacing w:line="20" w:lineRule="atLeast"/>
        <w:rPr>
          <w:sz w:val="24"/>
          <w:szCs w:val="24"/>
        </w:rPr>
      </w:pPr>
      <w:r w:rsidRPr="00EE6F5F">
        <w:rPr>
          <w:sz w:val="24"/>
          <w:szCs w:val="24"/>
        </w:rPr>
        <w:t>Note: -Improper index or missing index or fragmented index which lead to query to run longer .It leads to high CPU.</w:t>
      </w:r>
    </w:p>
    <w:p w:rsidR="00FC4C47" w:rsidRPr="00EE6F5F" w:rsidRDefault="00FC4C47" w:rsidP="00FC4C47">
      <w:pPr>
        <w:spacing w:line="20" w:lineRule="atLeast"/>
        <w:rPr>
          <w:sz w:val="24"/>
          <w:szCs w:val="24"/>
        </w:rPr>
      </w:pPr>
      <w:r w:rsidRPr="00EE6F5F">
        <w:rPr>
          <w:sz w:val="24"/>
          <w:szCs w:val="24"/>
        </w:rPr>
        <w:t>4. Check if there are any trace flags enabled:</w:t>
      </w:r>
    </w:p>
    <w:p w:rsidR="00FC4C47" w:rsidRPr="00EE6F5F" w:rsidRDefault="00FC4C47" w:rsidP="00FC4C47">
      <w:pPr>
        <w:spacing w:line="20" w:lineRule="atLeast"/>
        <w:rPr>
          <w:sz w:val="24"/>
          <w:szCs w:val="24"/>
        </w:rPr>
      </w:pPr>
      <w:r w:rsidRPr="00EE6F5F">
        <w:rPr>
          <w:sz w:val="24"/>
          <w:szCs w:val="24"/>
        </w:rPr>
        <w:t>Dbcc tracestatus (-1); It’s always good to check the reason of enabling the trace flags, if enabled.</w:t>
      </w:r>
    </w:p>
    <w:p w:rsidR="00FC4C47" w:rsidRPr="00EE6F5F" w:rsidRDefault="00FC4C47" w:rsidP="00FC4C47">
      <w:pPr>
        <w:spacing w:line="20" w:lineRule="atLeast"/>
        <w:rPr>
          <w:sz w:val="24"/>
          <w:szCs w:val="24"/>
        </w:rPr>
      </w:pPr>
      <w:r w:rsidRPr="00EE6F5F">
        <w:rPr>
          <w:sz w:val="24"/>
          <w:szCs w:val="24"/>
        </w:rPr>
        <w:t>5. Check the below mentioned SQL parameters</w:t>
      </w:r>
    </w:p>
    <w:p w:rsidR="00FC4C47" w:rsidRPr="00EE6F5F" w:rsidRDefault="00FC4C47" w:rsidP="00FC4C47">
      <w:pPr>
        <w:spacing w:line="20" w:lineRule="atLeast"/>
        <w:rPr>
          <w:sz w:val="24"/>
          <w:szCs w:val="24"/>
        </w:rPr>
      </w:pPr>
      <w:r w:rsidRPr="00EE6F5F">
        <w:rPr>
          <w:sz w:val="24"/>
          <w:szCs w:val="24"/>
        </w:rPr>
        <w:t>sp_configure 'advanced', 1</w:t>
      </w:r>
    </w:p>
    <w:p w:rsidR="00FC4C47" w:rsidRPr="00EE6F5F" w:rsidRDefault="00FC4C47" w:rsidP="00FC4C47">
      <w:pPr>
        <w:spacing w:line="20" w:lineRule="atLeast"/>
        <w:rPr>
          <w:sz w:val="24"/>
          <w:szCs w:val="24"/>
        </w:rPr>
      </w:pPr>
      <w:r w:rsidRPr="00EE6F5F">
        <w:rPr>
          <w:sz w:val="24"/>
          <w:szCs w:val="24"/>
        </w:rPr>
        <w:t>go</w:t>
      </w:r>
    </w:p>
    <w:p w:rsidR="00FC4C47" w:rsidRPr="00EE6F5F" w:rsidRDefault="00FC4C47" w:rsidP="00FC4C47">
      <w:pPr>
        <w:spacing w:line="20" w:lineRule="atLeast"/>
        <w:rPr>
          <w:sz w:val="24"/>
          <w:szCs w:val="24"/>
        </w:rPr>
      </w:pPr>
      <w:r w:rsidRPr="00EE6F5F">
        <w:rPr>
          <w:sz w:val="24"/>
          <w:szCs w:val="24"/>
        </w:rPr>
        <w:t>Reconfigure with override</w:t>
      </w:r>
    </w:p>
    <w:p w:rsidR="00FC4C47" w:rsidRPr="00EE6F5F" w:rsidRDefault="00FC4C47" w:rsidP="00FC4C47">
      <w:pPr>
        <w:spacing w:line="20" w:lineRule="atLeast"/>
        <w:rPr>
          <w:sz w:val="24"/>
          <w:szCs w:val="24"/>
        </w:rPr>
      </w:pPr>
      <w:r w:rsidRPr="00EE6F5F">
        <w:rPr>
          <w:sz w:val="24"/>
          <w:szCs w:val="24"/>
        </w:rPr>
        <w:t>go</w:t>
      </w:r>
    </w:p>
    <w:p w:rsidR="00FC4C47" w:rsidRPr="00EE6F5F" w:rsidRDefault="00FC4C47" w:rsidP="00FC4C47">
      <w:pPr>
        <w:spacing w:line="20" w:lineRule="atLeast"/>
        <w:rPr>
          <w:sz w:val="24"/>
          <w:szCs w:val="24"/>
        </w:rPr>
      </w:pPr>
      <w:r w:rsidRPr="00EE6F5F">
        <w:rPr>
          <w:sz w:val="24"/>
          <w:szCs w:val="24"/>
        </w:rPr>
        <w:t>sp_configure</w:t>
      </w:r>
    </w:p>
    <w:p w:rsidR="00FC4C47" w:rsidRPr="00EE6F5F" w:rsidRDefault="00FC4C47" w:rsidP="00FC4C47">
      <w:pPr>
        <w:spacing w:line="20" w:lineRule="atLeast"/>
        <w:rPr>
          <w:sz w:val="24"/>
          <w:szCs w:val="24"/>
        </w:rPr>
      </w:pPr>
      <w:r w:rsidRPr="00EE6F5F">
        <w:rPr>
          <w:sz w:val="24"/>
          <w:szCs w:val="24"/>
        </w:rPr>
        <w:t>go</w:t>
      </w:r>
    </w:p>
    <w:p w:rsidR="00FC4C47" w:rsidRPr="00EE6F5F" w:rsidRDefault="00FC4C47" w:rsidP="00FC4C47">
      <w:pPr>
        <w:spacing w:line="20" w:lineRule="atLeast"/>
        <w:rPr>
          <w:sz w:val="24"/>
          <w:szCs w:val="24"/>
        </w:rPr>
      </w:pPr>
      <w:r w:rsidRPr="00EE6F5F">
        <w:rPr>
          <w:b/>
          <w:sz w:val="24"/>
          <w:szCs w:val="24"/>
        </w:rPr>
        <w:t>Priority Boost</w:t>
      </w:r>
      <w:r w:rsidRPr="00EE6F5F">
        <w:rPr>
          <w:sz w:val="24"/>
          <w:szCs w:val="24"/>
        </w:rPr>
        <w:t>: - it’s not recommended to be enabled as it can cause high CPU utilization. If it’s enabled (value =1) please disable (set value to 0) it - it’s a static parameter which needs SQL restart</w:t>
      </w:r>
    </w:p>
    <w:p w:rsidR="00FC4C47" w:rsidRPr="00EE6F5F" w:rsidRDefault="00FC4C47" w:rsidP="00FC4C47">
      <w:pPr>
        <w:spacing w:line="20" w:lineRule="atLeast"/>
        <w:rPr>
          <w:sz w:val="24"/>
          <w:szCs w:val="24"/>
        </w:rPr>
      </w:pPr>
      <w:r w:rsidRPr="00EE6F5F">
        <w:rPr>
          <w:b/>
          <w:sz w:val="24"/>
          <w:szCs w:val="24"/>
        </w:rPr>
        <w:t>Max degree of parallelism:</w:t>
      </w:r>
      <w:r w:rsidRPr="00EE6F5F">
        <w:rPr>
          <w:sz w:val="24"/>
          <w:szCs w:val="24"/>
        </w:rPr>
        <w:t xml:space="preserve"> - Although this parameter doesn’t make much of a difference but sometimes I have seen SPID stuck in ACCESS_METHODS_SCAN_RANGE_GENERATOR, cx packet or other parallel wait types. If you see any such waits when you run this query:</w:t>
      </w:r>
    </w:p>
    <w:p w:rsidR="00FC4C47" w:rsidRPr="00EE6F5F" w:rsidRDefault="00FC4C47" w:rsidP="00FC4C47">
      <w:pPr>
        <w:spacing w:line="20" w:lineRule="atLeast"/>
        <w:rPr>
          <w:sz w:val="24"/>
          <w:szCs w:val="24"/>
        </w:rPr>
      </w:pPr>
      <w:r w:rsidRPr="00EE6F5F">
        <w:rPr>
          <w:b/>
          <w:sz w:val="24"/>
          <w:szCs w:val="24"/>
        </w:rPr>
        <w:t>Note: -</w:t>
      </w:r>
      <w:r w:rsidRPr="00EE6F5F">
        <w:rPr>
          <w:sz w:val="24"/>
          <w:szCs w:val="24"/>
        </w:rPr>
        <w:t xml:space="preserve"> If you have more than 8 processors, please make sure the max degree of parallelism parameter is 8 or below 8.</w:t>
      </w:r>
    </w:p>
    <w:p w:rsidR="00FC4C47" w:rsidRPr="00EE6F5F" w:rsidRDefault="00FC4C47" w:rsidP="00FC4C47">
      <w:pPr>
        <w:spacing w:line="20" w:lineRule="atLeast"/>
        <w:rPr>
          <w:sz w:val="24"/>
          <w:szCs w:val="24"/>
        </w:rPr>
      </w:pPr>
      <w:r w:rsidRPr="00EE6F5F">
        <w:rPr>
          <w:sz w:val="24"/>
          <w:szCs w:val="24"/>
        </w:rPr>
        <w:t>7. Run CPU related counters by using perfmon tool</w:t>
      </w:r>
    </w:p>
    <w:p w:rsidR="00FC4C47" w:rsidRPr="00EE6F5F" w:rsidRDefault="00FC4C47" w:rsidP="00FC4C47">
      <w:pPr>
        <w:spacing w:line="20" w:lineRule="atLeast"/>
        <w:rPr>
          <w:sz w:val="24"/>
          <w:szCs w:val="24"/>
        </w:rPr>
      </w:pPr>
      <w:r w:rsidRPr="00EE6F5F">
        <w:rPr>
          <w:sz w:val="24"/>
          <w:szCs w:val="24"/>
        </w:rPr>
        <w:t>8. DBCC FREEPROCACHE: prepares new plan by query optimizer and recompilation starts again...Which may improve the performance and reduce CPU utilization.</w:t>
      </w:r>
    </w:p>
    <w:p w:rsidR="00FC4C47" w:rsidRPr="00EE6F5F" w:rsidRDefault="00FC4C47" w:rsidP="00FC4C47">
      <w:pPr>
        <w:spacing w:line="20" w:lineRule="atLeast"/>
        <w:rPr>
          <w:sz w:val="24"/>
          <w:szCs w:val="24"/>
        </w:rPr>
      </w:pPr>
      <w:r w:rsidRPr="00EE6F5F">
        <w:rPr>
          <w:sz w:val="24"/>
          <w:szCs w:val="24"/>
        </w:rPr>
        <w:t>9. Check with developer on designing of query or Application design or any further bugs...</w:t>
      </w:r>
    </w:p>
    <w:p w:rsidR="00FC4C47" w:rsidRDefault="00FC4C47"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FC4C47">
      <w:pPr>
        <w:tabs>
          <w:tab w:val="left" w:pos="3315"/>
        </w:tabs>
        <w:rPr>
          <w:color w:val="C00000"/>
          <w:sz w:val="24"/>
          <w:szCs w:val="24"/>
        </w:rPr>
      </w:pPr>
    </w:p>
    <w:p w:rsidR="004D5673" w:rsidRDefault="004D5673" w:rsidP="004D5673">
      <w:pPr>
        <w:rPr>
          <w:b/>
          <w:sz w:val="24"/>
          <w:szCs w:val="24"/>
        </w:rPr>
      </w:pPr>
      <w:r w:rsidRPr="004D5673">
        <w:rPr>
          <w:b/>
          <w:sz w:val="24"/>
          <w:szCs w:val="24"/>
        </w:rPr>
        <w:t>SQL Server - Max Degree of Parallelism (MAXDOP)</w:t>
      </w:r>
      <w:r w:rsidR="001D3F5A">
        <w:rPr>
          <w:b/>
          <w:sz w:val="24"/>
          <w:szCs w:val="24"/>
        </w:rPr>
        <w:t>:</w:t>
      </w:r>
    </w:p>
    <w:p w:rsidR="001D3F5A" w:rsidRPr="004D5673" w:rsidRDefault="007A5067" w:rsidP="004D5673">
      <w:pPr>
        <w:rPr>
          <w:b/>
          <w:sz w:val="24"/>
          <w:szCs w:val="24"/>
        </w:rPr>
      </w:pPr>
      <w:r>
        <w:rPr>
          <w:b/>
          <w:sz w:val="24"/>
          <w:szCs w:val="24"/>
        </w:rPr>
        <w:t xml:space="preserve">&gt; </w:t>
      </w:r>
      <w:r w:rsidR="001D3F5A">
        <w:rPr>
          <w:b/>
          <w:sz w:val="24"/>
          <w:szCs w:val="24"/>
        </w:rPr>
        <w:t>Limit the number of processors to use in parallel plan execution</w:t>
      </w:r>
    </w:p>
    <w:p w:rsidR="004D5673" w:rsidRDefault="0069750D" w:rsidP="004D5673">
      <w:pPr>
        <w:rPr>
          <w:sz w:val="24"/>
          <w:szCs w:val="24"/>
        </w:rPr>
      </w:pPr>
      <w:r>
        <w:rPr>
          <w:sz w:val="24"/>
          <w:szCs w:val="24"/>
        </w:rPr>
        <w:t xml:space="preserve">&gt; </w:t>
      </w:r>
      <w:r w:rsidR="004D5673" w:rsidRPr="004D5673">
        <w:rPr>
          <w:sz w:val="24"/>
          <w:szCs w:val="24"/>
        </w:rPr>
        <w:t xml:space="preserve">The Max Degree of Parallelism or MAXDOP is a configuration indicating how the SQL Server optimizer will use the CPUs.  This is a server wide configuration that by default uses all of the CPUs to have the available portions of the query executed in parallel.  MAXDOP is very beneficial in a number of circumstances, but what if you have a reporting like query that runs in an OLTP system that monopolizes much of the CPU and adversely affects typical OLTP transactions.  </w:t>
      </w:r>
    </w:p>
    <w:p w:rsidR="001D3F5A" w:rsidRDefault="001D3F5A" w:rsidP="004D5673">
      <w:pPr>
        <w:rPr>
          <w:sz w:val="24"/>
          <w:szCs w:val="24"/>
        </w:rPr>
      </w:pPr>
      <w:r>
        <w:rPr>
          <w:sz w:val="24"/>
          <w:szCs w:val="24"/>
        </w:rPr>
        <w:t xml:space="preserve">                                                                           Or</w:t>
      </w:r>
    </w:p>
    <w:p w:rsidR="001D3F5A" w:rsidRDefault="002D37C0" w:rsidP="004D5673">
      <w:pPr>
        <w:rPr>
          <w:sz w:val="24"/>
          <w:szCs w:val="24"/>
        </w:rPr>
      </w:pPr>
      <w:r>
        <w:rPr>
          <w:sz w:val="24"/>
          <w:szCs w:val="24"/>
        </w:rPr>
        <w:t xml:space="preserve">&gt; </w:t>
      </w:r>
      <w:r w:rsidR="001D3F5A" w:rsidRPr="001D3F5A">
        <w:rPr>
          <w:sz w:val="24"/>
          <w:szCs w:val="24"/>
        </w:rPr>
        <w:t>When SQL Server runs on a computer with more than one microprocessor or CPU, it detects the best degree of parallelism, that is, the number of processors employed to run a single statement, for each parallel plan execution. You can use the max degree of parallelism option to limit the number of processors to use in parallel plan execution. To enable the server to determine the maximum degree of parallelism, set this option to 0, the default value. Setting maximum degree of parallelism to 0 allows SQL Server to use all the available processors up to 64 processors. To suppress parallel plan generation, set max degree of parallelism to 1. Set the value to a number greater than 1 to restrict the maximum number of processors used by a single query execution. The maximum value for the</w:t>
      </w:r>
      <w:r w:rsidR="001D3F5A">
        <w:rPr>
          <w:sz w:val="24"/>
          <w:szCs w:val="24"/>
        </w:rPr>
        <w:t xml:space="preserve"> </w:t>
      </w:r>
      <w:r w:rsidR="001D3F5A" w:rsidRPr="001D3F5A">
        <w:rPr>
          <w:sz w:val="24"/>
          <w:szCs w:val="24"/>
        </w:rPr>
        <w:t>degree of parallelism setting is controlled by the edition of SQL Server, CPU type, and operating system. If a value greater than the number of available processors is specified, the actual number of available processors is used. If the computer has only one processor, the max degree of parallelism value is ignored.</w:t>
      </w:r>
    </w:p>
    <w:p w:rsidR="001D3F5A" w:rsidRPr="004D5673" w:rsidRDefault="001D3F5A" w:rsidP="004D5673">
      <w:pPr>
        <w:rPr>
          <w:sz w:val="24"/>
          <w:szCs w:val="24"/>
        </w:rPr>
      </w:pPr>
    </w:p>
    <w:p w:rsidR="004D5673" w:rsidRPr="003536AA" w:rsidRDefault="004D5673" w:rsidP="004D5673">
      <w:pPr>
        <w:rPr>
          <w:b/>
          <w:sz w:val="24"/>
          <w:szCs w:val="24"/>
        </w:rPr>
      </w:pPr>
      <w:r w:rsidRPr="003536AA">
        <w:rPr>
          <w:b/>
          <w:sz w:val="24"/>
          <w:szCs w:val="24"/>
        </w:rPr>
        <w:t>What all benefit from parallel execution plan:</w:t>
      </w:r>
    </w:p>
    <w:p w:rsidR="004D5673" w:rsidRPr="004D5673" w:rsidRDefault="004D5673" w:rsidP="004D5673">
      <w:pPr>
        <w:rPr>
          <w:sz w:val="24"/>
          <w:szCs w:val="24"/>
        </w:rPr>
      </w:pPr>
      <w:r w:rsidRPr="004D5673">
        <w:rPr>
          <w:rFonts w:eastAsia="Symbol" w:cs="Symbol"/>
          <w:sz w:val="24"/>
          <w:szCs w:val="24"/>
        </w:rPr>
        <w:t></w:t>
      </w:r>
      <w:r w:rsidRPr="004D5673">
        <w:rPr>
          <w:rFonts w:eastAsia="Symbol"/>
          <w:sz w:val="24"/>
          <w:szCs w:val="24"/>
        </w:rPr>
        <w:t xml:space="preserve">        </w:t>
      </w:r>
      <w:r w:rsidRPr="004D5673">
        <w:rPr>
          <w:b/>
          <w:sz w:val="24"/>
          <w:szCs w:val="24"/>
        </w:rPr>
        <w:t>Complex/Long running queries</w:t>
      </w:r>
      <w:r w:rsidRPr="004D5673">
        <w:rPr>
          <w:sz w:val="24"/>
          <w:szCs w:val="24"/>
        </w:rPr>
        <w:t xml:space="preserve"> – During query optimization, SQL Server looks for queries that might benefit from parallel execution. It distinguishes between queries that benefit from parallelism and those that do not benefit, by comparing the cost of an execution plan using a single processor versus the cost of an execution plan using more than one processor and uses the cost threshold for parallelism value as a boundary point to determine short or long query. In a parallel query execution plan, the INSERT, UPDATE, and DELETE operators are executed serially. However, the WHERE clause of an UPDATE or a DELETE statement, or the SELECT part of an INSERT statement may be executed in parallel. The actual data changes are then serially applied to the database.  </w:t>
      </w:r>
    </w:p>
    <w:p w:rsidR="004D5673" w:rsidRPr="004D5673" w:rsidRDefault="004D5673" w:rsidP="004D5673">
      <w:pPr>
        <w:rPr>
          <w:sz w:val="24"/>
          <w:szCs w:val="24"/>
        </w:rPr>
      </w:pPr>
      <w:r w:rsidRPr="004D5673">
        <w:rPr>
          <w:rFonts w:eastAsia="Symbol" w:cs="Symbol"/>
          <w:sz w:val="24"/>
          <w:szCs w:val="24"/>
        </w:rPr>
        <w:t></w:t>
      </w:r>
      <w:r w:rsidRPr="004D5673">
        <w:rPr>
          <w:rFonts w:eastAsia="Symbol"/>
          <w:sz w:val="24"/>
          <w:szCs w:val="24"/>
        </w:rPr>
        <w:t xml:space="preserve">        </w:t>
      </w:r>
      <w:r w:rsidRPr="004D5673">
        <w:rPr>
          <w:b/>
          <w:sz w:val="24"/>
          <w:szCs w:val="24"/>
        </w:rPr>
        <w:t>Index data definition language (DDL)</w:t>
      </w:r>
      <w:r w:rsidRPr="004D5673">
        <w:rPr>
          <w:sz w:val="24"/>
          <w:szCs w:val="24"/>
        </w:rPr>
        <w:t xml:space="preserve"> – Index operations that create or rebuild an index (REBUILD only, not applicable to REORGANIZE), or drop a clustered index and queries that use CPU cycles heavily are the best candidates for a parallel plan. For example, joins of large tables, large aggregations, and sorting of large result sets are good candidates.   </w:t>
      </w:r>
    </w:p>
    <w:p w:rsidR="004D5673" w:rsidRPr="004D5673" w:rsidRDefault="004D5673" w:rsidP="004D5673">
      <w:pPr>
        <w:rPr>
          <w:sz w:val="24"/>
          <w:szCs w:val="24"/>
        </w:rPr>
      </w:pPr>
      <w:r w:rsidRPr="004D5673">
        <w:rPr>
          <w:rFonts w:eastAsia="Symbol" w:cs="Symbol"/>
          <w:sz w:val="24"/>
          <w:szCs w:val="24"/>
        </w:rPr>
        <w:t></w:t>
      </w:r>
      <w:r w:rsidRPr="004D5673">
        <w:rPr>
          <w:rFonts w:eastAsia="Symbol"/>
          <w:sz w:val="24"/>
          <w:szCs w:val="24"/>
        </w:rPr>
        <w:t xml:space="preserve">        </w:t>
      </w:r>
      <w:r w:rsidRPr="004D5673">
        <w:rPr>
          <w:b/>
          <w:sz w:val="24"/>
          <w:szCs w:val="24"/>
        </w:rPr>
        <w:t>Other Operations</w:t>
      </w:r>
      <w:r w:rsidRPr="004D5673">
        <w:rPr>
          <w:sz w:val="24"/>
          <w:szCs w:val="24"/>
        </w:rPr>
        <w:t xml:space="preserve"> – Apart from the above, this option also controls the parallelism of DBCC CHECKTABLE, DBCC CHECKDB, and DBCC CHECKFILEGROUP.</w:t>
      </w:r>
    </w:p>
    <w:p w:rsidR="004D5673" w:rsidRPr="004D5673" w:rsidRDefault="004D5673" w:rsidP="004D5673">
      <w:pPr>
        <w:rPr>
          <w:sz w:val="24"/>
          <w:szCs w:val="24"/>
        </w:rPr>
      </w:pPr>
      <w:r w:rsidRPr="004D5673">
        <w:rPr>
          <w:sz w:val="24"/>
          <w:szCs w:val="24"/>
        </w:rPr>
        <w:t>The degree of parallelism value is set at the SQL server instance level and can be modified by using the sp_configure system stored procedure (command shown below). You can override this value for individual query or index statements by specifying the MAXDOP query hint or MAXDOP index option. Note that this can be set differently for each instance of SQL Server. So if you have multiple SQL Server instances in the same server, it is possible to specify a different Maximum DOP value for each one.</w:t>
      </w:r>
    </w:p>
    <w:p w:rsidR="004D5673" w:rsidRPr="004D5673" w:rsidRDefault="004D5673" w:rsidP="004D5673">
      <w:pPr>
        <w:rPr>
          <w:rFonts w:cs="Courier New"/>
          <w:noProof/>
          <w:color w:val="008000"/>
          <w:sz w:val="24"/>
          <w:szCs w:val="24"/>
        </w:rPr>
      </w:pPr>
      <w:r w:rsidRPr="004D5673">
        <w:rPr>
          <w:rFonts w:cs="Courier New"/>
          <w:noProof/>
          <w:color w:val="008000"/>
          <w:sz w:val="24"/>
          <w:szCs w:val="24"/>
        </w:rPr>
        <w:t>--The max degree of parallelism option is an advanced option</w:t>
      </w:r>
    </w:p>
    <w:p w:rsidR="004D5673" w:rsidRPr="004D5673" w:rsidRDefault="004D5673" w:rsidP="004D5673">
      <w:pPr>
        <w:rPr>
          <w:rFonts w:cs="Courier New"/>
          <w:noProof/>
          <w:color w:val="008000"/>
          <w:sz w:val="24"/>
          <w:szCs w:val="24"/>
        </w:rPr>
      </w:pPr>
      <w:r w:rsidRPr="004D5673">
        <w:rPr>
          <w:rFonts w:cs="Courier New"/>
          <w:noProof/>
          <w:color w:val="008000"/>
          <w:sz w:val="24"/>
          <w:szCs w:val="24"/>
        </w:rPr>
        <w:t>--and let you set only when show advanced options is set to 1</w:t>
      </w:r>
    </w:p>
    <w:p w:rsidR="004D5673" w:rsidRPr="004D5673" w:rsidRDefault="004D5673" w:rsidP="004D5673">
      <w:pPr>
        <w:rPr>
          <w:rFonts w:cs="Courier New"/>
          <w:noProof/>
          <w:color w:val="808080"/>
          <w:sz w:val="24"/>
          <w:szCs w:val="24"/>
        </w:rPr>
      </w:pPr>
      <w:r w:rsidRPr="004D5673">
        <w:rPr>
          <w:rFonts w:cs="Courier New"/>
          <w:noProof/>
          <w:color w:val="800000"/>
          <w:sz w:val="24"/>
          <w:szCs w:val="24"/>
        </w:rPr>
        <w:t>sp_configure</w:t>
      </w:r>
      <w:r w:rsidRPr="004D5673">
        <w:rPr>
          <w:rFonts w:cs="Courier New"/>
          <w:noProof/>
          <w:sz w:val="24"/>
          <w:szCs w:val="24"/>
        </w:rPr>
        <w:t xml:space="preserve"> </w:t>
      </w:r>
      <w:r w:rsidRPr="004D5673">
        <w:rPr>
          <w:rFonts w:cs="Courier New"/>
          <w:noProof/>
          <w:color w:val="FF0000"/>
          <w:sz w:val="24"/>
          <w:szCs w:val="24"/>
        </w:rPr>
        <w:t>'show advanced options'</w:t>
      </w:r>
      <w:r w:rsidRPr="004D5673">
        <w:rPr>
          <w:rFonts w:cs="Courier New"/>
          <w:noProof/>
          <w:color w:val="808080"/>
          <w:sz w:val="24"/>
          <w:szCs w:val="24"/>
        </w:rPr>
        <w:t>,</w:t>
      </w:r>
      <w:r w:rsidRPr="004D5673">
        <w:rPr>
          <w:rFonts w:cs="Courier New"/>
          <w:noProof/>
          <w:sz w:val="24"/>
          <w:szCs w:val="24"/>
        </w:rPr>
        <w:t xml:space="preserve"> 1</w:t>
      </w:r>
      <w:r w:rsidRPr="004D5673">
        <w:rPr>
          <w:rFonts w:cs="Courier New"/>
          <w:noProof/>
          <w:color w:val="808080"/>
          <w:sz w:val="24"/>
          <w:szCs w:val="24"/>
        </w:rPr>
        <w:t>;</w:t>
      </w:r>
    </w:p>
    <w:p w:rsidR="004D5673" w:rsidRPr="004D5673" w:rsidRDefault="004D5673" w:rsidP="004D5673">
      <w:pPr>
        <w:rPr>
          <w:rFonts w:cs="Courier New"/>
          <w:noProof/>
          <w:color w:val="0000FF"/>
          <w:sz w:val="24"/>
          <w:szCs w:val="24"/>
        </w:rPr>
      </w:pPr>
      <w:r w:rsidRPr="004D5673">
        <w:rPr>
          <w:rFonts w:cs="Courier New"/>
          <w:noProof/>
          <w:color w:val="0000FF"/>
          <w:sz w:val="24"/>
          <w:szCs w:val="24"/>
        </w:rPr>
        <w:t>GO</w:t>
      </w:r>
    </w:p>
    <w:p w:rsidR="004D5673" w:rsidRPr="004D5673" w:rsidRDefault="004D5673" w:rsidP="004D5673">
      <w:pPr>
        <w:rPr>
          <w:rFonts w:cs="Courier New"/>
          <w:noProof/>
          <w:color w:val="808080"/>
          <w:sz w:val="24"/>
          <w:szCs w:val="24"/>
        </w:rPr>
      </w:pPr>
      <w:r w:rsidRPr="004D5673">
        <w:rPr>
          <w:rFonts w:cs="Courier New"/>
          <w:noProof/>
          <w:color w:val="0000FF"/>
          <w:sz w:val="24"/>
          <w:szCs w:val="24"/>
        </w:rPr>
        <w:t>RECONFIGURE</w:t>
      </w:r>
      <w:r w:rsidRPr="004D5673">
        <w:rPr>
          <w:rFonts w:cs="Courier New"/>
          <w:noProof/>
          <w:sz w:val="24"/>
          <w:szCs w:val="24"/>
        </w:rPr>
        <w:t xml:space="preserve"> </w:t>
      </w:r>
      <w:r w:rsidRPr="004D5673">
        <w:rPr>
          <w:rFonts w:cs="Courier New"/>
          <w:noProof/>
          <w:color w:val="0000FF"/>
          <w:sz w:val="24"/>
          <w:szCs w:val="24"/>
        </w:rPr>
        <w:t>WITH</w:t>
      </w:r>
      <w:r w:rsidRPr="004D5673">
        <w:rPr>
          <w:rFonts w:cs="Courier New"/>
          <w:noProof/>
          <w:sz w:val="24"/>
          <w:szCs w:val="24"/>
        </w:rPr>
        <w:t xml:space="preserve"> </w:t>
      </w:r>
      <w:r w:rsidRPr="004D5673">
        <w:rPr>
          <w:rFonts w:cs="Courier New"/>
          <w:noProof/>
          <w:color w:val="0000FF"/>
          <w:sz w:val="24"/>
          <w:szCs w:val="24"/>
        </w:rPr>
        <w:t>OVERRIDE</w:t>
      </w:r>
      <w:r w:rsidRPr="004D5673">
        <w:rPr>
          <w:rFonts w:cs="Courier New"/>
          <w:noProof/>
          <w:color w:val="808080"/>
          <w:sz w:val="24"/>
          <w:szCs w:val="24"/>
        </w:rPr>
        <w:t>;</w:t>
      </w:r>
    </w:p>
    <w:p w:rsidR="004D5673" w:rsidRPr="004D5673" w:rsidRDefault="004D5673" w:rsidP="004D5673">
      <w:pPr>
        <w:rPr>
          <w:rFonts w:cs="Courier New"/>
          <w:noProof/>
          <w:color w:val="0000FF"/>
          <w:sz w:val="24"/>
          <w:szCs w:val="24"/>
        </w:rPr>
      </w:pPr>
      <w:r w:rsidRPr="004D5673">
        <w:rPr>
          <w:rFonts w:cs="Courier New"/>
          <w:noProof/>
          <w:color w:val="0000FF"/>
          <w:sz w:val="24"/>
          <w:szCs w:val="24"/>
        </w:rPr>
        <w:t>GO</w:t>
      </w:r>
    </w:p>
    <w:p w:rsidR="004D5673" w:rsidRPr="004D5673" w:rsidRDefault="004D5673" w:rsidP="004D5673">
      <w:pPr>
        <w:rPr>
          <w:rFonts w:cs="Courier New"/>
          <w:noProof/>
          <w:color w:val="008000"/>
          <w:sz w:val="24"/>
          <w:szCs w:val="24"/>
        </w:rPr>
      </w:pPr>
      <w:r w:rsidRPr="004D5673">
        <w:rPr>
          <w:rFonts w:cs="Courier New"/>
          <w:noProof/>
          <w:color w:val="008000"/>
          <w:sz w:val="24"/>
          <w:szCs w:val="24"/>
        </w:rPr>
        <w:t xml:space="preserve">--configuring to use 8 processors in parallel </w:t>
      </w:r>
    </w:p>
    <w:p w:rsidR="004D5673" w:rsidRPr="004D5673" w:rsidRDefault="004D5673" w:rsidP="004D5673">
      <w:pPr>
        <w:rPr>
          <w:rFonts w:cs="Courier New"/>
          <w:noProof/>
          <w:color w:val="008000"/>
          <w:sz w:val="24"/>
          <w:szCs w:val="24"/>
        </w:rPr>
      </w:pPr>
      <w:r w:rsidRPr="004D5673">
        <w:rPr>
          <w:rFonts w:cs="Courier New"/>
          <w:noProof/>
          <w:color w:val="008000"/>
          <w:sz w:val="24"/>
          <w:szCs w:val="24"/>
        </w:rPr>
        <w:t>--setting takes effect immediately (without restarting the MSSQLSERVER service)</w:t>
      </w:r>
    </w:p>
    <w:p w:rsidR="004D5673" w:rsidRPr="004D5673" w:rsidRDefault="004D5673" w:rsidP="004D5673">
      <w:pPr>
        <w:rPr>
          <w:rFonts w:cs="Courier New"/>
          <w:noProof/>
          <w:color w:val="808080"/>
          <w:sz w:val="24"/>
          <w:szCs w:val="24"/>
        </w:rPr>
      </w:pPr>
      <w:r w:rsidRPr="004D5673">
        <w:rPr>
          <w:rFonts w:cs="Courier New"/>
          <w:noProof/>
          <w:color w:val="800000"/>
          <w:sz w:val="24"/>
          <w:szCs w:val="24"/>
        </w:rPr>
        <w:t>sp_configure</w:t>
      </w:r>
      <w:r w:rsidRPr="004D5673">
        <w:rPr>
          <w:rFonts w:cs="Courier New"/>
          <w:noProof/>
          <w:sz w:val="24"/>
          <w:szCs w:val="24"/>
        </w:rPr>
        <w:t xml:space="preserve"> </w:t>
      </w:r>
      <w:r w:rsidRPr="004D5673">
        <w:rPr>
          <w:rFonts w:cs="Courier New"/>
          <w:noProof/>
          <w:color w:val="FF0000"/>
          <w:sz w:val="24"/>
          <w:szCs w:val="24"/>
        </w:rPr>
        <w:t>'max degree of parallelism'</w:t>
      </w:r>
      <w:r w:rsidRPr="004D5673">
        <w:rPr>
          <w:rFonts w:cs="Courier New"/>
          <w:noProof/>
          <w:color w:val="808080"/>
          <w:sz w:val="24"/>
          <w:szCs w:val="24"/>
        </w:rPr>
        <w:t>,</w:t>
      </w:r>
      <w:r w:rsidRPr="004D5673">
        <w:rPr>
          <w:rFonts w:cs="Courier New"/>
          <w:noProof/>
          <w:sz w:val="24"/>
          <w:szCs w:val="24"/>
        </w:rPr>
        <w:t xml:space="preserve"> 8</w:t>
      </w:r>
      <w:r w:rsidRPr="004D5673">
        <w:rPr>
          <w:rFonts w:cs="Courier New"/>
          <w:noProof/>
          <w:color w:val="808080"/>
          <w:sz w:val="24"/>
          <w:szCs w:val="24"/>
        </w:rPr>
        <w:t>;</w:t>
      </w:r>
    </w:p>
    <w:p w:rsidR="004D5673" w:rsidRPr="004D5673" w:rsidRDefault="004D5673" w:rsidP="004D5673">
      <w:pPr>
        <w:rPr>
          <w:rFonts w:cs="Courier New"/>
          <w:noProof/>
          <w:color w:val="0000FF"/>
          <w:sz w:val="24"/>
          <w:szCs w:val="24"/>
        </w:rPr>
      </w:pPr>
      <w:r w:rsidRPr="004D5673">
        <w:rPr>
          <w:rFonts w:cs="Courier New"/>
          <w:noProof/>
          <w:color w:val="0000FF"/>
          <w:sz w:val="24"/>
          <w:szCs w:val="24"/>
        </w:rPr>
        <w:t>GO</w:t>
      </w:r>
    </w:p>
    <w:p w:rsidR="004D5673" w:rsidRPr="004D5673" w:rsidRDefault="004D5673" w:rsidP="004D5673">
      <w:pPr>
        <w:rPr>
          <w:rFonts w:cs="Courier New"/>
          <w:noProof/>
          <w:color w:val="808080"/>
          <w:sz w:val="24"/>
          <w:szCs w:val="24"/>
        </w:rPr>
      </w:pPr>
      <w:r w:rsidRPr="004D5673">
        <w:rPr>
          <w:rFonts w:cs="Courier New"/>
          <w:noProof/>
          <w:color w:val="0000FF"/>
          <w:sz w:val="24"/>
          <w:szCs w:val="24"/>
        </w:rPr>
        <w:t>RECONFIGURE</w:t>
      </w:r>
      <w:r w:rsidRPr="004D5673">
        <w:rPr>
          <w:rFonts w:cs="Courier New"/>
          <w:noProof/>
          <w:sz w:val="24"/>
          <w:szCs w:val="24"/>
        </w:rPr>
        <w:t xml:space="preserve"> </w:t>
      </w:r>
      <w:r w:rsidRPr="004D5673">
        <w:rPr>
          <w:rFonts w:cs="Courier New"/>
          <w:noProof/>
          <w:color w:val="0000FF"/>
          <w:sz w:val="24"/>
          <w:szCs w:val="24"/>
        </w:rPr>
        <w:t>WITH</w:t>
      </w:r>
      <w:r w:rsidRPr="004D5673">
        <w:rPr>
          <w:rFonts w:cs="Courier New"/>
          <w:noProof/>
          <w:sz w:val="24"/>
          <w:szCs w:val="24"/>
        </w:rPr>
        <w:t xml:space="preserve"> </w:t>
      </w:r>
      <w:r w:rsidRPr="004D5673">
        <w:rPr>
          <w:rFonts w:cs="Courier New"/>
          <w:noProof/>
          <w:color w:val="0000FF"/>
          <w:sz w:val="24"/>
          <w:szCs w:val="24"/>
        </w:rPr>
        <w:t>OVERRIDE</w:t>
      </w:r>
      <w:r w:rsidRPr="004D5673">
        <w:rPr>
          <w:rFonts w:cs="Courier New"/>
          <w:noProof/>
          <w:color w:val="808080"/>
          <w:sz w:val="24"/>
          <w:szCs w:val="24"/>
        </w:rPr>
        <w:t>;</w:t>
      </w:r>
    </w:p>
    <w:p w:rsidR="004D5673" w:rsidRPr="004D5673" w:rsidRDefault="004D5673" w:rsidP="004D5673">
      <w:pPr>
        <w:rPr>
          <w:sz w:val="24"/>
          <w:szCs w:val="24"/>
        </w:rPr>
      </w:pPr>
      <w:r w:rsidRPr="004D5673">
        <w:rPr>
          <w:rFonts w:cs="Courier New"/>
          <w:noProof/>
          <w:color w:val="0000FF"/>
          <w:sz w:val="24"/>
          <w:szCs w:val="24"/>
        </w:rPr>
        <w:t>GO</w:t>
      </w:r>
    </w:p>
    <w:p w:rsidR="004D5673" w:rsidRPr="004D5673" w:rsidRDefault="004D5673" w:rsidP="004D5673">
      <w:pPr>
        <w:rPr>
          <w:sz w:val="24"/>
          <w:szCs w:val="24"/>
        </w:rPr>
      </w:pPr>
      <w:r w:rsidRPr="004D5673">
        <w:rPr>
          <w:sz w:val="24"/>
          <w:szCs w:val="24"/>
        </w:rPr>
        <w:t xml:space="preserve">By default, when SQL is installed on a server, the parallelism setting is set to 0 meaning that the optimizer can utilize all the available processors to execute an individual query. This is not necessarily the most optimal setting for the application and the types of queries it is designed to support.  </w:t>
      </w:r>
    </w:p>
    <w:p w:rsidR="004D5673" w:rsidRPr="004D5673" w:rsidRDefault="004D5673" w:rsidP="004D5673">
      <w:pPr>
        <w:rPr>
          <w:sz w:val="24"/>
          <w:szCs w:val="24"/>
        </w:rPr>
      </w:pPr>
      <w:r w:rsidRPr="004D5673">
        <w:rPr>
          <w:rFonts w:eastAsia="Symbol" w:cs="Symbol"/>
          <w:sz w:val="24"/>
          <w:szCs w:val="24"/>
        </w:rPr>
        <w:t></w:t>
      </w:r>
      <w:r w:rsidRPr="004D5673">
        <w:rPr>
          <w:rFonts w:eastAsia="Symbol"/>
          <w:sz w:val="24"/>
          <w:szCs w:val="24"/>
        </w:rPr>
        <w:t xml:space="preserve">        </w:t>
      </w:r>
      <w:r w:rsidRPr="004D5673">
        <w:rPr>
          <w:b/>
          <w:sz w:val="24"/>
          <w:szCs w:val="24"/>
        </w:rPr>
        <w:t>Scenario 1</w:t>
      </w:r>
      <w:r w:rsidRPr="004D5673">
        <w:rPr>
          <w:sz w:val="24"/>
          <w:szCs w:val="24"/>
        </w:rPr>
        <w:t xml:space="preserve"> – For OLTP application, a typical setting is 1 would help. The reason for this is that in an OLTP environment, most of the queries are expected to be point queries which address one or a relatively small number of records.  Such queries do not need parallelized processing for efficient execution.  If there are specific queries which have a need for a setting greater than 1, then the source code needs to be examined to see if a MAXDOP hint can be availed.  </w:t>
      </w:r>
    </w:p>
    <w:p w:rsidR="004D5673" w:rsidRPr="004D5673" w:rsidRDefault="004D5673" w:rsidP="004D5673">
      <w:pPr>
        <w:rPr>
          <w:sz w:val="24"/>
          <w:szCs w:val="24"/>
        </w:rPr>
      </w:pPr>
      <w:r w:rsidRPr="004D5673">
        <w:rPr>
          <w:rFonts w:eastAsia="Symbol" w:cs="Symbol"/>
          <w:sz w:val="24"/>
          <w:szCs w:val="24"/>
        </w:rPr>
        <w:t></w:t>
      </w:r>
      <w:r w:rsidRPr="004D5673">
        <w:rPr>
          <w:rFonts w:eastAsia="Symbol"/>
          <w:sz w:val="24"/>
          <w:szCs w:val="24"/>
        </w:rPr>
        <w:t xml:space="preserve">        </w:t>
      </w:r>
      <w:r w:rsidRPr="004D5673">
        <w:rPr>
          <w:b/>
          <w:sz w:val="24"/>
          <w:szCs w:val="24"/>
        </w:rPr>
        <w:t>Scenario 2</w:t>
      </w:r>
      <w:r w:rsidRPr="004D5673">
        <w:rPr>
          <w:sz w:val="24"/>
          <w:szCs w:val="24"/>
        </w:rPr>
        <w:t xml:space="preserve"> – For OLAP application, the setting should typically be default 0 (up to 8 processors) or be greater than 1, because </w:t>
      </w:r>
      <w:r w:rsidRPr="004D5673">
        <w:rPr>
          <w:rFonts w:ascii="Calibri( Body)" w:hAnsi="Calibri( Body)"/>
          <w:sz w:val="24"/>
          <w:szCs w:val="24"/>
        </w:rPr>
        <w:t>each</w:t>
      </w:r>
      <w:r w:rsidRPr="004D5673">
        <w:rPr>
          <w:sz w:val="24"/>
          <w:szCs w:val="24"/>
        </w:rPr>
        <w:t xml:space="preserve"> queries, such application will use, will typical target thousands of, millions of records and also there might a scenario when you drop the index before ETL operation and re-create it once refreshed data is uploaded in typical data warehousing application. There will definitely be performance advantages in using multiple processors to do these works in parallel fashion. </w:t>
      </w:r>
    </w:p>
    <w:p w:rsidR="004D5673" w:rsidRPr="004D5673" w:rsidRDefault="004D5673" w:rsidP="004D5673">
      <w:pPr>
        <w:rPr>
          <w:sz w:val="24"/>
          <w:szCs w:val="24"/>
        </w:rPr>
      </w:pPr>
    </w:p>
    <w:p w:rsidR="004D5673" w:rsidRDefault="004D5673" w:rsidP="004D5673">
      <w:pPr>
        <w:rPr>
          <w:sz w:val="24"/>
          <w:szCs w:val="24"/>
        </w:rPr>
      </w:pPr>
      <w:r w:rsidRPr="004D5673">
        <w:rPr>
          <w:b/>
          <w:sz w:val="24"/>
          <w:szCs w:val="24"/>
        </w:rPr>
        <w:t>Note:</w:t>
      </w:r>
      <w:r w:rsidRPr="004D5673">
        <w:rPr>
          <w:sz w:val="24"/>
          <w:szCs w:val="24"/>
        </w:rPr>
        <w:t xml:space="preserve"> Using a setting of 0 in these applications is not recommended, especially when there are more than 8 processors in order to keep the coordination costs, context switching down to manageable levels.  It is typical to start with a value of 4 and experiment with the reporting queries to see if this needs to be adjusted upwards.</w:t>
      </w:r>
    </w:p>
    <w:p w:rsidR="002D37C0" w:rsidRDefault="002D37C0" w:rsidP="004D5673">
      <w:pPr>
        <w:rPr>
          <w:sz w:val="24"/>
          <w:szCs w:val="24"/>
        </w:rPr>
      </w:pPr>
    </w:p>
    <w:p w:rsidR="002D37C0" w:rsidRDefault="002D37C0" w:rsidP="004D5673">
      <w:pPr>
        <w:rPr>
          <w:sz w:val="24"/>
          <w:szCs w:val="24"/>
        </w:rPr>
      </w:pPr>
    </w:p>
    <w:p w:rsidR="002D37C0" w:rsidRDefault="002D37C0" w:rsidP="004D5673">
      <w:pPr>
        <w:rPr>
          <w:sz w:val="24"/>
          <w:szCs w:val="24"/>
        </w:rPr>
      </w:pPr>
    </w:p>
    <w:p w:rsidR="002D37C0" w:rsidRDefault="002D37C0" w:rsidP="004D5673">
      <w:pPr>
        <w:rPr>
          <w:sz w:val="24"/>
          <w:szCs w:val="24"/>
        </w:rPr>
      </w:pPr>
    </w:p>
    <w:p w:rsidR="002D37C0" w:rsidRDefault="002D37C0" w:rsidP="004D5673">
      <w:pPr>
        <w:rPr>
          <w:sz w:val="24"/>
          <w:szCs w:val="24"/>
        </w:rPr>
      </w:pPr>
    </w:p>
    <w:p w:rsidR="002D37C0" w:rsidRDefault="002D37C0" w:rsidP="004D5673">
      <w:pPr>
        <w:rPr>
          <w:sz w:val="24"/>
          <w:szCs w:val="24"/>
        </w:rPr>
      </w:pPr>
    </w:p>
    <w:p w:rsidR="002D37C0" w:rsidRDefault="002D37C0" w:rsidP="004D5673">
      <w:pPr>
        <w:rPr>
          <w:sz w:val="24"/>
          <w:szCs w:val="24"/>
        </w:rPr>
      </w:pPr>
    </w:p>
    <w:p w:rsidR="002D37C0" w:rsidRDefault="002D37C0" w:rsidP="004D5673">
      <w:pPr>
        <w:rPr>
          <w:sz w:val="24"/>
          <w:szCs w:val="24"/>
        </w:rPr>
      </w:pPr>
    </w:p>
    <w:p w:rsidR="002D37C0" w:rsidRDefault="002D37C0" w:rsidP="004D5673">
      <w:pPr>
        <w:rPr>
          <w:sz w:val="24"/>
          <w:szCs w:val="24"/>
        </w:rPr>
      </w:pPr>
    </w:p>
    <w:p w:rsidR="002D37C0" w:rsidRDefault="002D37C0" w:rsidP="004D5673">
      <w:pPr>
        <w:rPr>
          <w:sz w:val="24"/>
          <w:szCs w:val="24"/>
        </w:rPr>
      </w:pPr>
    </w:p>
    <w:p w:rsidR="002D37C0" w:rsidRDefault="002D37C0" w:rsidP="004D5673">
      <w:pPr>
        <w:rPr>
          <w:sz w:val="24"/>
          <w:szCs w:val="24"/>
        </w:rPr>
      </w:pPr>
    </w:p>
    <w:p w:rsidR="002D37C0" w:rsidRPr="004D5673" w:rsidRDefault="002D37C0" w:rsidP="004D5673">
      <w:pPr>
        <w:rPr>
          <w:sz w:val="24"/>
          <w:szCs w:val="24"/>
        </w:rPr>
      </w:pPr>
    </w:p>
    <w:p w:rsidR="00FC4C47" w:rsidRDefault="004D5673" w:rsidP="004D5673">
      <w:pPr>
        <w:tabs>
          <w:tab w:val="left" w:pos="3315"/>
        </w:tabs>
        <w:jc w:val="center"/>
        <w:rPr>
          <w:b/>
          <w:color w:val="C00000"/>
          <w:sz w:val="24"/>
          <w:szCs w:val="24"/>
        </w:rPr>
      </w:pPr>
      <w:r w:rsidRPr="004D5673">
        <w:rPr>
          <w:b/>
          <w:color w:val="C00000"/>
          <w:sz w:val="24"/>
          <w:szCs w:val="24"/>
        </w:rPr>
        <w:t>MEMORY ISSUE</w:t>
      </w:r>
    </w:p>
    <w:p w:rsidR="003544DF" w:rsidRPr="00EE6F5F" w:rsidRDefault="003544DF" w:rsidP="003544DF">
      <w:pPr>
        <w:spacing w:line="20" w:lineRule="atLeast"/>
        <w:rPr>
          <w:b/>
          <w:sz w:val="24"/>
          <w:szCs w:val="24"/>
        </w:rPr>
      </w:pPr>
      <w:r w:rsidRPr="00EE6F5F">
        <w:rPr>
          <w:b/>
          <w:sz w:val="24"/>
          <w:szCs w:val="24"/>
        </w:rPr>
        <w:t>How to find SQL Server actual memory utilization?</w:t>
      </w:r>
    </w:p>
    <w:p w:rsidR="003544DF" w:rsidRPr="00EE6F5F" w:rsidRDefault="003544DF" w:rsidP="003544DF">
      <w:pPr>
        <w:spacing w:line="20" w:lineRule="atLeast"/>
        <w:rPr>
          <w:sz w:val="24"/>
          <w:szCs w:val="24"/>
        </w:rPr>
      </w:pPr>
      <w:r w:rsidRPr="00EE6F5F">
        <w:rPr>
          <w:sz w:val="24"/>
          <w:szCs w:val="24"/>
        </w:rPr>
        <w:t>Steps: 1. Go to task manager&gt; check SQLsrv.exe or SSMS.exe how much memory utilizing.</w:t>
      </w:r>
    </w:p>
    <w:p w:rsidR="003544DF" w:rsidRPr="00EE6F5F" w:rsidRDefault="003544DF" w:rsidP="003544DF">
      <w:pPr>
        <w:spacing w:line="20" w:lineRule="atLeast"/>
        <w:rPr>
          <w:sz w:val="24"/>
          <w:szCs w:val="24"/>
        </w:rPr>
      </w:pPr>
      <w:r w:rsidRPr="00EE6F5F">
        <w:rPr>
          <w:sz w:val="24"/>
          <w:szCs w:val="24"/>
        </w:rPr>
        <w:t xml:space="preserve">2. If any other .exe is using more Memory then inform to relevant team. If SQL Server is consuming then go to SSMS&gt; try to check any spid consuming more memory by using </w:t>
      </w:r>
    </w:p>
    <w:p w:rsidR="003544DF" w:rsidRPr="00EE6F5F" w:rsidRDefault="003544DF" w:rsidP="003544DF">
      <w:pPr>
        <w:spacing w:line="20" w:lineRule="atLeast"/>
        <w:rPr>
          <w:sz w:val="24"/>
          <w:szCs w:val="24"/>
        </w:rPr>
      </w:pPr>
      <w:r w:rsidRPr="00EE6F5F">
        <w:rPr>
          <w:sz w:val="24"/>
          <w:szCs w:val="24"/>
        </w:rPr>
        <w:t>Select * from sys.sysprocesses</w:t>
      </w:r>
    </w:p>
    <w:p w:rsidR="003544DF" w:rsidRPr="00EE6F5F" w:rsidRDefault="003544DF" w:rsidP="003544DF">
      <w:pPr>
        <w:spacing w:line="20" w:lineRule="atLeast"/>
        <w:rPr>
          <w:sz w:val="24"/>
          <w:szCs w:val="24"/>
        </w:rPr>
      </w:pPr>
      <w:r w:rsidRPr="00EE6F5F">
        <w:rPr>
          <w:sz w:val="24"/>
          <w:szCs w:val="24"/>
        </w:rPr>
        <w:t>3. If example: is Sql server is consuming</w:t>
      </w:r>
      <w:r w:rsidR="00755C06">
        <w:rPr>
          <w:sz w:val="24"/>
          <w:szCs w:val="24"/>
        </w:rPr>
        <w:t xml:space="preserve"> 20 GB</w:t>
      </w:r>
      <w:r w:rsidRPr="00EE6F5F">
        <w:rPr>
          <w:sz w:val="24"/>
          <w:szCs w:val="24"/>
        </w:rPr>
        <w:t xml:space="preserve"> out of total 24 GB physical memory, then how to find actual utilization from Sql end.</w:t>
      </w:r>
    </w:p>
    <w:p w:rsidR="003544DF" w:rsidRPr="00EE6F5F" w:rsidRDefault="003544DF" w:rsidP="003544DF">
      <w:pPr>
        <w:spacing w:line="20" w:lineRule="atLeast"/>
        <w:rPr>
          <w:sz w:val="24"/>
          <w:szCs w:val="24"/>
        </w:rPr>
      </w:pPr>
      <w:r w:rsidRPr="00EE6F5F">
        <w:rPr>
          <w:sz w:val="24"/>
          <w:szCs w:val="24"/>
        </w:rPr>
        <w:t xml:space="preserve"> By using, DBCC memory status</w:t>
      </w:r>
    </w:p>
    <w:p w:rsidR="003544DF" w:rsidRPr="00EE6F5F" w:rsidRDefault="003544DF" w:rsidP="003544DF">
      <w:pPr>
        <w:spacing w:line="20" w:lineRule="atLeast"/>
        <w:rPr>
          <w:sz w:val="24"/>
          <w:szCs w:val="24"/>
        </w:rPr>
      </w:pPr>
      <w:r w:rsidRPr="00EE6F5F">
        <w:rPr>
          <w:sz w:val="24"/>
          <w:szCs w:val="24"/>
        </w:rPr>
        <w:t>Find Value or parameter: STOLEN POTENTIAL [Shows free memory from SQL level]</w:t>
      </w:r>
    </w:p>
    <w:p w:rsidR="003544DF" w:rsidRPr="00EE6F5F" w:rsidRDefault="003544DF" w:rsidP="003544DF">
      <w:pPr>
        <w:spacing w:line="20" w:lineRule="atLeast"/>
        <w:rPr>
          <w:sz w:val="24"/>
          <w:szCs w:val="24"/>
        </w:rPr>
      </w:pPr>
      <w:r w:rsidRPr="00EE6F5F">
        <w:rPr>
          <w:sz w:val="24"/>
          <w:szCs w:val="24"/>
        </w:rPr>
        <w:t>CONVERT VALUE INTO: VALUE*8 /1024/1024= Actual free memory out of total SQL Server consumed memory.</w:t>
      </w:r>
    </w:p>
    <w:p w:rsidR="003544DF" w:rsidRPr="00EE6F5F" w:rsidRDefault="003544DF" w:rsidP="003544DF">
      <w:pPr>
        <w:spacing w:line="20" w:lineRule="atLeast"/>
        <w:rPr>
          <w:sz w:val="24"/>
          <w:szCs w:val="24"/>
        </w:rPr>
      </w:pPr>
      <w:r w:rsidRPr="00EE6F5F">
        <w:rPr>
          <w:sz w:val="24"/>
          <w:szCs w:val="24"/>
        </w:rPr>
        <w:t>19 GB free out of SQL Server memory 20 GB.</w:t>
      </w:r>
    </w:p>
    <w:p w:rsidR="003544DF" w:rsidRPr="00EE6F5F" w:rsidRDefault="003544DF" w:rsidP="003544DF">
      <w:pPr>
        <w:spacing w:line="20" w:lineRule="atLeast"/>
        <w:rPr>
          <w:sz w:val="24"/>
          <w:szCs w:val="24"/>
        </w:rPr>
      </w:pPr>
      <w:r w:rsidRPr="00EE6F5F">
        <w:rPr>
          <w:sz w:val="24"/>
          <w:szCs w:val="24"/>
        </w:rPr>
        <w:t>4. Please check whether memory capping or restriction is done at SQL Server level.</w:t>
      </w:r>
    </w:p>
    <w:p w:rsidR="003544DF" w:rsidRPr="00EE6F5F" w:rsidRDefault="003544DF" w:rsidP="003544DF">
      <w:pPr>
        <w:spacing w:line="20" w:lineRule="atLeast"/>
        <w:rPr>
          <w:sz w:val="24"/>
          <w:szCs w:val="24"/>
        </w:rPr>
      </w:pPr>
      <w:r w:rsidRPr="00EE6F5F">
        <w:rPr>
          <w:sz w:val="24"/>
          <w:szCs w:val="24"/>
        </w:rPr>
        <w:t>5. If not please inform apps team to raise Change record and you provide suggestion how much memory capping to be set dedicatedly for SQL Server.</w:t>
      </w:r>
    </w:p>
    <w:p w:rsidR="003544DF" w:rsidRPr="00EE6F5F" w:rsidRDefault="003544DF" w:rsidP="003544DF">
      <w:pPr>
        <w:spacing w:line="20" w:lineRule="atLeast"/>
        <w:rPr>
          <w:sz w:val="24"/>
          <w:szCs w:val="24"/>
        </w:rPr>
      </w:pPr>
      <w:r w:rsidRPr="00EE6F5F">
        <w:rPr>
          <w:sz w:val="24"/>
          <w:szCs w:val="24"/>
        </w:rPr>
        <w:t>Always keep 80% of memory Sql server and rest of 20 % of memory to o\s out of total physical memory.</w:t>
      </w:r>
    </w:p>
    <w:p w:rsidR="003544DF" w:rsidRPr="00EE6F5F" w:rsidRDefault="003544DF" w:rsidP="003544DF">
      <w:pPr>
        <w:spacing w:line="20" w:lineRule="atLeast"/>
        <w:rPr>
          <w:sz w:val="24"/>
          <w:szCs w:val="24"/>
        </w:rPr>
      </w:pPr>
      <w:r w:rsidRPr="00EE6F5F">
        <w:rPr>
          <w:sz w:val="24"/>
          <w:szCs w:val="24"/>
        </w:rPr>
        <w:t>6. Still memory issue, then enable the memory related counters to find the standard values.</w:t>
      </w:r>
    </w:p>
    <w:p w:rsidR="003544DF" w:rsidRPr="00EE6F5F" w:rsidRDefault="003544DF" w:rsidP="003544DF">
      <w:pPr>
        <w:spacing w:line="20" w:lineRule="atLeast"/>
        <w:rPr>
          <w:sz w:val="24"/>
          <w:szCs w:val="24"/>
        </w:rPr>
      </w:pPr>
      <w:r w:rsidRPr="00EE6F5F">
        <w:rPr>
          <w:sz w:val="24"/>
          <w:szCs w:val="24"/>
        </w:rPr>
        <w:t xml:space="preserve">7. Verify the execution plans and sometimes query optimizer may prepare wrong plans which leads to high CPU and high memory </w:t>
      </w:r>
    </w:p>
    <w:p w:rsidR="003544DF" w:rsidRPr="00EE6F5F" w:rsidRDefault="003544DF" w:rsidP="003544DF">
      <w:pPr>
        <w:spacing w:line="20" w:lineRule="atLeast"/>
        <w:rPr>
          <w:sz w:val="24"/>
          <w:szCs w:val="24"/>
        </w:rPr>
      </w:pPr>
      <w:r w:rsidRPr="00EE6F5F">
        <w:rPr>
          <w:sz w:val="24"/>
          <w:szCs w:val="24"/>
        </w:rPr>
        <w:t>To clear the plans</w:t>
      </w:r>
    </w:p>
    <w:p w:rsidR="003544DF" w:rsidRPr="00EE6F5F" w:rsidRDefault="003544DF" w:rsidP="003544DF">
      <w:pPr>
        <w:spacing w:line="20" w:lineRule="atLeast"/>
        <w:rPr>
          <w:sz w:val="24"/>
          <w:szCs w:val="24"/>
        </w:rPr>
      </w:pPr>
      <w:r w:rsidRPr="00EE6F5F">
        <w:rPr>
          <w:sz w:val="24"/>
          <w:szCs w:val="24"/>
        </w:rPr>
        <w:t xml:space="preserve">DBCC FREEPROCCACHE---It clear all the plans from buffer pool </w:t>
      </w:r>
    </w:p>
    <w:p w:rsidR="003544DF" w:rsidRPr="00EE6F5F" w:rsidRDefault="003544DF" w:rsidP="003544DF">
      <w:pPr>
        <w:spacing w:line="20" w:lineRule="atLeast"/>
        <w:rPr>
          <w:sz w:val="24"/>
          <w:szCs w:val="24"/>
        </w:rPr>
      </w:pPr>
      <w:r w:rsidRPr="003544DF">
        <w:rPr>
          <w:b/>
          <w:sz w:val="24"/>
          <w:szCs w:val="24"/>
        </w:rPr>
        <w:t>Note:</w:t>
      </w:r>
      <w:r w:rsidRPr="00EE6F5F">
        <w:rPr>
          <w:sz w:val="24"/>
          <w:szCs w:val="24"/>
        </w:rPr>
        <w:t xml:space="preserve"> plz get approval from application team before performs the cache clear.</w:t>
      </w:r>
    </w:p>
    <w:p w:rsidR="003544DF" w:rsidRPr="003544DF" w:rsidRDefault="003544DF" w:rsidP="003544DF">
      <w:pPr>
        <w:tabs>
          <w:tab w:val="left" w:pos="3315"/>
        </w:tabs>
        <w:rPr>
          <w:b/>
          <w:sz w:val="24"/>
          <w:szCs w:val="24"/>
        </w:rPr>
      </w:pPr>
    </w:p>
    <w:p w:rsidR="00FC4C47" w:rsidRDefault="00FC4C47" w:rsidP="004D5673">
      <w:pPr>
        <w:rPr>
          <w:b/>
          <w:color w:val="C00000"/>
          <w:sz w:val="24"/>
          <w:szCs w:val="24"/>
        </w:rPr>
      </w:pPr>
    </w:p>
    <w:p w:rsidR="00FC4C47" w:rsidRDefault="00FC4C47" w:rsidP="00F009AE">
      <w:pPr>
        <w:jc w:val="center"/>
        <w:rPr>
          <w:b/>
          <w:color w:val="C00000"/>
          <w:sz w:val="24"/>
          <w:szCs w:val="24"/>
        </w:rPr>
      </w:pPr>
    </w:p>
    <w:p w:rsidR="00FC4C47" w:rsidRDefault="00FC4C47" w:rsidP="003544DF">
      <w:pPr>
        <w:rPr>
          <w:b/>
          <w:color w:val="C00000"/>
          <w:sz w:val="24"/>
          <w:szCs w:val="24"/>
        </w:rPr>
      </w:pPr>
    </w:p>
    <w:p w:rsidR="007A05C8" w:rsidRDefault="00F009AE" w:rsidP="00F009AE">
      <w:pPr>
        <w:jc w:val="center"/>
        <w:rPr>
          <w:b/>
          <w:color w:val="C00000"/>
          <w:sz w:val="24"/>
          <w:szCs w:val="24"/>
        </w:rPr>
      </w:pPr>
      <w:r w:rsidRPr="00F009AE">
        <w:rPr>
          <w:b/>
          <w:color w:val="C00000"/>
          <w:sz w:val="24"/>
          <w:szCs w:val="24"/>
        </w:rPr>
        <w:t>UPDATE STATISTICS</w:t>
      </w:r>
    </w:p>
    <w:p w:rsidR="00F009AE" w:rsidRDefault="00F009AE" w:rsidP="00F009AE">
      <w:pPr>
        <w:rPr>
          <w:sz w:val="24"/>
          <w:szCs w:val="24"/>
        </w:rPr>
      </w:pPr>
      <w:r>
        <w:rPr>
          <w:sz w:val="24"/>
          <w:szCs w:val="24"/>
        </w:rPr>
        <w:t>&gt; By default, the query optimizer already updates statistics as necessary to improve the query plan in some cases you can improve query performance by using UPDATE STATISTICS</w:t>
      </w:r>
    </w:p>
    <w:p w:rsidR="007A05C8" w:rsidRDefault="00F009AE" w:rsidP="007A05C8">
      <w:pPr>
        <w:rPr>
          <w:sz w:val="24"/>
          <w:szCs w:val="24"/>
        </w:rPr>
      </w:pPr>
      <w:r>
        <w:rPr>
          <w:sz w:val="24"/>
          <w:szCs w:val="24"/>
        </w:rPr>
        <w:t xml:space="preserve">&gt; Updating statistics </w:t>
      </w:r>
      <w:r w:rsidR="00D672B1">
        <w:rPr>
          <w:sz w:val="24"/>
          <w:szCs w:val="24"/>
        </w:rPr>
        <w:t>ensures that queries compile with up-to-date statistics. However, updating statistics causes queries to recompile. We recommend not updating statistics too frequently because there is a performance tradeoff between improving query plans and the time it takes to recompile queries</w:t>
      </w:r>
    </w:p>
    <w:p w:rsidR="00D672B1" w:rsidRDefault="00D672B1" w:rsidP="007A05C8">
      <w:pPr>
        <w:rPr>
          <w:b/>
          <w:sz w:val="24"/>
          <w:szCs w:val="24"/>
        </w:rPr>
      </w:pPr>
      <w:r w:rsidRPr="00D672B1">
        <w:rPr>
          <w:b/>
          <w:sz w:val="24"/>
          <w:szCs w:val="24"/>
        </w:rPr>
        <w:t>Note:</w:t>
      </w:r>
    </w:p>
    <w:p w:rsidR="00D672B1" w:rsidRDefault="00D672B1" w:rsidP="007A05C8">
      <w:pPr>
        <w:rPr>
          <w:sz w:val="24"/>
          <w:szCs w:val="24"/>
        </w:rPr>
      </w:pPr>
      <w:r>
        <w:rPr>
          <w:sz w:val="24"/>
          <w:szCs w:val="24"/>
        </w:rPr>
        <w:t>1. Update statistics is the one of the DBA Maintaince activity and runs every day after business hours.</w:t>
      </w:r>
    </w:p>
    <w:p w:rsidR="007A05C8" w:rsidRDefault="00D672B1" w:rsidP="00D672B1">
      <w:pPr>
        <w:rPr>
          <w:sz w:val="24"/>
          <w:szCs w:val="24"/>
        </w:rPr>
      </w:pPr>
      <w:r>
        <w:rPr>
          <w:sz w:val="24"/>
          <w:szCs w:val="24"/>
        </w:rPr>
        <w:t>2. After rebuild index no need to perform again update statistics. Why because whenever index runs automatically Update statistics also gets updated.</w:t>
      </w:r>
    </w:p>
    <w:p w:rsidR="00D672B1" w:rsidRDefault="00D672B1" w:rsidP="00D672B1">
      <w:pPr>
        <w:rPr>
          <w:sz w:val="24"/>
          <w:szCs w:val="24"/>
        </w:rPr>
      </w:pPr>
      <w:r>
        <w:rPr>
          <w:sz w:val="24"/>
          <w:szCs w:val="24"/>
        </w:rPr>
        <w:t>3. Whenever create any index, always first create STATISTICS and the create indexes.</w:t>
      </w:r>
    </w:p>
    <w:p w:rsidR="00145521" w:rsidRDefault="00145521"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2D37C0" w:rsidRDefault="002D37C0" w:rsidP="002D37C0">
      <w:pPr>
        <w:rPr>
          <w:b/>
          <w:color w:val="C00000"/>
          <w:sz w:val="24"/>
          <w:szCs w:val="24"/>
        </w:rPr>
      </w:pPr>
    </w:p>
    <w:p w:rsidR="00D05A05" w:rsidRPr="00D05A05" w:rsidRDefault="00D05A05" w:rsidP="00D05A05">
      <w:pPr>
        <w:jc w:val="center"/>
        <w:rPr>
          <w:b/>
          <w:color w:val="C00000"/>
          <w:sz w:val="24"/>
          <w:szCs w:val="24"/>
        </w:rPr>
      </w:pPr>
      <w:r w:rsidRPr="00D05A05">
        <w:rPr>
          <w:b/>
          <w:color w:val="C00000"/>
          <w:sz w:val="24"/>
          <w:szCs w:val="24"/>
        </w:rPr>
        <w:t>ACTIVITY MONITOR</w:t>
      </w:r>
    </w:p>
    <w:p w:rsidR="007A05C8" w:rsidRDefault="00D05A05" w:rsidP="007A05C8">
      <w:pPr>
        <w:rPr>
          <w:sz w:val="24"/>
          <w:szCs w:val="24"/>
        </w:rPr>
      </w:pPr>
      <w:r>
        <w:rPr>
          <w:sz w:val="24"/>
          <w:szCs w:val="24"/>
        </w:rPr>
        <w:t>&gt; Activity monitor is used to get the information about users connections to the database engine and the locks that they hold. Activity monitor is used to troubleshooting database locking issues, and to terminate deadlocked or unresponsive process.</w:t>
      </w:r>
    </w:p>
    <w:p w:rsidR="00D05A05" w:rsidRDefault="00341641" w:rsidP="007A05C8">
      <w:pPr>
        <w:rPr>
          <w:sz w:val="24"/>
          <w:szCs w:val="24"/>
        </w:rPr>
      </w:pPr>
      <w:r>
        <w:rPr>
          <w:b/>
          <w:sz w:val="24"/>
          <w:szCs w:val="24"/>
        </w:rPr>
        <w:t xml:space="preserve">&gt; </w:t>
      </w:r>
      <w:r w:rsidR="00D05A05" w:rsidRPr="00341641">
        <w:rPr>
          <w:b/>
          <w:sz w:val="24"/>
          <w:szCs w:val="24"/>
        </w:rPr>
        <w:t>To use activity monitor:</w:t>
      </w:r>
      <w:r w:rsidR="00D05A05">
        <w:rPr>
          <w:sz w:val="24"/>
          <w:szCs w:val="24"/>
        </w:rPr>
        <w:t xml:space="preserve"> VIEW SERVER STATE permission on server and SELECT permission to the sysprocesses &amp; </w:t>
      </w:r>
      <w:r>
        <w:rPr>
          <w:sz w:val="24"/>
          <w:szCs w:val="24"/>
        </w:rPr>
        <w:t>syslocks tables in the master database.</w:t>
      </w:r>
    </w:p>
    <w:p w:rsidR="00341641" w:rsidRDefault="00341641" w:rsidP="007A05C8">
      <w:pPr>
        <w:rPr>
          <w:sz w:val="24"/>
          <w:szCs w:val="24"/>
        </w:rPr>
      </w:pPr>
      <w:r>
        <w:rPr>
          <w:b/>
          <w:sz w:val="24"/>
          <w:szCs w:val="24"/>
        </w:rPr>
        <w:t xml:space="preserve">&gt; </w:t>
      </w:r>
      <w:r w:rsidRPr="00341641">
        <w:rPr>
          <w:b/>
          <w:sz w:val="24"/>
          <w:szCs w:val="24"/>
        </w:rPr>
        <w:t>To kill process:</w:t>
      </w:r>
      <w:r>
        <w:rPr>
          <w:sz w:val="24"/>
          <w:szCs w:val="24"/>
        </w:rPr>
        <w:t xml:space="preserve"> Sysadmin and processadmin database roles and permissions are required to KILL a process.</w:t>
      </w:r>
    </w:p>
    <w:p w:rsidR="007A05C8" w:rsidRDefault="00341641" w:rsidP="007A05C8">
      <w:pPr>
        <w:rPr>
          <w:sz w:val="24"/>
          <w:szCs w:val="24"/>
        </w:rPr>
      </w:pPr>
      <w:r w:rsidRPr="00462262">
        <w:rPr>
          <w:sz w:val="24"/>
          <w:szCs w:val="24"/>
        </w:rPr>
        <w:t>This snapshot is very helpful to get a quick performance snapshot without the need to use other monitoring tool for the same purpose.</w:t>
      </w:r>
    </w:p>
    <w:p w:rsidR="00462262" w:rsidRPr="00D05A05" w:rsidRDefault="00462262" w:rsidP="007A05C8">
      <w:pPr>
        <w:rPr>
          <w:sz w:val="24"/>
          <w:szCs w:val="24"/>
        </w:rPr>
      </w:pPr>
      <w:r w:rsidRPr="00462262">
        <w:rPr>
          <w:noProof/>
          <w:sz w:val="24"/>
          <w:szCs w:val="24"/>
        </w:rPr>
        <w:drawing>
          <wp:inline distT="0" distB="0" distL="0" distR="0">
            <wp:extent cx="6315075" cy="1314450"/>
            <wp:effectExtent l="0" t="0" r="9525" b="0"/>
            <wp:docPr id="43" name="Picture 43" descr="C:\Users\GEETHU\Desktop\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ETHU\Desktop\overview.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15166" cy="1314469"/>
                    </a:xfrm>
                    <a:prstGeom prst="rect">
                      <a:avLst/>
                    </a:prstGeom>
                    <a:noFill/>
                    <a:ln>
                      <a:noFill/>
                    </a:ln>
                  </pic:spPr>
                </pic:pic>
              </a:graphicData>
            </a:graphic>
          </wp:inline>
        </w:drawing>
      </w:r>
    </w:p>
    <w:p w:rsidR="00462262" w:rsidRPr="00462262" w:rsidRDefault="00462262" w:rsidP="00462262">
      <w:pPr>
        <w:rPr>
          <w:sz w:val="24"/>
          <w:szCs w:val="24"/>
        </w:rPr>
      </w:pPr>
      <w:r w:rsidRPr="00462262">
        <w:rPr>
          <w:b/>
          <w:sz w:val="24"/>
          <w:szCs w:val="24"/>
        </w:rPr>
        <w:t>% Processor Time</w:t>
      </w:r>
      <w:r w:rsidRPr="00462262">
        <w:rPr>
          <w:sz w:val="24"/>
          <w:szCs w:val="24"/>
        </w:rPr>
        <w:t> – is the percentage of time the processors spend to execute threads that are not idle</w:t>
      </w:r>
    </w:p>
    <w:p w:rsidR="00462262" w:rsidRPr="00462262" w:rsidRDefault="00462262" w:rsidP="00462262">
      <w:pPr>
        <w:rPr>
          <w:sz w:val="24"/>
          <w:szCs w:val="24"/>
        </w:rPr>
      </w:pPr>
      <w:r w:rsidRPr="00462262">
        <w:rPr>
          <w:b/>
          <w:sz w:val="24"/>
          <w:szCs w:val="24"/>
        </w:rPr>
        <w:t>Waiting Tasks</w:t>
      </w:r>
      <w:r w:rsidRPr="00462262">
        <w:rPr>
          <w:sz w:val="24"/>
          <w:szCs w:val="24"/>
        </w:rPr>
        <w:t> – is the number of tasks that are waiting for processor, I/O, or memory to be released so the tasks can be processed</w:t>
      </w:r>
    </w:p>
    <w:p w:rsidR="00462262" w:rsidRPr="00462262" w:rsidRDefault="00462262" w:rsidP="00462262">
      <w:pPr>
        <w:rPr>
          <w:sz w:val="24"/>
          <w:szCs w:val="24"/>
        </w:rPr>
      </w:pPr>
      <w:r w:rsidRPr="00462262">
        <w:rPr>
          <w:b/>
          <w:sz w:val="24"/>
          <w:szCs w:val="24"/>
        </w:rPr>
        <w:t>Database I/O</w:t>
      </w:r>
      <w:r w:rsidRPr="00462262">
        <w:rPr>
          <w:sz w:val="24"/>
          <w:szCs w:val="24"/>
        </w:rPr>
        <w:t> – is the data transfer rate in MB/s from memory to disk, disk to memory, or disk to disk</w:t>
      </w:r>
    </w:p>
    <w:p w:rsidR="00462262" w:rsidRDefault="00462262" w:rsidP="00462262">
      <w:pPr>
        <w:rPr>
          <w:sz w:val="24"/>
          <w:szCs w:val="24"/>
        </w:rPr>
      </w:pPr>
      <w:r w:rsidRPr="00462262">
        <w:rPr>
          <w:b/>
          <w:sz w:val="24"/>
          <w:szCs w:val="24"/>
        </w:rPr>
        <w:t>Batch Requests/sec</w:t>
      </w:r>
      <w:r w:rsidRPr="00462262">
        <w:rPr>
          <w:sz w:val="24"/>
          <w:szCs w:val="24"/>
        </w:rPr>
        <w:t> – is the number of SQL Server batches received by the instance in a second</w:t>
      </w:r>
    </w:p>
    <w:p w:rsidR="00462262" w:rsidRPr="00462262" w:rsidRDefault="00462262" w:rsidP="00462262">
      <w:pPr>
        <w:rPr>
          <w:sz w:val="24"/>
          <w:szCs w:val="24"/>
        </w:rPr>
      </w:pPr>
    </w:p>
    <w:p w:rsidR="00462262" w:rsidRDefault="00462262"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Bidi"/>
          <w:bCs w:val="0"/>
          <w:sz w:val="24"/>
          <w:szCs w:val="24"/>
        </w:rPr>
      </w:pPr>
      <w:r w:rsidRPr="00462262">
        <w:rPr>
          <w:rFonts w:asciiTheme="minorHAnsi" w:eastAsiaTheme="minorHAnsi" w:hAnsiTheme="minorHAnsi" w:cstheme="minorBidi"/>
          <w:bCs w:val="0"/>
          <w:sz w:val="24"/>
          <w:szCs w:val="24"/>
        </w:rPr>
        <w:t>The Processes pane</w:t>
      </w:r>
      <w:r>
        <w:rPr>
          <w:rFonts w:asciiTheme="minorHAnsi" w:eastAsiaTheme="minorHAnsi" w:hAnsiTheme="minorHAnsi" w:cstheme="minorBidi"/>
          <w:bCs w:val="0"/>
          <w:sz w:val="24"/>
          <w:szCs w:val="24"/>
        </w:rPr>
        <w:t>:</w:t>
      </w:r>
    </w:p>
    <w:p w:rsidR="00462262" w:rsidRDefault="00462262"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Bidi"/>
          <w:bCs w:val="0"/>
          <w:sz w:val="24"/>
          <w:szCs w:val="24"/>
        </w:rPr>
      </w:pPr>
    </w:p>
    <w:p w:rsidR="00462262" w:rsidRDefault="00462262"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Bidi"/>
          <w:b w:val="0"/>
          <w:bCs w:val="0"/>
          <w:sz w:val="24"/>
          <w:szCs w:val="24"/>
        </w:rPr>
      </w:pPr>
      <w:r>
        <w:rPr>
          <w:rFonts w:asciiTheme="minorHAnsi" w:eastAsiaTheme="minorHAnsi" w:hAnsiTheme="minorHAnsi" w:cstheme="minorBidi"/>
          <w:b w:val="0"/>
          <w:bCs w:val="0"/>
          <w:sz w:val="24"/>
          <w:szCs w:val="24"/>
        </w:rPr>
        <w:t xml:space="preserve">&gt; </w:t>
      </w:r>
      <w:r w:rsidRPr="00462262">
        <w:rPr>
          <w:rFonts w:asciiTheme="minorHAnsi" w:eastAsiaTheme="minorHAnsi" w:hAnsiTheme="minorHAnsi" w:cstheme="minorBidi"/>
          <w:b w:val="0"/>
          <w:bCs w:val="0"/>
          <w:sz w:val="24"/>
          <w:szCs w:val="24"/>
        </w:rPr>
        <w:t xml:space="preserve">The Processes pane shows the information about the currently running processes on the SQL databases, who runs them, and from which application </w:t>
      </w:r>
    </w:p>
    <w:p w:rsidR="00462262" w:rsidRDefault="00462262"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Bidi"/>
          <w:b w:val="0"/>
          <w:bCs w:val="0"/>
          <w:sz w:val="24"/>
          <w:szCs w:val="24"/>
        </w:rPr>
      </w:pPr>
    </w:p>
    <w:p w:rsidR="00462262" w:rsidRPr="00145521" w:rsidRDefault="00462262" w:rsidP="00145521">
      <w:pPr>
        <w:rPr>
          <w:sz w:val="24"/>
          <w:szCs w:val="24"/>
        </w:rPr>
      </w:pPr>
      <w:r w:rsidRPr="00145521">
        <w:rPr>
          <w:noProof/>
          <w:sz w:val="24"/>
          <w:szCs w:val="24"/>
        </w:rPr>
        <w:drawing>
          <wp:inline distT="0" distB="0" distL="0" distR="0">
            <wp:extent cx="5943600" cy="1555274"/>
            <wp:effectExtent l="0" t="0" r="0" b="6985"/>
            <wp:docPr id="44" name="Picture 44" descr="C:\Users\GEETHU\Desktop\Proce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ETHU\Desktop\Processes.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555274"/>
                    </a:xfrm>
                    <a:prstGeom prst="rect">
                      <a:avLst/>
                    </a:prstGeom>
                    <a:noFill/>
                    <a:ln>
                      <a:noFill/>
                    </a:ln>
                  </pic:spPr>
                </pic:pic>
              </a:graphicData>
            </a:graphic>
          </wp:inline>
        </w:drawing>
      </w:r>
    </w:p>
    <w:p w:rsidR="00462262" w:rsidRPr="00145521" w:rsidRDefault="00462262" w:rsidP="00145521">
      <w:pPr>
        <w:rPr>
          <w:sz w:val="24"/>
          <w:szCs w:val="24"/>
        </w:rPr>
      </w:pPr>
    </w:p>
    <w:p w:rsidR="00462262" w:rsidRPr="000A6592" w:rsidRDefault="00462262" w:rsidP="000A6592">
      <w:pPr>
        <w:rPr>
          <w:sz w:val="24"/>
          <w:szCs w:val="24"/>
        </w:rPr>
      </w:pPr>
      <w:r w:rsidRPr="000A6592">
        <w:rPr>
          <w:b/>
          <w:iCs/>
          <w:sz w:val="24"/>
          <w:szCs w:val="24"/>
          <w:bdr w:val="none" w:sz="0" w:space="0" w:color="auto" w:frame="1"/>
        </w:rPr>
        <w:t>Session ID</w:t>
      </w:r>
      <w:r w:rsidRPr="000A6592">
        <w:rPr>
          <w:rStyle w:val="apple-converted-space"/>
          <w:rFonts w:cstheme="minorHAnsi"/>
          <w:color w:val="252525"/>
          <w:sz w:val="24"/>
          <w:szCs w:val="24"/>
        </w:rPr>
        <w:t> </w:t>
      </w:r>
      <w:r w:rsidRPr="000A6592">
        <w:rPr>
          <w:sz w:val="24"/>
          <w:szCs w:val="24"/>
        </w:rPr>
        <w:t>– is a unique value assigned by Database Engine to every user connection. This is the</w:t>
      </w:r>
      <w:r w:rsidRPr="000A6592">
        <w:rPr>
          <w:rStyle w:val="apple-converted-space"/>
          <w:rFonts w:cstheme="minorHAnsi"/>
          <w:color w:val="252525"/>
          <w:sz w:val="24"/>
          <w:szCs w:val="24"/>
        </w:rPr>
        <w:t> </w:t>
      </w:r>
      <w:r w:rsidRPr="000A6592">
        <w:rPr>
          <w:iCs/>
          <w:sz w:val="24"/>
          <w:szCs w:val="24"/>
          <w:bdr w:val="none" w:sz="0" w:space="0" w:color="auto" w:frame="1"/>
        </w:rPr>
        <w:t>spid</w:t>
      </w:r>
      <w:r w:rsidRPr="000A6592">
        <w:rPr>
          <w:rStyle w:val="apple-converted-space"/>
          <w:rFonts w:cstheme="minorHAnsi"/>
          <w:color w:val="252525"/>
          <w:sz w:val="24"/>
          <w:szCs w:val="24"/>
        </w:rPr>
        <w:t> </w:t>
      </w:r>
      <w:r w:rsidRPr="000A6592">
        <w:rPr>
          <w:sz w:val="24"/>
          <w:szCs w:val="24"/>
        </w:rPr>
        <w:t>value returned by the</w:t>
      </w:r>
      <w:r w:rsidRPr="000A6592">
        <w:rPr>
          <w:rStyle w:val="apple-converted-space"/>
          <w:rFonts w:cstheme="minorHAnsi"/>
          <w:color w:val="252525"/>
          <w:sz w:val="24"/>
          <w:szCs w:val="24"/>
        </w:rPr>
        <w:t> </w:t>
      </w:r>
      <w:r w:rsidRPr="000A6592">
        <w:rPr>
          <w:iCs/>
          <w:sz w:val="24"/>
          <w:szCs w:val="24"/>
          <w:bdr w:val="none" w:sz="0" w:space="0" w:color="auto" w:frame="1"/>
        </w:rPr>
        <w:t>sp_who</w:t>
      </w:r>
      <w:r w:rsidRPr="000A6592">
        <w:rPr>
          <w:rStyle w:val="apple-converted-space"/>
          <w:rFonts w:cstheme="minorHAnsi"/>
          <w:color w:val="252525"/>
          <w:sz w:val="24"/>
          <w:szCs w:val="24"/>
        </w:rPr>
        <w:t> </w:t>
      </w:r>
      <w:r w:rsidRPr="000A6592">
        <w:rPr>
          <w:sz w:val="24"/>
          <w:szCs w:val="24"/>
        </w:rPr>
        <w:t>procedure</w:t>
      </w:r>
    </w:p>
    <w:p w:rsidR="00462262" w:rsidRPr="000A6592" w:rsidRDefault="00462262" w:rsidP="000A6592">
      <w:pPr>
        <w:rPr>
          <w:sz w:val="24"/>
          <w:szCs w:val="24"/>
        </w:rPr>
      </w:pPr>
      <w:r w:rsidRPr="000A6592">
        <w:rPr>
          <w:b/>
          <w:iCs/>
          <w:sz w:val="24"/>
          <w:szCs w:val="24"/>
          <w:bdr w:val="none" w:sz="0" w:space="0" w:color="auto" w:frame="1"/>
        </w:rPr>
        <w:t>User Process</w:t>
      </w:r>
      <w:r w:rsidRPr="000A6592">
        <w:rPr>
          <w:rStyle w:val="apple-converted-space"/>
          <w:rFonts w:cstheme="minorHAnsi"/>
          <w:color w:val="252525"/>
          <w:sz w:val="24"/>
          <w:szCs w:val="24"/>
        </w:rPr>
        <w:t> </w:t>
      </w:r>
      <w:r w:rsidRPr="000A6592">
        <w:rPr>
          <w:sz w:val="24"/>
          <w:szCs w:val="24"/>
        </w:rPr>
        <w:t>– 1 for user processes, 0 for system processes. The default filter is set to 1, so only user processes are shown</w:t>
      </w:r>
    </w:p>
    <w:p w:rsidR="00462262" w:rsidRPr="000A6592" w:rsidRDefault="00462262" w:rsidP="000A6592">
      <w:pPr>
        <w:rPr>
          <w:sz w:val="24"/>
          <w:szCs w:val="24"/>
        </w:rPr>
      </w:pPr>
      <w:r w:rsidRPr="000A6592">
        <w:rPr>
          <w:b/>
          <w:iCs/>
          <w:sz w:val="24"/>
          <w:szCs w:val="24"/>
          <w:bdr w:val="none" w:sz="0" w:space="0" w:color="auto" w:frame="1"/>
        </w:rPr>
        <w:t>Login</w:t>
      </w:r>
      <w:r w:rsidRPr="000A6592">
        <w:rPr>
          <w:rStyle w:val="apple-converted-space"/>
          <w:rFonts w:cstheme="minorHAnsi"/>
          <w:color w:val="252525"/>
          <w:sz w:val="24"/>
          <w:szCs w:val="24"/>
        </w:rPr>
        <w:t> </w:t>
      </w:r>
      <w:r w:rsidRPr="000A6592">
        <w:rPr>
          <w:sz w:val="24"/>
          <w:szCs w:val="24"/>
        </w:rPr>
        <w:t>– the SQL Server login that runs the session</w:t>
      </w:r>
    </w:p>
    <w:p w:rsidR="00462262" w:rsidRPr="000A6592" w:rsidRDefault="00462262" w:rsidP="000A6592">
      <w:pPr>
        <w:rPr>
          <w:sz w:val="24"/>
          <w:szCs w:val="24"/>
        </w:rPr>
      </w:pPr>
      <w:r w:rsidRPr="000A6592">
        <w:rPr>
          <w:b/>
          <w:iCs/>
          <w:sz w:val="24"/>
          <w:szCs w:val="24"/>
          <w:bdr w:val="none" w:sz="0" w:space="0" w:color="auto" w:frame="1"/>
        </w:rPr>
        <w:t>Database</w:t>
      </w:r>
      <w:r w:rsidRPr="000A6592">
        <w:rPr>
          <w:rStyle w:val="apple-converted-space"/>
          <w:rFonts w:cstheme="minorHAnsi"/>
          <w:color w:val="252525"/>
          <w:sz w:val="24"/>
          <w:szCs w:val="24"/>
        </w:rPr>
        <w:t> </w:t>
      </w:r>
      <w:r w:rsidRPr="000A6592">
        <w:rPr>
          <w:sz w:val="24"/>
          <w:szCs w:val="24"/>
        </w:rPr>
        <w:t>– the database name on which the process is running</w:t>
      </w:r>
    </w:p>
    <w:p w:rsidR="00462262" w:rsidRPr="000A6592" w:rsidRDefault="00462262" w:rsidP="000A6592">
      <w:pPr>
        <w:rPr>
          <w:sz w:val="24"/>
          <w:szCs w:val="24"/>
        </w:rPr>
      </w:pPr>
      <w:r w:rsidRPr="000A6592">
        <w:rPr>
          <w:b/>
          <w:sz w:val="24"/>
          <w:szCs w:val="24"/>
        </w:rPr>
        <w:t>Task State</w:t>
      </w:r>
      <w:r w:rsidRPr="000A6592">
        <w:rPr>
          <w:sz w:val="24"/>
          <w:szCs w:val="24"/>
        </w:rPr>
        <w:t xml:space="preserve"> – the task state, blank for tasks in the runnable and sleeping state. The value can also be obtained using the sys.dm_os_tasks view, as the task_state column. The states returned can be:</w:t>
      </w:r>
      <w:r w:rsidRPr="000A6592">
        <w:rPr>
          <w:sz w:val="24"/>
          <w:szCs w:val="24"/>
        </w:rPr>
        <w:br/>
      </w:r>
      <w:r w:rsidRPr="000A6592">
        <w:rPr>
          <w:iCs/>
          <w:sz w:val="24"/>
          <w:szCs w:val="24"/>
          <w:bdr w:val="none" w:sz="0" w:space="0" w:color="auto" w:frame="1"/>
        </w:rPr>
        <w:t>“PENDING: Waiting for a worker thread.</w:t>
      </w:r>
      <w:r w:rsidRPr="000A6592">
        <w:rPr>
          <w:iCs/>
          <w:sz w:val="24"/>
          <w:szCs w:val="24"/>
          <w:bdr w:val="none" w:sz="0" w:space="0" w:color="auto" w:frame="1"/>
        </w:rPr>
        <w:br/>
        <w:t>RUNNABLE: Runnable, but waiting to receive a quantum.</w:t>
      </w:r>
      <w:r w:rsidRPr="000A6592">
        <w:rPr>
          <w:iCs/>
          <w:sz w:val="24"/>
          <w:szCs w:val="24"/>
          <w:bdr w:val="none" w:sz="0" w:space="0" w:color="auto" w:frame="1"/>
        </w:rPr>
        <w:br/>
        <w:t>RUNNING: Currently running on the scheduler.</w:t>
      </w:r>
      <w:r w:rsidRPr="000A6592">
        <w:rPr>
          <w:iCs/>
          <w:sz w:val="24"/>
          <w:szCs w:val="24"/>
          <w:bdr w:val="none" w:sz="0" w:space="0" w:color="auto" w:frame="1"/>
        </w:rPr>
        <w:br/>
        <w:t>SUSPENDED: Has a worker, but is waiting for an event.</w:t>
      </w:r>
      <w:r w:rsidRPr="000A6592">
        <w:rPr>
          <w:iCs/>
          <w:sz w:val="24"/>
          <w:szCs w:val="24"/>
          <w:bdr w:val="none" w:sz="0" w:space="0" w:color="auto" w:frame="1"/>
        </w:rPr>
        <w:br/>
        <w:t>DONE: Completed.</w:t>
      </w:r>
      <w:r w:rsidRPr="000A6592">
        <w:rPr>
          <w:iCs/>
          <w:sz w:val="24"/>
          <w:szCs w:val="24"/>
          <w:bdr w:val="none" w:sz="0" w:space="0" w:color="auto" w:frame="1"/>
        </w:rPr>
        <w:br/>
        <w:t>SPINLOOP: Stuck in a spinlock.”</w:t>
      </w:r>
      <w:r w:rsidRPr="000A6592">
        <w:rPr>
          <w:rStyle w:val="apple-converted-space"/>
          <w:rFonts w:cstheme="minorHAnsi"/>
          <w:color w:val="252525"/>
          <w:sz w:val="24"/>
          <w:szCs w:val="24"/>
        </w:rPr>
        <w:t> </w:t>
      </w:r>
      <w:r w:rsidRPr="000A6592">
        <w:rPr>
          <w:sz w:val="24"/>
          <w:szCs w:val="24"/>
        </w:rPr>
        <w:t>[2]</w:t>
      </w:r>
    </w:p>
    <w:p w:rsidR="00462262" w:rsidRPr="000A6592" w:rsidRDefault="00462262" w:rsidP="000A6592">
      <w:pPr>
        <w:rPr>
          <w:sz w:val="24"/>
          <w:szCs w:val="24"/>
        </w:rPr>
      </w:pPr>
      <w:r w:rsidRPr="000A6592">
        <w:rPr>
          <w:b/>
          <w:iCs/>
          <w:sz w:val="24"/>
          <w:szCs w:val="24"/>
          <w:bdr w:val="none" w:sz="0" w:space="0" w:color="auto" w:frame="1"/>
        </w:rPr>
        <w:t>Command</w:t>
      </w:r>
      <w:r w:rsidRPr="000A6592">
        <w:rPr>
          <w:rStyle w:val="apple-converted-space"/>
          <w:rFonts w:cstheme="minorHAnsi"/>
          <w:color w:val="252525"/>
          <w:sz w:val="24"/>
          <w:szCs w:val="24"/>
        </w:rPr>
        <w:t> </w:t>
      </w:r>
      <w:r w:rsidRPr="000A6592">
        <w:rPr>
          <w:sz w:val="24"/>
          <w:szCs w:val="24"/>
        </w:rPr>
        <w:t>– the current command type.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sys.dm_exec_requests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command</w:t>
      </w:r>
      <w:r w:rsidRPr="000A6592">
        <w:rPr>
          <w:rStyle w:val="apple-converted-space"/>
          <w:rFonts w:cstheme="minorHAnsi"/>
          <w:color w:val="252525"/>
          <w:sz w:val="24"/>
          <w:szCs w:val="24"/>
        </w:rPr>
        <w:t> </w:t>
      </w:r>
      <w:r w:rsidRPr="000A6592">
        <w:rPr>
          <w:sz w:val="24"/>
          <w:szCs w:val="24"/>
        </w:rPr>
        <w:t>column</w:t>
      </w:r>
    </w:p>
    <w:p w:rsidR="00462262" w:rsidRPr="000A6592" w:rsidRDefault="00462262" w:rsidP="000A6592">
      <w:pPr>
        <w:rPr>
          <w:sz w:val="24"/>
          <w:szCs w:val="24"/>
        </w:rPr>
      </w:pPr>
      <w:r w:rsidRPr="000A6592">
        <w:rPr>
          <w:b/>
          <w:iCs/>
          <w:sz w:val="24"/>
          <w:szCs w:val="24"/>
          <w:bdr w:val="none" w:sz="0" w:space="0" w:color="auto" w:frame="1"/>
        </w:rPr>
        <w:t>Application</w:t>
      </w:r>
      <w:r w:rsidRPr="000A6592">
        <w:rPr>
          <w:rStyle w:val="apple-converted-space"/>
          <w:rFonts w:cstheme="minorHAnsi"/>
          <w:color w:val="252525"/>
          <w:sz w:val="24"/>
          <w:szCs w:val="24"/>
        </w:rPr>
        <w:t> </w:t>
      </w:r>
      <w:r w:rsidRPr="000A6592">
        <w:rPr>
          <w:sz w:val="24"/>
          <w:szCs w:val="24"/>
        </w:rPr>
        <w:t>– the name of the application that created the connection</w:t>
      </w:r>
    </w:p>
    <w:p w:rsidR="00462262" w:rsidRPr="000A6592" w:rsidRDefault="00462262" w:rsidP="000A6592">
      <w:pPr>
        <w:rPr>
          <w:sz w:val="24"/>
          <w:szCs w:val="24"/>
        </w:rPr>
      </w:pPr>
      <w:r w:rsidRPr="000A6592">
        <w:rPr>
          <w:b/>
          <w:iCs/>
          <w:sz w:val="24"/>
          <w:szCs w:val="24"/>
          <w:bdr w:val="none" w:sz="0" w:space="0" w:color="auto" w:frame="1"/>
        </w:rPr>
        <w:t>Wait Time (ms)</w:t>
      </w:r>
      <w:r w:rsidRPr="000A6592">
        <w:rPr>
          <w:rStyle w:val="apple-converted-space"/>
          <w:rFonts w:cstheme="minorHAnsi"/>
          <w:color w:val="252525"/>
          <w:sz w:val="24"/>
          <w:szCs w:val="24"/>
        </w:rPr>
        <w:t> </w:t>
      </w:r>
      <w:r w:rsidRPr="000A6592">
        <w:rPr>
          <w:sz w:val="24"/>
          <w:szCs w:val="24"/>
        </w:rPr>
        <w:t>– how long in milliseconds the task is waiting for a resource.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sys.dm_os_waiting_tasks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wait_duration_ms</w:t>
      </w:r>
      <w:r w:rsidRPr="000A6592">
        <w:rPr>
          <w:rStyle w:val="apple-converted-space"/>
          <w:rFonts w:cstheme="minorHAnsi"/>
          <w:color w:val="252525"/>
          <w:sz w:val="24"/>
          <w:szCs w:val="24"/>
        </w:rPr>
        <w:t> </w:t>
      </w:r>
      <w:r w:rsidRPr="000A6592">
        <w:rPr>
          <w:sz w:val="24"/>
          <w:szCs w:val="24"/>
        </w:rPr>
        <w:t>column</w:t>
      </w:r>
    </w:p>
    <w:p w:rsidR="00462262" w:rsidRPr="000A6592" w:rsidRDefault="00462262" w:rsidP="000A6592">
      <w:pPr>
        <w:rPr>
          <w:sz w:val="24"/>
          <w:szCs w:val="24"/>
        </w:rPr>
      </w:pPr>
      <w:r w:rsidRPr="000A6592">
        <w:rPr>
          <w:b/>
          <w:sz w:val="24"/>
          <w:szCs w:val="24"/>
        </w:rPr>
        <w:t>Wait Type</w:t>
      </w:r>
      <w:r w:rsidRPr="000A6592">
        <w:rPr>
          <w:sz w:val="24"/>
          <w:szCs w:val="24"/>
        </w:rPr>
        <w:t xml:space="preserve"> – the last/current wait type.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sys.dm_os_waiting_tasks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wait_type</w:t>
      </w:r>
      <w:r w:rsidRPr="000A6592">
        <w:rPr>
          <w:rStyle w:val="apple-converted-space"/>
          <w:rFonts w:cstheme="minorHAnsi"/>
          <w:color w:val="252525"/>
          <w:sz w:val="24"/>
          <w:szCs w:val="24"/>
        </w:rPr>
        <w:t> </w:t>
      </w:r>
      <w:r w:rsidRPr="000A6592">
        <w:rPr>
          <w:sz w:val="24"/>
          <w:szCs w:val="24"/>
        </w:rPr>
        <w:t>column. The waits can be resource, queue and external waits</w:t>
      </w:r>
    </w:p>
    <w:p w:rsidR="00462262" w:rsidRPr="000A6592" w:rsidRDefault="00462262" w:rsidP="000A6592">
      <w:pPr>
        <w:rPr>
          <w:sz w:val="24"/>
          <w:szCs w:val="24"/>
        </w:rPr>
      </w:pPr>
      <w:r w:rsidRPr="000A6592">
        <w:rPr>
          <w:b/>
          <w:sz w:val="24"/>
          <w:szCs w:val="24"/>
        </w:rPr>
        <w:t>Wait Resource</w:t>
      </w:r>
      <w:r w:rsidRPr="000A6592">
        <w:rPr>
          <w:rStyle w:val="apple-converted-space"/>
          <w:rFonts w:cstheme="minorHAnsi"/>
          <w:color w:val="252525"/>
          <w:sz w:val="24"/>
          <w:szCs w:val="24"/>
        </w:rPr>
        <w:t> </w:t>
      </w:r>
      <w:r w:rsidRPr="000A6592">
        <w:rPr>
          <w:sz w:val="24"/>
          <w:szCs w:val="24"/>
        </w:rPr>
        <w:t>– the resource the connection is waiting for.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sys.dm_os_waiting_tasks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resource_description</w:t>
      </w:r>
      <w:r w:rsidRPr="000A6592">
        <w:rPr>
          <w:rStyle w:val="apple-converted-space"/>
          <w:rFonts w:cstheme="minorHAnsi"/>
          <w:color w:val="252525"/>
          <w:sz w:val="24"/>
          <w:szCs w:val="24"/>
        </w:rPr>
        <w:t> </w:t>
      </w:r>
      <w:r w:rsidRPr="000A6592">
        <w:rPr>
          <w:sz w:val="24"/>
          <w:szCs w:val="24"/>
        </w:rPr>
        <w:t>column</w:t>
      </w:r>
    </w:p>
    <w:p w:rsidR="00462262" w:rsidRPr="000A6592" w:rsidRDefault="00462262" w:rsidP="000A6592">
      <w:pPr>
        <w:rPr>
          <w:sz w:val="24"/>
          <w:szCs w:val="24"/>
        </w:rPr>
      </w:pPr>
      <w:r w:rsidRPr="000A6592">
        <w:rPr>
          <w:b/>
          <w:iCs/>
          <w:sz w:val="24"/>
          <w:szCs w:val="24"/>
          <w:bdr w:val="none" w:sz="0" w:space="0" w:color="auto" w:frame="1"/>
        </w:rPr>
        <w:t>Blocked By</w:t>
      </w:r>
      <w:r w:rsidRPr="000A6592">
        <w:rPr>
          <w:rStyle w:val="apple-converted-space"/>
          <w:rFonts w:cstheme="minorHAnsi"/>
          <w:color w:val="252525"/>
          <w:sz w:val="24"/>
          <w:szCs w:val="24"/>
        </w:rPr>
        <w:t> </w:t>
      </w:r>
      <w:r w:rsidRPr="000A6592">
        <w:rPr>
          <w:sz w:val="24"/>
          <w:szCs w:val="24"/>
        </w:rPr>
        <w:t>– the ID of the session that is blocking the task.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sys.dm_os_waiting_tasks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blocking_session_id</w:t>
      </w:r>
      <w:r w:rsidRPr="000A6592">
        <w:rPr>
          <w:rStyle w:val="apple-converted-space"/>
          <w:rFonts w:cstheme="minorHAnsi"/>
          <w:color w:val="252525"/>
          <w:sz w:val="24"/>
          <w:szCs w:val="24"/>
        </w:rPr>
        <w:t> </w:t>
      </w:r>
      <w:r w:rsidRPr="000A6592">
        <w:rPr>
          <w:sz w:val="24"/>
          <w:szCs w:val="24"/>
        </w:rPr>
        <w:t>column</w:t>
      </w:r>
    </w:p>
    <w:p w:rsidR="00462262" w:rsidRPr="000A6592" w:rsidRDefault="00462262" w:rsidP="000A6592">
      <w:pPr>
        <w:rPr>
          <w:sz w:val="24"/>
          <w:szCs w:val="24"/>
        </w:rPr>
      </w:pPr>
      <w:r w:rsidRPr="000A6592">
        <w:rPr>
          <w:b/>
          <w:iCs/>
          <w:sz w:val="24"/>
          <w:szCs w:val="24"/>
          <w:bdr w:val="none" w:sz="0" w:space="0" w:color="auto" w:frame="1"/>
        </w:rPr>
        <w:t>Head Blocker</w:t>
      </w:r>
      <w:r w:rsidRPr="000A6592">
        <w:rPr>
          <w:rStyle w:val="apple-converted-space"/>
          <w:rFonts w:cstheme="minorHAnsi"/>
          <w:color w:val="252525"/>
          <w:sz w:val="24"/>
          <w:szCs w:val="24"/>
        </w:rPr>
        <w:t> </w:t>
      </w:r>
      <w:r w:rsidRPr="000A6592">
        <w:rPr>
          <w:sz w:val="24"/>
          <w:szCs w:val="24"/>
        </w:rPr>
        <w:t>– the session that causes the first blocking condition in a blocking chain</w:t>
      </w:r>
    </w:p>
    <w:p w:rsidR="00462262" w:rsidRPr="000A6592" w:rsidRDefault="00462262" w:rsidP="000A6592">
      <w:pPr>
        <w:rPr>
          <w:sz w:val="24"/>
          <w:szCs w:val="24"/>
        </w:rPr>
      </w:pPr>
      <w:r w:rsidRPr="000A6592">
        <w:rPr>
          <w:b/>
          <w:iCs/>
          <w:sz w:val="24"/>
          <w:szCs w:val="24"/>
          <w:bdr w:val="none" w:sz="0" w:space="0" w:color="auto" w:frame="1"/>
        </w:rPr>
        <w:t>Memory Use (KB)</w:t>
      </w:r>
      <w:r w:rsidRPr="000A6592">
        <w:rPr>
          <w:rStyle w:val="apple-converted-space"/>
          <w:rFonts w:cstheme="minorHAnsi"/>
          <w:color w:val="252525"/>
          <w:sz w:val="24"/>
          <w:szCs w:val="24"/>
        </w:rPr>
        <w:t> </w:t>
      </w:r>
      <w:r w:rsidRPr="000A6592">
        <w:rPr>
          <w:sz w:val="24"/>
          <w:szCs w:val="24"/>
        </w:rPr>
        <w:t>– the memory used by the task.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sys.dm_exec_sessions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memory_usage</w:t>
      </w:r>
      <w:r w:rsidRPr="000A6592">
        <w:rPr>
          <w:rStyle w:val="apple-converted-space"/>
          <w:rFonts w:cstheme="minorHAnsi"/>
          <w:color w:val="252525"/>
          <w:sz w:val="24"/>
          <w:szCs w:val="24"/>
        </w:rPr>
        <w:t> </w:t>
      </w:r>
      <w:r w:rsidRPr="000A6592">
        <w:rPr>
          <w:sz w:val="24"/>
          <w:szCs w:val="24"/>
        </w:rPr>
        <w:t>column</w:t>
      </w:r>
    </w:p>
    <w:p w:rsidR="00462262" w:rsidRPr="000A6592" w:rsidRDefault="00462262" w:rsidP="000A6592">
      <w:pPr>
        <w:rPr>
          <w:sz w:val="24"/>
          <w:szCs w:val="24"/>
        </w:rPr>
      </w:pPr>
      <w:r w:rsidRPr="000A6592">
        <w:rPr>
          <w:b/>
          <w:iCs/>
          <w:sz w:val="24"/>
          <w:szCs w:val="24"/>
          <w:bdr w:val="none" w:sz="0" w:space="0" w:color="auto" w:frame="1"/>
        </w:rPr>
        <w:t>Host Name</w:t>
      </w:r>
      <w:r w:rsidRPr="000A6592">
        <w:rPr>
          <w:rStyle w:val="apple-converted-space"/>
          <w:rFonts w:cstheme="minorHAnsi"/>
          <w:color w:val="252525"/>
          <w:sz w:val="24"/>
          <w:szCs w:val="24"/>
        </w:rPr>
        <w:t> </w:t>
      </w:r>
      <w:r w:rsidRPr="000A6592">
        <w:rPr>
          <w:sz w:val="24"/>
          <w:szCs w:val="24"/>
        </w:rPr>
        <w:t>– the name of the computer where the current connection is made.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sys.dm_exec_sessions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host_name</w:t>
      </w:r>
      <w:r w:rsidRPr="000A6592">
        <w:rPr>
          <w:rStyle w:val="apple-converted-space"/>
          <w:rFonts w:cstheme="minorHAnsi"/>
          <w:color w:val="252525"/>
          <w:sz w:val="24"/>
          <w:szCs w:val="24"/>
        </w:rPr>
        <w:t> </w:t>
      </w:r>
      <w:r w:rsidRPr="000A6592">
        <w:rPr>
          <w:sz w:val="24"/>
          <w:szCs w:val="24"/>
        </w:rPr>
        <w:t>column</w:t>
      </w:r>
    </w:p>
    <w:p w:rsidR="00462262" w:rsidRPr="000A6592" w:rsidRDefault="00462262" w:rsidP="000A6592">
      <w:pPr>
        <w:rPr>
          <w:sz w:val="24"/>
          <w:szCs w:val="24"/>
        </w:rPr>
      </w:pPr>
      <w:r w:rsidRPr="000A6592">
        <w:rPr>
          <w:b/>
          <w:iCs/>
          <w:sz w:val="24"/>
          <w:szCs w:val="24"/>
          <w:bdr w:val="none" w:sz="0" w:space="0" w:color="auto" w:frame="1"/>
        </w:rPr>
        <w:t>Workload Group</w:t>
      </w:r>
      <w:r w:rsidRPr="000A6592">
        <w:rPr>
          <w:rStyle w:val="apple-converted-space"/>
          <w:rFonts w:cstheme="minorHAnsi"/>
          <w:color w:val="252525"/>
          <w:sz w:val="24"/>
          <w:szCs w:val="24"/>
        </w:rPr>
        <w:t> </w:t>
      </w:r>
      <w:r w:rsidRPr="000A6592">
        <w:rPr>
          <w:sz w:val="24"/>
          <w:szCs w:val="24"/>
        </w:rPr>
        <w:t xml:space="preserve">– the name of the Resource Governor </w:t>
      </w:r>
      <w:r w:rsidR="00145521" w:rsidRPr="000A6592">
        <w:rPr>
          <w:sz w:val="24"/>
          <w:szCs w:val="24"/>
        </w:rPr>
        <w:t>Workload</w:t>
      </w:r>
      <w:r w:rsidRPr="000A6592">
        <w:rPr>
          <w:sz w:val="24"/>
          <w:szCs w:val="24"/>
        </w:rPr>
        <w:t xml:space="preserve"> </w:t>
      </w:r>
      <w:r w:rsidR="00145521" w:rsidRPr="000A6592">
        <w:rPr>
          <w:sz w:val="24"/>
          <w:szCs w:val="24"/>
        </w:rPr>
        <w:t>group [</w:t>
      </w:r>
      <w:r w:rsidRPr="000A6592">
        <w:rPr>
          <w:sz w:val="24"/>
          <w:szCs w:val="24"/>
        </w:rPr>
        <w:t>3].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sys.dm_resource_governor_workload_groups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name</w:t>
      </w:r>
      <w:r w:rsidRPr="000A6592">
        <w:rPr>
          <w:rStyle w:val="apple-converted-space"/>
          <w:rFonts w:cstheme="minorHAnsi"/>
          <w:color w:val="252525"/>
          <w:sz w:val="24"/>
          <w:szCs w:val="24"/>
        </w:rPr>
        <w:t> </w:t>
      </w:r>
      <w:r w:rsidRPr="000A6592">
        <w:rPr>
          <w:sz w:val="24"/>
          <w:szCs w:val="24"/>
        </w:rPr>
        <w:t>column</w:t>
      </w:r>
    </w:p>
    <w:p w:rsidR="00145521" w:rsidRPr="000A6592" w:rsidRDefault="00145521" w:rsidP="000A6592">
      <w:pPr>
        <w:rPr>
          <w:b/>
          <w:sz w:val="24"/>
          <w:szCs w:val="24"/>
        </w:rPr>
      </w:pPr>
    </w:p>
    <w:p w:rsidR="00145521" w:rsidRPr="000A6592" w:rsidRDefault="00145521" w:rsidP="000A6592">
      <w:pPr>
        <w:rPr>
          <w:b/>
          <w:sz w:val="24"/>
          <w:szCs w:val="24"/>
        </w:rPr>
      </w:pPr>
    </w:p>
    <w:p w:rsidR="00145521" w:rsidRPr="000A6592" w:rsidRDefault="00145521" w:rsidP="000A6592">
      <w:pPr>
        <w:rPr>
          <w:b/>
          <w:sz w:val="24"/>
          <w:szCs w:val="24"/>
        </w:rPr>
      </w:pPr>
    </w:p>
    <w:p w:rsidR="00145521" w:rsidRPr="000A6592" w:rsidRDefault="00145521" w:rsidP="000A6592">
      <w:pPr>
        <w:rPr>
          <w:b/>
          <w:sz w:val="24"/>
          <w:szCs w:val="24"/>
        </w:rPr>
      </w:pPr>
    </w:p>
    <w:p w:rsidR="00145521" w:rsidRPr="000A6592" w:rsidRDefault="00145521" w:rsidP="000A6592">
      <w:pPr>
        <w:rPr>
          <w:b/>
          <w:sz w:val="24"/>
          <w:szCs w:val="24"/>
        </w:rPr>
      </w:pPr>
    </w:p>
    <w:p w:rsidR="00145521" w:rsidRPr="000A6592" w:rsidRDefault="00145521" w:rsidP="000A6592">
      <w:pPr>
        <w:rPr>
          <w:b/>
          <w:sz w:val="24"/>
          <w:szCs w:val="24"/>
        </w:rPr>
      </w:pPr>
    </w:p>
    <w:p w:rsidR="00462262" w:rsidRPr="000A6592" w:rsidRDefault="00462262" w:rsidP="000A6592">
      <w:pPr>
        <w:rPr>
          <w:b/>
          <w:sz w:val="24"/>
          <w:szCs w:val="24"/>
        </w:rPr>
      </w:pPr>
      <w:r w:rsidRPr="000A6592">
        <w:rPr>
          <w:b/>
          <w:sz w:val="24"/>
          <w:szCs w:val="24"/>
        </w:rPr>
        <w:t>The Resource Waits pane</w:t>
      </w:r>
      <w:r w:rsidR="00145521" w:rsidRPr="000A6592">
        <w:rPr>
          <w:b/>
          <w:sz w:val="24"/>
          <w:szCs w:val="24"/>
        </w:rPr>
        <w:t>:</w:t>
      </w:r>
    </w:p>
    <w:p w:rsidR="00462262" w:rsidRPr="000A6592" w:rsidRDefault="00462262" w:rsidP="000A6592">
      <w:pPr>
        <w:rPr>
          <w:sz w:val="24"/>
          <w:szCs w:val="24"/>
        </w:rPr>
      </w:pPr>
      <w:r w:rsidRPr="000A6592">
        <w:rPr>
          <w:sz w:val="24"/>
          <w:szCs w:val="24"/>
        </w:rPr>
        <w:t>Shows information about waits for resources</w:t>
      </w:r>
    </w:p>
    <w:p w:rsidR="00462262" w:rsidRPr="00145521" w:rsidRDefault="00462262" w:rsidP="00145521">
      <w:pPr>
        <w:rPr>
          <w:rFonts w:cstheme="minorHAnsi"/>
          <w:color w:val="252525"/>
          <w:sz w:val="24"/>
          <w:szCs w:val="24"/>
        </w:rPr>
      </w:pPr>
      <w:r w:rsidRPr="00145521">
        <w:rPr>
          <w:rFonts w:cstheme="minorHAnsi"/>
          <w:noProof/>
          <w:color w:val="606ADB"/>
          <w:sz w:val="24"/>
          <w:szCs w:val="24"/>
          <w:bdr w:val="none" w:sz="0" w:space="0" w:color="auto" w:frame="1"/>
        </w:rPr>
        <w:drawing>
          <wp:inline distT="0" distB="0" distL="0" distR="0">
            <wp:extent cx="8115300" cy="2333625"/>
            <wp:effectExtent l="0" t="0" r="0" b="9525"/>
            <wp:docPr id="47" name="Picture 47" descr="SQL Server Activity Monitor - Resource Waits pane">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Activity Monitor - Resource Waits pane">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115300" cy="2333625"/>
                    </a:xfrm>
                    <a:prstGeom prst="rect">
                      <a:avLst/>
                    </a:prstGeom>
                    <a:noFill/>
                    <a:ln>
                      <a:noFill/>
                    </a:ln>
                  </pic:spPr>
                </pic:pic>
              </a:graphicData>
            </a:graphic>
          </wp:inline>
        </w:drawing>
      </w:r>
    </w:p>
    <w:p w:rsidR="00462262" w:rsidRPr="000A6592" w:rsidRDefault="00462262" w:rsidP="000A6592">
      <w:pPr>
        <w:rPr>
          <w:sz w:val="24"/>
          <w:szCs w:val="24"/>
        </w:rPr>
      </w:pPr>
      <w:r w:rsidRPr="000A6592">
        <w:rPr>
          <w:b/>
          <w:iCs/>
          <w:sz w:val="24"/>
          <w:szCs w:val="24"/>
          <w:bdr w:val="none" w:sz="0" w:space="0" w:color="auto" w:frame="1"/>
        </w:rPr>
        <w:t>Wait Category</w:t>
      </w:r>
      <w:r w:rsidRPr="000A6592">
        <w:rPr>
          <w:rStyle w:val="apple-converted-space"/>
          <w:rFonts w:cstheme="minorHAnsi"/>
          <w:color w:val="252525"/>
          <w:sz w:val="24"/>
          <w:szCs w:val="24"/>
        </w:rPr>
        <w:t> </w:t>
      </w:r>
      <w:r w:rsidRPr="000A6592">
        <w:rPr>
          <w:sz w:val="24"/>
          <w:szCs w:val="24"/>
        </w:rPr>
        <w:t>– the categories are created combining closely related wait types. The wait types are shown in the</w:t>
      </w:r>
      <w:r w:rsidRPr="000A6592">
        <w:rPr>
          <w:rStyle w:val="apple-converted-space"/>
          <w:rFonts w:cstheme="minorHAnsi"/>
          <w:color w:val="252525"/>
          <w:sz w:val="24"/>
          <w:szCs w:val="24"/>
        </w:rPr>
        <w:t> </w:t>
      </w:r>
      <w:r w:rsidRPr="000A6592">
        <w:rPr>
          <w:iCs/>
          <w:sz w:val="24"/>
          <w:szCs w:val="24"/>
          <w:bdr w:val="none" w:sz="0" w:space="0" w:color="auto" w:frame="1"/>
        </w:rPr>
        <w:t>Wait Type</w:t>
      </w:r>
      <w:r w:rsidRPr="000A6592">
        <w:rPr>
          <w:rStyle w:val="apple-converted-space"/>
          <w:rFonts w:cstheme="minorHAnsi"/>
          <w:color w:val="252525"/>
          <w:sz w:val="24"/>
          <w:szCs w:val="24"/>
        </w:rPr>
        <w:t> </w:t>
      </w:r>
      <w:r w:rsidRPr="000A6592">
        <w:rPr>
          <w:sz w:val="24"/>
          <w:szCs w:val="24"/>
        </w:rPr>
        <w:t>column of the</w:t>
      </w:r>
      <w:r w:rsidRPr="000A6592">
        <w:rPr>
          <w:rStyle w:val="apple-converted-space"/>
          <w:rFonts w:cstheme="minorHAnsi"/>
          <w:color w:val="252525"/>
          <w:sz w:val="24"/>
          <w:szCs w:val="24"/>
        </w:rPr>
        <w:t> </w:t>
      </w:r>
      <w:r w:rsidRPr="000A6592">
        <w:rPr>
          <w:sz w:val="24"/>
          <w:szCs w:val="24"/>
          <w:bdr w:val="none" w:sz="0" w:space="0" w:color="auto" w:frame="1"/>
        </w:rPr>
        <w:t>Processes</w:t>
      </w:r>
      <w:r w:rsidRPr="000A6592">
        <w:rPr>
          <w:rStyle w:val="apple-converted-space"/>
          <w:rFonts w:cstheme="minorHAnsi"/>
          <w:color w:val="252525"/>
          <w:sz w:val="24"/>
          <w:szCs w:val="24"/>
        </w:rPr>
        <w:t> </w:t>
      </w:r>
      <w:r w:rsidRPr="000A6592">
        <w:rPr>
          <w:sz w:val="24"/>
          <w:szCs w:val="24"/>
        </w:rPr>
        <w:t>pane</w:t>
      </w:r>
    </w:p>
    <w:p w:rsidR="00462262" w:rsidRPr="000A6592" w:rsidRDefault="00462262" w:rsidP="000A6592">
      <w:pPr>
        <w:rPr>
          <w:sz w:val="24"/>
          <w:szCs w:val="24"/>
        </w:rPr>
      </w:pPr>
      <w:r w:rsidRPr="000A6592">
        <w:rPr>
          <w:b/>
          <w:iCs/>
          <w:sz w:val="24"/>
          <w:szCs w:val="24"/>
          <w:bdr w:val="none" w:sz="0" w:space="0" w:color="auto" w:frame="1"/>
        </w:rPr>
        <w:t>Wait Time (ms/sec)</w:t>
      </w:r>
      <w:r w:rsidRPr="000A6592">
        <w:rPr>
          <w:rStyle w:val="apple-converted-space"/>
          <w:rFonts w:cstheme="minorHAnsi"/>
          <w:color w:val="252525"/>
          <w:sz w:val="24"/>
          <w:szCs w:val="24"/>
        </w:rPr>
        <w:t> </w:t>
      </w:r>
      <w:r w:rsidRPr="000A6592">
        <w:rPr>
          <w:sz w:val="24"/>
          <w:szCs w:val="24"/>
        </w:rPr>
        <w:t>– the time all waiting tasks are waiting for one or more resources</w:t>
      </w:r>
    </w:p>
    <w:p w:rsidR="00462262" w:rsidRPr="000A6592" w:rsidRDefault="00462262" w:rsidP="000A6592">
      <w:pPr>
        <w:rPr>
          <w:sz w:val="24"/>
          <w:szCs w:val="24"/>
        </w:rPr>
      </w:pPr>
      <w:r w:rsidRPr="000A6592">
        <w:rPr>
          <w:b/>
          <w:iCs/>
          <w:sz w:val="24"/>
          <w:szCs w:val="24"/>
          <w:bdr w:val="none" w:sz="0" w:space="0" w:color="auto" w:frame="1"/>
        </w:rPr>
        <w:t>Recent Wait Time (ms/sec)</w:t>
      </w:r>
      <w:r w:rsidRPr="000A6592">
        <w:rPr>
          <w:rStyle w:val="apple-converted-space"/>
          <w:rFonts w:cstheme="minorHAnsi"/>
          <w:color w:val="252525"/>
          <w:sz w:val="24"/>
          <w:szCs w:val="24"/>
        </w:rPr>
        <w:t> </w:t>
      </w:r>
      <w:r w:rsidRPr="000A6592">
        <w:rPr>
          <w:sz w:val="24"/>
          <w:szCs w:val="24"/>
        </w:rPr>
        <w:t>– the average time all waiting tasks are waiting for one or more resources</w:t>
      </w:r>
    </w:p>
    <w:p w:rsidR="00462262" w:rsidRPr="000A6592" w:rsidRDefault="00462262" w:rsidP="000A6592">
      <w:pPr>
        <w:rPr>
          <w:sz w:val="24"/>
          <w:szCs w:val="24"/>
        </w:rPr>
      </w:pPr>
      <w:r w:rsidRPr="000A6592">
        <w:rPr>
          <w:b/>
          <w:iCs/>
          <w:sz w:val="24"/>
          <w:szCs w:val="24"/>
          <w:bdr w:val="none" w:sz="0" w:space="0" w:color="auto" w:frame="1"/>
        </w:rPr>
        <w:t>Average Waiter Count</w:t>
      </w:r>
      <w:r w:rsidRPr="000A6592">
        <w:rPr>
          <w:rStyle w:val="apple-converted-space"/>
          <w:rFonts w:cstheme="minorHAnsi"/>
          <w:color w:val="252525"/>
          <w:sz w:val="24"/>
          <w:szCs w:val="24"/>
        </w:rPr>
        <w:t> </w:t>
      </w:r>
      <w:r w:rsidRPr="000A6592">
        <w:rPr>
          <w:sz w:val="24"/>
          <w:szCs w:val="24"/>
        </w:rPr>
        <w:t>– is calculated for a typical point in time in the last sample interval and represents the number of tasks waiting for one or more resources</w:t>
      </w:r>
    </w:p>
    <w:p w:rsidR="00462262" w:rsidRPr="000A6592" w:rsidRDefault="00462262" w:rsidP="000A6592">
      <w:pPr>
        <w:rPr>
          <w:sz w:val="24"/>
          <w:szCs w:val="24"/>
        </w:rPr>
      </w:pPr>
      <w:r w:rsidRPr="000A6592">
        <w:rPr>
          <w:b/>
          <w:iCs/>
          <w:sz w:val="24"/>
          <w:szCs w:val="24"/>
          <w:bdr w:val="none" w:sz="0" w:space="0" w:color="auto" w:frame="1"/>
        </w:rPr>
        <w:t>Cumulative Wait Time (sec)</w:t>
      </w:r>
      <w:r w:rsidRPr="000A6592">
        <w:rPr>
          <w:rStyle w:val="apple-converted-space"/>
          <w:rFonts w:cstheme="minorHAnsi"/>
          <w:color w:val="252525"/>
          <w:sz w:val="24"/>
          <w:szCs w:val="24"/>
        </w:rPr>
        <w:t> </w:t>
      </w:r>
      <w:r w:rsidRPr="000A6592">
        <w:rPr>
          <w:sz w:val="24"/>
          <w:szCs w:val="24"/>
        </w:rPr>
        <w:t>– the total time waiting tasks have waited for one or more resources since the last SQL Server restart, or DBCC SQLPERF last execution</w:t>
      </w:r>
    </w:p>
    <w:p w:rsidR="00145521" w:rsidRPr="000A6592" w:rsidRDefault="00145521" w:rsidP="000A6592">
      <w:pPr>
        <w:rPr>
          <w:b/>
          <w:sz w:val="24"/>
          <w:szCs w:val="24"/>
        </w:rPr>
      </w:pPr>
    </w:p>
    <w:p w:rsidR="00462262" w:rsidRPr="000A6592" w:rsidRDefault="00462262" w:rsidP="000A6592">
      <w:pPr>
        <w:rPr>
          <w:b/>
          <w:sz w:val="24"/>
          <w:szCs w:val="24"/>
        </w:rPr>
      </w:pPr>
      <w:r w:rsidRPr="000A6592">
        <w:rPr>
          <w:b/>
          <w:sz w:val="24"/>
          <w:szCs w:val="24"/>
        </w:rPr>
        <w:t>The Data File I/O pane</w:t>
      </w:r>
      <w:r w:rsidR="00145521" w:rsidRPr="000A6592">
        <w:rPr>
          <w:b/>
          <w:sz w:val="24"/>
          <w:szCs w:val="24"/>
        </w:rPr>
        <w:t>:</w:t>
      </w:r>
    </w:p>
    <w:p w:rsidR="00462262" w:rsidRPr="000A6592" w:rsidRDefault="00462262" w:rsidP="000A6592">
      <w:pPr>
        <w:rPr>
          <w:sz w:val="24"/>
          <w:szCs w:val="24"/>
        </w:rPr>
      </w:pPr>
      <w:r w:rsidRPr="000A6592">
        <w:rPr>
          <w:sz w:val="24"/>
          <w:szCs w:val="24"/>
        </w:rPr>
        <w:t>Shows information about the database files on the SQL Server instance. For each database, all database files are listed – MDF, LDF and NDF, their paths, and names</w:t>
      </w:r>
    </w:p>
    <w:p w:rsidR="00462262" w:rsidRPr="00145521" w:rsidRDefault="00462262" w:rsidP="00145521">
      <w:pPr>
        <w:rPr>
          <w:rFonts w:cstheme="minorHAnsi"/>
          <w:color w:val="252525"/>
          <w:sz w:val="24"/>
          <w:szCs w:val="24"/>
        </w:rPr>
      </w:pPr>
      <w:r w:rsidRPr="00145521">
        <w:rPr>
          <w:rFonts w:cstheme="minorHAnsi"/>
          <w:noProof/>
          <w:color w:val="606ADB"/>
          <w:sz w:val="24"/>
          <w:szCs w:val="24"/>
          <w:bdr w:val="none" w:sz="0" w:space="0" w:color="auto" w:frame="1"/>
        </w:rPr>
        <w:drawing>
          <wp:inline distT="0" distB="0" distL="0" distR="0">
            <wp:extent cx="8067675" cy="1866900"/>
            <wp:effectExtent l="0" t="0" r="9525" b="0"/>
            <wp:docPr id="46" name="Picture 46" descr="Data File I/O pane in Activity Monitor">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File I/O pane in Activity Monitor">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067675" cy="1866900"/>
                    </a:xfrm>
                    <a:prstGeom prst="rect">
                      <a:avLst/>
                    </a:prstGeom>
                    <a:noFill/>
                    <a:ln>
                      <a:noFill/>
                    </a:ln>
                  </pic:spPr>
                </pic:pic>
              </a:graphicData>
            </a:graphic>
          </wp:inline>
        </w:drawing>
      </w:r>
    </w:p>
    <w:p w:rsidR="00462262" w:rsidRPr="000A6592" w:rsidRDefault="00462262" w:rsidP="000A6592">
      <w:pPr>
        <w:rPr>
          <w:sz w:val="24"/>
          <w:szCs w:val="24"/>
        </w:rPr>
      </w:pPr>
      <w:r w:rsidRPr="000A6592">
        <w:rPr>
          <w:b/>
          <w:iCs/>
          <w:sz w:val="24"/>
          <w:szCs w:val="24"/>
          <w:bdr w:val="none" w:sz="0" w:space="0" w:color="auto" w:frame="1"/>
        </w:rPr>
        <w:t>MB/sec Read</w:t>
      </w:r>
      <w:r w:rsidRPr="000A6592">
        <w:rPr>
          <w:rStyle w:val="apple-converted-space"/>
          <w:rFonts w:cstheme="minorHAnsi"/>
          <w:color w:val="252525"/>
          <w:sz w:val="24"/>
          <w:szCs w:val="24"/>
        </w:rPr>
        <w:t> </w:t>
      </w:r>
      <w:r w:rsidRPr="000A6592">
        <w:rPr>
          <w:sz w:val="24"/>
          <w:szCs w:val="24"/>
        </w:rPr>
        <w:t>– shows recent read activity for the database file</w:t>
      </w:r>
    </w:p>
    <w:p w:rsidR="00462262" w:rsidRPr="000A6592" w:rsidRDefault="00462262" w:rsidP="000A6592">
      <w:pPr>
        <w:rPr>
          <w:sz w:val="24"/>
          <w:szCs w:val="24"/>
        </w:rPr>
      </w:pPr>
      <w:r w:rsidRPr="000A6592">
        <w:rPr>
          <w:b/>
          <w:iCs/>
          <w:sz w:val="24"/>
          <w:szCs w:val="24"/>
          <w:bdr w:val="none" w:sz="0" w:space="0" w:color="auto" w:frame="1"/>
        </w:rPr>
        <w:t>MB/sec Written</w:t>
      </w:r>
      <w:r w:rsidRPr="000A6592">
        <w:rPr>
          <w:rStyle w:val="apple-converted-space"/>
          <w:rFonts w:cstheme="minorHAnsi"/>
          <w:color w:val="252525"/>
          <w:sz w:val="24"/>
          <w:szCs w:val="24"/>
        </w:rPr>
        <w:t> </w:t>
      </w:r>
      <w:r w:rsidRPr="000A6592">
        <w:rPr>
          <w:sz w:val="24"/>
          <w:szCs w:val="24"/>
        </w:rPr>
        <w:t>– shows recent write activity for the database file</w:t>
      </w:r>
    </w:p>
    <w:p w:rsidR="00462262" w:rsidRPr="000A6592" w:rsidRDefault="00462262" w:rsidP="000A6592">
      <w:pPr>
        <w:rPr>
          <w:sz w:val="24"/>
          <w:szCs w:val="24"/>
        </w:rPr>
      </w:pPr>
      <w:r w:rsidRPr="000A6592">
        <w:rPr>
          <w:b/>
          <w:iCs/>
          <w:sz w:val="24"/>
          <w:szCs w:val="24"/>
          <w:bdr w:val="none" w:sz="0" w:space="0" w:color="auto" w:frame="1"/>
        </w:rPr>
        <w:t>Response Time (ms)</w:t>
      </w:r>
      <w:r w:rsidRPr="000A6592">
        <w:rPr>
          <w:rStyle w:val="apple-converted-space"/>
          <w:rFonts w:cstheme="minorHAnsi"/>
          <w:color w:val="252525"/>
          <w:sz w:val="24"/>
          <w:szCs w:val="24"/>
        </w:rPr>
        <w:t> </w:t>
      </w:r>
      <w:r w:rsidRPr="000A6592">
        <w:rPr>
          <w:sz w:val="24"/>
          <w:szCs w:val="24"/>
        </w:rPr>
        <w:t>– average response time for recent read-and-write activity</w:t>
      </w:r>
    </w:p>
    <w:p w:rsidR="00145521" w:rsidRPr="000A6592" w:rsidRDefault="00145521" w:rsidP="000A6592">
      <w:pPr>
        <w:rPr>
          <w:b/>
          <w:sz w:val="24"/>
          <w:szCs w:val="24"/>
        </w:rPr>
      </w:pPr>
    </w:p>
    <w:p w:rsidR="00462262" w:rsidRPr="000A6592" w:rsidRDefault="00462262" w:rsidP="000A6592">
      <w:pPr>
        <w:rPr>
          <w:b/>
          <w:sz w:val="24"/>
          <w:szCs w:val="24"/>
        </w:rPr>
      </w:pPr>
      <w:r w:rsidRPr="000A6592">
        <w:rPr>
          <w:b/>
          <w:sz w:val="24"/>
          <w:szCs w:val="24"/>
        </w:rPr>
        <w:t>The Recent Expensive Queries pane</w:t>
      </w:r>
      <w:r w:rsidR="00145521" w:rsidRPr="000A6592">
        <w:rPr>
          <w:b/>
          <w:sz w:val="24"/>
          <w:szCs w:val="24"/>
        </w:rPr>
        <w:t>:</w:t>
      </w:r>
    </w:p>
    <w:p w:rsidR="00462262" w:rsidRPr="000A6592" w:rsidRDefault="00462262" w:rsidP="000A6592">
      <w:pPr>
        <w:rPr>
          <w:sz w:val="24"/>
          <w:szCs w:val="24"/>
        </w:rPr>
      </w:pPr>
      <w:r w:rsidRPr="000A6592">
        <w:rPr>
          <w:sz w:val="24"/>
          <w:szCs w:val="24"/>
        </w:rPr>
        <w:t xml:space="preserve">Expensive queries are the queries that use much resources – memory, disk, </w:t>
      </w:r>
      <w:r w:rsidR="00145521" w:rsidRPr="000A6592">
        <w:rPr>
          <w:sz w:val="24"/>
          <w:szCs w:val="24"/>
        </w:rPr>
        <w:t>and network</w:t>
      </w:r>
      <w:r w:rsidRPr="000A6592">
        <w:rPr>
          <w:sz w:val="24"/>
          <w:szCs w:val="24"/>
        </w:rPr>
        <w:t>. The pane shows expensive queries executed in the last 30 seconds. The information is obtained from the</w:t>
      </w:r>
      <w:r w:rsidRPr="000A6592">
        <w:rPr>
          <w:rStyle w:val="apple-converted-space"/>
          <w:rFonts w:cstheme="minorHAnsi"/>
          <w:color w:val="252525"/>
          <w:sz w:val="24"/>
          <w:szCs w:val="24"/>
        </w:rPr>
        <w:t> </w:t>
      </w:r>
      <w:r w:rsidRPr="000A6592">
        <w:rPr>
          <w:iCs/>
          <w:sz w:val="24"/>
          <w:szCs w:val="24"/>
          <w:bdr w:val="none" w:sz="0" w:space="0" w:color="auto" w:frame="1"/>
        </w:rPr>
        <w:t>sys.dm_exec_requests</w:t>
      </w:r>
      <w:r w:rsidRPr="000A6592">
        <w:rPr>
          <w:rStyle w:val="apple-converted-space"/>
          <w:rFonts w:cstheme="minorHAnsi"/>
          <w:color w:val="252525"/>
          <w:sz w:val="24"/>
          <w:szCs w:val="24"/>
        </w:rPr>
        <w:t> </w:t>
      </w:r>
      <w:r w:rsidRPr="000A6592">
        <w:rPr>
          <w:sz w:val="24"/>
          <w:szCs w:val="24"/>
        </w:rPr>
        <w:t>and</w:t>
      </w:r>
      <w:r w:rsidRPr="000A6592">
        <w:rPr>
          <w:rStyle w:val="apple-converted-space"/>
          <w:rFonts w:cstheme="minorHAnsi"/>
          <w:color w:val="252525"/>
          <w:sz w:val="24"/>
          <w:szCs w:val="24"/>
        </w:rPr>
        <w:t> </w:t>
      </w:r>
      <w:r w:rsidRPr="000A6592">
        <w:rPr>
          <w:iCs/>
          <w:sz w:val="24"/>
          <w:szCs w:val="24"/>
          <w:bdr w:val="none" w:sz="0" w:space="0" w:color="auto" w:frame="1"/>
        </w:rPr>
        <w:t>sys.dm_exec_query_stats</w:t>
      </w:r>
      <w:r w:rsidRPr="000A6592">
        <w:rPr>
          <w:rStyle w:val="apple-converted-space"/>
          <w:rFonts w:cstheme="minorHAnsi"/>
          <w:color w:val="252525"/>
          <w:sz w:val="24"/>
          <w:szCs w:val="24"/>
        </w:rPr>
        <w:t> </w:t>
      </w:r>
      <w:r w:rsidRPr="000A6592">
        <w:rPr>
          <w:sz w:val="24"/>
          <w:szCs w:val="24"/>
        </w:rPr>
        <w:t>views. A double-click on the query opens the monitored statement</w:t>
      </w:r>
    </w:p>
    <w:p w:rsidR="00462262" w:rsidRPr="000A6592" w:rsidRDefault="00462262" w:rsidP="000A6592">
      <w:pPr>
        <w:rPr>
          <w:sz w:val="24"/>
          <w:szCs w:val="24"/>
        </w:rPr>
      </w:pPr>
      <w:r w:rsidRPr="000A6592">
        <w:rPr>
          <w:sz w:val="24"/>
          <w:szCs w:val="24"/>
        </w:rPr>
        <w:t>The context menu for the specific query provides options to open the query in Query Editor, and show the execution plan</w:t>
      </w:r>
    </w:p>
    <w:p w:rsidR="00462262" w:rsidRPr="00145521" w:rsidRDefault="00462262" w:rsidP="00145521">
      <w:pPr>
        <w:rPr>
          <w:rFonts w:cstheme="minorHAnsi"/>
          <w:color w:val="252525"/>
          <w:sz w:val="24"/>
          <w:szCs w:val="24"/>
        </w:rPr>
      </w:pPr>
      <w:r w:rsidRPr="00145521">
        <w:rPr>
          <w:rFonts w:cstheme="minorHAnsi"/>
          <w:noProof/>
          <w:color w:val="606ADB"/>
          <w:sz w:val="24"/>
          <w:szCs w:val="24"/>
          <w:bdr w:val="none" w:sz="0" w:space="0" w:color="auto" w:frame="1"/>
        </w:rPr>
        <w:drawing>
          <wp:inline distT="0" distB="0" distL="0" distR="0">
            <wp:extent cx="8162925" cy="2305050"/>
            <wp:effectExtent l="0" t="0" r="9525" b="0"/>
            <wp:docPr id="45" name="Picture 45" descr="Recent Expensive Queries pane in SQL Server Activity Monitor">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cent Expensive Queries pane in SQL Server Activity Monitor">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162925" cy="2305050"/>
                    </a:xfrm>
                    <a:prstGeom prst="rect">
                      <a:avLst/>
                    </a:prstGeom>
                    <a:noFill/>
                    <a:ln>
                      <a:noFill/>
                    </a:ln>
                  </pic:spPr>
                </pic:pic>
              </a:graphicData>
            </a:graphic>
          </wp:inline>
        </w:drawing>
      </w:r>
    </w:p>
    <w:p w:rsidR="00462262" w:rsidRPr="000A6592" w:rsidRDefault="00462262" w:rsidP="000A6592">
      <w:pPr>
        <w:rPr>
          <w:sz w:val="24"/>
          <w:szCs w:val="24"/>
        </w:rPr>
      </w:pPr>
      <w:r w:rsidRPr="000A6592">
        <w:rPr>
          <w:iCs/>
          <w:sz w:val="24"/>
          <w:szCs w:val="24"/>
          <w:bdr w:val="none" w:sz="0" w:space="0" w:color="auto" w:frame="1"/>
        </w:rPr>
        <w:t>Query</w:t>
      </w:r>
      <w:r w:rsidRPr="000A6592">
        <w:rPr>
          <w:rStyle w:val="apple-converted-space"/>
          <w:rFonts w:cstheme="minorHAnsi"/>
          <w:color w:val="252525"/>
          <w:sz w:val="24"/>
          <w:szCs w:val="24"/>
        </w:rPr>
        <w:t> </w:t>
      </w:r>
      <w:r w:rsidRPr="000A6592">
        <w:rPr>
          <w:sz w:val="24"/>
          <w:szCs w:val="24"/>
        </w:rPr>
        <w:t>– the SQL query statement monitored</w:t>
      </w:r>
    </w:p>
    <w:p w:rsidR="00462262" w:rsidRPr="000A6592" w:rsidRDefault="00462262" w:rsidP="000A6592">
      <w:pPr>
        <w:rPr>
          <w:sz w:val="24"/>
          <w:szCs w:val="24"/>
        </w:rPr>
      </w:pPr>
      <w:r w:rsidRPr="000A6592">
        <w:rPr>
          <w:b/>
          <w:iCs/>
          <w:sz w:val="24"/>
          <w:szCs w:val="24"/>
          <w:bdr w:val="none" w:sz="0" w:space="0" w:color="auto" w:frame="1"/>
        </w:rPr>
        <w:t>Executions/min</w:t>
      </w:r>
      <w:r w:rsidRPr="000A6592">
        <w:rPr>
          <w:rStyle w:val="apple-converted-space"/>
          <w:rFonts w:cstheme="minorHAnsi"/>
          <w:color w:val="252525"/>
          <w:sz w:val="24"/>
          <w:szCs w:val="24"/>
        </w:rPr>
        <w:t> </w:t>
      </w:r>
      <w:r w:rsidRPr="000A6592">
        <w:rPr>
          <w:sz w:val="24"/>
          <w:szCs w:val="24"/>
        </w:rPr>
        <w:t>– the number of executions per minute, since the last recompilation.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sys.dm_exec_query_stats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execution_count</w:t>
      </w:r>
      <w:r w:rsidRPr="000A6592">
        <w:rPr>
          <w:rStyle w:val="apple-converted-space"/>
          <w:rFonts w:cstheme="minorHAnsi"/>
          <w:color w:val="252525"/>
          <w:sz w:val="24"/>
          <w:szCs w:val="24"/>
        </w:rPr>
        <w:t> </w:t>
      </w:r>
      <w:r w:rsidRPr="000A6592">
        <w:rPr>
          <w:sz w:val="24"/>
          <w:szCs w:val="24"/>
        </w:rPr>
        <w:t>column</w:t>
      </w:r>
    </w:p>
    <w:p w:rsidR="00462262" w:rsidRPr="000A6592" w:rsidRDefault="00462262" w:rsidP="000A6592">
      <w:pPr>
        <w:rPr>
          <w:sz w:val="24"/>
          <w:szCs w:val="24"/>
        </w:rPr>
      </w:pPr>
      <w:r w:rsidRPr="000A6592">
        <w:rPr>
          <w:b/>
          <w:iCs/>
          <w:sz w:val="24"/>
          <w:szCs w:val="24"/>
          <w:bdr w:val="none" w:sz="0" w:space="0" w:color="auto" w:frame="1"/>
        </w:rPr>
        <w:t>CPU (ms/sec)</w:t>
      </w:r>
      <w:r w:rsidRPr="000A6592">
        <w:rPr>
          <w:rStyle w:val="apple-converted-space"/>
          <w:rFonts w:cstheme="minorHAnsi"/>
          <w:color w:val="252525"/>
          <w:sz w:val="24"/>
          <w:szCs w:val="24"/>
        </w:rPr>
        <w:t> </w:t>
      </w:r>
      <w:r w:rsidRPr="000A6592">
        <w:rPr>
          <w:sz w:val="24"/>
          <w:szCs w:val="24"/>
        </w:rPr>
        <w:t>– the CPU rate used, since the last recompilation.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sys.dm_exec_query_stats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total_worker_time</w:t>
      </w:r>
      <w:r w:rsidRPr="000A6592">
        <w:rPr>
          <w:rStyle w:val="apple-converted-space"/>
          <w:rFonts w:cstheme="minorHAnsi"/>
          <w:color w:val="252525"/>
          <w:sz w:val="24"/>
          <w:szCs w:val="24"/>
        </w:rPr>
        <w:t> </w:t>
      </w:r>
      <w:r w:rsidRPr="000A6592">
        <w:rPr>
          <w:sz w:val="24"/>
          <w:szCs w:val="24"/>
        </w:rPr>
        <w:t>column</w:t>
      </w:r>
    </w:p>
    <w:p w:rsidR="00462262" w:rsidRPr="000A6592" w:rsidRDefault="00462262" w:rsidP="000A6592">
      <w:pPr>
        <w:rPr>
          <w:sz w:val="24"/>
          <w:szCs w:val="24"/>
        </w:rPr>
      </w:pPr>
      <w:r w:rsidRPr="000A6592">
        <w:rPr>
          <w:b/>
          <w:iCs/>
          <w:sz w:val="24"/>
          <w:szCs w:val="24"/>
          <w:bdr w:val="none" w:sz="0" w:space="0" w:color="auto" w:frame="1"/>
        </w:rPr>
        <w:t>Physical Reads/sec, Logical Writes/sec,</w:t>
      </w:r>
      <w:r w:rsidRPr="000A6592">
        <w:rPr>
          <w:rStyle w:val="apple-converted-space"/>
          <w:rFonts w:cstheme="minorHAnsi"/>
          <w:b/>
          <w:color w:val="252525"/>
          <w:sz w:val="24"/>
          <w:szCs w:val="24"/>
        </w:rPr>
        <w:t> </w:t>
      </w:r>
      <w:r w:rsidRPr="000A6592">
        <w:rPr>
          <w:b/>
          <w:sz w:val="24"/>
          <w:szCs w:val="24"/>
        </w:rPr>
        <w:t>and</w:t>
      </w:r>
      <w:r w:rsidRPr="000A6592">
        <w:rPr>
          <w:rStyle w:val="apple-converted-space"/>
          <w:rFonts w:cstheme="minorHAnsi"/>
          <w:b/>
          <w:color w:val="252525"/>
          <w:sz w:val="24"/>
          <w:szCs w:val="24"/>
        </w:rPr>
        <w:t> </w:t>
      </w:r>
      <w:r w:rsidRPr="000A6592">
        <w:rPr>
          <w:b/>
          <w:iCs/>
          <w:sz w:val="24"/>
          <w:szCs w:val="24"/>
          <w:bdr w:val="none" w:sz="0" w:space="0" w:color="auto" w:frame="1"/>
        </w:rPr>
        <w:t>Logical Reads/sec</w:t>
      </w:r>
      <w:r w:rsidRPr="000A6592">
        <w:rPr>
          <w:rStyle w:val="apple-converted-space"/>
          <w:rFonts w:cstheme="minorHAnsi"/>
          <w:color w:val="252525"/>
          <w:sz w:val="24"/>
          <w:szCs w:val="24"/>
        </w:rPr>
        <w:t> </w:t>
      </w:r>
      <w:r w:rsidRPr="000A6592">
        <w:rPr>
          <w:sz w:val="24"/>
          <w:szCs w:val="24"/>
        </w:rPr>
        <w:t>– the rate of physical reads/logical writes/logical reads per second. The value can also be obtained using the</w:t>
      </w:r>
      <w:r w:rsidRPr="000A6592">
        <w:rPr>
          <w:rStyle w:val="apple-converted-space"/>
          <w:rFonts w:cstheme="minorHAnsi"/>
          <w:color w:val="252525"/>
          <w:sz w:val="24"/>
          <w:szCs w:val="24"/>
        </w:rPr>
        <w:t> </w:t>
      </w:r>
      <w:r w:rsidRPr="000A6592">
        <w:rPr>
          <w:iCs/>
          <w:sz w:val="24"/>
          <w:szCs w:val="24"/>
          <w:bdr w:val="none" w:sz="0" w:space="0" w:color="auto" w:frame="1"/>
        </w:rPr>
        <w:t>sys.dm_exec_query_stats</w:t>
      </w:r>
      <w:r w:rsidRPr="000A6592">
        <w:rPr>
          <w:rStyle w:val="apple-converted-space"/>
          <w:rFonts w:cstheme="minorHAnsi"/>
          <w:color w:val="252525"/>
          <w:sz w:val="24"/>
          <w:szCs w:val="24"/>
        </w:rPr>
        <w:t> </w:t>
      </w:r>
      <w:r w:rsidRPr="000A6592">
        <w:rPr>
          <w:sz w:val="24"/>
          <w:szCs w:val="24"/>
        </w:rPr>
        <w:t>view, as the</w:t>
      </w:r>
      <w:r w:rsidRPr="000A6592">
        <w:rPr>
          <w:rStyle w:val="apple-converted-space"/>
          <w:rFonts w:cstheme="minorHAnsi"/>
          <w:color w:val="252525"/>
          <w:sz w:val="24"/>
          <w:szCs w:val="24"/>
        </w:rPr>
        <w:t> </w:t>
      </w:r>
      <w:r w:rsidRPr="000A6592">
        <w:rPr>
          <w:iCs/>
          <w:sz w:val="24"/>
          <w:szCs w:val="24"/>
          <w:bdr w:val="none" w:sz="0" w:space="0" w:color="auto" w:frame="1"/>
        </w:rPr>
        <w:t>total_physical_reads/ total_logical_writes/ total_logical_reads</w:t>
      </w:r>
      <w:r w:rsidRPr="000A6592">
        <w:rPr>
          <w:rStyle w:val="apple-converted-space"/>
          <w:rFonts w:cstheme="minorHAnsi"/>
          <w:color w:val="252525"/>
          <w:sz w:val="24"/>
          <w:szCs w:val="24"/>
        </w:rPr>
        <w:t> </w:t>
      </w:r>
      <w:r w:rsidRPr="000A6592">
        <w:rPr>
          <w:sz w:val="24"/>
          <w:szCs w:val="24"/>
        </w:rPr>
        <w:t>columns</w:t>
      </w:r>
    </w:p>
    <w:p w:rsidR="00462262" w:rsidRPr="000A6592" w:rsidRDefault="00462262" w:rsidP="000A6592">
      <w:pPr>
        <w:rPr>
          <w:sz w:val="24"/>
          <w:szCs w:val="24"/>
        </w:rPr>
      </w:pPr>
      <w:r w:rsidRPr="000A6592">
        <w:rPr>
          <w:b/>
          <w:iCs/>
          <w:sz w:val="24"/>
          <w:szCs w:val="24"/>
          <w:bdr w:val="none" w:sz="0" w:space="0" w:color="auto" w:frame="1"/>
        </w:rPr>
        <w:t>Average Duration (ms)</w:t>
      </w:r>
      <w:r w:rsidRPr="000A6592">
        <w:rPr>
          <w:rStyle w:val="apple-converted-space"/>
          <w:rFonts w:cstheme="minorHAnsi"/>
          <w:color w:val="252525"/>
          <w:sz w:val="24"/>
          <w:szCs w:val="24"/>
        </w:rPr>
        <w:t> </w:t>
      </w:r>
      <w:r w:rsidRPr="000A6592">
        <w:rPr>
          <w:sz w:val="24"/>
          <w:szCs w:val="24"/>
        </w:rPr>
        <w:t>– average time that the query runs. Calculated based on the</w:t>
      </w:r>
      <w:r w:rsidRPr="000A6592">
        <w:rPr>
          <w:rStyle w:val="apple-converted-space"/>
          <w:rFonts w:cstheme="minorHAnsi"/>
          <w:color w:val="252525"/>
          <w:sz w:val="24"/>
          <w:szCs w:val="24"/>
        </w:rPr>
        <w:t> </w:t>
      </w:r>
      <w:r w:rsidRPr="000A6592">
        <w:rPr>
          <w:iCs/>
          <w:sz w:val="24"/>
          <w:szCs w:val="24"/>
          <w:bdr w:val="none" w:sz="0" w:space="0" w:color="auto" w:frame="1"/>
        </w:rPr>
        <w:t>total_elapsed_time</w:t>
      </w:r>
      <w:r w:rsidRPr="000A6592">
        <w:rPr>
          <w:rStyle w:val="apple-converted-space"/>
          <w:rFonts w:cstheme="minorHAnsi"/>
          <w:color w:val="252525"/>
          <w:sz w:val="24"/>
          <w:szCs w:val="24"/>
        </w:rPr>
        <w:t> </w:t>
      </w:r>
      <w:r w:rsidRPr="000A6592">
        <w:rPr>
          <w:sz w:val="24"/>
          <w:szCs w:val="24"/>
        </w:rPr>
        <w:t>and</w:t>
      </w:r>
      <w:r w:rsidRPr="000A6592">
        <w:rPr>
          <w:rStyle w:val="apple-converted-space"/>
          <w:rFonts w:cstheme="minorHAnsi"/>
          <w:color w:val="252525"/>
          <w:sz w:val="24"/>
          <w:szCs w:val="24"/>
        </w:rPr>
        <w:t> </w:t>
      </w:r>
      <w:r w:rsidRPr="000A6592">
        <w:rPr>
          <w:iCs/>
          <w:sz w:val="24"/>
          <w:szCs w:val="24"/>
          <w:bdr w:val="none" w:sz="0" w:space="0" w:color="auto" w:frame="1"/>
        </w:rPr>
        <w:t>execution_count</w:t>
      </w:r>
      <w:r w:rsidRPr="000A6592">
        <w:rPr>
          <w:rStyle w:val="apple-converted-space"/>
          <w:rFonts w:cstheme="minorHAnsi"/>
          <w:color w:val="252525"/>
          <w:sz w:val="24"/>
          <w:szCs w:val="24"/>
        </w:rPr>
        <w:t> </w:t>
      </w:r>
      <w:r w:rsidRPr="000A6592">
        <w:rPr>
          <w:sz w:val="24"/>
          <w:szCs w:val="24"/>
        </w:rPr>
        <w:t>columns in the</w:t>
      </w:r>
      <w:r w:rsidRPr="000A6592">
        <w:rPr>
          <w:rStyle w:val="apple-converted-space"/>
          <w:rFonts w:cstheme="minorHAnsi"/>
          <w:color w:val="252525"/>
          <w:sz w:val="24"/>
          <w:szCs w:val="24"/>
        </w:rPr>
        <w:t> </w:t>
      </w:r>
      <w:r w:rsidRPr="000A6592">
        <w:rPr>
          <w:iCs/>
          <w:sz w:val="24"/>
          <w:szCs w:val="24"/>
          <w:bdr w:val="none" w:sz="0" w:space="0" w:color="auto" w:frame="1"/>
        </w:rPr>
        <w:t>sys.dm_exec_query_stats</w:t>
      </w:r>
      <w:r w:rsidRPr="000A6592">
        <w:rPr>
          <w:rStyle w:val="apple-converted-space"/>
          <w:rFonts w:cstheme="minorHAnsi"/>
          <w:color w:val="252525"/>
          <w:sz w:val="24"/>
          <w:szCs w:val="24"/>
        </w:rPr>
        <w:t> </w:t>
      </w:r>
      <w:r w:rsidRPr="000A6592">
        <w:rPr>
          <w:sz w:val="24"/>
          <w:szCs w:val="24"/>
        </w:rPr>
        <w:t>view</w:t>
      </w:r>
    </w:p>
    <w:p w:rsidR="00462262" w:rsidRDefault="00462262" w:rsidP="000A6592">
      <w:pPr>
        <w:rPr>
          <w:sz w:val="24"/>
          <w:szCs w:val="24"/>
        </w:rPr>
      </w:pPr>
      <w:r w:rsidRPr="000A6592">
        <w:rPr>
          <w:b/>
          <w:iCs/>
          <w:sz w:val="24"/>
          <w:szCs w:val="24"/>
          <w:bdr w:val="none" w:sz="0" w:space="0" w:color="auto" w:frame="1"/>
        </w:rPr>
        <w:t>Plan Count</w:t>
      </w:r>
      <w:r w:rsidRPr="000A6592">
        <w:rPr>
          <w:rStyle w:val="apple-converted-space"/>
          <w:rFonts w:cstheme="minorHAnsi"/>
          <w:color w:val="252525"/>
          <w:sz w:val="24"/>
          <w:szCs w:val="24"/>
        </w:rPr>
        <w:t> </w:t>
      </w:r>
      <w:r w:rsidRPr="000A6592">
        <w:rPr>
          <w:sz w:val="24"/>
          <w:szCs w:val="24"/>
        </w:rPr>
        <w:t>– the number of duplicate query plans. A large number requires investigation and potential explicit query parameterization</w:t>
      </w:r>
    </w:p>
    <w:p w:rsidR="001340BE" w:rsidRDefault="001340BE" w:rsidP="000A6592">
      <w:pPr>
        <w:rPr>
          <w:sz w:val="24"/>
          <w:szCs w:val="24"/>
        </w:rPr>
      </w:pPr>
    </w:p>
    <w:p w:rsidR="001340BE" w:rsidRDefault="001340BE" w:rsidP="000A6592">
      <w:pPr>
        <w:rPr>
          <w:sz w:val="24"/>
          <w:szCs w:val="24"/>
        </w:rPr>
      </w:pPr>
    </w:p>
    <w:p w:rsidR="001340BE" w:rsidRDefault="001340BE" w:rsidP="000A6592">
      <w:pPr>
        <w:rPr>
          <w:sz w:val="24"/>
          <w:szCs w:val="24"/>
        </w:rPr>
      </w:pPr>
    </w:p>
    <w:p w:rsidR="001340BE" w:rsidRPr="001340BE" w:rsidRDefault="001340BE" w:rsidP="001340BE">
      <w:pPr>
        <w:jc w:val="center"/>
        <w:rPr>
          <w:b/>
          <w:color w:val="FF0000"/>
          <w:sz w:val="24"/>
          <w:szCs w:val="24"/>
        </w:rPr>
      </w:pPr>
      <w:r w:rsidRPr="001340BE">
        <w:rPr>
          <w:b/>
          <w:color w:val="FF0000"/>
          <w:sz w:val="24"/>
          <w:szCs w:val="24"/>
        </w:rPr>
        <w:t>EXECUTION PLAN</w:t>
      </w:r>
    </w:p>
    <w:p w:rsidR="00462262" w:rsidRDefault="001340BE"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HAnsi"/>
          <w:bCs w:val="0"/>
          <w:sz w:val="24"/>
          <w:szCs w:val="24"/>
        </w:rPr>
      </w:pPr>
      <w:r w:rsidRPr="001340BE">
        <w:rPr>
          <w:rFonts w:asciiTheme="minorHAnsi" w:eastAsiaTheme="minorHAnsi" w:hAnsiTheme="minorHAnsi" w:cstheme="minorHAnsi"/>
          <w:bCs w:val="0"/>
          <w:sz w:val="24"/>
          <w:szCs w:val="24"/>
        </w:rPr>
        <w:t>What is execution plan and explain it?</w:t>
      </w:r>
    </w:p>
    <w:p w:rsidR="001340BE" w:rsidRDefault="001340BE"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HAnsi"/>
          <w:bCs w:val="0"/>
          <w:sz w:val="24"/>
          <w:szCs w:val="24"/>
        </w:rPr>
      </w:pPr>
      <w:r>
        <w:rPr>
          <w:rFonts w:asciiTheme="minorHAnsi" w:eastAsiaTheme="minorHAnsi" w:hAnsiTheme="minorHAnsi" w:cstheme="minorHAnsi"/>
          <w:bCs w:val="0"/>
          <w:sz w:val="24"/>
          <w:szCs w:val="24"/>
        </w:rPr>
        <w:t xml:space="preserve">    </w:t>
      </w:r>
    </w:p>
    <w:p w:rsidR="001340BE" w:rsidRDefault="001340BE"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HAnsi"/>
          <w:b w:val="0"/>
          <w:bCs w:val="0"/>
          <w:sz w:val="24"/>
          <w:szCs w:val="24"/>
        </w:rPr>
      </w:pPr>
      <w:r>
        <w:rPr>
          <w:rFonts w:asciiTheme="minorHAnsi" w:eastAsiaTheme="minorHAnsi" w:hAnsiTheme="minorHAnsi" w:cstheme="minorHAnsi"/>
          <w:bCs w:val="0"/>
          <w:sz w:val="24"/>
          <w:szCs w:val="24"/>
        </w:rPr>
        <w:t xml:space="preserve">         </w:t>
      </w:r>
      <w:r>
        <w:rPr>
          <w:rFonts w:asciiTheme="minorHAnsi" w:eastAsiaTheme="minorHAnsi" w:hAnsiTheme="minorHAnsi" w:cstheme="minorHAnsi"/>
          <w:b w:val="0"/>
          <w:bCs w:val="0"/>
          <w:sz w:val="24"/>
          <w:szCs w:val="24"/>
        </w:rPr>
        <w:t>Execution plan graphically displays the data retrieval methods chosen by SQL Server. It represents the execution cost of specific statements and quires in SQL Server. This graphical approach is very useful for understanding the performance of the query.</w:t>
      </w:r>
    </w:p>
    <w:p w:rsidR="001340BE" w:rsidRDefault="001340BE"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HAnsi"/>
          <w:b w:val="0"/>
          <w:bCs w:val="0"/>
          <w:sz w:val="24"/>
          <w:szCs w:val="24"/>
        </w:rPr>
      </w:pPr>
    </w:p>
    <w:p w:rsidR="001340BE" w:rsidRDefault="001340BE"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HAnsi"/>
          <w:bCs w:val="0"/>
          <w:sz w:val="24"/>
          <w:szCs w:val="24"/>
        </w:rPr>
      </w:pPr>
      <w:r w:rsidRPr="001340BE">
        <w:rPr>
          <w:rFonts w:asciiTheme="minorHAnsi" w:eastAsiaTheme="minorHAnsi" w:hAnsiTheme="minorHAnsi" w:cstheme="minorHAnsi"/>
          <w:bCs w:val="0"/>
          <w:sz w:val="24"/>
          <w:szCs w:val="24"/>
        </w:rPr>
        <w:t>What is an execution plan? When would you use it? How would you view the execution plan?</w:t>
      </w:r>
    </w:p>
    <w:p w:rsidR="001340BE" w:rsidRDefault="001340BE"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HAnsi"/>
          <w:bCs w:val="0"/>
          <w:sz w:val="24"/>
          <w:szCs w:val="24"/>
        </w:rPr>
      </w:pPr>
    </w:p>
    <w:p w:rsidR="001340BE" w:rsidRPr="001340BE" w:rsidRDefault="001340BE" w:rsidP="00462262">
      <w:pPr>
        <w:pStyle w:val="Heading2"/>
        <w:shd w:val="clear" w:color="auto" w:fill="FFFFFF"/>
        <w:spacing w:before="0" w:beforeAutospacing="0" w:after="0" w:afterAutospacing="0" w:line="210" w:lineRule="atLeast"/>
        <w:textAlignment w:val="baseline"/>
        <w:rPr>
          <w:rFonts w:asciiTheme="minorHAnsi" w:eastAsiaTheme="minorHAnsi" w:hAnsiTheme="minorHAnsi" w:cstheme="minorHAnsi"/>
          <w:b w:val="0"/>
          <w:bCs w:val="0"/>
          <w:sz w:val="24"/>
          <w:szCs w:val="24"/>
        </w:rPr>
      </w:pPr>
      <w:r>
        <w:rPr>
          <w:rFonts w:asciiTheme="minorHAnsi" w:eastAsiaTheme="minorHAnsi" w:hAnsiTheme="minorHAnsi" w:cstheme="minorHAnsi"/>
          <w:b w:val="0"/>
          <w:bCs w:val="0"/>
          <w:sz w:val="24"/>
          <w:szCs w:val="24"/>
        </w:rPr>
        <w:t xml:space="preserve">      </w:t>
      </w:r>
    </w:p>
    <w:p w:rsidR="007A05C8" w:rsidRDefault="001340BE" w:rsidP="007A05C8">
      <w:pPr>
        <w:rPr>
          <w:rFonts w:cstheme="minorHAnsi"/>
          <w:sz w:val="24"/>
          <w:szCs w:val="24"/>
        </w:rPr>
      </w:pPr>
      <w:r>
        <w:rPr>
          <w:rFonts w:cstheme="minorHAnsi"/>
          <w:sz w:val="24"/>
          <w:szCs w:val="24"/>
        </w:rPr>
        <w:t xml:space="preserve">             An execution plan is basically a road map that </w:t>
      </w:r>
      <w:r w:rsidR="003F5477">
        <w:rPr>
          <w:rFonts w:cstheme="minorHAnsi"/>
          <w:sz w:val="24"/>
          <w:szCs w:val="24"/>
        </w:rPr>
        <w:t>graphically or textually shows the data retrieval methods chosen by SQL Server Query optimizer for a stored procedure or ad-hoc query and is a very useful tool for a developer to understand the performance characteristics of a query or stored procedure science the plan is the one that SQL Server will place in its cache and use to execute the stored procedure or query. Fro</w:t>
      </w:r>
      <w:r w:rsidR="00B85697">
        <w:rPr>
          <w:rFonts w:cstheme="minorHAnsi"/>
          <w:sz w:val="24"/>
          <w:szCs w:val="24"/>
        </w:rPr>
        <w:t xml:space="preserve">m within Query Analyzer is an option called “Show Execution Plan” (located on the query drop-down menu). If this option is tuned on it will </w:t>
      </w:r>
      <w:r w:rsidR="00677C3D">
        <w:rPr>
          <w:rFonts w:cstheme="minorHAnsi"/>
          <w:sz w:val="24"/>
          <w:szCs w:val="24"/>
        </w:rPr>
        <w:t>display query execution plan in separate window query is ran again.</w:t>
      </w:r>
    </w:p>
    <w:p w:rsidR="00677C3D" w:rsidRDefault="00677C3D" w:rsidP="007A05C8">
      <w:pPr>
        <w:rPr>
          <w:rFonts w:cstheme="minorHAnsi"/>
          <w:b/>
          <w:sz w:val="24"/>
          <w:szCs w:val="24"/>
        </w:rPr>
      </w:pPr>
      <w:r w:rsidRPr="00677C3D">
        <w:rPr>
          <w:rFonts w:cstheme="minorHAnsi"/>
          <w:b/>
          <w:sz w:val="24"/>
          <w:szCs w:val="24"/>
        </w:rPr>
        <w:t>Execution plan displays:</w:t>
      </w:r>
    </w:p>
    <w:p w:rsidR="00677C3D" w:rsidRDefault="00677C3D" w:rsidP="00E61408">
      <w:pPr>
        <w:pStyle w:val="ListParagraph"/>
        <w:numPr>
          <w:ilvl w:val="0"/>
          <w:numId w:val="121"/>
        </w:numPr>
        <w:rPr>
          <w:rFonts w:cstheme="minorHAnsi"/>
          <w:sz w:val="24"/>
          <w:szCs w:val="24"/>
        </w:rPr>
      </w:pPr>
      <w:r>
        <w:rPr>
          <w:rFonts w:cstheme="minorHAnsi"/>
          <w:sz w:val="24"/>
          <w:szCs w:val="24"/>
        </w:rPr>
        <w:t>Physical operations</w:t>
      </w:r>
    </w:p>
    <w:p w:rsidR="00677C3D" w:rsidRDefault="00677C3D" w:rsidP="00E61408">
      <w:pPr>
        <w:pStyle w:val="ListParagraph"/>
        <w:numPr>
          <w:ilvl w:val="0"/>
          <w:numId w:val="121"/>
        </w:numPr>
        <w:rPr>
          <w:rFonts w:cstheme="minorHAnsi"/>
          <w:sz w:val="24"/>
          <w:szCs w:val="24"/>
        </w:rPr>
      </w:pPr>
      <w:r>
        <w:rPr>
          <w:rFonts w:cstheme="minorHAnsi"/>
          <w:sz w:val="24"/>
          <w:szCs w:val="24"/>
        </w:rPr>
        <w:t>Logical operations</w:t>
      </w:r>
    </w:p>
    <w:p w:rsidR="00677C3D" w:rsidRDefault="007E6BFD" w:rsidP="00E61408">
      <w:pPr>
        <w:pStyle w:val="ListParagraph"/>
        <w:numPr>
          <w:ilvl w:val="0"/>
          <w:numId w:val="121"/>
        </w:numPr>
        <w:rPr>
          <w:rFonts w:cstheme="minorHAnsi"/>
          <w:sz w:val="24"/>
          <w:szCs w:val="24"/>
        </w:rPr>
      </w:pPr>
      <w:r>
        <w:rPr>
          <w:rFonts w:cstheme="minorHAnsi"/>
          <w:sz w:val="24"/>
          <w:szCs w:val="24"/>
        </w:rPr>
        <w:t>Actual Number rows</w:t>
      </w:r>
    </w:p>
    <w:p w:rsidR="007E6BFD" w:rsidRDefault="007E6BFD" w:rsidP="00E61408">
      <w:pPr>
        <w:pStyle w:val="ListParagraph"/>
        <w:numPr>
          <w:ilvl w:val="0"/>
          <w:numId w:val="121"/>
        </w:numPr>
        <w:rPr>
          <w:rFonts w:cstheme="minorHAnsi"/>
          <w:sz w:val="24"/>
          <w:szCs w:val="24"/>
        </w:rPr>
      </w:pPr>
      <w:r>
        <w:rPr>
          <w:rFonts w:cstheme="minorHAnsi"/>
          <w:sz w:val="24"/>
          <w:szCs w:val="24"/>
        </w:rPr>
        <w:t>Estimated I/O cost</w:t>
      </w:r>
    </w:p>
    <w:p w:rsidR="007E6BFD" w:rsidRDefault="007E6BFD" w:rsidP="00E61408">
      <w:pPr>
        <w:pStyle w:val="ListParagraph"/>
        <w:numPr>
          <w:ilvl w:val="0"/>
          <w:numId w:val="121"/>
        </w:numPr>
        <w:rPr>
          <w:rFonts w:cstheme="minorHAnsi"/>
          <w:sz w:val="24"/>
          <w:szCs w:val="24"/>
        </w:rPr>
      </w:pPr>
      <w:r>
        <w:rPr>
          <w:rFonts w:cstheme="minorHAnsi"/>
          <w:sz w:val="24"/>
          <w:szCs w:val="24"/>
        </w:rPr>
        <w:t>Estimated CPU cost</w:t>
      </w:r>
    </w:p>
    <w:p w:rsidR="007E6BFD" w:rsidRDefault="007E6BFD" w:rsidP="00E61408">
      <w:pPr>
        <w:pStyle w:val="ListParagraph"/>
        <w:numPr>
          <w:ilvl w:val="0"/>
          <w:numId w:val="121"/>
        </w:numPr>
        <w:rPr>
          <w:rFonts w:cstheme="minorHAnsi"/>
          <w:sz w:val="24"/>
          <w:szCs w:val="24"/>
        </w:rPr>
      </w:pPr>
      <w:r>
        <w:rPr>
          <w:rFonts w:cstheme="minorHAnsi"/>
          <w:sz w:val="24"/>
          <w:szCs w:val="24"/>
        </w:rPr>
        <w:t>Number of Executions</w:t>
      </w:r>
    </w:p>
    <w:p w:rsidR="007E6BFD" w:rsidRDefault="007E6BFD" w:rsidP="00E61408">
      <w:pPr>
        <w:pStyle w:val="ListParagraph"/>
        <w:numPr>
          <w:ilvl w:val="0"/>
          <w:numId w:val="121"/>
        </w:numPr>
        <w:rPr>
          <w:rFonts w:cstheme="minorHAnsi"/>
          <w:sz w:val="24"/>
          <w:szCs w:val="24"/>
        </w:rPr>
      </w:pPr>
      <w:r>
        <w:rPr>
          <w:rFonts w:cstheme="minorHAnsi"/>
          <w:sz w:val="24"/>
          <w:szCs w:val="24"/>
        </w:rPr>
        <w:t>Estimated Number of Executions</w:t>
      </w:r>
    </w:p>
    <w:p w:rsidR="007E6BFD" w:rsidRDefault="007E6BFD" w:rsidP="00E61408">
      <w:pPr>
        <w:pStyle w:val="ListParagraph"/>
        <w:numPr>
          <w:ilvl w:val="0"/>
          <w:numId w:val="121"/>
        </w:numPr>
        <w:rPr>
          <w:rFonts w:cstheme="minorHAnsi"/>
          <w:sz w:val="24"/>
          <w:szCs w:val="24"/>
        </w:rPr>
      </w:pPr>
      <w:r>
        <w:rPr>
          <w:rFonts w:cstheme="minorHAnsi"/>
          <w:sz w:val="24"/>
          <w:szCs w:val="24"/>
        </w:rPr>
        <w:t>Estimated Operator cost</w:t>
      </w:r>
    </w:p>
    <w:p w:rsidR="007E6BFD" w:rsidRDefault="007E6BFD" w:rsidP="00E61408">
      <w:pPr>
        <w:pStyle w:val="ListParagraph"/>
        <w:numPr>
          <w:ilvl w:val="0"/>
          <w:numId w:val="121"/>
        </w:numPr>
        <w:rPr>
          <w:rFonts w:cstheme="minorHAnsi"/>
          <w:sz w:val="24"/>
          <w:szCs w:val="24"/>
        </w:rPr>
      </w:pPr>
      <w:r>
        <w:rPr>
          <w:rFonts w:cstheme="minorHAnsi"/>
          <w:sz w:val="24"/>
          <w:szCs w:val="24"/>
        </w:rPr>
        <w:t>Estimated Subtree cost</w:t>
      </w:r>
    </w:p>
    <w:p w:rsidR="007E6BFD" w:rsidRDefault="007E6BFD" w:rsidP="00E61408">
      <w:pPr>
        <w:pStyle w:val="ListParagraph"/>
        <w:numPr>
          <w:ilvl w:val="0"/>
          <w:numId w:val="121"/>
        </w:numPr>
        <w:rPr>
          <w:rFonts w:cstheme="minorHAnsi"/>
          <w:sz w:val="24"/>
          <w:szCs w:val="24"/>
        </w:rPr>
      </w:pPr>
      <w:r>
        <w:rPr>
          <w:rFonts w:cstheme="minorHAnsi"/>
          <w:sz w:val="24"/>
          <w:szCs w:val="24"/>
        </w:rPr>
        <w:t>Estimated Number of Rows</w:t>
      </w:r>
    </w:p>
    <w:p w:rsidR="007E6BFD" w:rsidRDefault="007E6BFD" w:rsidP="00E61408">
      <w:pPr>
        <w:pStyle w:val="ListParagraph"/>
        <w:numPr>
          <w:ilvl w:val="0"/>
          <w:numId w:val="121"/>
        </w:numPr>
        <w:rPr>
          <w:rFonts w:cstheme="minorHAnsi"/>
          <w:sz w:val="24"/>
          <w:szCs w:val="24"/>
        </w:rPr>
      </w:pPr>
      <w:r>
        <w:rPr>
          <w:rFonts w:cstheme="minorHAnsi"/>
          <w:sz w:val="24"/>
          <w:szCs w:val="24"/>
        </w:rPr>
        <w:t>Estimated Row Size</w:t>
      </w:r>
    </w:p>
    <w:p w:rsidR="007E6BFD" w:rsidRDefault="007E6BFD" w:rsidP="00E61408">
      <w:pPr>
        <w:pStyle w:val="ListParagraph"/>
        <w:numPr>
          <w:ilvl w:val="0"/>
          <w:numId w:val="121"/>
        </w:numPr>
        <w:rPr>
          <w:rFonts w:cstheme="minorHAnsi"/>
          <w:sz w:val="24"/>
          <w:szCs w:val="24"/>
        </w:rPr>
      </w:pPr>
      <w:r>
        <w:rPr>
          <w:rFonts w:cstheme="minorHAnsi"/>
          <w:sz w:val="24"/>
          <w:szCs w:val="24"/>
        </w:rPr>
        <w:t>Actual rebinds</w:t>
      </w:r>
    </w:p>
    <w:p w:rsidR="007E6BFD" w:rsidRDefault="007E6BFD" w:rsidP="00E61408">
      <w:pPr>
        <w:pStyle w:val="ListParagraph"/>
        <w:numPr>
          <w:ilvl w:val="0"/>
          <w:numId w:val="121"/>
        </w:numPr>
        <w:rPr>
          <w:rFonts w:cstheme="minorHAnsi"/>
          <w:sz w:val="24"/>
          <w:szCs w:val="24"/>
        </w:rPr>
      </w:pPr>
      <w:r>
        <w:rPr>
          <w:rFonts w:cstheme="minorHAnsi"/>
          <w:sz w:val="24"/>
          <w:szCs w:val="24"/>
        </w:rPr>
        <w:t>Actual rewinds</w:t>
      </w:r>
    </w:p>
    <w:p w:rsidR="007E6BFD" w:rsidRDefault="007E6BFD" w:rsidP="00E61408">
      <w:pPr>
        <w:pStyle w:val="ListParagraph"/>
        <w:numPr>
          <w:ilvl w:val="0"/>
          <w:numId w:val="121"/>
        </w:numPr>
        <w:rPr>
          <w:rFonts w:cstheme="minorHAnsi"/>
          <w:sz w:val="24"/>
          <w:szCs w:val="24"/>
        </w:rPr>
      </w:pPr>
      <w:r>
        <w:rPr>
          <w:rFonts w:cstheme="minorHAnsi"/>
          <w:sz w:val="24"/>
          <w:szCs w:val="24"/>
        </w:rPr>
        <w:t>Key lookup</w:t>
      </w:r>
    </w:p>
    <w:p w:rsidR="007E6BFD" w:rsidRDefault="007E6BFD" w:rsidP="00E61408">
      <w:pPr>
        <w:pStyle w:val="ListParagraph"/>
        <w:numPr>
          <w:ilvl w:val="0"/>
          <w:numId w:val="121"/>
        </w:numPr>
        <w:rPr>
          <w:rFonts w:cstheme="minorHAnsi"/>
          <w:sz w:val="24"/>
          <w:szCs w:val="24"/>
        </w:rPr>
      </w:pPr>
      <w:r>
        <w:rPr>
          <w:rFonts w:cstheme="minorHAnsi"/>
          <w:sz w:val="24"/>
          <w:szCs w:val="24"/>
        </w:rPr>
        <w:t>Nested look up</w:t>
      </w:r>
    </w:p>
    <w:p w:rsidR="007E6BFD" w:rsidRDefault="007E6BFD" w:rsidP="00E61408">
      <w:pPr>
        <w:pStyle w:val="ListParagraph"/>
        <w:numPr>
          <w:ilvl w:val="0"/>
          <w:numId w:val="121"/>
        </w:numPr>
        <w:rPr>
          <w:rFonts w:cstheme="minorHAnsi"/>
          <w:sz w:val="24"/>
          <w:szCs w:val="24"/>
        </w:rPr>
      </w:pPr>
      <w:r>
        <w:rPr>
          <w:rFonts w:cstheme="minorHAnsi"/>
          <w:sz w:val="24"/>
          <w:szCs w:val="24"/>
        </w:rPr>
        <w:t>Index seek</w:t>
      </w:r>
    </w:p>
    <w:p w:rsidR="007E6BFD" w:rsidRPr="007E6BFD" w:rsidRDefault="007E6BFD" w:rsidP="00E61408">
      <w:pPr>
        <w:pStyle w:val="ListParagraph"/>
        <w:numPr>
          <w:ilvl w:val="0"/>
          <w:numId w:val="121"/>
        </w:numPr>
        <w:rPr>
          <w:rFonts w:cstheme="minorHAnsi"/>
          <w:sz w:val="24"/>
          <w:szCs w:val="24"/>
        </w:rPr>
      </w:pPr>
      <w:r>
        <w:rPr>
          <w:rFonts w:cstheme="minorHAnsi"/>
          <w:sz w:val="24"/>
          <w:szCs w:val="24"/>
        </w:rPr>
        <w:t>Index scan</w:t>
      </w:r>
    </w:p>
    <w:p w:rsidR="007E6BFD" w:rsidRPr="00677C3D" w:rsidRDefault="007E6BFD" w:rsidP="007E6BFD">
      <w:pPr>
        <w:pStyle w:val="ListParagraph"/>
        <w:rPr>
          <w:rFonts w:cstheme="minorHAnsi"/>
          <w:sz w:val="24"/>
          <w:szCs w:val="24"/>
        </w:rPr>
      </w:pPr>
    </w:p>
    <w:p w:rsidR="007A05C8" w:rsidRPr="007A05C8" w:rsidRDefault="007A05C8" w:rsidP="007A05C8">
      <w:pPr>
        <w:rPr>
          <w:sz w:val="24"/>
          <w:szCs w:val="24"/>
        </w:rPr>
      </w:pPr>
    </w:p>
    <w:p w:rsidR="00145521" w:rsidRPr="00B00A38" w:rsidRDefault="00B00A38" w:rsidP="007E6BFD">
      <w:pPr>
        <w:jc w:val="center"/>
        <w:rPr>
          <w:b/>
          <w:color w:val="C00000"/>
        </w:rPr>
      </w:pPr>
      <w:r w:rsidRPr="00B00A38">
        <w:rPr>
          <w:b/>
          <w:color w:val="C00000"/>
        </w:rPr>
        <w:t>RAID LEVELS</w:t>
      </w:r>
    </w:p>
    <w:p w:rsidR="00B00A38" w:rsidRDefault="00B00A38" w:rsidP="00B00A38">
      <w:pPr>
        <w:rPr>
          <w:b/>
        </w:rPr>
      </w:pPr>
      <w:r w:rsidRPr="00B00A38">
        <w:rPr>
          <w:b/>
        </w:rPr>
        <w:t>RAID Levels: [RAID stands for Redundant Array of Inexpensive or Independent Disks]</w:t>
      </w:r>
    </w:p>
    <w:p w:rsidR="005F33E4" w:rsidRPr="000A6592" w:rsidRDefault="007E6BFD" w:rsidP="000A6592">
      <w:pPr>
        <w:rPr>
          <w:sz w:val="24"/>
          <w:szCs w:val="24"/>
        </w:rPr>
      </w:pPr>
      <w:r>
        <w:rPr>
          <w:sz w:val="24"/>
          <w:szCs w:val="24"/>
        </w:rPr>
        <w:t xml:space="preserve">&gt; </w:t>
      </w:r>
      <w:r w:rsidR="005F33E4" w:rsidRPr="000A6592">
        <w:rPr>
          <w:sz w:val="24"/>
          <w:szCs w:val="24"/>
        </w:rPr>
        <w:t>RAID is a disk system that contains multiple disk drives, called an array, to provide greater performance, fault tolerance, storage capacity, at a moderate cost. While configuring your server system, you typically have to make a choice between hardware RAID and software RAID for the server’s internal disk drives</w:t>
      </w:r>
    </w:p>
    <w:p w:rsidR="00366C77" w:rsidRPr="00B00A38" w:rsidRDefault="00366C77" w:rsidP="00B00A38">
      <w:pPr>
        <w:rPr>
          <w:b/>
        </w:rPr>
      </w:pPr>
      <w:r w:rsidRPr="00366C77">
        <w:rPr>
          <w:b/>
          <w:noProof/>
        </w:rPr>
        <w:drawing>
          <wp:inline distT="0" distB="0" distL="0" distR="0">
            <wp:extent cx="3743325" cy="2962275"/>
            <wp:effectExtent l="0" t="0" r="9525" b="9525"/>
            <wp:docPr id="52" name="Picture 52" descr="C:\Users\GEETHU\Deskto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ETHU\Desktop\image[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43325" cy="2962275"/>
                    </a:xfrm>
                    <a:prstGeom prst="rect">
                      <a:avLst/>
                    </a:prstGeom>
                    <a:noFill/>
                    <a:ln>
                      <a:noFill/>
                    </a:ln>
                  </pic:spPr>
                </pic:pic>
              </a:graphicData>
            </a:graphic>
          </wp:inline>
        </w:drawing>
      </w:r>
    </w:p>
    <w:p w:rsidR="00B00A38" w:rsidRPr="00B00A38" w:rsidRDefault="00B00A38" w:rsidP="00B00A38">
      <w:pPr>
        <w:rPr>
          <w:b/>
        </w:rPr>
      </w:pPr>
      <w:r w:rsidRPr="00B00A38">
        <w:rPr>
          <w:b/>
        </w:rPr>
        <w:t>TYPES OF RAIDS:</w:t>
      </w:r>
    </w:p>
    <w:p w:rsidR="00B00A38" w:rsidRPr="00B00A38" w:rsidRDefault="00B00A38" w:rsidP="00B00A38">
      <w:pPr>
        <w:rPr>
          <w:b/>
        </w:rPr>
      </w:pPr>
      <w:r w:rsidRPr="00B00A38">
        <w:rPr>
          <w:b/>
        </w:rPr>
        <w:t xml:space="preserve">1. RAID -0: </w:t>
      </w:r>
    </w:p>
    <w:p w:rsidR="00B00A38" w:rsidRPr="00EE6F5F" w:rsidRDefault="00B00A38" w:rsidP="00B00A38">
      <w:r w:rsidRPr="00EE6F5F">
        <w:t>1. Minimum</w:t>
      </w:r>
      <w:r>
        <w:t xml:space="preserve"> 2.D</w:t>
      </w:r>
      <w:r w:rsidRPr="00EE6F5F">
        <w:t>isks.</w:t>
      </w:r>
    </w:p>
    <w:p w:rsidR="00B00A38" w:rsidRPr="00EE6F5F" w:rsidRDefault="00B00A38" w:rsidP="00B00A38">
      <w:r w:rsidRPr="00EE6F5F">
        <w:t>2. Excellent performance (as blocks are striped).</w:t>
      </w:r>
    </w:p>
    <w:p w:rsidR="00B00A38" w:rsidRPr="00EE6F5F" w:rsidRDefault="00B00A38" w:rsidP="00B00A38">
      <w:r w:rsidRPr="00EE6F5F">
        <w:t>3. No redundancy (no mirror, no parity).</w:t>
      </w:r>
    </w:p>
    <w:p w:rsidR="00B00A38" w:rsidRPr="00EE6F5F" w:rsidRDefault="00B00A38" w:rsidP="00B00A38">
      <w:r w:rsidRPr="00EE6F5F">
        <w:t>4. Don’t use this for any critical system</w:t>
      </w:r>
    </w:p>
    <w:p w:rsidR="00B00A38" w:rsidRDefault="00B00A38" w:rsidP="00B00A38">
      <w:r w:rsidRPr="00EE6F5F">
        <w:rPr>
          <w:noProof/>
        </w:rPr>
        <w:drawing>
          <wp:inline distT="0" distB="0" distL="0" distR="0" wp14:anchorId="238BFCC1" wp14:editId="4C6C2CB6">
            <wp:extent cx="5048250" cy="1685925"/>
            <wp:effectExtent l="19050" t="0" r="0" b="0"/>
            <wp:docPr id="48" name="Picture 3" descr="http://static.thegeekstuff.com/wp-content/uploads/2010/07/raid-0.png"/>
            <wp:cNvGraphicFramePr/>
            <a:graphic xmlns:a="http://schemas.openxmlformats.org/drawingml/2006/main">
              <a:graphicData uri="http://schemas.openxmlformats.org/drawingml/2006/picture">
                <pic:pic xmlns:pic="http://schemas.openxmlformats.org/drawingml/2006/picture">
                  <pic:nvPicPr>
                    <pic:cNvPr id="4" name="Picture 3" descr="http://static.thegeekstuff.com/wp-content/uploads/2010/07/raid-0.png"/>
                    <pic:cNvPicPr/>
                  </pic:nvPicPr>
                  <pic:blipFill>
                    <a:blip r:embed="rId126" cstate="print"/>
                    <a:srcRect/>
                    <a:stretch>
                      <a:fillRect/>
                    </a:stretch>
                  </pic:blipFill>
                  <pic:spPr bwMode="auto">
                    <a:xfrm>
                      <a:off x="0" y="0"/>
                      <a:ext cx="5048250" cy="1685925"/>
                    </a:xfrm>
                    <a:prstGeom prst="rect">
                      <a:avLst/>
                    </a:prstGeom>
                    <a:noFill/>
                    <a:ln w="9525">
                      <a:noFill/>
                      <a:miter lim="800000"/>
                      <a:headEnd/>
                      <a:tailEnd/>
                    </a:ln>
                  </pic:spPr>
                </pic:pic>
              </a:graphicData>
            </a:graphic>
          </wp:inline>
        </w:drawing>
      </w:r>
    </w:p>
    <w:p w:rsidR="00B00A38" w:rsidRPr="00EE6F5F" w:rsidRDefault="00B00A38" w:rsidP="00B00A38"/>
    <w:p w:rsidR="00B00A38" w:rsidRPr="00B00A38" w:rsidRDefault="00B00A38" w:rsidP="00B00A38">
      <w:pPr>
        <w:rPr>
          <w:b/>
        </w:rPr>
      </w:pPr>
      <w:r w:rsidRPr="00B00A38">
        <w:rPr>
          <w:b/>
        </w:rPr>
        <w:t xml:space="preserve">2. RAID-1: </w:t>
      </w:r>
    </w:p>
    <w:p w:rsidR="00B00A38" w:rsidRPr="000A6592" w:rsidRDefault="00B00A38" w:rsidP="00B00A38">
      <w:pPr>
        <w:rPr>
          <w:sz w:val="24"/>
          <w:szCs w:val="24"/>
        </w:rPr>
      </w:pPr>
      <w:r w:rsidRPr="000A6592">
        <w:rPr>
          <w:sz w:val="24"/>
          <w:szCs w:val="24"/>
        </w:rPr>
        <w:t>1. Minimum 2 disks.</w:t>
      </w:r>
    </w:p>
    <w:p w:rsidR="00B00A38" w:rsidRPr="000A6592" w:rsidRDefault="00B00A38" w:rsidP="00B00A38">
      <w:pPr>
        <w:rPr>
          <w:sz w:val="24"/>
          <w:szCs w:val="24"/>
        </w:rPr>
      </w:pPr>
      <w:r w:rsidRPr="000A6592">
        <w:rPr>
          <w:sz w:val="24"/>
          <w:szCs w:val="24"/>
        </w:rPr>
        <w:t>2. Good performance (no striping. no parity).</w:t>
      </w:r>
    </w:p>
    <w:p w:rsidR="00B00A38" w:rsidRPr="000A6592" w:rsidRDefault="00B00A38" w:rsidP="00B00A38">
      <w:pPr>
        <w:rPr>
          <w:sz w:val="24"/>
          <w:szCs w:val="24"/>
        </w:rPr>
      </w:pPr>
      <w:r w:rsidRPr="000A6592">
        <w:rPr>
          <w:sz w:val="24"/>
          <w:szCs w:val="24"/>
        </w:rPr>
        <w:t>3. Excellent redundancy (as blocks are mirrored)</w:t>
      </w:r>
    </w:p>
    <w:p w:rsidR="00B00A38" w:rsidRDefault="00B00A38" w:rsidP="00B00A38">
      <w:r w:rsidRPr="00EE6F5F">
        <w:rPr>
          <w:noProof/>
        </w:rPr>
        <w:drawing>
          <wp:inline distT="0" distB="0" distL="0" distR="0" wp14:anchorId="6CFC2F96" wp14:editId="21BA75CB">
            <wp:extent cx="4495800" cy="1704975"/>
            <wp:effectExtent l="19050" t="0" r="0" b="0"/>
            <wp:docPr id="49" name="Picture 1" descr="http://static.thegeekstuff.com/wp-content/uploads/2010/07/raid-1.png"/>
            <wp:cNvGraphicFramePr/>
            <a:graphic xmlns:a="http://schemas.openxmlformats.org/drawingml/2006/main">
              <a:graphicData uri="http://schemas.openxmlformats.org/drawingml/2006/picture">
                <pic:pic xmlns:pic="http://schemas.openxmlformats.org/drawingml/2006/picture">
                  <pic:nvPicPr>
                    <pic:cNvPr id="4" name="Picture 3" descr="http://static.thegeekstuff.com/wp-content/uploads/2010/07/raid-1.png"/>
                    <pic:cNvPicPr/>
                  </pic:nvPicPr>
                  <pic:blipFill>
                    <a:blip r:embed="rId127" cstate="print"/>
                    <a:srcRect/>
                    <a:stretch>
                      <a:fillRect/>
                    </a:stretch>
                  </pic:blipFill>
                  <pic:spPr bwMode="auto">
                    <a:xfrm>
                      <a:off x="0" y="0"/>
                      <a:ext cx="4495800" cy="1704975"/>
                    </a:xfrm>
                    <a:prstGeom prst="rect">
                      <a:avLst/>
                    </a:prstGeom>
                    <a:noFill/>
                    <a:ln w="9525">
                      <a:noFill/>
                      <a:miter lim="800000"/>
                      <a:headEnd/>
                      <a:tailEnd/>
                    </a:ln>
                  </pic:spPr>
                </pic:pic>
              </a:graphicData>
            </a:graphic>
          </wp:inline>
        </w:drawing>
      </w:r>
    </w:p>
    <w:p w:rsidR="00B00A38" w:rsidRPr="00EE6F5F" w:rsidRDefault="00B00A38" w:rsidP="00B00A38"/>
    <w:p w:rsidR="00B00A38" w:rsidRPr="00B00A38" w:rsidRDefault="00B00A38" w:rsidP="00B00A38">
      <w:pPr>
        <w:rPr>
          <w:b/>
        </w:rPr>
      </w:pPr>
      <w:r w:rsidRPr="00B00A38">
        <w:rPr>
          <w:b/>
        </w:rPr>
        <w:t>3. RAID-5:</w:t>
      </w:r>
    </w:p>
    <w:p w:rsidR="00B00A38" w:rsidRPr="000A6592" w:rsidRDefault="00B00A38" w:rsidP="00B00A38">
      <w:pPr>
        <w:rPr>
          <w:sz w:val="24"/>
          <w:szCs w:val="24"/>
        </w:rPr>
      </w:pPr>
      <w:r w:rsidRPr="000A6592">
        <w:rPr>
          <w:sz w:val="24"/>
          <w:szCs w:val="24"/>
        </w:rPr>
        <w:t>1. Good performance (as blocks are striped).</w:t>
      </w:r>
    </w:p>
    <w:p w:rsidR="00B00A38" w:rsidRPr="000A6592" w:rsidRDefault="00B00A38" w:rsidP="00B00A38">
      <w:pPr>
        <w:rPr>
          <w:sz w:val="24"/>
          <w:szCs w:val="24"/>
        </w:rPr>
      </w:pPr>
      <w:r w:rsidRPr="000A6592">
        <w:rPr>
          <w:sz w:val="24"/>
          <w:szCs w:val="24"/>
        </w:rPr>
        <w:t>2. Good redundancy (distributed parity).</w:t>
      </w:r>
    </w:p>
    <w:p w:rsidR="00B00A38" w:rsidRPr="000A6592" w:rsidRDefault="00B00A38" w:rsidP="00B00A38">
      <w:pPr>
        <w:rPr>
          <w:sz w:val="24"/>
          <w:szCs w:val="24"/>
        </w:rPr>
      </w:pPr>
      <w:r w:rsidRPr="000A6592">
        <w:rPr>
          <w:sz w:val="24"/>
          <w:szCs w:val="24"/>
        </w:rPr>
        <w:t>3. Best cost effective option providing both performance and redundancy. Use this for DB that is heavily read oriented. Write operations will be slow.</w:t>
      </w:r>
    </w:p>
    <w:p w:rsidR="00B00A38" w:rsidRDefault="00B00A38" w:rsidP="00B00A38">
      <w:r w:rsidRPr="00EE6F5F">
        <w:rPr>
          <w:noProof/>
        </w:rPr>
        <w:drawing>
          <wp:inline distT="0" distB="0" distL="0" distR="0" wp14:anchorId="0945C098" wp14:editId="53FA4482">
            <wp:extent cx="5027878" cy="2028825"/>
            <wp:effectExtent l="19050" t="0" r="1322" b="0"/>
            <wp:docPr id="50" name="Picture 4" descr="http://static.thegeekstuff.com/wp-content/uploads/2010/07/raid-5.png"/>
            <wp:cNvGraphicFramePr/>
            <a:graphic xmlns:a="http://schemas.openxmlformats.org/drawingml/2006/main">
              <a:graphicData uri="http://schemas.openxmlformats.org/drawingml/2006/picture">
                <pic:pic xmlns:pic="http://schemas.openxmlformats.org/drawingml/2006/picture">
                  <pic:nvPicPr>
                    <pic:cNvPr id="4" name="Picture 3" descr="http://static.thegeekstuff.com/wp-content/uploads/2010/07/raid-5.png"/>
                    <pic:cNvPicPr/>
                  </pic:nvPicPr>
                  <pic:blipFill>
                    <a:blip r:embed="rId128" cstate="print"/>
                    <a:srcRect/>
                    <a:stretch>
                      <a:fillRect/>
                    </a:stretch>
                  </pic:blipFill>
                  <pic:spPr bwMode="auto">
                    <a:xfrm>
                      <a:off x="0" y="0"/>
                      <a:ext cx="5029200" cy="2029359"/>
                    </a:xfrm>
                    <a:prstGeom prst="rect">
                      <a:avLst/>
                    </a:prstGeom>
                    <a:noFill/>
                    <a:ln w="9525">
                      <a:noFill/>
                      <a:miter lim="800000"/>
                      <a:headEnd/>
                      <a:tailEnd/>
                    </a:ln>
                  </pic:spPr>
                </pic:pic>
              </a:graphicData>
            </a:graphic>
          </wp:inline>
        </w:drawing>
      </w:r>
    </w:p>
    <w:p w:rsidR="00B00A38" w:rsidRPr="00EE6F5F" w:rsidRDefault="00B00A38" w:rsidP="00B00A38"/>
    <w:p w:rsidR="00B00A38" w:rsidRPr="00B00A38" w:rsidRDefault="00B00A38" w:rsidP="00B00A38">
      <w:pPr>
        <w:rPr>
          <w:b/>
        </w:rPr>
      </w:pPr>
      <w:r w:rsidRPr="00B00A38">
        <w:rPr>
          <w:b/>
        </w:rPr>
        <w:t>4. RAID-10 [RAID 1 + RAID 0]:</w:t>
      </w:r>
    </w:p>
    <w:p w:rsidR="00B00A38" w:rsidRPr="000A6592" w:rsidRDefault="00B00A38" w:rsidP="00B00A38">
      <w:pPr>
        <w:rPr>
          <w:sz w:val="24"/>
          <w:szCs w:val="24"/>
        </w:rPr>
      </w:pPr>
      <w:r w:rsidRPr="000A6592">
        <w:rPr>
          <w:sz w:val="24"/>
          <w:szCs w:val="24"/>
        </w:rPr>
        <w:t>1. Minimum 4 disks.</w:t>
      </w:r>
    </w:p>
    <w:p w:rsidR="00B00A38" w:rsidRPr="000A6592" w:rsidRDefault="00B00A38" w:rsidP="00B00A38">
      <w:pPr>
        <w:rPr>
          <w:sz w:val="24"/>
          <w:szCs w:val="24"/>
        </w:rPr>
      </w:pPr>
      <w:r w:rsidRPr="000A6592">
        <w:rPr>
          <w:sz w:val="24"/>
          <w:szCs w:val="24"/>
        </w:rPr>
        <w:t>2. This is also called as “stripe of mirrors”</w:t>
      </w:r>
    </w:p>
    <w:p w:rsidR="00B00A38" w:rsidRPr="000A6592" w:rsidRDefault="00B00A38" w:rsidP="00B00A38">
      <w:pPr>
        <w:rPr>
          <w:sz w:val="24"/>
          <w:szCs w:val="24"/>
        </w:rPr>
      </w:pPr>
      <w:r w:rsidRPr="000A6592">
        <w:rPr>
          <w:sz w:val="24"/>
          <w:szCs w:val="24"/>
        </w:rPr>
        <w:t>3. Excellent redundancy (as blocks are mirrored)</w:t>
      </w:r>
    </w:p>
    <w:p w:rsidR="00B00A38" w:rsidRPr="000A6592" w:rsidRDefault="00B00A38" w:rsidP="00B00A38">
      <w:pPr>
        <w:rPr>
          <w:sz w:val="24"/>
          <w:szCs w:val="24"/>
        </w:rPr>
      </w:pPr>
      <w:r w:rsidRPr="000A6592">
        <w:rPr>
          <w:sz w:val="24"/>
          <w:szCs w:val="24"/>
        </w:rPr>
        <w:t>4. Excellent performance (as blocks are striped)</w:t>
      </w:r>
    </w:p>
    <w:p w:rsidR="00B00A38" w:rsidRPr="00EE6F5F" w:rsidRDefault="00B00A38" w:rsidP="00B00A38">
      <w:r w:rsidRPr="00EE6F5F">
        <w:rPr>
          <w:noProof/>
        </w:rPr>
        <w:drawing>
          <wp:inline distT="0" distB="0" distL="0" distR="0" wp14:anchorId="43231F65" wp14:editId="35783C4F">
            <wp:extent cx="5619750" cy="1638300"/>
            <wp:effectExtent l="19050" t="0" r="0" b="0"/>
            <wp:docPr id="51" name="Picture 5" descr="http://static.thegeekstuff.com/wp-content/uploads/2010/08/raid10.png"/>
            <wp:cNvGraphicFramePr/>
            <a:graphic xmlns:a="http://schemas.openxmlformats.org/drawingml/2006/main">
              <a:graphicData uri="http://schemas.openxmlformats.org/drawingml/2006/picture">
                <pic:pic xmlns:pic="http://schemas.openxmlformats.org/drawingml/2006/picture">
                  <pic:nvPicPr>
                    <pic:cNvPr id="4" name="Picture 3" descr="http://static.thegeekstuff.com/wp-content/uploads/2010/08/raid10.png"/>
                    <pic:cNvPicPr/>
                  </pic:nvPicPr>
                  <pic:blipFill>
                    <a:blip r:embed="rId129" cstate="print"/>
                    <a:srcRect/>
                    <a:stretch>
                      <a:fillRect/>
                    </a:stretch>
                  </pic:blipFill>
                  <pic:spPr bwMode="auto">
                    <a:xfrm>
                      <a:off x="0" y="0"/>
                      <a:ext cx="5619750" cy="1638300"/>
                    </a:xfrm>
                    <a:prstGeom prst="rect">
                      <a:avLst/>
                    </a:prstGeom>
                    <a:noFill/>
                    <a:ln w="9525">
                      <a:noFill/>
                      <a:miter lim="800000"/>
                      <a:headEnd/>
                      <a:tailEnd/>
                    </a:ln>
                  </pic:spPr>
                </pic:pic>
              </a:graphicData>
            </a:graphic>
          </wp:inline>
        </w:drawing>
      </w:r>
    </w:p>
    <w:p w:rsidR="00B00A38" w:rsidRPr="000A6592" w:rsidRDefault="00B00A38" w:rsidP="00B00A38">
      <w:pPr>
        <w:rPr>
          <w:sz w:val="24"/>
          <w:szCs w:val="24"/>
        </w:rPr>
      </w:pPr>
      <w:r w:rsidRPr="000A6592">
        <w:rPr>
          <w:sz w:val="24"/>
          <w:szCs w:val="24"/>
        </w:rPr>
        <w:t>If you can afford the dollar, this is the BEST option for any mission critical applications (especially databases)</w:t>
      </w:r>
    </w:p>
    <w:p w:rsidR="00B00A38" w:rsidRPr="000A6592" w:rsidRDefault="00B00A38" w:rsidP="00B00A38">
      <w:pPr>
        <w:rPr>
          <w:sz w:val="24"/>
          <w:szCs w:val="24"/>
        </w:rPr>
      </w:pPr>
    </w:p>
    <w:p w:rsidR="00B00A38" w:rsidRPr="000A6592" w:rsidRDefault="00B00A38" w:rsidP="00B00A38">
      <w:pPr>
        <w:rPr>
          <w:sz w:val="24"/>
          <w:szCs w:val="24"/>
        </w:rPr>
      </w:pPr>
      <w:r w:rsidRPr="000A6592">
        <w:rPr>
          <w:b/>
          <w:sz w:val="24"/>
          <w:szCs w:val="24"/>
        </w:rPr>
        <w:t>Note:</w:t>
      </w:r>
      <w:r w:rsidRPr="000A6592">
        <w:rPr>
          <w:sz w:val="24"/>
          <w:szCs w:val="24"/>
        </w:rPr>
        <w:t xml:space="preserve"> From disk management you can find whether RAID is configured or not by using "if any </w:t>
      </w:r>
      <w:r w:rsidR="009F3300" w:rsidRPr="000A6592">
        <w:rPr>
          <w:sz w:val="24"/>
          <w:szCs w:val="24"/>
        </w:rPr>
        <w:t>2 or</w:t>
      </w:r>
      <w:r w:rsidRPr="000A6592">
        <w:rPr>
          <w:sz w:val="24"/>
          <w:szCs w:val="24"/>
        </w:rPr>
        <w:t xml:space="preserve"> 3 disks letter having </w:t>
      </w:r>
      <w:r w:rsidR="009F3300" w:rsidRPr="000A6592">
        <w:rPr>
          <w:sz w:val="24"/>
          <w:szCs w:val="24"/>
        </w:rPr>
        <w:t>same  ...That</w:t>
      </w:r>
      <w:r w:rsidRPr="000A6592">
        <w:rPr>
          <w:sz w:val="24"/>
          <w:szCs w:val="24"/>
        </w:rPr>
        <w:t xml:space="preserve"> mean raid implemented" </w:t>
      </w:r>
    </w:p>
    <w:p w:rsidR="00B00A38" w:rsidRPr="000A6592" w:rsidRDefault="00B00A38" w:rsidP="00B00A38">
      <w:pPr>
        <w:rPr>
          <w:sz w:val="24"/>
          <w:szCs w:val="24"/>
        </w:rPr>
      </w:pPr>
      <w:r w:rsidRPr="000A6592">
        <w:rPr>
          <w:sz w:val="24"/>
          <w:szCs w:val="24"/>
        </w:rPr>
        <w:t>You can configure any RAID from disk management...</w:t>
      </w:r>
    </w:p>
    <w:p w:rsidR="00CB7BE9" w:rsidRDefault="00CB7BE9" w:rsidP="00B00A38">
      <w:pPr>
        <w:rPr>
          <w:b/>
          <w:sz w:val="24"/>
          <w:szCs w:val="24"/>
        </w:rPr>
      </w:pPr>
    </w:p>
    <w:p w:rsidR="00CB7BE9" w:rsidRDefault="00CB7BE9" w:rsidP="00CB7BE9">
      <w:pPr>
        <w:pStyle w:val="ListParagraph"/>
        <w:spacing w:after="160" w:line="259" w:lineRule="auto"/>
        <w:jc w:val="center"/>
        <w:rPr>
          <w:rFonts w:cs="Times New Roman"/>
          <w:b/>
          <w:color w:val="C00000"/>
          <w:sz w:val="24"/>
          <w:szCs w:val="24"/>
        </w:rPr>
      </w:pPr>
      <w:r w:rsidRPr="00CB7BE9">
        <w:rPr>
          <w:b/>
          <w:color w:val="C00000"/>
          <w:sz w:val="24"/>
          <w:szCs w:val="24"/>
        </w:rPr>
        <w:t xml:space="preserve">TEMPDB </w:t>
      </w:r>
      <w:r w:rsidRPr="00CB7BE9">
        <w:rPr>
          <w:rFonts w:cs="Times New Roman"/>
          <w:b/>
          <w:color w:val="C00000"/>
          <w:sz w:val="24"/>
          <w:szCs w:val="24"/>
        </w:rPr>
        <w:t>ARCHITECTURE</w:t>
      </w:r>
    </w:p>
    <w:p w:rsidR="00CB7BE9" w:rsidRPr="00CB7BE9" w:rsidRDefault="00CB7BE9" w:rsidP="00CB7BE9">
      <w:pPr>
        <w:pStyle w:val="ListParagraph"/>
        <w:spacing w:after="160" w:line="259" w:lineRule="auto"/>
        <w:rPr>
          <w:rFonts w:cs="Times New Roman"/>
          <w:sz w:val="24"/>
          <w:szCs w:val="24"/>
        </w:rPr>
      </w:pPr>
    </w:p>
    <w:p w:rsidR="00CB7BE9" w:rsidRDefault="006E79D6" w:rsidP="006E79D6">
      <w:pPr>
        <w:rPr>
          <w:b/>
          <w:sz w:val="24"/>
          <w:szCs w:val="24"/>
        </w:rPr>
      </w:pPr>
      <w:r w:rsidRPr="006E79D6">
        <w:rPr>
          <w:b/>
          <w:sz w:val="24"/>
          <w:szCs w:val="24"/>
        </w:rPr>
        <w:t>What is Stored in Tempdb?</w:t>
      </w:r>
    </w:p>
    <w:p w:rsidR="006E79D6" w:rsidRPr="006E79D6" w:rsidRDefault="006E79D6" w:rsidP="006E79D6">
      <w:pPr>
        <w:rPr>
          <w:sz w:val="24"/>
          <w:szCs w:val="24"/>
        </w:rPr>
      </w:pPr>
      <w:r w:rsidRPr="006E79D6">
        <w:rPr>
          <w:sz w:val="24"/>
          <w:szCs w:val="24"/>
        </w:rPr>
        <w:t>Tempdb is used to store three different categories of temporary data:</w:t>
      </w:r>
    </w:p>
    <w:p w:rsidR="006E79D6" w:rsidRPr="006E79D6" w:rsidRDefault="006E79D6" w:rsidP="006E79D6">
      <w:pPr>
        <w:rPr>
          <w:b/>
          <w:sz w:val="24"/>
          <w:szCs w:val="24"/>
        </w:rPr>
      </w:pPr>
      <w:r w:rsidRPr="006E79D6">
        <w:rPr>
          <w:b/>
          <w:sz w:val="24"/>
          <w:szCs w:val="24"/>
        </w:rPr>
        <w:t>– User Objects</w:t>
      </w:r>
    </w:p>
    <w:p w:rsidR="006E79D6" w:rsidRPr="006E79D6" w:rsidRDefault="006E79D6" w:rsidP="006E79D6">
      <w:pPr>
        <w:rPr>
          <w:b/>
          <w:sz w:val="24"/>
          <w:szCs w:val="24"/>
        </w:rPr>
      </w:pPr>
      <w:r w:rsidRPr="006E79D6">
        <w:rPr>
          <w:b/>
          <w:sz w:val="24"/>
          <w:szCs w:val="24"/>
        </w:rPr>
        <w:t>– Internal Objects</w:t>
      </w:r>
    </w:p>
    <w:p w:rsidR="006E79D6" w:rsidRDefault="006E79D6" w:rsidP="006E79D6">
      <w:pPr>
        <w:rPr>
          <w:b/>
          <w:sz w:val="24"/>
          <w:szCs w:val="24"/>
        </w:rPr>
      </w:pPr>
      <w:r w:rsidRPr="006E79D6">
        <w:rPr>
          <w:b/>
          <w:sz w:val="24"/>
          <w:szCs w:val="24"/>
        </w:rPr>
        <w:t>– Version Stores</w:t>
      </w:r>
    </w:p>
    <w:p w:rsidR="006E79D6" w:rsidRDefault="006E79D6" w:rsidP="006E79D6">
      <w:pPr>
        <w:rPr>
          <w:b/>
          <w:sz w:val="24"/>
          <w:szCs w:val="24"/>
        </w:rPr>
      </w:pPr>
    </w:p>
    <w:p w:rsidR="006E79D6" w:rsidRPr="006E79D6" w:rsidRDefault="006E79D6" w:rsidP="006E79D6">
      <w:pPr>
        <w:rPr>
          <w:b/>
          <w:sz w:val="24"/>
          <w:szCs w:val="24"/>
        </w:rPr>
      </w:pPr>
      <w:r w:rsidRPr="006E79D6">
        <w:rPr>
          <w:b/>
          <w:sz w:val="24"/>
          <w:szCs w:val="24"/>
        </w:rPr>
        <w:t>User Objects</w:t>
      </w:r>
      <w:r>
        <w:rPr>
          <w:b/>
          <w:sz w:val="24"/>
          <w:szCs w:val="24"/>
        </w:rPr>
        <w:t>:</w:t>
      </w:r>
    </w:p>
    <w:p w:rsidR="006E79D6" w:rsidRPr="006E79D6" w:rsidRDefault="006E79D6" w:rsidP="006E79D6">
      <w:pPr>
        <w:rPr>
          <w:sz w:val="24"/>
          <w:szCs w:val="24"/>
        </w:rPr>
      </w:pPr>
      <w:r w:rsidRPr="006E79D6">
        <w:rPr>
          <w:sz w:val="24"/>
          <w:szCs w:val="24"/>
        </w:rPr>
        <w:t>• Local and global temporary tables and indexes</w:t>
      </w:r>
    </w:p>
    <w:p w:rsidR="006E79D6" w:rsidRPr="006E79D6" w:rsidRDefault="006E79D6" w:rsidP="006E79D6">
      <w:pPr>
        <w:rPr>
          <w:sz w:val="24"/>
          <w:szCs w:val="24"/>
        </w:rPr>
      </w:pPr>
      <w:r w:rsidRPr="006E79D6">
        <w:rPr>
          <w:sz w:val="24"/>
          <w:szCs w:val="24"/>
        </w:rPr>
        <w:t>• User-defined tables and indexes</w:t>
      </w:r>
    </w:p>
    <w:p w:rsidR="006E79D6" w:rsidRPr="006E79D6" w:rsidRDefault="006E79D6" w:rsidP="006E79D6">
      <w:pPr>
        <w:rPr>
          <w:sz w:val="24"/>
          <w:szCs w:val="24"/>
        </w:rPr>
      </w:pPr>
      <w:r w:rsidRPr="006E79D6">
        <w:rPr>
          <w:sz w:val="24"/>
          <w:szCs w:val="24"/>
        </w:rPr>
        <w:t>• Table variables</w:t>
      </w:r>
    </w:p>
    <w:p w:rsidR="006E79D6" w:rsidRDefault="006E79D6" w:rsidP="006E79D6">
      <w:pPr>
        <w:rPr>
          <w:sz w:val="24"/>
          <w:szCs w:val="24"/>
        </w:rPr>
      </w:pPr>
      <w:r w:rsidRPr="006E79D6">
        <w:rPr>
          <w:sz w:val="24"/>
          <w:szCs w:val="24"/>
        </w:rPr>
        <w:t>• Tables returned in table-valued functions</w:t>
      </w:r>
    </w:p>
    <w:p w:rsidR="006E79D6" w:rsidRPr="006E79D6" w:rsidRDefault="006E79D6" w:rsidP="006E79D6">
      <w:pPr>
        <w:rPr>
          <w:sz w:val="24"/>
          <w:szCs w:val="24"/>
        </w:rPr>
      </w:pPr>
      <w:r w:rsidRPr="006E79D6">
        <w:rPr>
          <w:b/>
          <w:sz w:val="24"/>
          <w:szCs w:val="24"/>
        </w:rPr>
        <w:t>Note:</w:t>
      </w:r>
      <w:r w:rsidRPr="006E79D6">
        <w:rPr>
          <w:sz w:val="24"/>
          <w:szCs w:val="24"/>
        </w:rPr>
        <w:t xml:space="preserve"> These lists are not designed to be all inclusive.</w:t>
      </w:r>
    </w:p>
    <w:p w:rsidR="006E79D6" w:rsidRDefault="006E79D6" w:rsidP="006E79D6">
      <w:pPr>
        <w:rPr>
          <w:sz w:val="24"/>
          <w:szCs w:val="24"/>
        </w:rPr>
      </w:pPr>
    </w:p>
    <w:p w:rsidR="006E79D6" w:rsidRDefault="006E79D6" w:rsidP="006E79D6">
      <w:pPr>
        <w:rPr>
          <w:b/>
          <w:sz w:val="24"/>
          <w:szCs w:val="24"/>
        </w:rPr>
      </w:pPr>
      <w:r w:rsidRPr="006E79D6">
        <w:rPr>
          <w:b/>
          <w:sz w:val="24"/>
          <w:szCs w:val="24"/>
        </w:rPr>
        <w:t>Internal Objects:</w:t>
      </w:r>
    </w:p>
    <w:p w:rsidR="006E79D6" w:rsidRPr="006E79D6" w:rsidRDefault="006E79D6" w:rsidP="006E79D6">
      <w:pPr>
        <w:rPr>
          <w:sz w:val="24"/>
          <w:szCs w:val="24"/>
        </w:rPr>
      </w:pPr>
      <w:r w:rsidRPr="006E79D6">
        <w:rPr>
          <w:sz w:val="24"/>
          <w:szCs w:val="24"/>
        </w:rPr>
        <w:t>• Work tables for DBCC CHECKDB and DBCC CHECKTABLE.</w:t>
      </w:r>
    </w:p>
    <w:p w:rsidR="006E79D6" w:rsidRPr="006E79D6" w:rsidRDefault="006E79D6" w:rsidP="006E79D6">
      <w:pPr>
        <w:rPr>
          <w:sz w:val="24"/>
          <w:szCs w:val="24"/>
        </w:rPr>
      </w:pPr>
      <w:r w:rsidRPr="006E79D6">
        <w:rPr>
          <w:sz w:val="24"/>
          <w:szCs w:val="24"/>
        </w:rPr>
        <w:t>• Work tables for has</w:t>
      </w:r>
      <w:r>
        <w:rPr>
          <w:sz w:val="24"/>
          <w:szCs w:val="24"/>
        </w:rPr>
        <w:t xml:space="preserve">h operations, such as joins and </w:t>
      </w:r>
      <w:r w:rsidRPr="006E79D6">
        <w:rPr>
          <w:sz w:val="24"/>
          <w:szCs w:val="24"/>
        </w:rPr>
        <w:t>aggregations.</w:t>
      </w:r>
    </w:p>
    <w:p w:rsidR="006E79D6" w:rsidRPr="006E79D6" w:rsidRDefault="006E79D6" w:rsidP="006E79D6">
      <w:pPr>
        <w:rPr>
          <w:sz w:val="24"/>
          <w:szCs w:val="24"/>
        </w:rPr>
      </w:pPr>
      <w:r w:rsidRPr="006E79D6">
        <w:rPr>
          <w:sz w:val="24"/>
          <w:szCs w:val="24"/>
        </w:rPr>
        <w:t>• Work tables for processing static or keyset cursors.</w:t>
      </w:r>
    </w:p>
    <w:p w:rsidR="006E79D6" w:rsidRPr="006E79D6" w:rsidRDefault="006E79D6" w:rsidP="006E79D6">
      <w:pPr>
        <w:rPr>
          <w:sz w:val="24"/>
          <w:szCs w:val="24"/>
        </w:rPr>
      </w:pPr>
      <w:r w:rsidRPr="006E79D6">
        <w:rPr>
          <w:sz w:val="24"/>
          <w:szCs w:val="24"/>
        </w:rPr>
        <w:t>• Work tables for processing Service Broker objects.</w:t>
      </w:r>
    </w:p>
    <w:p w:rsidR="006E79D6" w:rsidRPr="006E79D6" w:rsidRDefault="006E79D6" w:rsidP="006E79D6">
      <w:pPr>
        <w:rPr>
          <w:sz w:val="24"/>
          <w:szCs w:val="24"/>
        </w:rPr>
      </w:pPr>
      <w:r w:rsidRPr="006E79D6">
        <w:rPr>
          <w:sz w:val="24"/>
          <w:szCs w:val="24"/>
        </w:rPr>
        <w:t>• Work files needed for many</w:t>
      </w:r>
      <w:r>
        <w:rPr>
          <w:sz w:val="24"/>
          <w:szCs w:val="24"/>
        </w:rPr>
        <w:t xml:space="preserve"> GROUP BY, ORDER BY, UNION, and </w:t>
      </w:r>
      <w:r w:rsidRPr="006E79D6">
        <w:rPr>
          <w:sz w:val="24"/>
          <w:szCs w:val="24"/>
        </w:rPr>
        <w:t>SELECT DISTINCT operations.</w:t>
      </w:r>
    </w:p>
    <w:p w:rsidR="006E79D6" w:rsidRPr="006E79D6" w:rsidRDefault="006E79D6" w:rsidP="006E79D6">
      <w:pPr>
        <w:rPr>
          <w:sz w:val="24"/>
          <w:szCs w:val="24"/>
        </w:rPr>
      </w:pPr>
      <w:r w:rsidRPr="006E79D6">
        <w:rPr>
          <w:sz w:val="24"/>
          <w:szCs w:val="24"/>
        </w:rPr>
        <w:t>• Work files for sorts that res</w:t>
      </w:r>
      <w:r>
        <w:rPr>
          <w:sz w:val="24"/>
          <w:szCs w:val="24"/>
        </w:rPr>
        <w:t xml:space="preserve">ult from creating or rebuilding </w:t>
      </w:r>
      <w:r w:rsidRPr="006E79D6">
        <w:rPr>
          <w:sz w:val="24"/>
          <w:szCs w:val="24"/>
        </w:rPr>
        <w:t>indexes (SORT_IN_TEMPDB).</w:t>
      </w:r>
    </w:p>
    <w:p w:rsidR="006E79D6" w:rsidRDefault="006E79D6" w:rsidP="006E79D6">
      <w:pPr>
        <w:rPr>
          <w:sz w:val="24"/>
          <w:szCs w:val="24"/>
        </w:rPr>
      </w:pPr>
      <w:r w:rsidRPr="006E79D6">
        <w:rPr>
          <w:sz w:val="24"/>
          <w:szCs w:val="24"/>
        </w:rPr>
        <w:t>• Storing temporary large</w:t>
      </w:r>
      <w:r>
        <w:rPr>
          <w:sz w:val="24"/>
          <w:szCs w:val="24"/>
        </w:rPr>
        <w:t xml:space="preserve"> objects (LOBs) as variables or </w:t>
      </w:r>
      <w:r w:rsidRPr="006E79D6">
        <w:rPr>
          <w:sz w:val="24"/>
          <w:szCs w:val="24"/>
        </w:rPr>
        <w:t>par</w:t>
      </w:r>
      <w:r>
        <w:rPr>
          <w:sz w:val="24"/>
          <w:szCs w:val="24"/>
        </w:rPr>
        <w:t xml:space="preserve">ameters (if they won’t fit into </w:t>
      </w:r>
      <w:r w:rsidRPr="006E79D6">
        <w:rPr>
          <w:sz w:val="24"/>
          <w:szCs w:val="24"/>
        </w:rPr>
        <w:t>memory).</w:t>
      </w:r>
    </w:p>
    <w:p w:rsidR="006E79D6" w:rsidRDefault="006E79D6" w:rsidP="006E79D6">
      <w:pPr>
        <w:rPr>
          <w:sz w:val="24"/>
          <w:szCs w:val="24"/>
        </w:rPr>
      </w:pPr>
    </w:p>
    <w:p w:rsidR="006E79D6" w:rsidRPr="00EE4CC7" w:rsidRDefault="006E79D6" w:rsidP="006E79D6">
      <w:pPr>
        <w:rPr>
          <w:b/>
          <w:sz w:val="24"/>
          <w:szCs w:val="24"/>
        </w:rPr>
      </w:pPr>
      <w:r w:rsidRPr="00EE4CC7">
        <w:rPr>
          <w:b/>
          <w:sz w:val="24"/>
          <w:szCs w:val="24"/>
        </w:rPr>
        <w:t>Version Stores</w:t>
      </w:r>
      <w:r w:rsidR="00EE4CC7">
        <w:rPr>
          <w:b/>
          <w:sz w:val="24"/>
          <w:szCs w:val="24"/>
        </w:rPr>
        <w:t>:</w:t>
      </w:r>
    </w:p>
    <w:p w:rsidR="006E79D6" w:rsidRPr="006E79D6" w:rsidRDefault="006E79D6" w:rsidP="006E79D6">
      <w:pPr>
        <w:rPr>
          <w:sz w:val="24"/>
          <w:szCs w:val="24"/>
        </w:rPr>
      </w:pPr>
      <w:r w:rsidRPr="006E79D6">
        <w:rPr>
          <w:sz w:val="24"/>
          <w:szCs w:val="24"/>
        </w:rPr>
        <w:t>• The version store is a collection of pages used to store row level</w:t>
      </w:r>
      <w:r>
        <w:rPr>
          <w:sz w:val="24"/>
          <w:szCs w:val="24"/>
        </w:rPr>
        <w:t xml:space="preserve"> </w:t>
      </w:r>
      <w:r w:rsidRPr="006E79D6">
        <w:rPr>
          <w:sz w:val="24"/>
          <w:szCs w:val="24"/>
        </w:rPr>
        <w:t>versioning of data.</w:t>
      </w:r>
    </w:p>
    <w:p w:rsidR="006E79D6" w:rsidRPr="006E79D6" w:rsidRDefault="006E79D6" w:rsidP="006E79D6">
      <w:pPr>
        <w:rPr>
          <w:sz w:val="24"/>
          <w:szCs w:val="24"/>
        </w:rPr>
      </w:pPr>
      <w:r w:rsidRPr="006E79D6">
        <w:rPr>
          <w:sz w:val="24"/>
          <w:szCs w:val="24"/>
        </w:rPr>
        <w:t>• There are two types of version stores:</w:t>
      </w:r>
    </w:p>
    <w:p w:rsidR="006E79D6" w:rsidRPr="006E79D6" w:rsidRDefault="006E79D6" w:rsidP="006E79D6">
      <w:pPr>
        <w:rPr>
          <w:sz w:val="24"/>
          <w:szCs w:val="24"/>
        </w:rPr>
      </w:pPr>
      <w:r w:rsidRPr="006E79D6">
        <w:rPr>
          <w:b/>
          <w:sz w:val="24"/>
          <w:szCs w:val="24"/>
        </w:rPr>
        <w:t>1. Common Version Store:</w:t>
      </w:r>
      <w:r w:rsidRPr="006E79D6">
        <w:rPr>
          <w:sz w:val="24"/>
          <w:szCs w:val="24"/>
        </w:rPr>
        <w:t xml:space="preserve"> Used when:</w:t>
      </w:r>
    </w:p>
    <w:p w:rsidR="006E79D6" w:rsidRPr="006E79D6" w:rsidRDefault="006E79D6" w:rsidP="006E79D6">
      <w:pPr>
        <w:rPr>
          <w:sz w:val="24"/>
          <w:szCs w:val="24"/>
        </w:rPr>
      </w:pPr>
      <w:r w:rsidRPr="006E79D6">
        <w:rPr>
          <w:sz w:val="24"/>
          <w:szCs w:val="24"/>
        </w:rPr>
        <w:t>– Building the inserted and deleted tables in after triggers.</w:t>
      </w:r>
    </w:p>
    <w:p w:rsidR="006E79D6" w:rsidRPr="006E79D6" w:rsidRDefault="006E79D6" w:rsidP="006E79D6">
      <w:pPr>
        <w:rPr>
          <w:b/>
          <w:sz w:val="24"/>
          <w:szCs w:val="24"/>
        </w:rPr>
      </w:pPr>
      <w:r w:rsidRPr="006E79D6">
        <w:rPr>
          <w:sz w:val="24"/>
          <w:szCs w:val="24"/>
        </w:rPr>
        <w:t>– When DML is executed agains</w:t>
      </w:r>
      <w:r>
        <w:rPr>
          <w:sz w:val="24"/>
          <w:szCs w:val="24"/>
        </w:rPr>
        <w:t xml:space="preserve">t a database using </w:t>
      </w:r>
      <w:r w:rsidRPr="006E79D6">
        <w:rPr>
          <w:b/>
          <w:sz w:val="24"/>
          <w:szCs w:val="24"/>
        </w:rPr>
        <w:t>snapshot transactions</w:t>
      </w:r>
      <w:r w:rsidRPr="006E79D6">
        <w:rPr>
          <w:sz w:val="24"/>
          <w:szCs w:val="24"/>
        </w:rPr>
        <w:t xml:space="preserve"> or </w:t>
      </w:r>
      <w:r w:rsidRPr="006E79D6">
        <w:rPr>
          <w:b/>
          <w:sz w:val="24"/>
          <w:szCs w:val="24"/>
        </w:rPr>
        <w:t>read-committed row versioning isolation levels.</w:t>
      </w:r>
    </w:p>
    <w:p w:rsidR="006E79D6" w:rsidRPr="006E79D6" w:rsidRDefault="006E79D6" w:rsidP="006E79D6">
      <w:pPr>
        <w:rPr>
          <w:sz w:val="24"/>
          <w:szCs w:val="24"/>
        </w:rPr>
      </w:pPr>
      <w:r w:rsidRPr="006E79D6">
        <w:rPr>
          <w:sz w:val="24"/>
          <w:szCs w:val="24"/>
        </w:rPr>
        <w:t>– When multiple active result sets (MARS) are used.</w:t>
      </w:r>
    </w:p>
    <w:p w:rsidR="006E79D6" w:rsidRDefault="006E79D6" w:rsidP="006E79D6">
      <w:pPr>
        <w:rPr>
          <w:sz w:val="24"/>
          <w:szCs w:val="24"/>
        </w:rPr>
      </w:pPr>
      <w:r w:rsidRPr="006E79D6">
        <w:rPr>
          <w:b/>
          <w:sz w:val="24"/>
          <w:szCs w:val="24"/>
        </w:rPr>
        <w:t>2. Online-Index-Build Version Store:</w:t>
      </w:r>
      <w:r w:rsidRPr="006E79D6">
        <w:rPr>
          <w:sz w:val="24"/>
          <w:szCs w:val="24"/>
        </w:rPr>
        <w:t xml:space="preserve"> Used for online index builds or rebuilds. EE edition only.</w:t>
      </w:r>
    </w:p>
    <w:p w:rsidR="00952129" w:rsidRDefault="00952129" w:rsidP="006E79D6">
      <w:pPr>
        <w:rPr>
          <w:sz w:val="24"/>
          <w:szCs w:val="24"/>
        </w:rPr>
      </w:pPr>
    </w:p>
    <w:p w:rsidR="00EE4CC7" w:rsidRDefault="00EE4CC7" w:rsidP="006E79D6">
      <w:pPr>
        <w:rPr>
          <w:b/>
          <w:sz w:val="24"/>
          <w:szCs w:val="24"/>
        </w:rPr>
      </w:pPr>
      <w:r w:rsidRPr="00EE4CC7">
        <w:rPr>
          <w:b/>
          <w:sz w:val="24"/>
          <w:szCs w:val="24"/>
        </w:rPr>
        <w:t xml:space="preserve">Tempdb doesn’t act as </w:t>
      </w:r>
      <w:r w:rsidR="00952129">
        <w:rPr>
          <w:b/>
          <w:sz w:val="24"/>
          <w:szCs w:val="24"/>
        </w:rPr>
        <w:t>an</w:t>
      </w:r>
      <w:r w:rsidRPr="00EE4CC7">
        <w:rPr>
          <w:b/>
          <w:sz w:val="24"/>
          <w:szCs w:val="24"/>
        </w:rPr>
        <w:t xml:space="preserve"> other databases:</w:t>
      </w:r>
    </w:p>
    <w:p w:rsidR="00EE4CC7" w:rsidRPr="00952129" w:rsidRDefault="00EE4CC7" w:rsidP="00E61408">
      <w:pPr>
        <w:pStyle w:val="ListParagraph"/>
        <w:numPr>
          <w:ilvl w:val="0"/>
          <w:numId w:val="73"/>
        </w:numPr>
        <w:rPr>
          <w:sz w:val="24"/>
          <w:szCs w:val="24"/>
        </w:rPr>
      </w:pPr>
      <w:r w:rsidRPr="00952129">
        <w:rPr>
          <w:sz w:val="24"/>
          <w:szCs w:val="24"/>
        </w:rPr>
        <w:t>Tempdb only uses simply recovery model.</w:t>
      </w:r>
    </w:p>
    <w:p w:rsidR="00EE4CC7" w:rsidRPr="00952129" w:rsidRDefault="00EE4CC7" w:rsidP="00E61408">
      <w:pPr>
        <w:pStyle w:val="ListParagraph"/>
        <w:numPr>
          <w:ilvl w:val="0"/>
          <w:numId w:val="73"/>
        </w:numPr>
        <w:rPr>
          <w:sz w:val="24"/>
          <w:szCs w:val="24"/>
        </w:rPr>
      </w:pPr>
      <w:r w:rsidRPr="00952129">
        <w:rPr>
          <w:sz w:val="24"/>
          <w:szCs w:val="24"/>
        </w:rPr>
        <w:t>Manydb options not be able to change.</w:t>
      </w:r>
    </w:p>
    <w:p w:rsidR="00EE4CC7" w:rsidRPr="00952129" w:rsidRDefault="00EE4CC7" w:rsidP="00E61408">
      <w:pPr>
        <w:pStyle w:val="ListParagraph"/>
        <w:numPr>
          <w:ilvl w:val="0"/>
          <w:numId w:val="73"/>
        </w:numPr>
        <w:rPr>
          <w:sz w:val="24"/>
          <w:szCs w:val="24"/>
        </w:rPr>
      </w:pPr>
      <w:r w:rsidRPr="00952129">
        <w:rPr>
          <w:sz w:val="24"/>
          <w:szCs w:val="24"/>
        </w:rPr>
        <w:t>Tempdb may not be dropped, attached or detached.</w:t>
      </w:r>
    </w:p>
    <w:p w:rsidR="00EE4CC7" w:rsidRDefault="00EE4CC7" w:rsidP="00E61408">
      <w:pPr>
        <w:pStyle w:val="ListParagraph"/>
        <w:numPr>
          <w:ilvl w:val="0"/>
          <w:numId w:val="73"/>
        </w:numPr>
        <w:rPr>
          <w:sz w:val="24"/>
          <w:szCs w:val="24"/>
        </w:rPr>
      </w:pPr>
      <w:r w:rsidRPr="00952129">
        <w:rPr>
          <w:sz w:val="24"/>
          <w:szCs w:val="24"/>
        </w:rPr>
        <w:t>Tempdb may not backed up, restore</w:t>
      </w:r>
      <w:r w:rsidR="00952129" w:rsidRPr="00952129">
        <w:rPr>
          <w:sz w:val="24"/>
          <w:szCs w:val="24"/>
        </w:rPr>
        <w:t>, can’t implement any HA options.</w:t>
      </w:r>
    </w:p>
    <w:p w:rsidR="00952129" w:rsidRDefault="00952129" w:rsidP="00952129">
      <w:pPr>
        <w:pStyle w:val="ListParagraph"/>
        <w:rPr>
          <w:sz w:val="24"/>
          <w:szCs w:val="24"/>
        </w:rPr>
      </w:pPr>
    </w:p>
    <w:p w:rsidR="00952129" w:rsidRPr="00952129" w:rsidRDefault="00952129" w:rsidP="00952129">
      <w:pPr>
        <w:rPr>
          <w:b/>
          <w:sz w:val="24"/>
          <w:szCs w:val="24"/>
        </w:rPr>
      </w:pPr>
      <w:r w:rsidRPr="00952129">
        <w:rPr>
          <w:b/>
          <w:sz w:val="24"/>
          <w:szCs w:val="24"/>
        </w:rPr>
        <w:t>Types of Tempdb Problems</w:t>
      </w:r>
      <w:r>
        <w:rPr>
          <w:b/>
          <w:sz w:val="24"/>
          <w:szCs w:val="24"/>
        </w:rPr>
        <w:t>:</w:t>
      </w:r>
    </w:p>
    <w:p w:rsidR="00952129" w:rsidRPr="00952129" w:rsidRDefault="00952129" w:rsidP="00952129">
      <w:pPr>
        <w:rPr>
          <w:sz w:val="24"/>
          <w:szCs w:val="24"/>
        </w:rPr>
      </w:pPr>
      <w:r w:rsidRPr="00952129">
        <w:rPr>
          <w:sz w:val="24"/>
          <w:szCs w:val="24"/>
        </w:rPr>
        <w:t>• Generally, there a</w:t>
      </w:r>
      <w:r>
        <w:rPr>
          <w:sz w:val="24"/>
          <w:szCs w:val="24"/>
        </w:rPr>
        <w:t xml:space="preserve">re three major problems you run </w:t>
      </w:r>
      <w:r w:rsidRPr="00952129">
        <w:rPr>
          <w:sz w:val="24"/>
          <w:szCs w:val="24"/>
        </w:rPr>
        <w:t>into with Tempdb:</w:t>
      </w:r>
    </w:p>
    <w:p w:rsidR="00952129" w:rsidRPr="00952129" w:rsidRDefault="00952129" w:rsidP="00952129">
      <w:pPr>
        <w:rPr>
          <w:sz w:val="24"/>
          <w:szCs w:val="24"/>
        </w:rPr>
      </w:pPr>
      <w:r w:rsidRPr="00952129">
        <w:rPr>
          <w:sz w:val="24"/>
          <w:szCs w:val="24"/>
        </w:rPr>
        <w:t>1. Tempdb is experiencing an I/O bottleneck, hurting server performance.</w:t>
      </w:r>
    </w:p>
    <w:p w:rsidR="00952129" w:rsidRPr="00952129" w:rsidRDefault="00952129" w:rsidP="00952129">
      <w:pPr>
        <w:rPr>
          <w:sz w:val="24"/>
          <w:szCs w:val="24"/>
        </w:rPr>
      </w:pPr>
      <w:r w:rsidRPr="00952129">
        <w:rPr>
          <w:sz w:val="24"/>
          <w:szCs w:val="24"/>
        </w:rPr>
        <w:t>2. Tempdb is experiencing DDL and/or a</w:t>
      </w:r>
      <w:r>
        <w:rPr>
          <w:sz w:val="24"/>
          <w:szCs w:val="24"/>
        </w:rPr>
        <w:t xml:space="preserve">llocation contention on various </w:t>
      </w:r>
      <w:r w:rsidRPr="00952129">
        <w:rPr>
          <w:sz w:val="24"/>
          <w:szCs w:val="24"/>
        </w:rPr>
        <w:t xml:space="preserve">global allocation structures (metadata </w:t>
      </w:r>
      <w:r>
        <w:rPr>
          <w:sz w:val="24"/>
          <w:szCs w:val="24"/>
        </w:rPr>
        <w:t xml:space="preserve">pages) as temporary objects are </w:t>
      </w:r>
      <w:r w:rsidRPr="00952129">
        <w:rPr>
          <w:sz w:val="24"/>
          <w:szCs w:val="24"/>
        </w:rPr>
        <w:t>being created, populated, and d</w:t>
      </w:r>
      <w:r>
        <w:rPr>
          <w:sz w:val="24"/>
          <w:szCs w:val="24"/>
        </w:rPr>
        <w:t xml:space="preserve">ropped. E.G. Any space-changing </w:t>
      </w:r>
      <w:r w:rsidRPr="00952129">
        <w:rPr>
          <w:sz w:val="24"/>
          <w:szCs w:val="24"/>
        </w:rPr>
        <w:t xml:space="preserve">operation (such as INSERT) acquires a </w:t>
      </w:r>
      <w:r>
        <w:rPr>
          <w:sz w:val="24"/>
          <w:szCs w:val="24"/>
        </w:rPr>
        <w:t xml:space="preserve">latch on PFS, SGAM or GAM pages </w:t>
      </w:r>
      <w:r w:rsidRPr="00952129">
        <w:rPr>
          <w:sz w:val="24"/>
          <w:szCs w:val="24"/>
        </w:rPr>
        <w:t xml:space="preserve">to update space allocation metadata. A </w:t>
      </w:r>
      <w:r>
        <w:rPr>
          <w:sz w:val="24"/>
          <w:szCs w:val="24"/>
        </w:rPr>
        <w:t xml:space="preserve">large number of such operations </w:t>
      </w:r>
      <w:r w:rsidRPr="00952129">
        <w:rPr>
          <w:sz w:val="24"/>
          <w:szCs w:val="24"/>
        </w:rPr>
        <w:t>can cause excessive waits while l</w:t>
      </w:r>
      <w:r>
        <w:rPr>
          <w:sz w:val="24"/>
          <w:szCs w:val="24"/>
        </w:rPr>
        <w:t xml:space="preserve">atches are acquired, creating a </w:t>
      </w:r>
      <w:r w:rsidRPr="00952129">
        <w:rPr>
          <w:sz w:val="24"/>
          <w:szCs w:val="24"/>
        </w:rPr>
        <w:t>bottleneck, and hurting performance.</w:t>
      </w:r>
    </w:p>
    <w:p w:rsidR="00952129" w:rsidRPr="00952129" w:rsidRDefault="00952129" w:rsidP="00952129">
      <w:pPr>
        <w:rPr>
          <w:sz w:val="24"/>
          <w:szCs w:val="24"/>
        </w:rPr>
      </w:pPr>
      <w:r w:rsidRPr="00952129">
        <w:rPr>
          <w:sz w:val="24"/>
          <w:szCs w:val="24"/>
        </w:rPr>
        <w:t>3. Tempdb has run out of space.</w:t>
      </w:r>
    </w:p>
    <w:p w:rsidR="00952129" w:rsidRDefault="00952129" w:rsidP="00952129">
      <w:pPr>
        <w:rPr>
          <w:sz w:val="24"/>
          <w:szCs w:val="24"/>
        </w:rPr>
      </w:pPr>
    </w:p>
    <w:p w:rsidR="00952129" w:rsidRDefault="00952129" w:rsidP="00952129">
      <w:pPr>
        <w:rPr>
          <w:sz w:val="24"/>
          <w:szCs w:val="24"/>
        </w:rPr>
      </w:pPr>
    </w:p>
    <w:p w:rsidR="00952129" w:rsidRDefault="00686F19" w:rsidP="00952129">
      <w:pPr>
        <w:rPr>
          <w:b/>
          <w:sz w:val="24"/>
          <w:szCs w:val="24"/>
        </w:rPr>
      </w:pPr>
      <w:r w:rsidRPr="00952129">
        <w:rPr>
          <w:b/>
          <w:sz w:val="24"/>
          <w:szCs w:val="24"/>
        </w:rPr>
        <w:t>SOLUTION</w:t>
      </w:r>
      <w:r>
        <w:rPr>
          <w:b/>
          <w:sz w:val="24"/>
          <w:szCs w:val="24"/>
        </w:rPr>
        <w:t>:</w:t>
      </w:r>
    </w:p>
    <w:p w:rsidR="00952129" w:rsidRDefault="00952129" w:rsidP="00952129">
      <w:pPr>
        <w:rPr>
          <w:b/>
          <w:sz w:val="24"/>
          <w:szCs w:val="24"/>
        </w:rPr>
      </w:pPr>
      <w:r>
        <w:rPr>
          <w:b/>
          <w:sz w:val="24"/>
          <w:szCs w:val="24"/>
        </w:rPr>
        <w:t>Use performance Monitor:</w:t>
      </w:r>
    </w:p>
    <w:p w:rsidR="00952129" w:rsidRDefault="00952129" w:rsidP="00952129">
      <w:pPr>
        <w:rPr>
          <w:b/>
          <w:sz w:val="24"/>
          <w:szCs w:val="24"/>
        </w:rPr>
      </w:pPr>
      <w:r>
        <w:rPr>
          <w:b/>
          <w:sz w:val="24"/>
          <w:szCs w:val="24"/>
        </w:rPr>
        <w:t xml:space="preserve">And also DMV’S are useful what is going on </w:t>
      </w:r>
      <w:r w:rsidR="00D522B3">
        <w:rPr>
          <w:b/>
          <w:sz w:val="24"/>
          <w:szCs w:val="24"/>
        </w:rPr>
        <w:t>Tempdb</w:t>
      </w:r>
    </w:p>
    <w:p w:rsidR="00952129" w:rsidRPr="00952129" w:rsidRDefault="00952129" w:rsidP="00952129">
      <w:pPr>
        <w:rPr>
          <w:sz w:val="24"/>
          <w:szCs w:val="24"/>
        </w:rPr>
      </w:pPr>
      <w:r w:rsidRPr="00952129">
        <w:rPr>
          <w:sz w:val="24"/>
          <w:szCs w:val="24"/>
        </w:rPr>
        <w:t xml:space="preserve">• </w:t>
      </w:r>
      <w:r w:rsidRPr="00D522B3">
        <w:rPr>
          <w:b/>
          <w:sz w:val="24"/>
          <w:szCs w:val="24"/>
        </w:rPr>
        <w:t>sys.dm_db_file_space_usage:</w:t>
      </w:r>
      <w:r>
        <w:rPr>
          <w:sz w:val="24"/>
          <w:szCs w:val="24"/>
        </w:rPr>
        <w:t xml:space="preserve"> Returns one row for </w:t>
      </w:r>
      <w:r w:rsidRPr="00952129">
        <w:rPr>
          <w:sz w:val="24"/>
          <w:szCs w:val="24"/>
        </w:rPr>
        <w:t>each data file in Tempdb showing space usage.</w:t>
      </w:r>
    </w:p>
    <w:p w:rsidR="00952129" w:rsidRPr="00952129" w:rsidRDefault="00952129" w:rsidP="00952129">
      <w:pPr>
        <w:rPr>
          <w:sz w:val="24"/>
          <w:szCs w:val="24"/>
        </w:rPr>
      </w:pPr>
      <w:r w:rsidRPr="00952129">
        <w:rPr>
          <w:sz w:val="24"/>
          <w:szCs w:val="24"/>
        </w:rPr>
        <w:t xml:space="preserve">• </w:t>
      </w:r>
      <w:r w:rsidRPr="00D522B3">
        <w:rPr>
          <w:b/>
          <w:sz w:val="24"/>
          <w:szCs w:val="24"/>
        </w:rPr>
        <w:t>sys.dm_db_task_space_usage:</w:t>
      </w:r>
      <w:r>
        <w:rPr>
          <w:sz w:val="24"/>
          <w:szCs w:val="24"/>
        </w:rPr>
        <w:t xml:space="preserve"> Returns one row for </w:t>
      </w:r>
      <w:r w:rsidRPr="00952129">
        <w:rPr>
          <w:sz w:val="24"/>
          <w:szCs w:val="24"/>
        </w:rPr>
        <w:t>each active task an</w:t>
      </w:r>
      <w:r>
        <w:rPr>
          <w:sz w:val="24"/>
          <w:szCs w:val="24"/>
        </w:rPr>
        <w:t xml:space="preserve">d shows the space allocated and </w:t>
      </w:r>
      <w:r w:rsidRPr="00952129">
        <w:rPr>
          <w:sz w:val="24"/>
          <w:szCs w:val="24"/>
        </w:rPr>
        <w:t>deallocated by the task.</w:t>
      </w:r>
    </w:p>
    <w:p w:rsidR="00952129" w:rsidRDefault="00952129" w:rsidP="00952129">
      <w:pPr>
        <w:rPr>
          <w:sz w:val="24"/>
          <w:szCs w:val="24"/>
        </w:rPr>
      </w:pPr>
      <w:r w:rsidRPr="00D522B3">
        <w:rPr>
          <w:b/>
          <w:sz w:val="24"/>
          <w:szCs w:val="24"/>
        </w:rPr>
        <w:t>• sys.dm_db_session_space_usage:</w:t>
      </w:r>
      <w:r w:rsidRPr="00952129">
        <w:rPr>
          <w:sz w:val="24"/>
          <w:szCs w:val="24"/>
        </w:rPr>
        <w:t xml:space="preserve"> R</w:t>
      </w:r>
      <w:r>
        <w:rPr>
          <w:sz w:val="24"/>
          <w:szCs w:val="24"/>
        </w:rPr>
        <w:t xml:space="preserve">eturns one row </w:t>
      </w:r>
      <w:r w:rsidRPr="00952129">
        <w:rPr>
          <w:sz w:val="24"/>
          <w:szCs w:val="24"/>
        </w:rPr>
        <w:t>for each session, w</w:t>
      </w:r>
      <w:r>
        <w:rPr>
          <w:sz w:val="24"/>
          <w:szCs w:val="24"/>
        </w:rPr>
        <w:t xml:space="preserve">ith cumulative values for space </w:t>
      </w:r>
      <w:r w:rsidRPr="00952129">
        <w:rPr>
          <w:sz w:val="24"/>
          <w:szCs w:val="24"/>
        </w:rPr>
        <w:t>allocated and deallocated by the session.</w:t>
      </w:r>
    </w:p>
    <w:p w:rsidR="00D522B3" w:rsidRDefault="00D522B3" w:rsidP="00952129">
      <w:pPr>
        <w:rPr>
          <w:sz w:val="24"/>
          <w:szCs w:val="24"/>
        </w:rPr>
      </w:pPr>
    </w:p>
    <w:p w:rsidR="00D522B3" w:rsidRPr="00D522B3" w:rsidRDefault="00D522B3" w:rsidP="00D522B3">
      <w:pPr>
        <w:rPr>
          <w:b/>
          <w:sz w:val="24"/>
          <w:szCs w:val="24"/>
        </w:rPr>
      </w:pPr>
      <w:r w:rsidRPr="00D522B3">
        <w:rPr>
          <w:b/>
          <w:sz w:val="24"/>
          <w:szCs w:val="24"/>
        </w:rPr>
        <w:t>Monitoring Tempdb Space</w:t>
      </w:r>
      <w:r>
        <w:rPr>
          <w:b/>
          <w:sz w:val="24"/>
          <w:szCs w:val="24"/>
        </w:rPr>
        <w:t>:</w:t>
      </w:r>
    </w:p>
    <w:p w:rsidR="00D522B3" w:rsidRPr="00D522B3" w:rsidRDefault="00D522B3" w:rsidP="00D522B3">
      <w:pPr>
        <w:rPr>
          <w:b/>
          <w:sz w:val="24"/>
          <w:szCs w:val="24"/>
        </w:rPr>
      </w:pPr>
      <w:r w:rsidRPr="00D522B3">
        <w:rPr>
          <w:b/>
          <w:sz w:val="24"/>
          <w:szCs w:val="24"/>
        </w:rPr>
        <w:t>Performance Counters:</w:t>
      </w:r>
    </w:p>
    <w:p w:rsidR="00D522B3" w:rsidRPr="00D522B3" w:rsidRDefault="00D522B3" w:rsidP="00D522B3">
      <w:pPr>
        <w:rPr>
          <w:sz w:val="24"/>
          <w:szCs w:val="24"/>
        </w:rPr>
      </w:pPr>
      <w:r w:rsidRPr="00D522B3">
        <w:rPr>
          <w:sz w:val="24"/>
          <w:szCs w:val="24"/>
        </w:rPr>
        <w:t>• SQL Server: Database: Data File(s) Size (KB): tempdb</w:t>
      </w:r>
    </w:p>
    <w:p w:rsidR="00D522B3" w:rsidRPr="00D522B3" w:rsidRDefault="00D522B3" w:rsidP="00D522B3">
      <w:pPr>
        <w:rPr>
          <w:sz w:val="24"/>
          <w:szCs w:val="24"/>
        </w:rPr>
      </w:pPr>
      <w:r w:rsidRPr="00D522B3">
        <w:rPr>
          <w:sz w:val="24"/>
          <w:szCs w:val="24"/>
        </w:rPr>
        <w:t>• SQL Server: Database: Log File(s) Used Size (KB): tempdb</w:t>
      </w:r>
    </w:p>
    <w:p w:rsidR="00D522B3" w:rsidRPr="00D522B3" w:rsidRDefault="00D522B3" w:rsidP="00D522B3">
      <w:pPr>
        <w:rPr>
          <w:sz w:val="24"/>
          <w:szCs w:val="24"/>
        </w:rPr>
      </w:pPr>
      <w:r w:rsidRPr="00D522B3">
        <w:rPr>
          <w:sz w:val="24"/>
          <w:szCs w:val="24"/>
        </w:rPr>
        <w:t>• SQL Server: Transactions: Free Space in tempdb (KB)</w:t>
      </w:r>
    </w:p>
    <w:p w:rsidR="00D522B3" w:rsidRPr="00D522B3" w:rsidRDefault="00D522B3" w:rsidP="00D522B3">
      <w:pPr>
        <w:rPr>
          <w:b/>
          <w:sz w:val="24"/>
          <w:szCs w:val="24"/>
        </w:rPr>
      </w:pPr>
      <w:r w:rsidRPr="00D522B3">
        <w:rPr>
          <w:b/>
          <w:sz w:val="24"/>
          <w:szCs w:val="24"/>
        </w:rPr>
        <w:t>DMV</w:t>
      </w:r>
    </w:p>
    <w:p w:rsidR="00D522B3" w:rsidRDefault="00D522B3" w:rsidP="00D522B3">
      <w:pPr>
        <w:rPr>
          <w:sz w:val="24"/>
          <w:szCs w:val="24"/>
        </w:rPr>
      </w:pPr>
      <w:r w:rsidRPr="00D522B3">
        <w:rPr>
          <w:sz w:val="24"/>
          <w:szCs w:val="24"/>
        </w:rPr>
        <w:t>• sys.dm_db_file_space_usage</w:t>
      </w:r>
    </w:p>
    <w:p w:rsidR="00D522B3" w:rsidRDefault="00D522B3" w:rsidP="00D522B3">
      <w:pPr>
        <w:rPr>
          <w:sz w:val="24"/>
          <w:szCs w:val="24"/>
        </w:rPr>
      </w:pPr>
    </w:p>
    <w:p w:rsidR="00D522B3" w:rsidRPr="00D522B3" w:rsidRDefault="00D522B3" w:rsidP="00D522B3">
      <w:pPr>
        <w:rPr>
          <w:b/>
          <w:sz w:val="24"/>
          <w:szCs w:val="24"/>
        </w:rPr>
      </w:pPr>
      <w:r w:rsidRPr="00D522B3">
        <w:rPr>
          <w:b/>
          <w:sz w:val="24"/>
          <w:szCs w:val="24"/>
        </w:rPr>
        <w:t>Errors in tempdb running slow check in error logs:</w:t>
      </w:r>
    </w:p>
    <w:p w:rsidR="00D522B3" w:rsidRPr="00D522B3" w:rsidRDefault="00D522B3" w:rsidP="00D522B3">
      <w:pPr>
        <w:rPr>
          <w:sz w:val="24"/>
          <w:szCs w:val="24"/>
        </w:rPr>
      </w:pPr>
      <w:r w:rsidRPr="00D522B3">
        <w:rPr>
          <w:sz w:val="24"/>
          <w:szCs w:val="24"/>
        </w:rPr>
        <w:t>• Check the SQL Server error log for these errors:</w:t>
      </w:r>
    </w:p>
    <w:p w:rsidR="00D522B3" w:rsidRPr="00D522B3" w:rsidRDefault="00D522B3" w:rsidP="00D522B3">
      <w:pPr>
        <w:rPr>
          <w:sz w:val="24"/>
          <w:szCs w:val="24"/>
        </w:rPr>
      </w:pPr>
      <w:r w:rsidRPr="00D522B3">
        <w:rPr>
          <w:sz w:val="24"/>
          <w:szCs w:val="24"/>
        </w:rPr>
        <w:t>– 1101 or 1105: A session has to allocat</w:t>
      </w:r>
      <w:r>
        <w:rPr>
          <w:sz w:val="24"/>
          <w:szCs w:val="24"/>
        </w:rPr>
        <w:t xml:space="preserve">e more space in tempdb in order </w:t>
      </w:r>
      <w:r w:rsidRPr="00D522B3">
        <w:rPr>
          <w:sz w:val="24"/>
          <w:szCs w:val="24"/>
        </w:rPr>
        <w:t>to continue</w:t>
      </w:r>
    </w:p>
    <w:p w:rsidR="00D522B3" w:rsidRPr="00D522B3" w:rsidRDefault="00D522B3" w:rsidP="00D522B3">
      <w:pPr>
        <w:rPr>
          <w:sz w:val="24"/>
          <w:szCs w:val="24"/>
        </w:rPr>
      </w:pPr>
      <w:r w:rsidRPr="00D522B3">
        <w:rPr>
          <w:sz w:val="24"/>
          <w:szCs w:val="24"/>
        </w:rPr>
        <w:t>– 3959: The version store is full.</w:t>
      </w:r>
    </w:p>
    <w:p w:rsidR="00D522B3" w:rsidRPr="00D522B3" w:rsidRDefault="00D522B3" w:rsidP="00D522B3">
      <w:pPr>
        <w:rPr>
          <w:sz w:val="24"/>
          <w:szCs w:val="24"/>
        </w:rPr>
      </w:pPr>
      <w:r w:rsidRPr="00D522B3">
        <w:rPr>
          <w:sz w:val="24"/>
          <w:szCs w:val="24"/>
        </w:rPr>
        <w:t>– 3967: The version store has been for</w:t>
      </w:r>
      <w:r>
        <w:rPr>
          <w:sz w:val="24"/>
          <w:szCs w:val="24"/>
        </w:rPr>
        <w:t xml:space="preserve">ced to shrink because tempdb is </w:t>
      </w:r>
      <w:r w:rsidRPr="00D522B3">
        <w:rPr>
          <w:sz w:val="24"/>
          <w:szCs w:val="24"/>
        </w:rPr>
        <w:t>full.</w:t>
      </w:r>
    </w:p>
    <w:p w:rsidR="00D522B3" w:rsidRPr="00D522B3" w:rsidRDefault="00D522B3" w:rsidP="00D522B3">
      <w:pPr>
        <w:rPr>
          <w:sz w:val="24"/>
          <w:szCs w:val="24"/>
        </w:rPr>
      </w:pPr>
      <w:r w:rsidRPr="00D522B3">
        <w:rPr>
          <w:sz w:val="24"/>
          <w:szCs w:val="24"/>
        </w:rPr>
        <w:t>– 3958 or 3966: A transaction is unable to</w:t>
      </w:r>
      <w:r>
        <w:rPr>
          <w:sz w:val="24"/>
          <w:szCs w:val="24"/>
        </w:rPr>
        <w:t xml:space="preserve"> find a required version record </w:t>
      </w:r>
      <w:r w:rsidRPr="00D522B3">
        <w:rPr>
          <w:sz w:val="24"/>
          <w:szCs w:val="24"/>
        </w:rPr>
        <w:t>in tempdb.</w:t>
      </w:r>
    </w:p>
    <w:p w:rsidR="00D522B3" w:rsidRDefault="00D522B3" w:rsidP="00D522B3">
      <w:pPr>
        <w:rPr>
          <w:sz w:val="24"/>
          <w:szCs w:val="24"/>
        </w:rPr>
      </w:pPr>
      <w:r w:rsidRPr="00D522B3">
        <w:rPr>
          <w:b/>
          <w:sz w:val="24"/>
          <w:szCs w:val="24"/>
        </w:rPr>
        <w:t>Note:</w:t>
      </w:r>
      <w:r>
        <w:rPr>
          <w:sz w:val="24"/>
          <w:szCs w:val="24"/>
        </w:rPr>
        <w:t xml:space="preserve"> </w:t>
      </w:r>
      <w:r w:rsidRPr="00D522B3">
        <w:rPr>
          <w:sz w:val="24"/>
          <w:szCs w:val="24"/>
        </w:rPr>
        <w:t>Be sure auto growth is turned on for tempdb, and</w:t>
      </w:r>
      <w:r>
        <w:rPr>
          <w:sz w:val="24"/>
          <w:szCs w:val="24"/>
        </w:rPr>
        <w:t xml:space="preserve"> </w:t>
      </w:r>
      <w:r w:rsidRPr="00D522B3">
        <w:rPr>
          <w:sz w:val="24"/>
          <w:szCs w:val="24"/>
        </w:rPr>
        <w:t>ensure that you have enough available free disk</w:t>
      </w:r>
      <w:r>
        <w:rPr>
          <w:sz w:val="24"/>
          <w:szCs w:val="24"/>
        </w:rPr>
        <w:t xml:space="preserve"> </w:t>
      </w:r>
      <w:r w:rsidRPr="00D522B3">
        <w:rPr>
          <w:sz w:val="24"/>
          <w:szCs w:val="24"/>
        </w:rPr>
        <w:t>space.</w:t>
      </w:r>
    </w:p>
    <w:p w:rsidR="00D522B3" w:rsidRDefault="00D522B3" w:rsidP="00D522B3">
      <w:pPr>
        <w:rPr>
          <w:b/>
          <w:sz w:val="24"/>
          <w:szCs w:val="24"/>
        </w:rPr>
      </w:pPr>
      <w:r w:rsidRPr="00D522B3">
        <w:rPr>
          <w:b/>
          <w:sz w:val="24"/>
          <w:szCs w:val="24"/>
        </w:rPr>
        <w:t>Operations that cannot be performed on the tempdb database:</w:t>
      </w:r>
    </w:p>
    <w:p w:rsidR="00F54C50" w:rsidRDefault="00F54C50" w:rsidP="00D522B3">
      <w:pPr>
        <w:rPr>
          <w:b/>
          <w:sz w:val="24"/>
          <w:szCs w:val="24"/>
        </w:rPr>
      </w:pPr>
    </w:p>
    <w:p w:rsidR="00D522B3" w:rsidRDefault="00D522B3" w:rsidP="00D522B3">
      <w:pPr>
        <w:rPr>
          <w:sz w:val="24"/>
          <w:szCs w:val="24"/>
        </w:rPr>
      </w:pPr>
      <w:r>
        <w:rPr>
          <w:sz w:val="24"/>
          <w:szCs w:val="24"/>
        </w:rPr>
        <w:t>&gt; Adding filegroups.</w:t>
      </w:r>
    </w:p>
    <w:p w:rsidR="00D522B3" w:rsidRDefault="00D522B3" w:rsidP="00D522B3">
      <w:pPr>
        <w:rPr>
          <w:sz w:val="24"/>
          <w:szCs w:val="24"/>
        </w:rPr>
      </w:pPr>
      <w:r>
        <w:rPr>
          <w:sz w:val="24"/>
          <w:szCs w:val="24"/>
        </w:rPr>
        <w:t>&gt; Backing up or restoring the database.</w:t>
      </w:r>
    </w:p>
    <w:p w:rsidR="00D522B3" w:rsidRDefault="00D522B3" w:rsidP="00D522B3">
      <w:pPr>
        <w:rPr>
          <w:sz w:val="24"/>
          <w:szCs w:val="24"/>
        </w:rPr>
      </w:pPr>
      <w:r>
        <w:rPr>
          <w:sz w:val="24"/>
          <w:szCs w:val="24"/>
        </w:rPr>
        <w:t>&gt; Changing</w:t>
      </w:r>
      <w:r w:rsidR="00121973">
        <w:rPr>
          <w:sz w:val="24"/>
          <w:szCs w:val="24"/>
        </w:rPr>
        <w:t xml:space="preserve"> collation. The default collation is the server collation.</w:t>
      </w:r>
    </w:p>
    <w:p w:rsidR="00121973" w:rsidRDefault="00121973" w:rsidP="00D522B3">
      <w:pPr>
        <w:rPr>
          <w:sz w:val="24"/>
          <w:szCs w:val="24"/>
        </w:rPr>
      </w:pPr>
      <w:r>
        <w:rPr>
          <w:sz w:val="24"/>
          <w:szCs w:val="24"/>
        </w:rPr>
        <w:t>&gt; Changing the database owner. Tempdb is owned by dbo.</w:t>
      </w:r>
    </w:p>
    <w:p w:rsidR="00121973" w:rsidRDefault="00121973" w:rsidP="00D522B3">
      <w:pPr>
        <w:rPr>
          <w:sz w:val="24"/>
          <w:szCs w:val="24"/>
        </w:rPr>
      </w:pPr>
      <w:r>
        <w:rPr>
          <w:sz w:val="24"/>
          <w:szCs w:val="24"/>
        </w:rPr>
        <w:t>&gt; Creating a database snapshot.</w:t>
      </w:r>
    </w:p>
    <w:p w:rsidR="00121973" w:rsidRDefault="00121973" w:rsidP="00D522B3">
      <w:pPr>
        <w:rPr>
          <w:sz w:val="24"/>
          <w:szCs w:val="24"/>
        </w:rPr>
      </w:pPr>
      <w:r>
        <w:rPr>
          <w:sz w:val="24"/>
          <w:szCs w:val="24"/>
        </w:rPr>
        <w:t>&gt; Dropping the database.</w:t>
      </w:r>
    </w:p>
    <w:p w:rsidR="00121973" w:rsidRDefault="00121973" w:rsidP="00D522B3">
      <w:pPr>
        <w:rPr>
          <w:sz w:val="24"/>
          <w:szCs w:val="24"/>
        </w:rPr>
      </w:pPr>
      <w:r>
        <w:rPr>
          <w:sz w:val="24"/>
          <w:szCs w:val="24"/>
        </w:rPr>
        <w:t>&gt; Dropping the guest user from the database.</w:t>
      </w:r>
    </w:p>
    <w:p w:rsidR="00121973" w:rsidRDefault="00121973" w:rsidP="00D522B3">
      <w:pPr>
        <w:rPr>
          <w:sz w:val="24"/>
          <w:szCs w:val="24"/>
        </w:rPr>
      </w:pPr>
      <w:r>
        <w:rPr>
          <w:sz w:val="24"/>
          <w:szCs w:val="24"/>
        </w:rPr>
        <w:t>&gt; Participating in database mirroring.</w:t>
      </w:r>
    </w:p>
    <w:p w:rsidR="00121973" w:rsidRDefault="00121973" w:rsidP="00D522B3">
      <w:pPr>
        <w:rPr>
          <w:sz w:val="24"/>
          <w:szCs w:val="24"/>
        </w:rPr>
      </w:pPr>
      <w:r>
        <w:rPr>
          <w:sz w:val="24"/>
          <w:szCs w:val="24"/>
        </w:rPr>
        <w:t>&gt; Removing the primary filegroup, primary data file, or log file.</w:t>
      </w:r>
    </w:p>
    <w:p w:rsidR="00121973" w:rsidRDefault="00121973" w:rsidP="00D522B3">
      <w:pPr>
        <w:rPr>
          <w:sz w:val="24"/>
          <w:szCs w:val="24"/>
        </w:rPr>
      </w:pPr>
      <w:r>
        <w:rPr>
          <w:sz w:val="24"/>
          <w:szCs w:val="24"/>
        </w:rPr>
        <w:t>&gt; Renaming the database or primary filegroup.</w:t>
      </w:r>
    </w:p>
    <w:p w:rsidR="00121973" w:rsidRDefault="00121973" w:rsidP="00D522B3">
      <w:pPr>
        <w:rPr>
          <w:sz w:val="24"/>
          <w:szCs w:val="24"/>
        </w:rPr>
      </w:pPr>
      <w:r>
        <w:rPr>
          <w:sz w:val="24"/>
          <w:szCs w:val="24"/>
        </w:rPr>
        <w:t>&gt; Running DBCC CHECKALLOC.</w:t>
      </w:r>
    </w:p>
    <w:p w:rsidR="00121973" w:rsidRDefault="00121973" w:rsidP="00D522B3">
      <w:pPr>
        <w:rPr>
          <w:sz w:val="24"/>
          <w:szCs w:val="24"/>
        </w:rPr>
      </w:pPr>
      <w:r>
        <w:rPr>
          <w:sz w:val="24"/>
          <w:szCs w:val="24"/>
        </w:rPr>
        <w:t>&gt; Running DBCC CHECKCATALOG.</w:t>
      </w:r>
    </w:p>
    <w:p w:rsidR="00121973" w:rsidRDefault="00121973" w:rsidP="00D522B3">
      <w:pPr>
        <w:rPr>
          <w:sz w:val="24"/>
          <w:szCs w:val="24"/>
        </w:rPr>
      </w:pPr>
      <w:r>
        <w:rPr>
          <w:sz w:val="24"/>
          <w:szCs w:val="24"/>
        </w:rPr>
        <w:t>&gt; Setting the database to OFFLINE.</w:t>
      </w:r>
    </w:p>
    <w:p w:rsidR="00121973" w:rsidRDefault="00121973" w:rsidP="00D522B3">
      <w:pPr>
        <w:rPr>
          <w:sz w:val="24"/>
          <w:szCs w:val="24"/>
        </w:rPr>
      </w:pPr>
      <w:r>
        <w:rPr>
          <w:sz w:val="24"/>
          <w:szCs w:val="24"/>
        </w:rPr>
        <w:t>&gt; Setting the database or primary filegroup to READ_ONLY.</w:t>
      </w:r>
    </w:p>
    <w:p w:rsidR="003544DF" w:rsidRDefault="003544DF" w:rsidP="00D522B3">
      <w:pPr>
        <w:rPr>
          <w:sz w:val="24"/>
          <w:szCs w:val="24"/>
        </w:rPr>
      </w:pPr>
    </w:p>
    <w:p w:rsidR="003544DF" w:rsidRDefault="003544DF" w:rsidP="00D522B3">
      <w:pPr>
        <w:rPr>
          <w:sz w:val="24"/>
          <w:szCs w:val="24"/>
        </w:rPr>
      </w:pPr>
    </w:p>
    <w:p w:rsidR="003544DF" w:rsidRDefault="003544DF" w:rsidP="00D522B3">
      <w:pPr>
        <w:rPr>
          <w:sz w:val="24"/>
          <w:szCs w:val="24"/>
        </w:rPr>
      </w:pPr>
    </w:p>
    <w:p w:rsidR="003544DF" w:rsidRDefault="003544DF" w:rsidP="00D522B3">
      <w:pPr>
        <w:rPr>
          <w:sz w:val="24"/>
          <w:szCs w:val="24"/>
        </w:rPr>
      </w:pPr>
    </w:p>
    <w:p w:rsidR="003544DF" w:rsidRDefault="003544DF" w:rsidP="00D522B3">
      <w:pPr>
        <w:rPr>
          <w:sz w:val="24"/>
          <w:szCs w:val="24"/>
        </w:rPr>
      </w:pPr>
    </w:p>
    <w:p w:rsidR="003544DF" w:rsidRDefault="003544DF" w:rsidP="00D522B3">
      <w:pPr>
        <w:rPr>
          <w:sz w:val="24"/>
          <w:szCs w:val="24"/>
        </w:rPr>
      </w:pPr>
    </w:p>
    <w:p w:rsidR="003544DF" w:rsidRDefault="003544DF" w:rsidP="00D522B3">
      <w:pPr>
        <w:rPr>
          <w:sz w:val="24"/>
          <w:szCs w:val="24"/>
        </w:rPr>
      </w:pPr>
    </w:p>
    <w:p w:rsidR="003544DF" w:rsidRDefault="003544DF" w:rsidP="00D522B3">
      <w:pPr>
        <w:rPr>
          <w:sz w:val="24"/>
          <w:szCs w:val="24"/>
        </w:rPr>
      </w:pPr>
    </w:p>
    <w:p w:rsidR="00BC5A4F" w:rsidRDefault="00BC5A4F" w:rsidP="000F0E67">
      <w:pPr>
        <w:jc w:val="center"/>
        <w:rPr>
          <w:b/>
          <w:color w:val="C00000"/>
          <w:sz w:val="24"/>
          <w:szCs w:val="24"/>
        </w:rPr>
      </w:pPr>
      <w:r w:rsidRPr="000F0E67">
        <w:rPr>
          <w:b/>
          <w:color w:val="C00000"/>
          <w:sz w:val="24"/>
          <w:szCs w:val="24"/>
        </w:rPr>
        <w:t>SQL SERVER AUDITING</w:t>
      </w:r>
    </w:p>
    <w:p w:rsidR="000F0E67" w:rsidRDefault="004277AC" w:rsidP="000F0E67">
      <w:pPr>
        <w:rPr>
          <w:sz w:val="24"/>
          <w:szCs w:val="24"/>
        </w:rPr>
      </w:pPr>
      <w:r>
        <w:rPr>
          <w:b/>
          <w:sz w:val="24"/>
          <w:szCs w:val="24"/>
        </w:rPr>
        <w:t xml:space="preserve">Auditing: </w:t>
      </w:r>
      <w:r>
        <w:rPr>
          <w:sz w:val="24"/>
          <w:szCs w:val="24"/>
        </w:rPr>
        <w:t>Auditing an instance of SQL Server or a SQL Server database involves tracking and logging events that occur on the system.</w:t>
      </w:r>
    </w:p>
    <w:p w:rsidR="004277AC" w:rsidRDefault="004277AC" w:rsidP="000F0E67">
      <w:pPr>
        <w:rPr>
          <w:sz w:val="24"/>
          <w:szCs w:val="24"/>
        </w:rPr>
      </w:pPr>
      <w:r>
        <w:rPr>
          <w:sz w:val="24"/>
          <w:szCs w:val="24"/>
        </w:rPr>
        <w:t>Working with SQL Server 2008 auditing need to keep four things in mind:</w:t>
      </w:r>
    </w:p>
    <w:p w:rsidR="004277AC" w:rsidRPr="004277AC" w:rsidRDefault="004277AC" w:rsidP="00E61408">
      <w:pPr>
        <w:pStyle w:val="ListParagraph"/>
        <w:numPr>
          <w:ilvl w:val="0"/>
          <w:numId w:val="75"/>
        </w:numPr>
        <w:rPr>
          <w:b/>
          <w:sz w:val="24"/>
          <w:szCs w:val="24"/>
        </w:rPr>
      </w:pPr>
      <w:r w:rsidRPr="004277AC">
        <w:rPr>
          <w:b/>
          <w:sz w:val="24"/>
          <w:szCs w:val="24"/>
        </w:rPr>
        <w:t>Server Audit Specification (Events to capture on the Server Instance Level)</w:t>
      </w:r>
    </w:p>
    <w:p w:rsidR="004277AC" w:rsidRPr="004277AC" w:rsidRDefault="004277AC" w:rsidP="00E61408">
      <w:pPr>
        <w:pStyle w:val="ListParagraph"/>
        <w:numPr>
          <w:ilvl w:val="0"/>
          <w:numId w:val="75"/>
        </w:numPr>
        <w:rPr>
          <w:b/>
          <w:sz w:val="24"/>
          <w:szCs w:val="24"/>
        </w:rPr>
      </w:pPr>
      <w:r w:rsidRPr="004277AC">
        <w:rPr>
          <w:b/>
          <w:sz w:val="24"/>
          <w:szCs w:val="24"/>
        </w:rPr>
        <w:t>Database Audit Specification (Events to capture on a specific database)</w:t>
      </w:r>
    </w:p>
    <w:p w:rsidR="004277AC" w:rsidRDefault="004277AC" w:rsidP="00E61408">
      <w:pPr>
        <w:pStyle w:val="ListParagraph"/>
        <w:numPr>
          <w:ilvl w:val="0"/>
          <w:numId w:val="75"/>
        </w:numPr>
        <w:rPr>
          <w:b/>
          <w:sz w:val="24"/>
          <w:szCs w:val="24"/>
        </w:rPr>
      </w:pPr>
      <w:r w:rsidRPr="004277AC">
        <w:rPr>
          <w:b/>
          <w:sz w:val="24"/>
          <w:szCs w:val="24"/>
        </w:rPr>
        <w:t>Target (Where would be the events be logged)</w:t>
      </w:r>
    </w:p>
    <w:p w:rsidR="004277AC" w:rsidRDefault="000B2F39" w:rsidP="004277AC">
      <w:pPr>
        <w:rPr>
          <w:b/>
          <w:sz w:val="24"/>
          <w:szCs w:val="24"/>
        </w:rPr>
      </w:pPr>
      <w:r>
        <w:rPr>
          <w:b/>
          <w:sz w:val="24"/>
          <w:szCs w:val="24"/>
        </w:rPr>
        <w:t xml:space="preserve">                      </w:t>
      </w:r>
      <w:r w:rsidRPr="000B2F39">
        <w:rPr>
          <w:b/>
          <w:noProof/>
          <w:sz w:val="24"/>
          <w:szCs w:val="24"/>
        </w:rPr>
        <w:drawing>
          <wp:inline distT="0" distB="0" distL="0" distR="0">
            <wp:extent cx="3352800" cy="4572000"/>
            <wp:effectExtent l="0" t="0" r="0" b="0"/>
            <wp:docPr id="55" name="Picture 55" descr="C:\Users\GEETHU\Desktop\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ETHU\Desktop\clip_image002.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52800" cy="4572000"/>
                    </a:xfrm>
                    <a:prstGeom prst="rect">
                      <a:avLst/>
                    </a:prstGeom>
                    <a:noFill/>
                    <a:ln>
                      <a:noFill/>
                    </a:ln>
                  </pic:spPr>
                </pic:pic>
              </a:graphicData>
            </a:graphic>
          </wp:inline>
        </w:drawing>
      </w:r>
    </w:p>
    <w:p w:rsidR="00141FDA" w:rsidRPr="004277AC" w:rsidRDefault="00141FDA" w:rsidP="004277AC">
      <w:pPr>
        <w:rPr>
          <w:b/>
          <w:sz w:val="24"/>
          <w:szCs w:val="24"/>
        </w:rPr>
      </w:pPr>
    </w:p>
    <w:p w:rsidR="000F0E67" w:rsidRDefault="00141FDA" w:rsidP="00E61408">
      <w:pPr>
        <w:pStyle w:val="ListParagraph"/>
        <w:numPr>
          <w:ilvl w:val="0"/>
          <w:numId w:val="76"/>
        </w:numPr>
        <w:rPr>
          <w:sz w:val="24"/>
          <w:szCs w:val="24"/>
        </w:rPr>
      </w:pPr>
      <w:r w:rsidRPr="00280611">
        <w:rPr>
          <w:sz w:val="24"/>
          <w:szCs w:val="24"/>
        </w:rPr>
        <w:t>Auditing is a new feature in SQL Server 2008 which enables database administrators to capture the events. I hope this feature will be light weight compared to other third party audit event collectors.</w:t>
      </w:r>
    </w:p>
    <w:p w:rsidR="00280611" w:rsidRDefault="00280611" w:rsidP="00E61408">
      <w:pPr>
        <w:pStyle w:val="ListParagraph"/>
        <w:numPr>
          <w:ilvl w:val="0"/>
          <w:numId w:val="76"/>
        </w:numPr>
        <w:rPr>
          <w:sz w:val="24"/>
          <w:szCs w:val="24"/>
        </w:rPr>
      </w:pPr>
      <w:r>
        <w:rPr>
          <w:sz w:val="24"/>
          <w:szCs w:val="24"/>
        </w:rPr>
        <w:t xml:space="preserve">The </w:t>
      </w:r>
      <w:r w:rsidRPr="00280611">
        <w:rPr>
          <w:b/>
          <w:sz w:val="24"/>
          <w:szCs w:val="24"/>
        </w:rPr>
        <w:t>audit</w:t>
      </w:r>
      <w:r>
        <w:rPr>
          <w:sz w:val="24"/>
          <w:szCs w:val="24"/>
        </w:rPr>
        <w:t xml:space="preserve"> object provides a manageable auditing framework that makes it easy to define the events that should be logged and the locations where the log should be stored.</w:t>
      </w:r>
    </w:p>
    <w:p w:rsidR="00141FDA" w:rsidRDefault="000B2F39" w:rsidP="00E61408">
      <w:pPr>
        <w:pStyle w:val="ListParagraph"/>
        <w:numPr>
          <w:ilvl w:val="0"/>
          <w:numId w:val="76"/>
        </w:numPr>
        <w:rPr>
          <w:sz w:val="24"/>
          <w:szCs w:val="24"/>
        </w:rPr>
      </w:pPr>
      <w:r>
        <w:rPr>
          <w:sz w:val="24"/>
          <w:szCs w:val="24"/>
        </w:rPr>
        <w:t>SQL Server helps you to implement a comprehensive auditing solution to secure database your database and meet regulatory compliance requirements.</w:t>
      </w:r>
    </w:p>
    <w:p w:rsidR="000B2F39" w:rsidRDefault="000B2F39" w:rsidP="00E61408">
      <w:pPr>
        <w:pStyle w:val="ListParagraph"/>
        <w:numPr>
          <w:ilvl w:val="0"/>
          <w:numId w:val="76"/>
        </w:numPr>
        <w:rPr>
          <w:sz w:val="24"/>
          <w:szCs w:val="24"/>
        </w:rPr>
      </w:pPr>
      <w:r>
        <w:rPr>
          <w:sz w:val="24"/>
          <w:szCs w:val="24"/>
        </w:rPr>
        <w:t>Assign all users to meaningful logical groups.</w:t>
      </w:r>
    </w:p>
    <w:p w:rsidR="000B2F39" w:rsidRDefault="000B2F39" w:rsidP="00E61408">
      <w:pPr>
        <w:pStyle w:val="ListParagraph"/>
        <w:numPr>
          <w:ilvl w:val="0"/>
          <w:numId w:val="76"/>
        </w:numPr>
        <w:rPr>
          <w:sz w:val="24"/>
          <w:szCs w:val="24"/>
        </w:rPr>
      </w:pPr>
      <w:r>
        <w:rPr>
          <w:sz w:val="24"/>
          <w:szCs w:val="24"/>
        </w:rPr>
        <w:t>Assign permissions to groups.</w:t>
      </w:r>
    </w:p>
    <w:p w:rsidR="000B2F39" w:rsidRDefault="000B2F39" w:rsidP="00E61408">
      <w:pPr>
        <w:pStyle w:val="ListParagraph"/>
        <w:numPr>
          <w:ilvl w:val="0"/>
          <w:numId w:val="76"/>
        </w:numPr>
        <w:rPr>
          <w:sz w:val="24"/>
          <w:szCs w:val="24"/>
        </w:rPr>
      </w:pPr>
      <w:r>
        <w:rPr>
          <w:sz w:val="24"/>
          <w:szCs w:val="24"/>
        </w:rPr>
        <w:t>Always use Windows authentication mode if possible.</w:t>
      </w:r>
    </w:p>
    <w:p w:rsidR="000B2F39" w:rsidRDefault="000B2F39" w:rsidP="00E61408">
      <w:pPr>
        <w:pStyle w:val="ListParagraph"/>
        <w:numPr>
          <w:ilvl w:val="0"/>
          <w:numId w:val="76"/>
        </w:numPr>
        <w:rPr>
          <w:sz w:val="24"/>
          <w:szCs w:val="24"/>
        </w:rPr>
      </w:pPr>
      <w:r>
        <w:rPr>
          <w:sz w:val="24"/>
          <w:szCs w:val="24"/>
        </w:rPr>
        <w:t>Change the SA account password to a known value if you might ever need to use it. Always use a strong password for the SA account and change the SA account password periodically.</w:t>
      </w:r>
    </w:p>
    <w:p w:rsidR="000B2F39" w:rsidRDefault="000B2F39" w:rsidP="00E61408">
      <w:pPr>
        <w:pStyle w:val="ListParagraph"/>
        <w:numPr>
          <w:ilvl w:val="0"/>
          <w:numId w:val="76"/>
        </w:numPr>
        <w:rPr>
          <w:sz w:val="24"/>
          <w:szCs w:val="24"/>
        </w:rPr>
      </w:pPr>
      <w:r>
        <w:rPr>
          <w:sz w:val="24"/>
          <w:szCs w:val="24"/>
        </w:rPr>
        <w:t>Do not manage SQL Server by using the SA login account; assign Sysadmin privilege to a knows user a group.</w:t>
      </w:r>
    </w:p>
    <w:p w:rsidR="000B2F39" w:rsidRDefault="00567C09" w:rsidP="00E61408">
      <w:pPr>
        <w:pStyle w:val="ListParagraph"/>
        <w:numPr>
          <w:ilvl w:val="0"/>
          <w:numId w:val="76"/>
        </w:numPr>
        <w:rPr>
          <w:sz w:val="24"/>
          <w:szCs w:val="24"/>
        </w:rPr>
      </w:pPr>
      <w:r>
        <w:rPr>
          <w:sz w:val="24"/>
          <w:szCs w:val="24"/>
        </w:rPr>
        <w:t>Rename the SA account to a different account name to prevent attacks on the SA account by name.</w:t>
      </w:r>
    </w:p>
    <w:p w:rsidR="00567C09" w:rsidRDefault="00567C09" w:rsidP="00E61408">
      <w:pPr>
        <w:pStyle w:val="ListParagraph"/>
        <w:numPr>
          <w:ilvl w:val="0"/>
          <w:numId w:val="76"/>
        </w:numPr>
        <w:rPr>
          <w:sz w:val="24"/>
          <w:szCs w:val="24"/>
        </w:rPr>
      </w:pPr>
      <w:r>
        <w:rPr>
          <w:sz w:val="24"/>
          <w:szCs w:val="24"/>
        </w:rPr>
        <w:t>User has to perform any activities on the database then DBA need to provide relevant permissions to the user.</w:t>
      </w:r>
    </w:p>
    <w:p w:rsidR="009A6CA7" w:rsidRPr="009A6CA7" w:rsidRDefault="009A6CA7" w:rsidP="009A6CA7">
      <w:pPr>
        <w:ind w:left="360"/>
        <w:rPr>
          <w:sz w:val="24"/>
          <w:szCs w:val="24"/>
        </w:rPr>
      </w:pPr>
      <w:r w:rsidRPr="009A6CA7">
        <w:rPr>
          <w:sz w:val="24"/>
          <w:szCs w:val="24"/>
        </w:rPr>
        <w:t>Creating an audit, and reviewing audit results using SSMS, is a four-step process, as outlined in the previous section:</w:t>
      </w:r>
    </w:p>
    <w:p w:rsidR="009A6CA7" w:rsidRPr="009A6CA7" w:rsidRDefault="009A6CA7" w:rsidP="009A6CA7">
      <w:pPr>
        <w:pStyle w:val="ListParagraph"/>
        <w:rPr>
          <w:sz w:val="24"/>
          <w:szCs w:val="24"/>
        </w:rPr>
      </w:pPr>
      <w:r w:rsidRPr="009A6CA7">
        <w:rPr>
          <w:sz w:val="24"/>
          <w:szCs w:val="24"/>
        </w:rPr>
        <w:t>1. Creating the Audit object</w:t>
      </w:r>
    </w:p>
    <w:p w:rsidR="009A6CA7" w:rsidRPr="009A6CA7" w:rsidRDefault="009A6CA7" w:rsidP="009A6CA7">
      <w:pPr>
        <w:pStyle w:val="ListParagraph"/>
        <w:rPr>
          <w:sz w:val="24"/>
          <w:szCs w:val="24"/>
        </w:rPr>
      </w:pPr>
      <w:r w:rsidRPr="009A6CA7">
        <w:rPr>
          <w:sz w:val="24"/>
          <w:szCs w:val="24"/>
        </w:rPr>
        <w:t>2. Creating a Server or Database Audit Specification</w:t>
      </w:r>
    </w:p>
    <w:p w:rsidR="009A6CA7" w:rsidRPr="009A6CA7" w:rsidRDefault="009A6CA7" w:rsidP="009A6CA7">
      <w:pPr>
        <w:pStyle w:val="ListParagraph"/>
        <w:rPr>
          <w:sz w:val="24"/>
          <w:szCs w:val="24"/>
        </w:rPr>
      </w:pPr>
      <w:r w:rsidRPr="009A6CA7">
        <w:rPr>
          <w:sz w:val="24"/>
          <w:szCs w:val="24"/>
        </w:rPr>
        <w:t>3. Starting the Audit</w:t>
      </w:r>
    </w:p>
    <w:p w:rsidR="009A6CA7" w:rsidRDefault="009A6CA7" w:rsidP="009A6CA7">
      <w:pPr>
        <w:pStyle w:val="ListParagraph"/>
        <w:rPr>
          <w:sz w:val="24"/>
          <w:szCs w:val="24"/>
        </w:rPr>
      </w:pPr>
      <w:r w:rsidRPr="009A6CA7">
        <w:rPr>
          <w:sz w:val="24"/>
          <w:szCs w:val="24"/>
        </w:rPr>
        <w:t>4. Reviewing Audit Events</w:t>
      </w:r>
    </w:p>
    <w:p w:rsidR="009A6CA7" w:rsidRDefault="009A6CA7" w:rsidP="009A6CA7">
      <w:pPr>
        <w:rPr>
          <w:sz w:val="24"/>
          <w:szCs w:val="24"/>
        </w:rPr>
      </w:pPr>
    </w:p>
    <w:p w:rsidR="009A6CA7" w:rsidRPr="009A6CA7" w:rsidRDefault="009A6CA7" w:rsidP="009A6CA7">
      <w:pPr>
        <w:ind w:left="360"/>
        <w:rPr>
          <w:b/>
          <w:sz w:val="26"/>
          <w:szCs w:val="26"/>
        </w:rPr>
      </w:pPr>
      <w:r w:rsidRPr="009A6CA7">
        <w:rPr>
          <w:b/>
          <w:sz w:val="26"/>
          <w:szCs w:val="26"/>
        </w:rPr>
        <w:t>Creating the Audit Object</w:t>
      </w:r>
      <w:r>
        <w:rPr>
          <w:b/>
          <w:sz w:val="26"/>
          <w:szCs w:val="26"/>
        </w:rPr>
        <w:t>:</w:t>
      </w:r>
    </w:p>
    <w:p w:rsidR="009A6CA7" w:rsidRPr="009A6CA7" w:rsidRDefault="009A6CA7" w:rsidP="009A6CA7">
      <w:pPr>
        <w:ind w:left="360"/>
        <w:rPr>
          <w:sz w:val="24"/>
          <w:szCs w:val="24"/>
        </w:rPr>
      </w:pPr>
      <w:r w:rsidRPr="009A6CA7">
        <w:rPr>
          <w:sz w:val="24"/>
          <w:szCs w:val="24"/>
        </w:rPr>
        <w:t>The first step is to create a new audit object. To create a new audit object using SSMS, go to the SQL Server instance you want to audit, open up “Security,” and you will see the “Audits” folder, as shown in Figure 2</w:t>
      </w:r>
      <w:r w:rsidRPr="009A6CA7">
        <w:rPr>
          <w:b/>
          <w:bCs/>
        </w:rPr>
        <w:t>:</w:t>
      </w:r>
    </w:p>
    <w:p w:rsidR="009A6CA7" w:rsidRPr="009A6CA7" w:rsidRDefault="009A6CA7" w:rsidP="009A6CA7">
      <w:pPr>
        <w:ind w:left="360"/>
        <w:rPr>
          <w:sz w:val="24"/>
          <w:szCs w:val="24"/>
        </w:rPr>
      </w:pPr>
      <w:r w:rsidRPr="009A6CA7">
        <w:rPr>
          <w:noProof/>
          <w:sz w:val="24"/>
          <w:szCs w:val="24"/>
        </w:rPr>
        <w:drawing>
          <wp:inline distT="0" distB="0" distL="0" distR="0">
            <wp:extent cx="3190875" cy="2847975"/>
            <wp:effectExtent l="0" t="0" r="9525" b="9525"/>
            <wp:docPr id="60" name="Picture 60" descr="clip_image004">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04">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90875" cy="2847975"/>
                    </a:xfrm>
                    <a:prstGeom prst="rect">
                      <a:avLst/>
                    </a:prstGeom>
                    <a:noFill/>
                    <a:ln>
                      <a:noFill/>
                    </a:ln>
                  </pic:spPr>
                </pic:pic>
              </a:graphicData>
            </a:graphic>
          </wp:inline>
        </w:drawing>
      </w:r>
      <w:r w:rsidRPr="009A6CA7">
        <w:rPr>
          <w:b/>
          <w:bCs/>
        </w:rPr>
        <w:t> </w:t>
      </w:r>
    </w:p>
    <w:p w:rsidR="009A6CA7" w:rsidRPr="005D1FF2" w:rsidRDefault="009A6CA7" w:rsidP="009A6CA7">
      <w:pPr>
        <w:ind w:left="360"/>
        <w:rPr>
          <w:sz w:val="24"/>
          <w:szCs w:val="24"/>
        </w:rPr>
      </w:pPr>
      <w:r w:rsidRPr="005D1FF2">
        <w:rPr>
          <w:iCs/>
          <w:sz w:val="24"/>
          <w:szCs w:val="24"/>
        </w:rPr>
        <w:t>Figure 2</w:t>
      </w:r>
      <w:r w:rsidRPr="005D1FF2">
        <w:rPr>
          <w:b/>
          <w:bCs/>
          <w:sz w:val="24"/>
          <w:szCs w:val="24"/>
        </w:rPr>
        <w:t>:</w:t>
      </w:r>
      <w:r w:rsidRPr="005D1FF2">
        <w:rPr>
          <w:sz w:val="24"/>
          <w:szCs w:val="24"/>
        </w:rPr>
        <w:t> </w:t>
      </w:r>
      <w:r w:rsidRPr="005D1FF2">
        <w:rPr>
          <w:iCs/>
          <w:sz w:val="24"/>
          <w:szCs w:val="24"/>
        </w:rPr>
        <w:t>Choose “New Audit” to create an audit from within SSMS.</w:t>
      </w:r>
    </w:p>
    <w:p w:rsidR="009A6CA7" w:rsidRPr="009A6CA7" w:rsidRDefault="009A6CA7" w:rsidP="009A6CA7">
      <w:pPr>
        <w:ind w:left="360"/>
        <w:rPr>
          <w:sz w:val="24"/>
          <w:szCs w:val="24"/>
        </w:rPr>
      </w:pPr>
      <w:r w:rsidRPr="009A6CA7">
        <w:rPr>
          <w:sz w:val="24"/>
          <w:szCs w:val="24"/>
        </w:rPr>
        <w:t>Right-click on the “Audits” folder and select “New Audit,” and the “Create Audit” dialog box appears, as shown in Figure 3</w:t>
      </w:r>
      <w:r w:rsidRPr="009A6CA7">
        <w:rPr>
          <w:b/>
          <w:bCs/>
        </w:rPr>
        <w:t>:</w:t>
      </w:r>
    </w:p>
    <w:p w:rsidR="009A6CA7" w:rsidRPr="009A6CA7" w:rsidRDefault="009A6CA7" w:rsidP="009A6CA7">
      <w:pPr>
        <w:ind w:left="360"/>
        <w:rPr>
          <w:sz w:val="24"/>
          <w:szCs w:val="24"/>
        </w:rPr>
      </w:pPr>
      <w:r w:rsidRPr="009A6CA7">
        <w:rPr>
          <w:noProof/>
          <w:sz w:val="24"/>
          <w:szCs w:val="24"/>
        </w:rPr>
        <w:drawing>
          <wp:inline distT="0" distB="0" distL="0" distR="0">
            <wp:extent cx="4286250" cy="4638675"/>
            <wp:effectExtent l="0" t="0" r="0" b="9525"/>
            <wp:docPr id="59" name="Picture 59" descr="clip_image006">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06">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286250" cy="4638675"/>
                    </a:xfrm>
                    <a:prstGeom prst="rect">
                      <a:avLst/>
                    </a:prstGeom>
                    <a:noFill/>
                    <a:ln>
                      <a:noFill/>
                    </a:ln>
                  </pic:spPr>
                </pic:pic>
              </a:graphicData>
            </a:graphic>
          </wp:inline>
        </w:drawing>
      </w:r>
    </w:p>
    <w:p w:rsidR="009A6CA7" w:rsidRPr="005D1FF2" w:rsidRDefault="009A6CA7" w:rsidP="009A6CA7">
      <w:pPr>
        <w:ind w:left="360"/>
        <w:rPr>
          <w:sz w:val="24"/>
          <w:szCs w:val="24"/>
        </w:rPr>
      </w:pPr>
      <w:r w:rsidRPr="005D1FF2">
        <w:rPr>
          <w:iCs/>
          <w:sz w:val="24"/>
          <w:szCs w:val="24"/>
        </w:rPr>
        <w:t>Figure 3: To create an audit, you have to assign it a name and specify where the audit data will reside.</w:t>
      </w:r>
    </w:p>
    <w:p w:rsidR="009A6CA7" w:rsidRPr="009A6CA7" w:rsidRDefault="009A6CA7" w:rsidP="009A6CA7">
      <w:pPr>
        <w:ind w:left="360"/>
        <w:rPr>
          <w:sz w:val="24"/>
          <w:szCs w:val="24"/>
        </w:rPr>
      </w:pPr>
      <w:r w:rsidRPr="009A6CA7">
        <w:rPr>
          <w:sz w:val="24"/>
          <w:szCs w:val="24"/>
        </w:rPr>
        <w:t>The first thing you need to do is to decide if you want to use the name that is automatically generated for you as the audit object name, or to assign your own name. Since numbers don’t mean much to me, I assigned it my own name.</w:t>
      </w:r>
    </w:p>
    <w:p w:rsidR="009A6CA7" w:rsidRPr="009A6CA7" w:rsidRDefault="009A6CA7" w:rsidP="009A6CA7">
      <w:pPr>
        <w:ind w:left="360"/>
        <w:rPr>
          <w:sz w:val="24"/>
          <w:szCs w:val="24"/>
        </w:rPr>
      </w:pPr>
      <w:r w:rsidRPr="009A6CA7">
        <w:rPr>
          <w:sz w:val="24"/>
          <w:szCs w:val="24"/>
        </w:rPr>
        <w:t>Next, you have to provide a “Queue Delay” number. This refers to the amount of time after an audit event has occurred before it is forced to be processed and written to the log. The default value is 1000 milliseconds, or 1 second. While I am going to accept the default for this demo, you might want to consider increasing this value if you have a very busy server.</w:t>
      </w:r>
    </w:p>
    <w:p w:rsidR="009A6CA7" w:rsidRPr="009A6CA7" w:rsidRDefault="009A6CA7" w:rsidP="009A6CA7">
      <w:pPr>
        <w:ind w:left="360"/>
        <w:rPr>
          <w:sz w:val="24"/>
          <w:szCs w:val="24"/>
        </w:rPr>
      </w:pPr>
      <w:r w:rsidRPr="009A6CA7">
        <w:rPr>
          <w:sz w:val="24"/>
          <w:szCs w:val="24"/>
        </w:rPr>
        <w:t>The next option on the screen is called “Shut down server on audit log failure”. If you select this option, and later SQL Server is restarted, and for whatever reason the audit data can’t be logged, then SQL Server will not start, unless you manually start it at the command line using a special parameter. This option should only be used in environments where very tight auditing standards are followed and you have 24/7 staff available to deal with the problem, should it occur.</w:t>
      </w:r>
    </w:p>
    <w:p w:rsidR="009A6CA7" w:rsidRPr="009A6CA7" w:rsidRDefault="009A6CA7" w:rsidP="009A6CA7">
      <w:pPr>
        <w:ind w:left="360"/>
        <w:rPr>
          <w:sz w:val="24"/>
          <w:szCs w:val="24"/>
        </w:rPr>
      </w:pPr>
      <w:r w:rsidRPr="009A6CA7">
        <w:rPr>
          <w:sz w:val="24"/>
          <w:szCs w:val="24"/>
        </w:rPr>
        <w:t>Next, beside “Audit,” in the dialog box, there is a drop-down box with “File” selected by default. This option is used to tell SQL Server where you want the audit logs to be stored.</w:t>
      </w:r>
    </w:p>
    <w:p w:rsidR="009A6CA7" w:rsidRPr="009A6CA7" w:rsidRDefault="009A6CA7" w:rsidP="009A6CA7">
      <w:pPr>
        <w:ind w:left="360"/>
        <w:rPr>
          <w:sz w:val="24"/>
          <w:szCs w:val="24"/>
        </w:rPr>
      </w:pPr>
      <w:r w:rsidRPr="009A6CA7">
        <w:rPr>
          <w:noProof/>
          <w:sz w:val="24"/>
          <w:szCs w:val="24"/>
        </w:rPr>
        <w:drawing>
          <wp:inline distT="0" distB="0" distL="0" distR="0">
            <wp:extent cx="3914775" cy="3429000"/>
            <wp:effectExtent l="0" t="0" r="9525" b="0"/>
            <wp:docPr id="58" name="Picture 58" descr="clip_image008">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08">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14775" cy="3429000"/>
                    </a:xfrm>
                    <a:prstGeom prst="rect">
                      <a:avLst/>
                    </a:prstGeom>
                    <a:noFill/>
                    <a:ln>
                      <a:noFill/>
                    </a:ln>
                  </pic:spPr>
                </pic:pic>
              </a:graphicData>
            </a:graphic>
          </wp:inline>
        </w:drawing>
      </w:r>
    </w:p>
    <w:p w:rsidR="009A6CA7" w:rsidRPr="005D1FF2" w:rsidRDefault="009A6CA7" w:rsidP="009A6CA7">
      <w:pPr>
        <w:ind w:left="360"/>
        <w:rPr>
          <w:sz w:val="24"/>
          <w:szCs w:val="24"/>
        </w:rPr>
      </w:pPr>
      <w:r w:rsidRPr="005D1FF2">
        <w:rPr>
          <w:iCs/>
          <w:sz w:val="24"/>
          <w:szCs w:val="24"/>
        </w:rPr>
        <w:t>Figure 4</w:t>
      </w:r>
      <w:r w:rsidRPr="005D1FF2">
        <w:rPr>
          <w:b/>
          <w:bCs/>
          <w:sz w:val="24"/>
          <w:szCs w:val="24"/>
        </w:rPr>
        <w:t>:</w:t>
      </w:r>
      <w:r w:rsidRPr="005D1FF2">
        <w:rPr>
          <w:sz w:val="24"/>
          <w:szCs w:val="24"/>
        </w:rPr>
        <w:t> </w:t>
      </w:r>
      <w:r w:rsidRPr="005D1FF2">
        <w:rPr>
          <w:iCs/>
          <w:sz w:val="24"/>
          <w:szCs w:val="24"/>
        </w:rPr>
        <w:t>Three are three options where you can store audit data.</w:t>
      </w:r>
    </w:p>
    <w:p w:rsidR="009A6CA7" w:rsidRPr="009A6CA7" w:rsidRDefault="009A6CA7" w:rsidP="009A6CA7">
      <w:pPr>
        <w:ind w:left="360"/>
        <w:rPr>
          <w:sz w:val="24"/>
          <w:szCs w:val="24"/>
        </w:rPr>
      </w:pPr>
      <w:r w:rsidRPr="009A6CA7">
        <w:rPr>
          <w:sz w:val="24"/>
          <w:szCs w:val="24"/>
        </w:rPr>
        <w:t>SQL Server Audit allows you to store audit data in a file, in the Security Log, or the Application Log. If you choose “File”, then you must also specify the location of the file, along with additional information, such as how much data it can collect, and so on. If you choose Security Log or Application Log, then the audit results are stored in these Windows Operating System Event Logs. I am going to choose “Application Log”. Once this is done, the dialog box should look as shown in Figure 5:</w:t>
      </w:r>
    </w:p>
    <w:p w:rsidR="009A6CA7" w:rsidRPr="009A6CA7" w:rsidRDefault="009A6CA7" w:rsidP="009A6CA7">
      <w:pPr>
        <w:ind w:left="360"/>
        <w:rPr>
          <w:sz w:val="24"/>
          <w:szCs w:val="24"/>
        </w:rPr>
      </w:pPr>
      <w:r w:rsidRPr="009A6CA7">
        <w:rPr>
          <w:noProof/>
          <w:sz w:val="24"/>
          <w:szCs w:val="24"/>
        </w:rPr>
        <w:drawing>
          <wp:inline distT="0" distB="0" distL="0" distR="0">
            <wp:extent cx="4248150" cy="4362450"/>
            <wp:effectExtent l="0" t="0" r="0" b="0"/>
            <wp:docPr id="57" name="Picture 57" descr="clip_image010">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10">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248150" cy="4362450"/>
                    </a:xfrm>
                    <a:prstGeom prst="rect">
                      <a:avLst/>
                    </a:prstGeom>
                    <a:noFill/>
                    <a:ln>
                      <a:noFill/>
                    </a:ln>
                  </pic:spPr>
                </pic:pic>
              </a:graphicData>
            </a:graphic>
          </wp:inline>
        </w:drawing>
      </w:r>
    </w:p>
    <w:p w:rsidR="009A6CA7" w:rsidRPr="009A6CA7" w:rsidRDefault="009A6CA7" w:rsidP="009A6CA7">
      <w:pPr>
        <w:ind w:left="360"/>
        <w:rPr>
          <w:sz w:val="24"/>
          <w:szCs w:val="24"/>
        </w:rPr>
      </w:pPr>
      <w:r w:rsidRPr="009A6CA7">
        <w:rPr>
          <w:i/>
          <w:iCs/>
        </w:rPr>
        <w:t>Figure 5</w:t>
      </w:r>
      <w:r w:rsidRPr="009A6CA7">
        <w:rPr>
          <w:b/>
          <w:bCs/>
        </w:rPr>
        <w:t>:</w:t>
      </w:r>
      <w:r w:rsidRPr="009A6CA7">
        <w:t> </w:t>
      </w:r>
      <w:r w:rsidRPr="009A6CA7">
        <w:rPr>
          <w:i/>
          <w:iCs/>
        </w:rPr>
        <w:t>Once all the data has been provided, click “OK” to create the audit.</w:t>
      </w:r>
    </w:p>
    <w:p w:rsidR="009A6CA7" w:rsidRPr="009A6CA7" w:rsidRDefault="009A6CA7" w:rsidP="009A6CA7">
      <w:pPr>
        <w:ind w:left="360"/>
        <w:rPr>
          <w:sz w:val="24"/>
          <w:szCs w:val="24"/>
        </w:rPr>
      </w:pPr>
      <w:r w:rsidRPr="009A6CA7">
        <w:rPr>
          <w:sz w:val="24"/>
          <w:szCs w:val="24"/>
        </w:rPr>
        <w:t>Now that the audit has been configured, click on “OK” to save it. It should then appear in the SSMS Object Browser, as shown in Figure 6:</w:t>
      </w:r>
    </w:p>
    <w:p w:rsidR="009A6CA7" w:rsidRPr="009A6CA7" w:rsidRDefault="009A6CA7" w:rsidP="009A6CA7">
      <w:pPr>
        <w:ind w:left="360"/>
        <w:rPr>
          <w:sz w:val="24"/>
          <w:szCs w:val="24"/>
        </w:rPr>
      </w:pPr>
      <w:r w:rsidRPr="009A6CA7">
        <w:rPr>
          <w:b/>
          <w:bCs/>
        </w:rPr>
        <w:t> </w:t>
      </w:r>
    </w:p>
    <w:p w:rsidR="009A6CA7" w:rsidRPr="009A6CA7" w:rsidRDefault="009A6CA7" w:rsidP="009A6CA7">
      <w:pPr>
        <w:ind w:left="360"/>
        <w:rPr>
          <w:sz w:val="24"/>
          <w:szCs w:val="24"/>
        </w:rPr>
      </w:pPr>
      <w:r w:rsidRPr="009A6CA7">
        <w:rPr>
          <w:noProof/>
          <w:sz w:val="24"/>
          <w:szCs w:val="24"/>
        </w:rPr>
        <w:drawing>
          <wp:inline distT="0" distB="0" distL="0" distR="0">
            <wp:extent cx="2085975" cy="1600200"/>
            <wp:effectExtent l="0" t="0" r="9525" b="0"/>
            <wp:docPr id="56" name="Picture 56" descr="clip_image012">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12">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85975" cy="1600200"/>
                    </a:xfrm>
                    <a:prstGeom prst="rect">
                      <a:avLst/>
                    </a:prstGeom>
                    <a:noFill/>
                    <a:ln>
                      <a:noFill/>
                    </a:ln>
                  </pic:spPr>
                </pic:pic>
              </a:graphicData>
            </a:graphic>
          </wp:inline>
        </w:drawing>
      </w:r>
    </w:p>
    <w:p w:rsidR="009A6CA7" w:rsidRPr="005D1FF2" w:rsidRDefault="009A6CA7" w:rsidP="009A6CA7">
      <w:pPr>
        <w:ind w:left="360"/>
        <w:rPr>
          <w:sz w:val="24"/>
          <w:szCs w:val="24"/>
        </w:rPr>
      </w:pPr>
      <w:r w:rsidRPr="005D1FF2">
        <w:rPr>
          <w:iCs/>
        </w:rPr>
        <w:t>Figure 6</w:t>
      </w:r>
      <w:r w:rsidRPr="005D1FF2">
        <w:rPr>
          <w:b/>
          <w:bCs/>
        </w:rPr>
        <w:t>:</w:t>
      </w:r>
      <w:r w:rsidRPr="005D1FF2">
        <w:t> </w:t>
      </w:r>
      <w:r w:rsidRPr="005D1FF2">
        <w:rPr>
          <w:iCs/>
        </w:rPr>
        <w:t>Notice the red arrow next to the newly created audit.</w:t>
      </w:r>
    </w:p>
    <w:p w:rsidR="009A6CA7" w:rsidRPr="009A6CA7" w:rsidRDefault="009A6CA7" w:rsidP="009A6CA7">
      <w:pPr>
        <w:ind w:left="360"/>
        <w:rPr>
          <w:sz w:val="24"/>
          <w:szCs w:val="24"/>
        </w:rPr>
      </w:pPr>
      <w:r w:rsidRPr="009A6CA7">
        <w:rPr>
          <w:sz w:val="24"/>
          <w:szCs w:val="24"/>
        </w:rPr>
        <w:t>The red arrow next to the audit object means that it is not currently enabled. That’s OK for now, we can enable it later.</w:t>
      </w:r>
    </w:p>
    <w:p w:rsidR="00321BEB" w:rsidRPr="00321BEB" w:rsidRDefault="00321BEB" w:rsidP="00321BEB">
      <w:pPr>
        <w:ind w:left="360"/>
        <w:rPr>
          <w:sz w:val="24"/>
          <w:szCs w:val="24"/>
        </w:rPr>
      </w:pPr>
      <w:r w:rsidRPr="00321BEB">
        <w:rPr>
          <w:sz w:val="24"/>
          <w:szCs w:val="24"/>
        </w:rPr>
        <w:t>Creating a Server or Database Audit Specification</w:t>
      </w:r>
    </w:p>
    <w:p w:rsidR="00321BEB" w:rsidRPr="00321BEB" w:rsidRDefault="00321BEB" w:rsidP="00321BEB">
      <w:pPr>
        <w:ind w:left="360"/>
        <w:rPr>
          <w:sz w:val="24"/>
          <w:szCs w:val="24"/>
        </w:rPr>
      </w:pPr>
      <w:r w:rsidRPr="00321BEB">
        <w:rPr>
          <w:sz w:val="24"/>
          <w:szCs w:val="24"/>
        </w:rPr>
        <w:t>Now that we have created the audit, we need to create the matching audit specification. If we wanted to do an instance-wide audit, we would create a server audit specification. But for this example, where the goal is to audit the SELECT activity on a single table in a single database, a database audit specification is created.</w:t>
      </w:r>
    </w:p>
    <w:p w:rsidR="00321BEB" w:rsidRPr="00321BEB" w:rsidRDefault="00321BEB" w:rsidP="00321BEB">
      <w:pPr>
        <w:ind w:left="360"/>
        <w:rPr>
          <w:sz w:val="24"/>
          <w:szCs w:val="24"/>
        </w:rPr>
      </w:pPr>
      <w:r w:rsidRPr="00321BEB">
        <w:rPr>
          <w:sz w:val="24"/>
          <w:szCs w:val="24"/>
        </w:rPr>
        <w:t>To create a database audit specification using SSMS, open up the database to be audited, then open up the security folder under it. Next, right-click on “Database Audit Specifications” and select “New Database Audit Specification”, as shown in Figure 7</w:t>
      </w:r>
      <w:r w:rsidRPr="00321BEB">
        <w:rPr>
          <w:b/>
          <w:bCs/>
          <w:sz w:val="24"/>
          <w:szCs w:val="24"/>
        </w:rPr>
        <w:t>:</w:t>
      </w:r>
    </w:p>
    <w:p w:rsidR="00321BEB" w:rsidRPr="00321BEB" w:rsidRDefault="00321BEB" w:rsidP="00321BEB">
      <w:pPr>
        <w:ind w:left="360"/>
        <w:rPr>
          <w:sz w:val="24"/>
          <w:szCs w:val="24"/>
        </w:rPr>
      </w:pPr>
      <w:r w:rsidRPr="00321BEB">
        <w:rPr>
          <w:noProof/>
          <w:sz w:val="24"/>
          <w:szCs w:val="24"/>
        </w:rPr>
        <w:drawing>
          <wp:inline distT="0" distB="0" distL="0" distR="0">
            <wp:extent cx="3857625" cy="4695825"/>
            <wp:effectExtent l="0" t="0" r="9525" b="9525"/>
            <wp:docPr id="7177" name="Picture 7177" descr="clip_image014">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14">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857625" cy="4695825"/>
                    </a:xfrm>
                    <a:prstGeom prst="rect">
                      <a:avLst/>
                    </a:prstGeom>
                    <a:noFill/>
                    <a:ln>
                      <a:noFill/>
                    </a:ln>
                  </pic:spPr>
                </pic:pic>
              </a:graphicData>
            </a:graphic>
          </wp:inline>
        </w:drawing>
      </w:r>
    </w:p>
    <w:p w:rsidR="00321BEB" w:rsidRPr="00321BEB" w:rsidRDefault="00321BEB" w:rsidP="00321BEB">
      <w:pPr>
        <w:ind w:left="360"/>
        <w:rPr>
          <w:sz w:val="24"/>
          <w:szCs w:val="24"/>
        </w:rPr>
      </w:pPr>
      <w:r w:rsidRPr="00321BEB">
        <w:rPr>
          <w:i/>
          <w:iCs/>
          <w:sz w:val="24"/>
          <w:szCs w:val="24"/>
        </w:rPr>
        <w:t>Figure 7: To create a database audit specification, you must do so from within the database you want to audit.</w:t>
      </w:r>
    </w:p>
    <w:p w:rsidR="00321BEB" w:rsidRPr="00321BEB" w:rsidRDefault="00321BEB" w:rsidP="00321BEB">
      <w:pPr>
        <w:ind w:left="360"/>
        <w:rPr>
          <w:sz w:val="24"/>
          <w:szCs w:val="24"/>
        </w:rPr>
      </w:pPr>
      <w:r w:rsidRPr="00321BEB">
        <w:rPr>
          <w:sz w:val="24"/>
          <w:szCs w:val="24"/>
        </w:rPr>
        <w:t>The “Create Database Audit Specification” dialog box appears, as shown in Figure 8:</w:t>
      </w:r>
    </w:p>
    <w:p w:rsidR="00321BEB" w:rsidRPr="00321BEB" w:rsidRDefault="00321BEB" w:rsidP="00321BEB">
      <w:pPr>
        <w:ind w:left="360"/>
        <w:rPr>
          <w:sz w:val="24"/>
          <w:szCs w:val="24"/>
        </w:rPr>
      </w:pPr>
      <w:r w:rsidRPr="00321BEB">
        <w:rPr>
          <w:noProof/>
          <w:sz w:val="24"/>
          <w:szCs w:val="24"/>
        </w:rPr>
        <w:drawing>
          <wp:inline distT="0" distB="0" distL="0" distR="0">
            <wp:extent cx="5972175" cy="3057525"/>
            <wp:effectExtent l="0" t="0" r="9525" b="9525"/>
            <wp:docPr id="7176" name="Picture 7176" descr="clip_image016">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16">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72175" cy="3057525"/>
                    </a:xfrm>
                    <a:prstGeom prst="rect">
                      <a:avLst/>
                    </a:prstGeom>
                    <a:noFill/>
                    <a:ln>
                      <a:noFill/>
                    </a:ln>
                  </pic:spPr>
                </pic:pic>
              </a:graphicData>
            </a:graphic>
          </wp:inline>
        </w:drawing>
      </w:r>
    </w:p>
    <w:p w:rsidR="00321BEB" w:rsidRPr="005D1FF2" w:rsidRDefault="00321BEB" w:rsidP="00321BEB">
      <w:pPr>
        <w:ind w:left="360"/>
        <w:rPr>
          <w:sz w:val="24"/>
          <w:szCs w:val="24"/>
        </w:rPr>
      </w:pPr>
      <w:r w:rsidRPr="005D1FF2">
        <w:rPr>
          <w:iCs/>
          <w:sz w:val="24"/>
          <w:szCs w:val="24"/>
        </w:rPr>
        <w:t>Figure 8:</w:t>
      </w:r>
      <w:r w:rsidRPr="005D1FF2">
        <w:rPr>
          <w:sz w:val="24"/>
          <w:szCs w:val="24"/>
        </w:rPr>
        <w:t> </w:t>
      </w:r>
      <w:r w:rsidRPr="005D1FF2">
        <w:rPr>
          <w:iCs/>
          <w:sz w:val="24"/>
          <w:szCs w:val="24"/>
        </w:rPr>
        <w:t>The “Create Database Audit Specification” dialog box has many options to complete.</w:t>
      </w:r>
    </w:p>
    <w:p w:rsidR="00321BEB" w:rsidRPr="00321BEB" w:rsidRDefault="00321BEB" w:rsidP="00321BEB">
      <w:pPr>
        <w:ind w:left="360"/>
        <w:rPr>
          <w:sz w:val="24"/>
          <w:szCs w:val="24"/>
        </w:rPr>
      </w:pPr>
      <w:r w:rsidRPr="00321BEB">
        <w:rPr>
          <w:sz w:val="24"/>
          <w:szCs w:val="24"/>
        </w:rPr>
        <w:t>You can either choose to accept the default name assigned to this database specification, or you can enter your own. Next, select the appropriate audit object from the Audit dropdown box, as shown in Figure 9:</w:t>
      </w:r>
    </w:p>
    <w:p w:rsidR="00321BEB" w:rsidRPr="00321BEB" w:rsidRDefault="00321BEB" w:rsidP="00321BEB">
      <w:pPr>
        <w:ind w:left="360"/>
        <w:rPr>
          <w:sz w:val="24"/>
          <w:szCs w:val="24"/>
        </w:rPr>
      </w:pPr>
      <w:r w:rsidRPr="00321BEB">
        <w:rPr>
          <w:noProof/>
          <w:sz w:val="24"/>
          <w:szCs w:val="24"/>
        </w:rPr>
        <w:drawing>
          <wp:inline distT="0" distB="0" distL="0" distR="0">
            <wp:extent cx="5972175" cy="3057525"/>
            <wp:effectExtent l="0" t="0" r="9525" b="9525"/>
            <wp:docPr id="7175" name="Picture 7175" descr="clip_image018">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18">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72175" cy="3057525"/>
                    </a:xfrm>
                    <a:prstGeom prst="rect">
                      <a:avLst/>
                    </a:prstGeom>
                    <a:noFill/>
                    <a:ln>
                      <a:noFill/>
                    </a:ln>
                  </pic:spPr>
                </pic:pic>
              </a:graphicData>
            </a:graphic>
          </wp:inline>
        </w:drawing>
      </w:r>
    </w:p>
    <w:p w:rsidR="00321BEB" w:rsidRPr="005D1FF2" w:rsidRDefault="00321BEB" w:rsidP="00321BEB">
      <w:pPr>
        <w:ind w:left="360"/>
        <w:rPr>
          <w:sz w:val="24"/>
          <w:szCs w:val="24"/>
        </w:rPr>
      </w:pPr>
      <w:r w:rsidRPr="005D1FF2">
        <w:rPr>
          <w:iCs/>
          <w:sz w:val="24"/>
          <w:szCs w:val="24"/>
        </w:rPr>
        <w:t>Figure 9:</w:t>
      </w:r>
      <w:r w:rsidRPr="005D1FF2">
        <w:rPr>
          <w:sz w:val="24"/>
          <w:szCs w:val="24"/>
        </w:rPr>
        <w:t> </w:t>
      </w:r>
      <w:r w:rsidRPr="005D1FF2">
        <w:rPr>
          <w:iCs/>
          <w:sz w:val="24"/>
          <w:szCs w:val="24"/>
        </w:rPr>
        <w:t>The “Create Database Audit Specification” dialog box has many options to complete.</w:t>
      </w:r>
    </w:p>
    <w:p w:rsidR="00321BEB" w:rsidRPr="00321BEB" w:rsidRDefault="00321BEB" w:rsidP="00321BEB">
      <w:pPr>
        <w:ind w:left="360"/>
        <w:rPr>
          <w:sz w:val="24"/>
          <w:szCs w:val="24"/>
        </w:rPr>
      </w:pPr>
      <w:r w:rsidRPr="00321BEB">
        <w:rPr>
          <w:sz w:val="24"/>
          <w:szCs w:val="24"/>
        </w:rPr>
        <w:t>In this case there is only one audit object, the “EmployeePayHistory”, as this is a newly installed SQL Server and doesn’t have any other audit objects on it.</w:t>
      </w:r>
    </w:p>
    <w:p w:rsidR="00321BEB" w:rsidRPr="00321BEB" w:rsidRDefault="00321BEB" w:rsidP="00321BEB">
      <w:pPr>
        <w:ind w:left="360"/>
        <w:rPr>
          <w:sz w:val="24"/>
          <w:szCs w:val="24"/>
        </w:rPr>
      </w:pPr>
      <w:r w:rsidRPr="00321BEB">
        <w:rPr>
          <w:sz w:val="24"/>
          <w:szCs w:val="24"/>
        </w:rPr>
        <w:t>Next, you must specify the kind of audit activity you want to capture by selecting from the “Audit Action Type” drop-down box, as shown in Figure 10</w:t>
      </w:r>
      <w:r w:rsidRPr="00321BEB">
        <w:rPr>
          <w:b/>
          <w:bCs/>
          <w:sz w:val="24"/>
          <w:szCs w:val="24"/>
        </w:rPr>
        <w:t>:</w:t>
      </w:r>
    </w:p>
    <w:p w:rsidR="00321BEB" w:rsidRPr="00321BEB" w:rsidRDefault="00321BEB" w:rsidP="00321BEB">
      <w:pPr>
        <w:ind w:left="360"/>
        <w:rPr>
          <w:sz w:val="24"/>
          <w:szCs w:val="24"/>
        </w:rPr>
      </w:pPr>
      <w:r w:rsidRPr="00321BEB">
        <w:rPr>
          <w:noProof/>
          <w:sz w:val="24"/>
          <w:szCs w:val="24"/>
        </w:rPr>
        <w:drawing>
          <wp:inline distT="0" distB="0" distL="0" distR="0">
            <wp:extent cx="3743325" cy="4695825"/>
            <wp:effectExtent l="0" t="0" r="9525" b="9525"/>
            <wp:docPr id="7174" name="Picture 7174" descr="clip_image020">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20">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43325" cy="4695825"/>
                    </a:xfrm>
                    <a:prstGeom prst="rect">
                      <a:avLst/>
                    </a:prstGeom>
                    <a:noFill/>
                    <a:ln>
                      <a:noFill/>
                    </a:ln>
                  </pic:spPr>
                </pic:pic>
              </a:graphicData>
            </a:graphic>
          </wp:inline>
        </w:drawing>
      </w:r>
    </w:p>
    <w:p w:rsidR="00321BEB" w:rsidRPr="005D1FF2" w:rsidRDefault="00321BEB" w:rsidP="00321BEB">
      <w:pPr>
        <w:ind w:left="360"/>
        <w:rPr>
          <w:sz w:val="24"/>
          <w:szCs w:val="24"/>
        </w:rPr>
      </w:pPr>
      <w:r w:rsidRPr="005D1FF2">
        <w:rPr>
          <w:iCs/>
          <w:sz w:val="24"/>
          <w:szCs w:val="24"/>
        </w:rPr>
        <w:t>Figure 10</w:t>
      </w:r>
      <w:r w:rsidRPr="005D1FF2">
        <w:rPr>
          <w:b/>
          <w:bCs/>
          <w:sz w:val="24"/>
          <w:szCs w:val="24"/>
        </w:rPr>
        <w:t>:</w:t>
      </w:r>
      <w:r w:rsidRPr="005D1FF2">
        <w:rPr>
          <w:sz w:val="24"/>
          <w:szCs w:val="24"/>
        </w:rPr>
        <w:t> </w:t>
      </w:r>
      <w:r w:rsidRPr="005D1FF2">
        <w:rPr>
          <w:iCs/>
          <w:sz w:val="24"/>
          <w:szCs w:val="24"/>
        </w:rPr>
        <w:t>You can select from many pre-defined audit actions.</w:t>
      </w:r>
    </w:p>
    <w:p w:rsidR="00321BEB" w:rsidRPr="00321BEB" w:rsidRDefault="00321BEB" w:rsidP="00321BEB">
      <w:pPr>
        <w:ind w:left="360"/>
        <w:rPr>
          <w:sz w:val="24"/>
          <w:szCs w:val="24"/>
        </w:rPr>
      </w:pPr>
      <w:r w:rsidRPr="00321BEB">
        <w:rPr>
          <w:sz w:val="24"/>
          <w:szCs w:val="24"/>
        </w:rPr>
        <w:t>For this example, I want to choose the “SELECT” “Audit Action Type,” as the goal is to record all SELECT activity for the payroll table. Of course, you can choose any audit action type you want, but you can only choose from those that are listed. You can’t create your own.</w:t>
      </w:r>
    </w:p>
    <w:p w:rsidR="00321BEB" w:rsidRPr="00321BEB" w:rsidRDefault="00321BEB" w:rsidP="00321BEB">
      <w:pPr>
        <w:ind w:left="360"/>
        <w:rPr>
          <w:sz w:val="24"/>
          <w:szCs w:val="24"/>
        </w:rPr>
      </w:pPr>
      <w:r w:rsidRPr="00321BEB">
        <w:rPr>
          <w:sz w:val="24"/>
          <w:szCs w:val="24"/>
        </w:rPr>
        <w:t>Now that the audit action type has been chosen, the “Object Class” must be chosen – see Figure 11</w:t>
      </w:r>
      <w:r w:rsidRPr="00321BEB">
        <w:rPr>
          <w:b/>
          <w:bCs/>
          <w:sz w:val="24"/>
          <w:szCs w:val="24"/>
        </w:rPr>
        <w:t>:</w:t>
      </w:r>
    </w:p>
    <w:p w:rsidR="00321BEB" w:rsidRPr="00321BEB" w:rsidRDefault="00321BEB" w:rsidP="00321BEB">
      <w:pPr>
        <w:ind w:left="360"/>
        <w:rPr>
          <w:sz w:val="24"/>
          <w:szCs w:val="24"/>
        </w:rPr>
      </w:pPr>
      <w:r w:rsidRPr="00321BEB">
        <w:rPr>
          <w:noProof/>
          <w:sz w:val="24"/>
          <w:szCs w:val="24"/>
        </w:rPr>
        <w:drawing>
          <wp:inline distT="0" distB="0" distL="0" distR="0">
            <wp:extent cx="4676775" cy="1371600"/>
            <wp:effectExtent l="0" t="0" r="9525" b="0"/>
            <wp:docPr id="7173" name="Picture 7173" descr="clip_image022">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22">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76775" cy="1371600"/>
                    </a:xfrm>
                    <a:prstGeom prst="rect">
                      <a:avLst/>
                    </a:prstGeom>
                    <a:noFill/>
                    <a:ln>
                      <a:noFill/>
                    </a:ln>
                  </pic:spPr>
                </pic:pic>
              </a:graphicData>
            </a:graphic>
          </wp:inline>
        </w:drawing>
      </w:r>
    </w:p>
    <w:p w:rsidR="00321BEB" w:rsidRPr="00321BEB" w:rsidRDefault="00321BEB" w:rsidP="00321BEB">
      <w:pPr>
        <w:ind w:left="360"/>
        <w:rPr>
          <w:sz w:val="24"/>
          <w:szCs w:val="24"/>
        </w:rPr>
      </w:pPr>
      <w:r w:rsidRPr="00321BEB">
        <w:rPr>
          <w:i/>
          <w:iCs/>
          <w:sz w:val="24"/>
          <w:szCs w:val="24"/>
        </w:rPr>
        <w:t>Figure 11:</w:t>
      </w:r>
      <w:r w:rsidRPr="00321BEB">
        <w:rPr>
          <w:sz w:val="24"/>
          <w:szCs w:val="24"/>
        </w:rPr>
        <w:t> </w:t>
      </w:r>
      <w:r w:rsidRPr="00321BEB">
        <w:rPr>
          <w:i/>
          <w:iCs/>
          <w:sz w:val="24"/>
          <w:szCs w:val="24"/>
        </w:rPr>
        <w:t>In this case, you can choose from three object classes.</w:t>
      </w:r>
    </w:p>
    <w:p w:rsidR="00321BEB" w:rsidRPr="00321BEB" w:rsidRDefault="00321BEB" w:rsidP="00321BEB">
      <w:pPr>
        <w:ind w:left="360"/>
        <w:rPr>
          <w:sz w:val="24"/>
          <w:szCs w:val="24"/>
        </w:rPr>
      </w:pPr>
      <w:r w:rsidRPr="00321BEB">
        <w:rPr>
          <w:sz w:val="24"/>
          <w:szCs w:val="24"/>
        </w:rPr>
        <w:t>The object class allows us to narrow down the scope of what we want to audit. For this example, because we want to monitor activity on a table, “Object” is selected.</w:t>
      </w:r>
    </w:p>
    <w:p w:rsidR="00321BEB" w:rsidRPr="00321BEB" w:rsidRDefault="00321BEB" w:rsidP="00321BEB">
      <w:pPr>
        <w:ind w:left="360"/>
        <w:rPr>
          <w:sz w:val="24"/>
          <w:szCs w:val="24"/>
        </w:rPr>
      </w:pPr>
      <w:r w:rsidRPr="00321BEB">
        <w:rPr>
          <w:sz w:val="24"/>
          <w:szCs w:val="24"/>
        </w:rPr>
        <w:t>The next step is to specify the object, or the table name, that is to be audited. To do this, click on the browse button under “Object Name,” and the “Select Objects” dialog box appears, as shown in Figure 12:</w:t>
      </w:r>
    </w:p>
    <w:p w:rsidR="00321BEB" w:rsidRPr="00321BEB" w:rsidRDefault="00321BEB" w:rsidP="00321BEB">
      <w:pPr>
        <w:ind w:left="360"/>
        <w:rPr>
          <w:sz w:val="24"/>
          <w:szCs w:val="24"/>
        </w:rPr>
      </w:pPr>
      <w:r w:rsidRPr="00321BEB">
        <w:rPr>
          <w:noProof/>
          <w:sz w:val="24"/>
          <w:szCs w:val="24"/>
        </w:rPr>
        <w:drawing>
          <wp:inline distT="0" distB="0" distL="0" distR="0">
            <wp:extent cx="5981700" cy="3781425"/>
            <wp:effectExtent l="0" t="0" r="0" b="9525"/>
            <wp:docPr id="7172" name="Picture 7172" descr="clip_image024">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_image024">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81700" cy="3781425"/>
                    </a:xfrm>
                    <a:prstGeom prst="rect">
                      <a:avLst/>
                    </a:prstGeom>
                    <a:noFill/>
                    <a:ln>
                      <a:noFill/>
                    </a:ln>
                  </pic:spPr>
                </pic:pic>
              </a:graphicData>
            </a:graphic>
          </wp:inline>
        </w:drawing>
      </w:r>
    </w:p>
    <w:p w:rsidR="00321BEB" w:rsidRPr="005D1FF2" w:rsidRDefault="00321BEB" w:rsidP="00321BEB">
      <w:pPr>
        <w:ind w:left="360"/>
        <w:rPr>
          <w:sz w:val="24"/>
          <w:szCs w:val="24"/>
        </w:rPr>
      </w:pPr>
      <w:r w:rsidRPr="005D1FF2">
        <w:rPr>
          <w:iCs/>
          <w:sz w:val="24"/>
          <w:szCs w:val="24"/>
        </w:rPr>
        <w:t>Figure 12:</w:t>
      </w:r>
      <w:r w:rsidRPr="005D1FF2">
        <w:rPr>
          <w:sz w:val="24"/>
          <w:szCs w:val="24"/>
        </w:rPr>
        <w:t> </w:t>
      </w:r>
      <w:r w:rsidRPr="005D1FF2">
        <w:rPr>
          <w:iCs/>
          <w:sz w:val="24"/>
          <w:szCs w:val="24"/>
        </w:rPr>
        <w:t>The “Select Objects” dialog box allows you to select which object to audit.</w:t>
      </w:r>
    </w:p>
    <w:p w:rsidR="00321BEB" w:rsidRPr="00321BEB" w:rsidRDefault="00321BEB" w:rsidP="00321BEB">
      <w:pPr>
        <w:ind w:left="360"/>
        <w:rPr>
          <w:sz w:val="24"/>
          <w:szCs w:val="24"/>
        </w:rPr>
      </w:pPr>
      <w:r w:rsidRPr="00321BEB">
        <w:rPr>
          <w:sz w:val="24"/>
          <w:szCs w:val="24"/>
        </w:rPr>
        <w:t>Having clicked on the “Browse” button, the list of available objects will appear, as shown in Figure 13:</w:t>
      </w:r>
    </w:p>
    <w:p w:rsidR="00321BEB" w:rsidRPr="00321BEB" w:rsidRDefault="00321BEB" w:rsidP="00321BEB">
      <w:pPr>
        <w:ind w:left="360"/>
        <w:rPr>
          <w:sz w:val="24"/>
          <w:szCs w:val="24"/>
        </w:rPr>
      </w:pPr>
      <w:r w:rsidRPr="00321BEB">
        <w:rPr>
          <w:noProof/>
          <w:sz w:val="24"/>
          <w:szCs w:val="24"/>
        </w:rPr>
        <w:drawing>
          <wp:inline distT="0" distB="0" distL="0" distR="0">
            <wp:extent cx="5981700" cy="3752850"/>
            <wp:effectExtent l="0" t="0" r="0" b="0"/>
            <wp:docPr id="7171" name="Picture 7171" descr="clip_image026">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26">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321BEB" w:rsidRPr="00321BEB" w:rsidRDefault="00321BEB" w:rsidP="00321BEB">
      <w:pPr>
        <w:ind w:left="360"/>
        <w:rPr>
          <w:sz w:val="24"/>
          <w:szCs w:val="24"/>
        </w:rPr>
      </w:pPr>
      <w:r w:rsidRPr="00321BEB">
        <w:rPr>
          <w:i/>
          <w:iCs/>
          <w:sz w:val="24"/>
          <w:szCs w:val="24"/>
        </w:rPr>
        <w:t>Figure 13:</w:t>
      </w:r>
      <w:r w:rsidRPr="00321BEB">
        <w:rPr>
          <w:sz w:val="24"/>
          <w:szCs w:val="24"/>
        </w:rPr>
        <w:t> </w:t>
      </w:r>
      <w:r w:rsidRPr="00321BEB">
        <w:rPr>
          <w:i/>
          <w:iCs/>
          <w:sz w:val="24"/>
          <w:szCs w:val="24"/>
        </w:rPr>
        <w:t>Select the object to be audited from this list.</w:t>
      </w:r>
    </w:p>
    <w:p w:rsidR="00321BEB" w:rsidRPr="00321BEB" w:rsidRDefault="00321BEB" w:rsidP="00321BEB">
      <w:pPr>
        <w:ind w:left="360"/>
        <w:rPr>
          <w:sz w:val="24"/>
          <w:szCs w:val="24"/>
        </w:rPr>
      </w:pPr>
      <w:r w:rsidRPr="00321BEB">
        <w:rPr>
          <w:sz w:val="24"/>
          <w:szCs w:val="24"/>
        </w:rPr>
        <w:t>Browse through the “Browse for Object” dialog box until you find the object or objects you want to audit, then select them. Above, I have selected a single table: HumanResources.EmployeePayHistory.</w:t>
      </w:r>
    </w:p>
    <w:p w:rsidR="00321BEB" w:rsidRPr="00321BEB" w:rsidRDefault="00321BEB" w:rsidP="00321BEB">
      <w:pPr>
        <w:ind w:left="360"/>
        <w:rPr>
          <w:sz w:val="24"/>
          <w:szCs w:val="24"/>
        </w:rPr>
      </w:pPr>
      <w:r w:rsidRPr="00321BEB">
        <w:rPr>
          <w:sz w:val="24"/>
          <w:szCs w:val="24"/>
        </w:rPr>
        <w:t>Once the objects have been selected, click “OK,” and the “Select Object” dialog box reappears, as shown in Figure 14:</w:t>
      </w:r>
    </w:p>
    <w:p w:rsidR="00321BEB" w:rsidRPr="00321BEB" w:rsidRDefault="00321BEB" w:rsidP="00321BEB">
      <w:pPr>
        <w:ind w:left="360"/>
        <w:rPr>
          <w:sz w:val="24"/>
          <w:szCs w:val="24"/>
        </w:rPr>
      </w:pPr>
      <w:r w:rsidRPr="00321BEB">
        <w:rPr>
          <w:noProof/>
          <w:sz w:val="24"/>
          <w:szCs w:val="24"/>
        </w:rPr>
        <w:drawing>
          <wp:inline distT="0" distB="0" distL="0" distR="0">
            <wp:extent cx="5981700" cy="3781425"/>
            <wp:effectExtent l="0" t="0" r="0" b="9525"/>
            <wp:docPr id="7169" name="Picture 7169" descr="clip_image028">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p_image028">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81700" cy="3781425"/>
                    </a:xfrm>
                    <a:prstGeom prst="rect">
                      <a:avLst/>
                    </a:prstGeom>
                    <a:noFill/>
                    <a:ln>
                      <a:noFill/>
                    </a:ln>
                  </pic:spPr>
                </pic:pic>
              </a:graphicData>
            </a:graphic>
          </wp:inline>
        </w:drawing>
      </w:r>
    </w:p>
    <w:p w:rsidR="00321BEB" w:rsidRPr="00D4211A" w:rsidRDefault="00321BEB" w:rsidP="00321BEB">
      <w:pPr>
        <w:ind w:left="360"/>
        <w:rPr>
          <w:sz w:val="24"/>
          <w:szCs w:val="24"/>
        </w:rPr>
      </w:pPr>
      <w:r w:rsidRPr="00D4211A">
        <w:rPr>
          <w:iCs/>
          <w:sz w:val="24"/>
          <w:szCs w:val="24"/>
        </w:rPr>
        <w:t>Figure 14:</w:t>
      </w:r>
      <w:r w:rsidRPr="00D4211A">
        <w:rPr>
          <w:sz w:val="24"/>
          <w:szCs w:val="24"/>
        </w:rPr>
        <w:t> </w:t>
      </w:r>
      <w:r w:rsidRPr="00D4211A">
        <w:rPr>
          <w:iCs/>
          <w:sz w:val="24"/>
          <w:szCs w:val="24"/>
        </w:rPr>
        <w:t>The audited object has been selected.</w:t>
      </w:r>
    </w:p>
    <w:p w:rsidR="00321BEB" w:rsidRPr="00321BEB" w:rsidRDefault="00321BEB" w:rsidP="00321BEB">
      <w:pPr>
        <w:ind w:left="360"/>
        <w:rPr>
          <w:sz w:val="24"/>
          <w:szCs w:val="24"/>
        </w:rPr>
      </w:pPr>
      <w:r w:rsidRPr="00321BEB">
        <w:rPr>
          <w:sz w:val="24"/>
          <w:szCs w:val="24"/>
        </w:rPr>
        <w:t>Now that the object to be audited has been selected, click “OK,” and you are returned to the original “Create Database Audit Specification” dialog box, as shown in Figure 15:</w:t>
      </w:r>
    </w:p>
    <w:p w:rsidR="00321BEB" w:rsidRPr="00321BEB" w:rsidRDefault="00321BEB" w:rsidP="00321BEB">
      <w:pPr>
        <w:ind w:left="360"/>
        <w:rPr>
          <w:sz w:val="24"/>
          <w:szCs w:val="24"/>
        </w:rPr>
      </w:pPr>
      <w:r w:rsidRPr="00321BEB">
        <w:rPr>
          <w:b/>
          <w:bCs/>
          <w:sz w:val="24"/>
          <w:szCs w:val="24"/>
        </w:rPr>
        <w:t> </w:t>
      </w:r>
      <w:r w:rsidRPr="00321BEB">
        <w:rPr>
          <w:noProof/>
          <w:sz w:val="24"/>
          <w:szCs w:val="24"/>
        </w:rPr>
        <w:drawing>
          <wp:inline distT="0" distB="0" distL="0" distR="0">
            <wp:extent cx="5981700" cy="828675"/>
            <wp:effectExtent l="0" t="0" r="0" b="9525"/>
            <wp:docPr id="7168" name="Picture 7168" descr="clip_image03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p_image030">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81700" cy="828675"/>
                    </a:xfrm>
                    <a:prstGeom prst="rect">
                      <a:avLst/>
                    </a:prstGeom>
                    <a:noFill/>
                    <a:ln>
                      <a:noFill/>
                    </a:ln>
                  </pic:spPr>
                </pic:pic>
              </a:graphicData>
            </a:graphic>
          </wp:inline>
        </w:drawing>
      </w:r>
      <w:r w:rsidRPr="00321BEB">
        <w:rPr>
          <w:b/>
          <w:bCs/>
          <w:sz w:val="24"/>
          <w:szCs w:val="24"/>
        </w:rPr>
        <w:t> </w:t>
      </w:r>
    </w:p>
    <w:p w:rsidR="00321BEB" w:rsidRPr="00D4211A" w:rsidRDefault="00321BEB" w:rsidP="00321BEB">
      <w:pPr>
        <w:ind w:left="360"/>
        <w:rPr>
          <w:sz w:val="24"/>
          <w:szCs w:val="24"/>
        </w:rPr>
      </w:pPr>
      <w:r w:rsidRPr="00D4211A">
        <w:rPr>
          <w:iCs/>
          <w:sz w:val="24"/>
          <w:szCs w:val="24"/>
        </w:rPr>
        <w:t>Figure 15: We now see all of our actions up to this point.</w:t>
      </w:r>
    </w:p>
    <w:p w:rsidR="00321BEB" w:rsidRPr="00321BEB" w:rsidRDefault="00321BEB" w:rsidP="00321BEB">
      <w:pPr>
        <w:ind w:left="360"/>
        <w:rPr>
          <w:sz w:val="24"/>
          <w:szCs w:val="24"/>
        </w:rPr>
      </w:pPr>
      <w:r w:rsidRPr="00321BEB">
        <w:rPr>
          <w:sz w:val="24"/>
          <w:szCs w:val="24"/>
        </w:rPr>
        <w:t>There is one last step, and that is to specify what security principals (user accounts) that we want to monitor. To do this, click on the browse button under “Principal Name,” and another “Select Object” dialog box appears.</w:t>
      </w:r>
    </w:p>
    <w:p w:rsidR="00321BEB" w:rsidRPr="00321BEB" w:rsidRDefault="00321BEB" w:rsidP="00321BEB">
      <w:pPr>
        <w:ind w:left="360"/>
        <w:rPr>
          <w:sz w:val="24"/>
          <w:szCs w:val="24"/>
        </w:rPr>
      </w:pPr>
      <w:r w:rsidRPr="00321BEB">
        <w:rPr>
          <w:sz w:val="24"/>
          <w:szCs w:val="24"/>
        </w:rPr>
        <w:t>I am going to spare you seeing this screen again, and skip immediately to the “Browse for Object” dialog box, where you can see what principals you can choose from, as shown in Figure 16:</w:t>
      </w:r>
    </w:p>
    <w:p w:rsidR="00321BEB" w:rsidRPr="00321BEB" w:rsidRDefault="00321BEB" w:rsidP="00321BEB">
      <w:pPr>
        <w:ind w:left="360"/>
        <w:rPr>
          <w:sz w:val="24"/>
          <w:szCs w:val="24"/>
        </w:rPr>
      </w:pPr>
      <w:r w:rsidRPr="00321BEB">
        <w:rPr>
          <w:noProof/>
          <w:sz w:val="24"/>
          <w:szCs w:val="24"/>
        </w:rPr>
        <w:drawing>
          <wp:inline distT="0" distB="0" distL="0" distR="0">
            <wp:extent cx="5981700" cy="3781425"/>
            <wp:effectExtent l="0" t="0" r="0" b="9525"/>
            <wp:docPr id="63" name="Picture 63" descr="clip_image032">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p_image032">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81700" cy="3781425"/>
                    </a:xfrm>
                    <a:prstGeom prst="rect">
                      <a:avLst/>
                    </a:prstGeom>
                    <a:noFill/>
                    <a:ln>
                      <a:noFill/>
                    </a:ln>
                  </pic:spPr>
                </pic:pic>
              </a:graphicData>
            </a:graphic>
          </wp:inline>
        </w:drawing>
      </w:r>
      <w:r w:rsidRPr="00321BEB">
        <w:rPr>
          <w:b/>
          <w:bCs/>
          <w:sz w:val="24"/>
          <w:szCs w:val="24"/>
        </w:rPr>
        <w:t> </w:t>
      </w:r>
    </w:p>
    <w:p w:rsidR="00321BEB" w:rsidRPr="00D4211A" w:rsidRDefault="00321BEB" w:rsidP="00321BEB">
      <w:pPr>
        <w:ind w:left="360"/>
        <w:rPr>
          <w:sz w:val="24"/>
          <w:szCs w:val="24"/>
        </w:rPr>
      </w:pPr>
      <w:r w:rsidRPr="00D4211A">
        <w:rPr>
          <w:iCs/>
          <w:sz w:val="24"/>
          <w:szCs w:val="24"/>
        </w:rPr>
        <w:t>Figure 16:</w:t>
      </w:r>
      <w:r w:rsidRPr="00D4211A">
        <w:rPr>
          <w:sz w:val="24"/>
          <w:szCs w:val="24"/>
        </w:rPr>
        <w:t> </w:t>
      </w:r>
      <w:r w:rsidRPr="00D4211A">
        <w:rPr>
          <w:iCs/>
          <w:sz w:val="24"/>
          <w:szCs w:val="24"/>
        </w:rPr>
        <w:t>Select the principal you want to audit.</w:t>
      </w:r>
    </w:p>
    <w:p w:rsidR="00321BEB" w:rsidRPr="00321BEB" w:rsidRDefault="00321BEB" w:rsidP="00321BEB">
      <w:pPr>
        <w:ind w:left="360"/>
        <w:rPr>
          <w:sz w:val="24"/>
          <w:szCs w:val="24"/>
        </w:rPr>
      </w:pPr>
      <w:r w:rsidRPr="00321BEB">
        <w:rPr>
          <w:sz w:val="24"/>
          <w:szCs w:val="24"/>
        </w:rPr>
        <w:t>In this case, public is chosen, because the goal of this audit is to identify </w:t>
      </w:r>
      <w:r w:rsidRPr="00321BEB">
        <w:rPr>
          <w:i/>
          <w:iCs/>
          <w:sz w:val="24"/>
          <w:szCs w:val="24"/>
        </w:rPr>
        <w:t>anyone</w:t>
      </w:r>
      <w:r w:rsidRPr="00321BEB">
        <w:rPr>
          <w:sz w:val="24"/>
          <w:szCs w:val="24"/>
        </w:rPr>
        <w:t> who runs a SELECT against the payroll table. Optionally, you can select on specific users or roles. Click on “OK” for this dialog box, then click on “OK” for the “Select Objects” dialog box, and we reach the final screen, seen on Figure 17:</w:t>
      </w:r>
      <w:r w:rsidRPr="00321BEB">
        <w:rPr>
          <w:b/>
          <w:bCs/>
          <w:sz w:val="24"/>
          <w:szCs w:val="24"/>
        </w:rPr>
        <w:t> </w:t>
      </w:r>
    </w:p>
    <w:p w:rsidR="00321BEB" w:rsidRPr="00321BEB" w:rsidRDefault="00321BEB" w:rsidP="00321BEB">
      <w:pPr>
        <w:ind w:left="360"/>
        <w:rPr>
          <w:sz w:val="24"/>
          <w:szCs w:val="24"/>
        </w:rPr>
      </w:pPr>
      <w:r w:rsidRPr="00321BEB">
        <w:rPr>
          <w:noProof/>
          <w:sz w:val="24"/>
          <w:szCs w:val="24"/>
        </w:rPr>
        <w:drawing>
          <wp:inline distT="0" distB="0" distL="0" distR="0">
            <wp:extent cx="5981700" cy="3086100"/>
            <wp:effectExtent l="0" t="0" r="0" b="0"/>
            <wp:docPr id="62" name="Picture 62" descr="clip_image034">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_image034">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81700" cy="3086100"/>
                    </a:xfrm>
                    <a:prstGeom prst="rect">
                      <a:avLst/>
                    </a:prstGeom>
                    <a:noFill/>
                    <a:ln>
                      <a:noFill/>
                    </a:ln>
                  </pic:spPr>
                </pic:pic>
              </a:graphicData>
            </a:graphic>
          </wp:inline>
        </w:drawing>
      </w:r>
      <w:r w:rsidRPr="00321BEB">
        <w:rPr>
          <w:b/>
          <w:bCs/>
          <w:sz w:val="24"/>
          <w:szCs w:val="24"/>
        </w:rPr>
        <w:t> </w:t>
      </w:r>
    </w:p>
    <w:p w:rsidR="00321BEB" w:rsidRPr="00321BEB" w:rsidRDefault="00321BEB" w:rsidP="00321BEB">
      <w:pPr>
        <w:ind w:left="360"/>
        <w:rPr>
          <w:sz w:val="24"/>
          <w:szCs w:val="24"/>
        </w:rPr>
      </w:pPr>
      <w:r w:rsidRPr="00321BEB">
        <w:rPr>
          <w:i/>
          <w:iCs/>
          <w:sz w:val="24"/>
          <w:szCs w:val="24"/>
        </w:rPr>
        <w:t>Figure 17:</w:t>
      </w:r>
      <w:r w:rsidRPr="00321BEB">
        <w:rPr>
          <w:sz w:val="24"/>
          <w:szCs w:val="24"/>
        </w:rPr>
        <w:t> </w:t>
      </w:r>
      <w:r w:rsidRPr="00321BEB">
        <w:rPr>
          <w:i/>
          <w:iCs/>
          <w:sz w:val="24"/>
          <w:szCs w:val="24"/>
        </w:rPr>
        <w:t>We are finally done creating the database audit specification.</w:t>
      </w:r>
    </w:p>
    <w:p w:rsidR="00321BEB" w:rsidRPr="00321BEB" w:rsidRDefault="00321BEB" w:rsidP="00321BEB">
      <w:pPr>
        <w:ind w:left="360"/>
        <w:rPr>
          <w:sz w:val="24"/>
          <w:szCs w:val="24"/>
        </w:rPr>
      </w:pPr>
      <w:r w:rsidRPr="00321BEB">
        <w:rPr>
          <w:sz w:val="24"/>
          <w:szCs w:val="24"/>
        </w:rPr>
        <w:t>Since we are only interested in auditing this one table for a single action, we will stop now. If you wanted to, you could continue to add addition actions and objects to this audit specification. Click on “OK,” and the database Audit Specification will be saved, and you can view it in object explorer, as shown in Figure 18:</w:t>
      </w:r>
    </w:p>
    <w:p w:rsidR="00321BEB" w:rsidRPr="00321BEB" w:rsidRDefault="00321BEB" w:rsidP="00321BEB">
      <w:pPr>
        <w:ind w:left="360"/>
        <w:rPr>
          <w:sz w:val="24"/>
          <w:szCs w:val="24"/>
        </w:rPr>
      </w:pPr>
      <w:r w:rsidRPr="00321BEB">
        <w:rPr>
          <w:noProof/>
          <w:sz w:val="24"/>
          <w:szCs w:val="24"/>
        </w:rPr>
        <w:drawing>
          <wp:inline distT="0" distB="0" distL="0" distR="0">
            <wp:extent cx="2314575" cy="1638300"/>
            <wp:effectExtent l="0" t="0" r="9525" b="0"/>
            <wp:docPr id="61" name="Picture 61" descr="clip_image036">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36">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14575" cy="1638300"/>
                    </a:xfrm>
                    <a:prstGeom prst="rect">
                      <a:avLst/>
                    </a:prstGeom>
                    <a:noFill/>
                    <a:ln>
                      <a:noFill/>
                    </a:ln>
                  </pic:spPr>
                </pic:pic>
              </a:graphicData>
            </a:graphic>
          </wp:inline>
        </w:drawing>
      </w:r>
      <w:r w:rsidRPr="00321BEB">
        <w:rPr>
          <w:b/>
          <w:bCs/>
          <w:sz w:val="24"/>
          <w:szCs w:val="24"/>
        </w:rPr>
        <w:t> </w:t>
      </w:r>
    </w:p>
    <w:p w:rsidR="00321BEB" w:rsidRPr="0031261D" w:rsidRDefault="00321BEB" w:rsidP="00321BEB">
      <w:pPr>
        <w:ind w:left="360"/>
        <w:rPr>
          <w:sz w:val="24"/>
          <w:szCs w:val="24"/>
        </w:rPr>
      </w:pPr>
      <w:r w:rsidRPr="0031261D">
        <w:rPr>
          <w:iCs/>
          <w:sz w:val="24"/>
          <w:szCs w:val="24"/>
        </w:rPr>
        <w:t>Figure 18:</w:t>
      </w:r>
      <w:r w:rsidRPr="0031261D">
        <w:rPr>
          <w:sz w:val="24"/>
          <w:szCs w:val="24"/>
        </w:rPr>
        <w:t> </w:t>
      </w:r>
      <w:r w:rsidRPr="0031261D">
        <w:rPr>
          <w:iCs/>
          <w:sz w:val="24"/>
          <w:szCs w:val="24"/>
        </w:rPr>
        <w:t>Notice the red arrow next to the specification, which tells us that it is turned off.</w:t>
      </w:r>
    </w:p>
    <w:p w:rsidR="00321BEB" w:rsidRDefault="00321BEB" w:rsidP="00321BEB">
      <w:pPr>
        <w:ind w:left="360"/>
        <w:rPr>
          <w:sz w:val="24"/>
          <w:szCs w:val="24"/>
        </w:rPr>
      </w:pPr>
      <w:r w:rsidRPr="00321BEB">
        <w:rPr>
          <w:sz w:val="24"/>
          <w:szCs w:val="24"/>
        </w:rPr>
        <w:t>Once the new database audit specification has been created, it has a red arrow next to it, indicating that it is turned off. We will turn it on in the next step.</w:t>
      </w:r>
    </w:p>
    <w:p w:rsidR="00CC249D" w:rsidRPr="00CC249D" w:rsidRDefault="00CC249D" w:rsidP="00321BEB">
      <w:pPr>
        <w:ind w:left="360"/>
        <w:rPr>
          <w:sz w:val="24"/>
          <w:szCs w:val="24"/>
          <w:u w:val="single"/>
        </w:rPr>
      </w:pPr>
      <w:r w:rsidRPr="00CC249D">
        <w:rPr>
          <w:sz w:val="24"/>
          <w:szCs w:val="24"/>
          <w:u w:val="single"/>
        </w:rPr>
        <w:t>http://bradmcgehee.com/2010/03/30/an-introduction-to-sql-server-2008-audit/</w:t>
      </w:r>
    </w:p>
    <w:p w:rsidR="00A324A4" w:rsidRDefault="00A324A4" w:rsidP="0031261D">
      <w:pPr>
        <w:rPr>
          <w:sz w:val="24"/>
          <w:szCs w:val="24"/>
        </w:rPr>
      </w:pPr>
    </w:p>
    <w:p w:rsidR="0031261D" w:rsidRPr="0031261D" w:rsidRDefault="0031261D" w:rsidP="0031261D">
      <w:pPr>
        <w:rPr>
          <w:b/>
          <w:sz w:val="24"/>
          <w:szCs w:val="24"/>
        </w:rPr>
      </w:pPr>
      <w:r w:rsidRPr="0031261D">
        <w:rPr>
          <w:b/>
          <w:sz w:val="24"/>
          <w:szCs w:val="24"/>
        </w:rPr>
        <w:t>NEW FEATURES LIST FOR 2005, 2008, 2008R2, 2012, 2014</w:t>
      </w:r>
    </w:p>
    <w:p w:rsidR="0031261D" w:rsidRDefault="0031261D" w:rsidP="0031261D">
      <w:pPr>
        <w:rPr>
          <w:sz w:val="24"/>
          <w:szCs w:val="24"/>
        </w:rPr>
      </w:pPr>
    </w:p>
    <w:tbl>
      <w:tblPr>
        <w:tblW w:w="9468" w:type="dxa"/>
        <w:tblInd w:w="108" w:type="dxa"/>
        <w:tblLayout w:type="fixed"/>
        <w:tblLook w:val="04A0" w:firstRow="1" w:lastRow="0" w:firstColumn="1" w:lastColumn="0" w:noHBand="0" w:noVBand="1"/>
      </w:tblPr>
      <w:tblGrid>
        <w:gridCol w:w="2880"/>
        <w:gridCol w:w="3690"/>
        <w:gridCol w:w="2898"/>
      </w:tblGrid>
      <w:tr w:rsidR="0031261D" w:rsidRPr="0031261D" w:rsidTr="002277D4">
        <w:trPr>
          <w:trHeight w:val="315"/>
        </w:trPr>
        <w:tc>
          <w:tcPr>
            <w:tcW w:w="2880" w:type="dxa"/>
            <w:tcBorders>
              <w:top w:val="nil"/>
              <w:left w:val="nil"/>
              <w:bottom w:val="nil"/>
              <w:right w:val="nil"/>
            </w:tcBorders>
            <w:shd w:val="clear" w:color="000000" w:fill="FFFF00"/>
            <w:noWrap/>
            <w:vAlign w:val="center"/>
            <w:hideMark/>
          </w:tcPr>
          <w:p w:rsidR="0031261D" w:rsidRPr="0031261D" w:rsidRDefault="0031261D" w:rsidP="002277D4">
            <w:pPr>
              <w:spacing w:after="0" w:line="240" w:lineRule="auto"/>
              <w:rPr>
                <w:rFonts w:ascii="Calibri" w:eastAsia="Times New Roman" w:hAnsi="Calibri" w:cs="Calibri"/>
                <w:b/>
                <w:bCs/>
                <w:color w:val="FF0000"/>
                <w:sz w:val="24"/>
                <w:szCs w:val="24"/>
              </w:rPr>
            </w:pPr>
            <w:r w:rsidRPr="0031261D">
              <w:rPr>
                <w:rFonts w:ascii="Calibri" w:eastAsia="Times New Roman" w:hAnsi="Calibri" w:cs="Calibri"/>
                <w:b/>
                <w:bCs/>
                <w:color w:val="FF0000"/>
                <w:sz w:val="24"/>
                <w:szCs w:val="24"/>
              </w:rPr>
              <w:t>SQL Server 2005</w:t>
            </w:r>
          </w:p>
        </w:tc>
        <w:tc>
          <w:tcPr>
            <w:tcW w:w="3690" w:type="dxa"/>
            <w:tcBorders>
              <w:top w:val="nil"/>
              <w:left w:val="nil"/>
              <w:bottom w:val="nil"/>
              <w:right w:val="nil"/>
            </w:tcBorders>
            <w:shd w:val="clear" w:color="000000" w:fill="FFFF00"/>
            <w:vAlign w:val="center"/>
            <w:hideMark/>
          </w:tcPr>
          <w:p w:rsidR="0031261D" w:rsidRPr="0031261D" w:rsidRDefault="0031261D" w:rsidP="002277D4">
            <w:pPr>
              <w:spacing w:after="0" w:line="240" w:lineRule="auto"/>
              <w:rPr>
                <w:rFonts w:ascii="Calibri" w:eastAsia="Times New Roman" w:hAnsi="Calibri" w:cs="Calibri"/>
                <w:b/>
                <w:bCs/>
                <w:color w:val="FF0000"/>
                <w:sz w:val="24"/>
                <w:szCs w:val="24"/>
              </w:rPr>
            </w:pPr>
            <w:r w:rsidRPr="0031261D">
              <w:rPr>
                <w:rFonts w:ascii="Calibri" w:eastAsia="Times New Roman" w:hAnsi="Calibri" w:cs="Calibri"/>
                <w:b/>
                <w:bCs/>
                <w:color w:val="FF0000"/>
                <w:sz w:val="24"/>
                <w:szCs w:val="24"/>
              </w:rPr>
              <w:t>SQL Server 2008</w:t>
            </w:r>
          </w:p>
        </w:tc>
        <w:tc>
          <w:tcPr>
            <w:tcW w:w="2898" w:type="dxa"/>
            <w:tcBorders>
              <w:top w:val="nil"/>
              <w:left w:val="nil"/>
              <w:bottom w:val="nil"/>
              <w:right w:val="nil"/>
            </w:tcBorders>
            <w:shd w:val="clear" w:color="000000" w:fill="FFFF00"/>
            <w:vAlign w:val="center"/>
            <w:hideMark/>
          </w:tcPr>
          <w:p w:rsidR="0031261D" w:rsidRPr="0031261D" w:rsidRDefault="0031261D" w:rsidP="002277D4">
            <w:pPr>
              <w:spacing w:after="0" w:line="240" w:lineRule="auto"/>
              <w:rPr>
                <w:rFonts w:ascii="Calibri" w:eastAsia="Times New Roman" w:hAnsi="Calibri" w:cs="Calibri"/>
                <w:b/>
                <w:bCs/>
                <w:color w:val="FF0000"/>
                <w:sz w:val="24"/>
                <w:szCs w:val="24"/>
              </w:rPr>
            </w:pPr>
            <w:r w:rsidRPr="0031261D">
              <w:rPr>
                <w:rFonts w:ascii="Calibri" w:eastAsia="Times New Roman" w:hAnsi="Calibri" w:cs="Calibri"/>
                <w:b/>
                <w:bCs/>
                <w:color w:val="FF0000"/>
                <w:sz w:val="24"/>
                <w:szCs w:val="24"/>
              </w:rPr>
              <w:t>SQL Server 2008R2</w:t>
            </w:r>
          </w:p>
        </w:tc>
      </w:tr>
      <w:tr w:rsidR="0031261D" w:rsidRPr="0031261D" w:rsidTr="002277D4">
        <w:trPr>
          <w:trHeight w:val="315"/>
        </w:trPr>
        <w:tc>
          <w:tcPr>
            <w:tcW w:w="2880" w:type="dxa"/>
            <w:tcBorders>
              <w:top w:val="nil"/>
              <w:left w:val="nil"/>
              <w:bottom w:val="nil"/>
              <w:right w:val="nil"/>
            </w:tcBorders>
            <w:shd w:val="clear" w:color="auto" w:fill="auto"/>
            <w:noWrap/>
            <w:vAlign w:val="bottom"/>
            <w:hideMark/>
          </w:tcPr>
          <w:p w:rsidR="0031261D" w:rsidRPr="0031261D" w:rsidRDefault="0031261D" w:rsidP="0031261D">
            <w:pPr>
              <w:spacing w:after="0" w:line="240" w:lineRule="auto"/>
              <w:jc w:val="center"/>
              <w:rPr>
                <w:rFonts w:ascii="Calibri" w:eastAsia="Times New Roman" w:hAnsi="Calibri" w:cs="Calibri"/>
                <w:b/>
                <w:bCs/>
                <w:color w:val="FF0000"/>
                <w:sz w:val="24"/>
                <w:szCs w:val="24"/>
              </w:rPr>
            </w:pPr>
          </w:p>
        </w:tc>
        <w:tc>
          <w:tcPr>
            <w:tcW w:w="3690" w:type="dxa"/>
            <w:tcBorders>
              <w:top w:val="nil"/>
              <w:left w:val="nil"/>
              <w:bottom w:val="nil"/>
              <w:right w:val="nil"/>
            </w:tcBorders>
            <w:shd w:val="clear" w:color="auto" w:fill="auto"/>
            <w:vAlign w:val="bottom"/>
            <w:hideMark/>
          </w:tcPr>
          <w:p w:rsidR="0031261D" w:rsidRPr="0031261D" w:rsidRDefault="0031261D" w:rsidP="0031261D">
            <w:pPr>
              <w:spacing w:after="0" w:line="240" w:lineRule="auto"/>
              <w:rPr>
                <w:rFonts w:ascii="Times New Roman" w:eastAsia="Times New Roman" w:hAnsi="Times New Roman" w:cs="Times New Roman"/>
                <w:sz w:val="20"/>
                <w:szCs w:val="20"/>
              </w:rPr>
            </w:pPr>
          </w:p>
        </w:tc>
        <w:tc>
          <w:tcPr>
            <w:tcW w:w="2898" w:type="dxa"/>
            <w:tcBorders>
              <w:top w:val="nil"/>
              <w:left w:val="nil"/>
              <w:bottom w:val="nil"/>
              <w:right w:val="nil"/>
            </w:tcBorders>
            <w:shd w:val="clear" w:color="auto" w:fill="auto"/>
            <w:vAlign w:val="bottom"/>
            <w:hideMark/>
          </w:tcPr>
          <w:p w:rsidR="0031261D" w:rsidRPr="0031261D" w:rsidRDefault="0031261D" w:rsidP="0031261D">
            <w:pPr>
              <w:spacing w:after="0" w:line="240" w:lineRule="auto"/>
              <w:rPr>
                <w:rFonts w:ascii="Times New Roman" w:eastAsia="Times New Roman" w:hAnsi="Times New Roman" w:cs="Times New Roman"/>
                <w:sz w:val="20"/>
                <w:szCs w:val="20"/>
              </w:rPr>
            </w:pPr>
          </w:p>
        </w:tc>
      </w:tr>
      <w:tr w:rsidR="0031261D" w:rsidRPr="0031261D" w:rsidTr="002277D4">
        <w:trPr>
          <w:trHeight w:val="630"/>
        </w:trPr>
        <w:tc>
          <w:tcPr>
            <w:tcW w:w="2880" w:type="dxa"/>
            <w:tcBorders>
              <w:top w:val="nil"/>
              <w:left w:val="nil"/>
              <w:bottom w:val="nil"/>
              <w:right w:val="nil"/>
            </w:tcBorders>
            <w:shd w:val="clear" w:color="auto" w:fill="auto"/>
            <w:noWrap/>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DB Mirroring</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[SQL Server] Audit</w:t>
            </w:r>
          </w:p>
        </w:tc>
        <w:tc>
          <w:tcPr>
            <w:tcW w:w="2898"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Report Builder 3.0</w:t>
            </w:r>
          </w:p>
        </w:tc>
      </w:tr>
      <w:tr w:rsidR="0031261D" w:rsidRPr="0031261D" w:rsidTr="002277D4">
        <w:trPr>
          <w:trHeight w:val="375"/>
        </w:trPr>
        <w:tc>
          <w:tcPr>
            <w:tcW w:w="2880" w:type="dxa"/>
            <w:tcBorders>
              <w:top w:val="nil"/>
              <w:left w:val="nil"/>
              <w:bottom w:val="nil"/>
              <w:right w:val="nil"/>
            </w:tcBorders>
            <w:shd w:val="clear" w:color="auto" w:fill="auto"/>
            <w:noWrap/>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Peer-to-peer replication</w:t>
            </w:r>
          </w:p>
        </w:tc>
        <w:tc>
          <w:tcPr>
            <w:tcW w:w="3690" w:type="dxa"/>
            <w:tcBorders>
              <w:top w:val="nil"/>
              <w:left w:val="nil"/>
              <w:bottom w:val="nil"/>
              <w:right w:val="nil"/>
            </w:tcBorders>
            <w:shd w:val="clear" w:color="auto" w:fill="auto"/>
            <w:noWrap/>
            <w:vAlign w:val="bottom"/>
            <w:hideMark/>
          </w:tcPr>
          <w:p w:rsidR="0031261D" w:rsidRPr="0031261D" w:rsidRDefault="0031261D" w:rsidP="0031261D">
            <w:pPr>
              <w:spacing w:after="0" w:line="240" w:lineRule="auto"/>
              <w:rPr>
                <w:rFonts w:ascii="Calibri" w:eastAsia="Times New Roman" w:hAnsi="Calibri" w:cs="Calibri"/>
                <w:color w:val="000000"/>
              </w:rPr>
            </w:pPr>
            <w:r w:rsidRPr="0031261D">
              <w:rPr>
                <w:rFonts w:ascii="Calibri" w:eastAsia="Times New Roman" w:hAnsi="Calibri" w:cs="Calibri"/>
                <w:noProof/>
                <w:color w:val="00000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0</wp:posOffset>
                      </wp:positionV>
                      <wp:extent cx="323850" cy="323850"/>
                      <wp:effectExtent l="0" t="0" r="0" b="0"/>
                      <wp:wrapNone/>
                      <wp:docPr id="1025" name="Rectangle 102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850" cy="323850"/>
                              </a:xfrm>
                              <a:prstGeom prst="rect">
                                <a:avLst/>
                              </a:prstGeom>
                              <a:noFill/>
                            </wps:spPr>
                            <wps:bodyPr/>
                          </wps:wsp>
                        </a:graphicData>
                      </a:graphic>
                      <wp14:sizeRelH relativeFrom="page">
                        <wp14:pctWidth>0</wp14:pctWidth>
                      </wp14:sizeRelH>
                      <wp14:sizeRelV relativeFrom="page">
                        <wp14:pctHeight>0</wp14:pctHeight>
                      </wp14:sizeRelV>
                    </wp:anchor>
                  </w:drawing>
                </mc:Choice>
                <mc:Fallback>
                  <w:pict>
                    <v:rect w14:anchorId="5514BF45" id="Rectangle 1025" o:spid="_x0000_s1026" alt="1" style="position:absolute;margin-left:0;margin-top:0;width:25.5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" filled="f" stroked="f">
                      <o:lock v:ext="edit" aspectratio="t"/>
                    </v:rect>
                  </w:pict>
                </mc:Fallback>
              </mc:AlternateContent>
            </w:r>
          </w:p>
          <w:tbl>
            <w:tblPr>
              <w:tblW w:w="0" w:type="auto"/>
              <w:tblCellSpacing w:w="0" w:type="dxa"/>
              <w:tblLayout w:type="fixed"/>
              <w:tblCellMar>
                <w:left w:w="0" w:type="dxa"/>
                <w:right w:w="0" w:type="dxa"/>
              </w:tblCellMar>
              <w:tblLook w:val="04A0" w:firstRow="1" w:lastRow="0" w:firstColumn="1" w:lastColumn="0" w:noHBand="0" w:noVBand="1"/>
            </w:tblPr>
            <w:tblGrid>
              <w:gridCol w:w="3120"/>
            </w:tblGrid>
            <w:tr w:rsidR="0031261D" w:rsidRPr="0031261D" w:rsidTr="002277D4">
              <w:trPr>
                <w:trHeight w:val="375"/>
                <w:tblCellSpacing w:w="0" w:type="dxa"/>
              </w:trPr>
              <w:tc>
                <w:tcPr>
                  <w:tcW w:w="312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Activity Monitor</w:t>
                  </w:r>
                </w:p>
              </w:tc>
            </w:tr>
          </w:tbl>
          <w:p w:rsidR="0031261D" w:rsidRPr="0031261D" w:rsidRDefault="0031261D" w:rsidP="0031261D">
            <w:pPr>
              <w:spacing w:after="0" w:line="240" w:lineRule="auto"/>
              <w:rPr>
                <w:rFonts w:ascii="Calibri" w:eastAsia="Times New Roman" w:hAnsi="Calibri" w:cs="Calibri"/>
                <w:color w:val="000000"/>
              </w:rPr>
            </w:pPr>
          </w:p>
        </w:tc>
        <w:tc>
          <w:tcPr>
            <w:tcW w:w="2898"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Master Data Services</w:t>
            </w:r>
          </w:p>
        </w:tc>
      </w:tr>
      <w:tr w:rsidR="0031261D" w:rsidRPr="0031261D" w:rsidTr="002277D4">
        <w:trPr>
          <w:trHeight w:val="630"/>
        </w:trPr>
        <w:tc>
          <w:tcPr>
            <w:tcW w:w="2880" w:type="dxa"/>
            <w:tcBorders>
              <w:top w:val="nil"/>
              <w:left w:val="nil"/>
              <w:bottom w:val="nil"/>
              <w:right w:val="nil"/>
            </w:tcBorders>
            <w:shd w:val="clear" w:color="auto" w:fill="auto"/>
            <w:noWrap/>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Db snapshot</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bookmarkStart w:id="6" w:name="RANGE!B6"/>
            <w:r w:rsidRPr="0031261D">
              <w:rPr>
                <w:rFonts w:ascii="Calibri" w:eastAsia="Times New Roman" w:hAnsi="Calibri" w:cs="Calibri"/>
                <w:b/>
                <w:bCs/>
                <w:color w:val="000000"/>
                <w:sz w:val="24"/>
                <w:szCs w:val="24"/>
              </w:rPr>
              <w:t>Backup Compression</w:t>
            </w:r>
            <w:bookmarkEnd w:id="6"/>
          </w:p>
        </w:tc>
        <w:tc>
          <w:tcPr>
            <w:tcW w:w="2898"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PowerPivot for SharePoint</w:t>
            </w:r>
          </w:p>
        </w:tc>
      </w:tr>
      <w:tr w:rsidR="0031261D" w:rsidRPr="0031261D" w:rsidTr="002277D4">
        <w:trPr>
          <w:trHeight w:val="630"/>
        </w:trPr>
        <w:tc>
          <w:tcPr>
            <w:tcW w:w="2880" w:type="dxa"/>
            <w:tcBorders>
              <w:top w:val="nil"/>
              <w:left w:val="nil"/>
              <w:bottom w:val="nil"/>
              <w:right w:val="nil"/>
            </w:tcBorders>
            <w:shd w:val="clear" w:color="auto" w:fill="auto"/>
            <w:noWrap/>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Service Broker</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Data Collector and Management</w:t>
            </w:r>
          </w:p>
        </w:tc>
        <w:tc>
          <w:tcPr>
            <w:tcW w:w="2898"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SQL Server Utility</w:t>
            </w:r>
          </w:p>
        </w:tc>
      </w:tr>
      <w:tr w:rsidR="0031261D" w:rsidRPr="0031261D" w:rsidTr="002277D4">
        <w:trPr>
          <w:trHeight w:val="375"/>
        </w:trPr>
        <w:tc>
          <w:tcPr>
            <w:tcW w:w="2880" w:type="dxa"/>
            <w:tcBorders>
              <w:top w:val="nil"/>
              <w:left w:val="nil"/>
              <w:bottom w:val="nil"/>
              <w:right w:val="nil"/>
            </w:tcBorders>
            <w:shd w:val="clear" w:color="auto" w:fill="auto"/>
            <w:noWrap/>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SSMS</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Data Compression</w:t>
            </w:r>
          </w:p>
        </w:tc>
        <w:tc>
          <w:tcPr>
            <w:tcW w:w="2898" w:type="dxa"/>
            <w:tcBorders>
              <w:top w:val="nil"/>
              <w:left w:val="nil"/>
              <w:bottom w:val="nil"/>
              <w:right w:val="nil"/>
            </w:tcBorders>
            <w:shd w:val="clear" w:color="auto" w:fill="auto"/>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StreamInsight</w:t>
            </w:r>
          </w:p>
        </w:tc>
      </w:tr>
      <w:tr w:rsidR="0031261D" w:rsidRPr="0031261D" w:rsidTr="002277D4">
        <w:trPr>
          <w:trHeight w:val="1260"/>
        </w:trPr>
        <w:tc>
          <w:tcPr>
            <w:tcW w:w="2880" w:type="dxa"/>
            <w:tcBorders>
              <w:top w:val="nil"/>
              <w:left w:val="nil"/>
              <w:bottom w:val="nil"/>
              <w:right w:val="nil"/>
            </w:tcBorders>
            <w:shd w:val="clear" w:color="auto" w:fill="auto"/>
            <w:noWrap/>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DMV's</w:t>
            </w:r>
          </w:p>
        </w:tc>
        <w:tc>
          <w:tcPr>
            <w:tcW w:w="3690" w:type="dxa"/>
            <w:tcBorders>
              <w:top w:val="nil"/>
              <w:left w:val="nil"/>
              <w:bottom w:val="nil"/>
              <w:right w:val="nil"/>
            </w:tcBorders>
            <w:shd w:val="clear" w:color="auto" w:fill="auto"/>
            <w:noWrap/>
            <w:vAlign w:val="bottom"/>
            <w:hideMark/>
          </w:tcPr>
          <w:p w:rsidR="0031261D" w:rsidRPr="0031261D" w:rsidRDefault="0031261D" w:rsidP="0031261D">
            <w:pPr>
              <w:spacing w:after="0" w:line="240" w:lineRule="auto"/>
              <w:rPr>
                <w:rFonts w:ascii="Calibri" w:eastAsia="Times New Roman" w:hAnsi="Calibri" w:cs="Calibri"/>
                <w:color w:val="000000"/>
              </w:rPr>
            </w:pPr>
            <w:r w:rsidRPr="0031261D">
              <w:rPr>
                <w:rFonts w:ascii="Calibri" w:eastAsia="Times New Roman" w:hAnsi="Calibri" w:cs="Calibri"/>
                <w:noProof/>
                <w:color w:val="00000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323850" cy="314325"/>
                      <wp:effectExtent l="0" t="0" r="0" b="0"/>
                      <wp:wrapNone/>
                      <wp:docPr id="53" name="Rectangle 53"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850" cy="323850"/>
                              </a:xfrm>
                              <a:prstGeom prst="rect">
                                <a:avLst/>
                              </a:prstGeom>
                              <a:noFill/>
                            </wps:spPr>
                            <wps:bodyPr/>
                          </wps:wsp>
                        </a:graphicData>
                      </a:graphic>
                      <wp14:sizeRelH relativeFrom="page">
                        <wp14:pctWidth>0</wp14:pctWidth>
                      </wp14:sizeRelH>
                      <wp14:sizeRelV relativeFrom="page">
                        <wp14:pctHeight>0</wp14:pctHeight>
                      </wp14:sizeRelV>
                    </wp:anchor>
                  </w:drawing>
                </mc:Choice>
                <mc:Fallback>
                  <w:pict>
                    <v:rect w14:anchorId="5281A469" id="Rectangle 53" o:spid="_x0000_s1026" alt="7" style="position:absolute;margin-left:0;margin-top:0;width:25.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" filled="f" stroked="f">
                      <o:lock v:ext="edit" aspectratio="t"/>
                    </v:rect>
                  </w:pict>
                </mc:Fallback>
              </mc:AlternateContent>
            </w:r>
          </w:p>
          <w:tbl>
            <w:tblPr>
              <w:tblW w:w="0" w:type="auto"/>
              <w:tblCellSpacing w:w="0" w:type="dxa"/>
              <w:tblLayout w:type="fixed"/>
              <w:tblCellMar>
                <w:left w:w="0" w:type="dxa"/>
                <w:right w:w="0" w:type="dxa"/>
              </w:tblCellMar>
              <w:tblLook w:val="04A0" w:firstRow="1" w:lastRow="0" w:firstColumn="1" w:lastColumn="0" w:noHBand="0" w:noVBand="1"/>
            </w:tblPr>
            <w:tblGrid>
              <w:gridCol w:w="3120"/>
            </w:tblGrid>
            <w:tr w:rsidR="0031261D" w:rsidRPr="0031261D" w:rsidTr="002277D4">
              <w:trPr>
                <w:trHeight w:val="1260"/>
                <w:tblCellSpacing w:w="0" w:type="dxa"/>
              </w:trPr>
              <w:tc>
                <w:tcPr>
                  <w:tcW w:w="312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Resource Governor</w:t>
                  </w:r>
                </w:p>
              </w:tc>
            </w:tr>
          </w:tbl>
          <w:p w:rsidR="0031261D" w:rsidRPr="0031261D" w:rsidRDefault="0031261D" w:rsidP="0031261D">
            <w:pPr>
              <w:spacing w:after="0" w:line="240" w:lineRule="auto"/>
              <w:rPr>
                <w:rFonts w:ascii="Calibri" w:eastAsia="Times New Roman" w:hAnsi="Calibri" w:cs="Calibri"/>
                <w:color w:val="000000"/>
              </w:rPr>
            </w:pPr>
          </w:p>
        </w:tc>
        <w:tc>
          <w:tcPr>
            <w:tcW w:w="2898"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Multi Server Dashboards</w:t>
            </w:r>
          </w:p>
        </w:tc>
      </w:tr>
      <w:tr w:rsidR="0031261D" w:rsidRPr="0031261D" w:rsidTr="002277D4">
        <w:trPr>
          <w:trHeight w:val="630"/>
        </w:trPr>
        <w:tc>
          <w:tcPr>
            <w:tcW w:w="2880" w:type="dxa"/>
            <w:tcBorders>
              <w:top w:val="nil"/>
              <w:left w:val="nil"/>
              <w:bottom w:val="nil"/>
              <w:right w:val="nil"/>
            </w:tcBorders>
            <w:shd w:val="clear" w:color="auto" w:fill="auto"/>
            <w:noWrap/>
            <w:vAlign w:val="center"/>
            <w:hideMark/>
          </w:tcPr>
          <w:p w:rsidR="0031261D" w:rsidRPr="0031261D" w:rsidRDefault="0031261D" w:rsidP="0031261D">
            <w:pPr>
              <w:spacing w:after="0" w:line="240" w:lineRule="auto"/>
              <w:rPr>
                <w:rFonts w:ascii="Calibri" w:eastAsia="Times New Roman" w:hAnsi="Calibri" w:cs="Calibri"/>
                <w:b/>
                <w:bCs/>
                <w:sz w:val="24"/>
                <w:szCs w:val="24"/>
              </w:rPr>
            </w:pPr>
            <w:r w:rsidRPr="0031261D">
              <w:rPr>
                <w:rFonts w:ascii="Calibri" w:eastAsia="Times New Roman" w:hAnsi="Calibri" w:cs="Calibri"/>
                <w:b/>
                <w:bCs/>
                <w:sz w:val="24"/>
                <w:szCs w:val="24"/>
              </w:rPr>
              <w:t>Snapshot isolation</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Policy-Based Management</w:t>
            </w:r>
          </w:p>
        </w:tc>
        <w:tc>
          <w:tcPr>
            <w:tcW w:w="2898"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Data-Tier Application</w:t>
            </w:r>
          </w:p>
        </w:tc>
      </w:tr>
      <w:tr w:rsidR="0031261D" w:rsidRPr="0031261D" w:rsidTr="002277D4">
        <w:trPr>
          <w:trHeight w:val="1035"/>
        </w:trPr>
        <w:tc>
          <w:tcPr>
            <w:tcW w:w="2880" w:type="dxa"/>
            <w:tcBorders>
              <w:top w:val="nil"/>
              <w:left w:val="nil"/>
              <w:bottom w:val="nil"/>
              <w:right w:val="nil"/>
            </w:tcBorders>
            <w:shd w:val="clear" w:color="auto" w:fill="auto"/>
            <w:noWrap/>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Database Mail</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Transparent Data Encryption (TDE)</w:t>
            </w:r>
          </w:p>
        </w:tc>
        <w:tc>
          <w:tcPr>
            <w:tcW w:w="2898"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SQL Server 2008 R2 Parallel Data Warehouse</w:t>
            </w:r>
          </w:p>
        </w:tc>
      </w:tr>
      <w:tr w:rsidR="0031261D" w:rsidRPr="0031261D" w:rsidTr="002277D4">
        <w:trPr>
          <w:trHeight w:val="630"/>
        </w:trPr>
        <w:tc>
          <w:tcPr>
            <w:tcW w:w="2880" w:type="dxa"/>
            <w:tcBorders>
              <w:top w:val="nil"/>
              <w:left w:val="nil"/>
              <w:bottom w:val="nil"/>
              <w:right w:val="nil"/>
            </w:tcBorders>
            <w:shd w:val="clear" w:color="auto" w:fill="auto"/>
            <w:noWrap/>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Analysis Services</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MultiServer Query</w:t>
            </w:r>
          </w:p>
        </w:tc>
        <w:tc>
          <w:tcPr>
            <w:tcW w:w="2898"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SQL Server 2008 R2 Datacenter</w:t>
            </w:r>
          </w:p>
        </w:tc>
      </w:tr>
      <w:tr w:rsidR="0031261D" w:rsidRPr="0031261D" w:rsidTr="002277D4">
        <w:trPr>
          <w:trHeight w:val="480"/>
        </w:trPr>
        <w:tc>
          <w:tcPr>
            <w:tcW w:w="2880" w:type="dxa"/>
            <w:tcBorders>
              <w:top w:val="nil"/>
              <w:left w:val="nil"/>
              <w:bottom w:val="nil"/>
              <w:right w:val="nil"/>
            </w:tcBorders>
            <w:shd w:val="clear" w:color="auto" w:fill="auto"/>
            <w:noWrap/>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Piecemeal restoration</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IntelliSense for Query Editing</w:t>
            </w:r>
          </w:p>
        </w:tc>
        <w:tc>
          <w:tcPr>
            <w:tcW w:w="2898" w:type="dxa"/>
            <w:tcBorders>
              <w:top w:val="nil"/>
              <w:left w:val="nil"/>
              <w:bottom w:val="nil"/>
              <w:right w:val="nil"/>
            </w:tcBorders>
            <w:shd w:val="clear" w:color="auto" w:fill="auto"/>
            <w:hideMark/>
          </w:tcPr>
          <w:p w:rsidR="0031261D" w:rsidRPr="0031261D" w:rsidRDefault="0031261D" w:rsidP="0031261D">
            <w:pPr>
              <w:spacing w:after="0" w:line="240" w:lineRule="auto"/>
              <w:rPr>
                <w:rFonts w:ascii="Calibri" w:eastAsia="Times New Roman" w:hAnsi="Calibri" w:cs="Calibri"/>
                <w:b/>
                <w:bCs/>
                <w:color w:val="000000"/>
                <w:sz w:val="24"/>
                <w:szCs w:val="24"/>
              </w:rPr>
            </w:pPr>
          </w:p>
        </w:tc>
      </w:tr>
      <w:tr w:rsidR="0031261D" w:rsidRPr="0031261D" w:rsidTr="002277D4">
        <w:trPr>
          <w:trHeight w:val="375"/>
        </w:trPr>
        <w:tc>
          <w:tcPr>
            <w:tcW w:w="2880" w:type="dxa"/>
            <w:tcBorders>
              <w:top w:val="nil"/>
              <w:left w:val="nil"/>
              <w:bottom w:val="nil"/>
              <w:right w:val="nil"/>
            </w:tcBorders>
            <w:shd w:val="clear" w:color="auto" w:fill="auto"/>
            <w:noWrap/>
            <w:vAlign w:val="bottom"/>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Maintaince plans</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File stream</w:t>
            </w:r>
          </w:p>
        </w:tc>
        <w:tc>
          <w:tcPr>
            <w:tcW w:w="2898" w:type="dxa"/>
            <w:tcBorders>
              <w:top w:val="nil"/>
              <w:left w:val="nil"/>
              <w:bottom w:val="nil"/>
              <w:right w:val="nil"/>
            </w:tcBorders>
            <w:shd w:val="clear" w:color="auto" w:fill="auto"/>
            <w:vAlign w:val="bottom"/>
            <w:hideMark/>
          </w:tcPr>
          <w:p w:rsidR="0031261D" w:rsidRPr="0031261D" w:rsidRDefault="0031261D" w:rsidP="0031261D">
            <w:pPr>
              <w:spacing w:after="0" w:line="240" w:lineRule="auto"/>
              <w:rPr>
                <w:rFonts w:ascii="Calibri" w:eastAsia="Times New Roman" w:hAnsi="Calibri" w:cs="Calibri"/>
                <w:b/>
                <w:bCs/>
                <w:color w:val="000000"/>
                <w:sz w:val="24"/>
                <w:szCs w:val="24"/>
              </w:rPr>
            </w:pPr>
          </w:p>
        </w:tc>
      </w:tr>
      <w:tr w:rsidR="0031261D" w:rsidRPr="0031261D" w:rsidTr="002277D4">
        <w:trPr>
          <w:trHeight w:val="630"/>
        </w:trPr>
        <w:tc>
          <w:tcPr>
            <w:tcW w:w="2880" w:type="dxa"/>
            <w:tcBorders>
              <w:top w:val="nil"/>
              <w:left w:val="nil"/>
              <w:bottom w:val="nil"/>
              <w:right w:val="nil"/>
            </w:tcBorders>
            <w:shd w:val="clear" w:color="auto" w:fill="auto"/>
            <w:noWrap/>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Resource database</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Patch uninstion-Rolling upgrade</w:t>
            </w:r>
          </w:p>
        </w:tc>
        <w:tc>
          <w:tcPr>
            <w:tcW w:w="2898" w:type="dxa"/>
            <w:tcBorders>
              <w:top w:val="nil"/>
              <w:left w:val="nil"/>
              <w:bottom w:val="nil"/>
              <w:right w:val="nil"/>
            </w:tcBorders>
            <w:shd w:val="clear" w:color="auto" w:fill="auto"/>
            <w:vAlign w:val="bottom"/>
            <w:hideMark/>
          </w:tcPr>
          <w:p w:rsidR="0031261D" w:rsidRPr="0031261D" w:rsidRDefault="0031261D" w:rsidP="0031261D">
            <w:pPr>
              <w:spacing w:after="0" w:line="240" w:lineRule="auto"/>
              <w:rPr>
                <w:rFonts w:ascii="Calibri" w:eastAsia="Times New Roman" w:hAnsi="Calibri" w:cs="Calibri"/>
                <w:b/>
                <w:bCs/>
                <w:color w:val="000000"/>
                <w:sz w:val="24"/>
                <w:szCs w:val="24"/>
              </w:rPr>
            </w:pPr>
          </w:p>
        </w:tc>
      </w:tr>
      <w:tr w:rsidR="0031261D" w:rsidRPr="0031261D" w:rsidTr="002277D4">
        <w:trPr>
          <w:trHeight w:val="375"/>
        </w:trPr>
        <w:tc>
          <w:tcPr>
            <w:tcW w:w="2880" w:type="dxa"/>
            <w:tcBorders>
              <w:top w:val="nil"/>
              <w:left w:val="nil"/>
              <w:bottom w:val="nil"/>
              <w:right w:val="nil"/>
            </w:tcBorders>
            <w:shd w:val="clear" w:color="auto" w:fill="auto"/>
            <w:noWrap/>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Reports</w:t>
            </w:r>
          </w:p>
        </w:tc>
        <w:tc>
          <w:tcPr>
            <w:tcW w:w="3690" w:type="dxa"/>
            <w:tcBorders>
              <w:top w:val="nil"/>
              <w:left w:val="nil"/>
              <w:bottom w:val="nil"/>
              <w:right w:val="nil"/>
            </w:tcBorders>
            <w:shd w:val="clear" w:color="auto" w:fill="auto"/>
            <w:vAlign w:val="center"/>
            <w:hideMark/>
          </w:tcPr>
          <w:p w:rsidR="0031261D" w:rsidRPr="0031261D" w:rsidRDefault="0031261D" w:rsidP="0031261D">
            <w:pPr>
              <w:spacing w:after="0" w:line="240" w:lineRule="auto"/>
              <w:rPr>
                <w:rFonts w:ascii="Calibri" w:eastAsia="Times New Roman" w:hAnsi="Calibri" w:cs="Calibri"/>
                <w:b/>
                <w:bCs/>
                <w:color w:val="000000"/>
                <w:sz w:val="24"/>
                <w:szCs w:val="24"/>
              </w:rPr>
            </w:pPr>
            <w:r w:rsidRPr="0031261D">
              <w:rPr>
                <w:rFonts w:ascii="Calibri" w:eastAsia="Times New Roman" w:hAnsi="Calibri" w:cs="Calibri"/>
                <w:b/>
                <w:bCs/>
                <w:color w:val="000000"/>
                <w:sz w:val="24"/>
                <w:szCs w:val="24"/>
              </w:rPr>
              <w:t>Slipstream</w:t>
            </w:r>
          </w:p>
        </w:tc>
        <w:tc>
          <w:tcPr>
            <w:tcW w:w="2898" w:type="dxa"/>
            <w:tcBorders>
              <w:top w:val="nil"/>
              <w:left w:val="nil"/>
              <w:bottom w:val="nil"/>
              <w:right w:val="nil"/>
            </w:tcBorders>
            <w:shd w:val="clear" w:color="auto" w:fill="auto"/>
            <w:vAlign w:val="bottom"/>
            <w:hideMark/>
          </w:tcPr>
          <w:p w:rsidR="0031261D" w:rsidRPr="0031261D" w:rsidRDefault="0031261D" w:rsidP="0031261D">
            <w:pPr>
              <w:spacing w:after="0" w:line="240" w:lineRule="auto"/>
              <w:rPr>
                <w:rFonts w:ascii="Calibri" w:eastAsia="Times New Roman" w:hAnsi="Calibri" w:cs="Calibri"/>
                <w:b/>
                <w:bCs/>
                <w:color w:val="000000"/>
                <w:sz w:val="24"/>
                <w:szCs w:val="24"/>
              </w:rPr>
            </w:pPr>
          </w:p>
        </w:tc>
      </w:tr>
      <w:tr w:rsidR="0031261D" w:rsidRPr="0031261D" w:rsidTr="002277D4">
        <w:trPr>
          <w:trHeight w:val="1575"/>
        </w:trPr>
        <w:tc>
          <w:tcPr>
            <w:tcW w:w="2880" w:type="dxa"/>
            <w:tcBorders>
              <w:top w:val="nil"/>
              <w:left w:val="nil"/>
              <w:bottom w:val="nil"/>
              <w:right w:val="nil"/>
            </w:tcBorders>
            <w:shd w:val="clear" w:color="auto" w:fill="auto"/>
            <w:hideMark/>
          </w:tcPr>
          <w:p w:rsidR="0031261D" w:rsidRPr="0031261D" w:rsidRDefault="0031261D" w:rsidP="0031261D">
            <w:pPr>
              <w:spacing w:after="0" w:line="240" w:lineRule="auto"/>
              <w:rPr>
                <w:rFonts w:ascii="Calibri" w:eastAsia="Times New Roman" w:hAnsi="Calibri" w:cs="Calibri"/>
                <w:b/>
                <w:bCs/>
                <w:color w:val="7030A0"/>
                <w:sz w:val="24"/>
                <w:szCs w:val="24"/>
                <w:u w:val="single"/>
              </w:rPr>
            </w:pPr>
            <w:r w:rsidRPr="0031261D">
              <w:rPr>
                <w:rFonts w:ascii="Calibri" w:eastAsia="Times New Roman" w:hAnsi="Calibri" w:cs="Calibri"/>
                <w:b/>
                <w:bCs/>
                <w:color w:val="7030A0"/>
                <w:sz w:val="24"/>
                <w:szCs w:val="24"/>
                <w:u w:val="single"/>
              </w:rPr>
              <w:t>http://www.sqlusa.com/articles2005/top10operation/</w:t>
            </w:r>
          </w:p>
        </w:tc>
        <w:tc>
          <w:tcPr>
            <w:tcW w:w="3690" w:type="dxa"/>
            <w:tcBorders>
              <w:top w:val="nil"/>
              <w:left w:val="nil"/>
              <w:bottom w:val="nil"/>
              <w:right w:val="nil"/>
            </w:tcBorders>
            <w:shd w:val="clear" w:color="auto" w:fill="auto"/>
            <w:hideMark/>
          </w:tcPr>
          <w:p w:rsidR="0031261D" w:rsidRPr="0031261D" w:rsidRDefault="0031261D" w:rsidP="0031261D">
            <w:pPr>
              <w:spacing w:after="0" w:line="240" w:lineRule="auto"/>
              <w:rPr>
                <w:rFonts w:ascii="Calibri" w:eastAsia="Times New Roman" w:hAnsi="Calibri" w:cs="Calibri"/>
                <w:b/>
                <w:bCs/>
                <w:color w:val="7030A0"/>
                <w:sz w:val="24"/>
                <w:szCs w:val="24"/>
                <w:u w:val="single"/>
              </w:rPr>
            </w:pPr>
            <w:r w:rsidRPr="0031261D">
              <w:rPr>
                <w:rFonts w:ascii="Calibri" w:eastAsia="Times New Roman" w:hAnsi="Calibri" w:cs="Calibri"/>
                <w:b/>
                <w:bCs/>
                <w:color w:val="7030A0"/>
                <w:sz w:val="24"/>
                <w:szCs w:val="24"/>
                <w:u w:val="single"/>
              </w:rPr>
              <w:t>http://sqlcat.com/sqlcat/b/top10lists/archive/2009/01/30/top-10-sql-server-2008-features-for-the-database-administrator-dba.aspx</w:t>
            </w:r>
          </w:p>
        </w:tc>
        <w:tc>
          <w:tcPr>
            <w:tcW w:w="2898" w:type="dxa"/>
            <w:tcBorders>
              <w:top w:val="nil"/>
              <w:left w:val="nil"/>
              <w:bottom w:val="nil"/>
              <w:right w:val="nil"/>
            </w:tcBorders>
            <w:shd w:val="clear" w:color="auto" w:fill="auto"/>
            <w:hideMark/>
          </w:tcPr>
          <w:p w:rsidR="0031261D" w:rsidRPr="0031261D" w:rsidRDefault="0031261D" w:rsidP="0031261D">
            <w:pPr>
              <w:spacing w:after="0" w:line="240" w:lineRule="auto"/>
              <w:rPr>
                <w:rFonts w:ascii="Calibri" w:eastAsia="Times New Roman" w:hAnsi="Calibri" w:cs="Calibri"/>
                <w:b/>
                <w:bCs/>
                <w:color w:val="7030A0"/>
                <w:sz w:val="24"/>
                <w:szCs w:val="24"/>
                <w:u w:val="single"/>
              </w:rPr>
            </w:pPr>
            <w:r w:rsidRPr="0031261D">
              <w:rPr>
                <w:rFonts w:ascii="Calibri" w:eastAsia="Times New Roman" w:hAnsi="Calibri" w:cs="Calibri"/>
                <w:b/>
                <w:bCs/>
                <w:color w:val="7030A0"/>
                <w:sz w:val="24"/>
                <w:szCs w:val="24"/>
                <w:u w:val="single"/>
              </w:rPr>
              <w:t>http://www.databasejournal.com/features/mssql/article.php/3857466/Top-10-Features-of-SQL-2008-R2.htm</w:t>
            </w:r>
          </w:p>
        </w:tc>
      </w:tr>
    </w:tbl>
    <w:p w:rsidR="0031261D" w:rsidRDefault="0031261D" w:rsidP="0031261D">
      <w:pPr>
        <w:rPr>
          <w:sz w:val="24"/>
          <w:szCs w:val="24"/>
        </w:rPr>
      </w:pPr>
    </w:p>
    <w:p w:rsidR="002277D4" w:rsidRDefault="002277D4" w:rsidP="0031261D">
      <w:pPr>
        <w:rPr>
          <w:sz w:val="24"/>
          <w:szCs w:val="24"/>
        </w:rPr>
      </w:pPr>
    </w:p>
    <w:tbl>
      <w:tblPr>
        <w:tblW w:w="9090" w:type="dxa"/>
        <w:tblInd w:w="108" w:type="dxa"/>
        <w:tblLook w:val="04A0" w:firstRow="1" w:lastRow="0" w:firstColumn="1" w:lastColumn="0" w:noHBand="0" w:noVBand="1"/>
      </w:tblPr>
      <w:tblGrid>
        <w:gridCol w:w="4879"/>
        <w:gridCol w:w="4211"/>
      </w:tblGrid>
      <w:tr w:rsidR="002277D4" w:rsidRPr="002277D4" w:rsidTr="002277D4">
        <w:trPr>
          <w:trHeight w:val="315"/>
        </w:trPr>
        <w:tc>
          <w:tcPr>
            <w:tcW w:w="4879" w:type="dxa"/>
            <w:tcBorders>
              <w:top w:val="nil"/>
              <w:left w:val="nil"/>
              <w:bottom w:val="nil"/>
              <w:right w:val="nil"/>
            </w:tcBorders>
            <w:shd w:val="clear" w:color="000000" w:fill="FFFF00"/>
            <w:vAlign w:val="center"/>
            <w:hideMark/>
          </w:tcPr>
          <w:p w:rsidR="002277D4" w:rsidRPr="002277D4" w:rsidRDefault="002277D4" w:rsidP="00E438FD">
            <w:pPr>
              <w:rPr>
                <w:rFonts w:ascii="Calibri" w:hAnsi="Calibri" w:cs="Calibri"/>
                <w:b/>
                <w:bCs/>
                <w:color w:val="FF0000"/>
                <w:sz w:val="24"/>
                <w:szCs w:val="24"/>
              </w:rPr>
            </w:pPr>
            <w:r w:rsidRPr="002277D4">
              <w:rPr>
                <w:rFonts w:ascii="Calibri" w:hAnsi="Calibri" w:cs="Calibri"/>
                <w:b/>
                <w:bCs/>
                <w:color w:val="FF0000"/>
                <w:sz w:val="24"/>
                <w:szCs w:val="24"/>
              </w:rPr>
              <w:t>SQL SERVER 2012</w:t>
            </w:r>
          </w:p>
        </w:tc>
        <w:tc>
          <w:tcPr>
            <w:tcW w:w="4211" w:type="dxa"/>
            <w:tcBorders>
              <w:top w:val="nil"/>
              <w:left w:val="nil"/>
              <w:bottom w:val="nil"/>
              <w:right w:val="nil"/>
            </w:tcBorders>
            <w:shd w:val="clear" w:color="000000" w:fill="FFFF00"/>
            <w:vAlign w:val="center"/>
            <w:hideMark/>
          </w:tcPr>
          <w:p w:rsidR="002277D4" w:rsidRPr="002277D4" w:rsidRDefault="002277D4" w:rsidP="00E438FD">
            <w:pPr>
              <w:rPr>
                <w:rFonts w:ascii="Calibri" w:hAnsi="Calibri" w:cs="Calibri"/>
                <w:b/>
                <w:bCs/>
                <w:color w:val="FF0000"/>
                <w:sz w:val="24"/>
                <w:szCs w:val="24"/>
              </w:rPr>
            </w:pPr>
            <w:r w:rsidRPr="002277D4">
              <w:rPr>
                <w:rFonts w:ascii="Calibri" w:hAnsi="Calibri" w:cs="Calibri"/>
                <w:b/>
                <w:bCs/>
                <w:color w:val="FF0000"/>
                <w:sz w:val="24"/>
                <w:szCs w:val="24"/>
              </w:rPr>
              <w:t>SQL SERVER 2014</w:t>
            </w:r>
          </w:p>
        </w:tc>
      </w:tr>
      <w:tr w:rsidR="002277D4" w:rsidRPr="002277D4" w:rsidTr="002277D4">
        <w:trPr>
          <w:trHeight w:val="315"/>
        </w:trPr>
        <w:tc>
          <w:tcPr>
            <w:tcW w:w="4879" w:type="dxa"/>
            <w:tcBorders>
              <w:top w:val="nil"/>
              <w:left w:val="nil"/>
              <w:bottom w:val="nil"/>
              <w:right w:val="nil"/>
            </w:tcBorders>
            <w:shd w:val="clear" w:color="auto" w:fill="auto"/>
            <w:vAlign w:val="bottom"/>
            <w:hideMark/>
          </w:tcPr>
          <w:p w:rsidR="002277D4" w:rsidRPr="002277D4" w:rsidRDefault="002277D4" w:rsidP="002277D4">
            <w:pPr>
              <w:jc w:val="center"/>
              <w:rPr>
                <w:rFonts w:ascii="Calibri" w:hAnsi="Calibri" w:cs="Calibri"/>
                <w:b/>
                <w:bCs/>
                <w:color w:val="FF0000"/>
                <w:sz w:val="24"/>
                <w:szCs w:val="24"/>
              </w:rPr>
            </w:pPr>
          </w:p>
        </w:tc>
        <w:tc>
          <w:tcPr>
            <w:tcW w:w="4211" w:type="dxa"/>
            <w:tcBorders>
              <w:top w:val="nil"/>
              <w:left w:val="nil"/>
              <w:bottom w:val="nil"/>
              <w:right w:val="nil"/>
            </w:tcBorders>
            <w:shd w:val="clear" w:color="auto" w:fill="auto"/>
            <w:vAlign w:val="bottom"/>
            <w:hideMark/>
          </w:tcPr>
          <w:p w:rsidR="002277D4" w:rsidRPr="002277D4" w:rsidRDefault="002277D4" w:rsidP="002277D4">
            <w:pPr>
              <w:rPr>
                <w:sz w:val="24"/>
                <w:szCs w:val="24"/>
              </w:rPr>
            </w:pPr>
          </w:p>
        </w:tc>
      </w:tr>
      <w:tr w:rsidR="002277D4" w:rsidRPr="002277D4" w:rsidTr="002277D4">
        <w:trPr>
          <w:trHeight w:val="630"/>
        </w:trPr>
        <w:tc>
          <w:tcPr>
            <w:tcW w:w="4879"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AlwaysOn Availability Groups</w:t>
            </w:r>
          </w:p>
        </w:tc>
        <w:tc>
          <w:tcPr>
            <w:tcW w:w="4211" w:type="dxa"/>
            <w:tcBorders>
              <w:top w:val="nil"/>
              <w:left w:val="nil"/>
              <w:bottom w:val="nil"/>
              <w:right w:val="nil"/>
            </w:tcBorders>
            <w:shd w:val="clear" w:color="auto" w:fill="auto"/>
            <w:vAlign w:val="center"/>
            <w:hideMark/>
          </w:tcPr>
          <w:p w:rsidR="002277D4" w:rsidRPr="002277D4" w:rsidRDefault="00CB1F3E" w:rsidP="002277D4">
            <w:pPr>
              <w:rPr>
                <w:rFonts w:ascii="Calibri" w:hAnsi="Calibri" w:cs="Calibri"/>
                <w:color w:val="0000FF"/>
                <w:sz w:val="24"/>
                <w:szCs w:val="24"/>
                <w:u w:val="single"/>
              </w:rPr>
            </w:pPr>
            <w:hyperlink r:id="rId165" w:anchor="MemoryOpt" w:history="1">
              <w:r w:rsidR="002277D4" w:rsidRPr="002277D4">
                <w:rPr>
                  <w:rStyle w:val="Hyperlink"/>
                  <w:rFonts w:ascii="Calibri" w:hAnsi="Calibri" w:cs="Calibri"/>
                  <w:sz w:val="24"/>
                  <w:szCs w:val="24"/>
                </w:rPr>
                <w:t>Memory-Optimized Tables</w:t>
              </w:r>
            </w:hyperlink>
          </w:p>
        </w:tc>
      </w:tr>
      <w:tr w:rsidR="002277D4" w:rsidRPr="002277D4" w:rsidTr="002277D4">
        <w:trPr>
          <w:trHeight w:val="375"/>
        </w:trPr>
        <w:tc>
          <w:tcPr>
            <w:tcW w:w="4879" w:type="dxa"/>
            <w:tcBorders>
              <w:top w:val="nil"/>
              <w:left w:val="nil"/>
              <w:bottom w:val="nil"/>
              <w:right w:val="nil"/>
            </w:tcBorders>
            <w:shd w:val="clear" w:color="auto" w:fill="auto"/>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Contained Databases</w:t>
            </w:r>
          </w:p>
        </w:tc>
        <w:tc>
          <w:tcPr>
            <w:tcW w:w="4211" w:type="dxa"/>
            <w:tcBorders>
              <w:top w:val="nil"/>
              <w:left w:val="nil"/>
              <w:bottom w:val="nil"/>
              <w:right w:val="nil"/>
            </w:tcBorders>
            <w:shd w:val="clear" w:color="auto" w:fill="auto"/>
            <w:vAlign w:val="center"/>
            <w:hideMark/>
          </w:tcPr>
          <w:p w:rsidR="002277D4" w:rsidRPr="002277D4" w:rsidRDefault="00CB1F3E" w:rsidP="002277D4">
            <w:pPr>
              <w:rPr>
                <w:rFonts w:ascii="Calibri" w:hAnsi="Calibri" w:cs="Calibri"/>
                <w:color w:val="0000FF"/>
                <w:sz w:val="24"/>
                <w:szCs w:val="24"/>
                <w:u w:val="single"/>
              </w:rPr>
            </w:pPr>
            <w:hyperlink r:id="rId166" w:anchor="DataFiles" w:history="1">
              <w:r w:rsidR="002277D4" w:rsidRPr="002277D4">
                <w:rPr>
                  <w:rStyle w:val="Hyperlink"/>
                  <w:rFonts w:ascii="Calibri" w:hAnsi="Calibri" w:cs="Calibri"/>
                  <w:sz w:val="24"/>
                  <w:szCs w:val="24"/>
                </w:rPr>
                <w:t>SQL Server Data Files in Windows Azure</w:t>
              </w:r>
            </w:hyperlink>
          </w:p>
        </w:tc>
      </w:tr>
      <w:tr w:rsidR="002277D4" w:rsidRPr="002277D4" w:rsidTr="002277D4">
        <w:trPr>
          <w:trHeight w:val="630"/>
        </w:trPr>
        <w:tc>
          <w:tcPr>
            <w:tcW w:w="4879"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ColumnStore Indexes</w:t>
            </w:r>
          </w:p>
        </w:tc>
        <w:tc>
          <w:tcPr>
            <w:tcW w:w="4211" w:type="dxa"/>
            <w:tcBorders>
              <w:top w:val="nil"/>
              <w:left w:val="nil"/>
              <w:bottom w:val="nil"/>
              <w:right w:val="nil"/>
            </w:tcBorders>
            <w:shd w:val="clear" w:color="auto" w:fill="auto"/>
            <w:vAlign w:val="bottom"/>
            <w:hideMark/>
          </w:tcPr>
          <w:p w:rsidR="002277D4" w:rsidRPr="002277D4" w:rsidRDefault="00CB1F3E" w:rsidP="002277D4">
            <w:pPr>
              <w:rPr>
                <w:rFonts w:ascii="Calibri" w:hAnsi="Calibri" w:cs="Calibri"/>
                <w:color w:val="0000FF"/>
                <w:sz w:val="24"/>
                <w:szCs w:val="24"/>
                <w:u w:val="single"/>
              </w:rPr>
            </w:pPr>
            <w:hyperlink r:id="rId167" w:anchor="AzureVM" w:history="1">
              <w:r w:rsidR="002277D4" w:rsidRPr="002277D4">
                <w:rPr>
                  <w:rStyle w:val="Hyperlink"/>
                  <w:rFonts w:ascii="Calibri" w:hAnsi="Calibri" w:cs="Calibri"/>
                  <w:sz w:val="24"/>
                  <w:szCs w:val="24"/>
                </w:rPr>
                <w:t>Host a SQL Server Database in a Windows Azure Virtual Machine</w:t>
              </w:r>
            </w:hyperlink>
          </w:p>
        </w:tc>
      </w:tr>
      <w:tr w:rsidR="002277D4" w:rsidRPr="002277D4" w:rsidTr="009C315B">
        <w:trPr>
          <w:trHeight w:val="630"/>
        </w:trPr>
        <w:tc>
          <w:tcPr>
            <w:tcW w:w="4879"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ShowPlan Enhancements</w:t>
            </w:r>
          </w:p>
        </w:tc>
        <w:tc>
          <w:tcPr>
            <w:tcW w:w="4211" w:type="dxa"/>
            <w:tcBorders>
              <w:top w:val="nil"/>
              <w:left w:val="nil"/>
              <w:bottom w:val="nil"/>
              <w:right w:val="nil"/>
            </w:tcBorders>
            <w:shd w:val="clear" w:color="auto" w:fill="auto"/>
            <w:vAlign w:val="center"/>
            <w:hideMark/>
          </w:tcPr>
          <w:p w:rsidR="002277D4" w:rsidRPr="002277D4" w:rsidRDefault="00CB1F3E" w:rsidP="002277D4">
            <w:pPr>
              <w:rPr>
                <w:rFonts w:ascii="Calibri" w:hAnsi="Calibri" w:cs="Calibri"/>
                <w:color w:val="0000FF"/>
                <w:sz w:val="24"/>
                <w:szCs w:val="24"/>
                <w:u w:val="single"/>
              </w:rPr>
            </w:pPr>
            <w:hyperlink r:id="rId168" w:anchor="AlwaysOn" w:history="1">
              <w:r w:rsidR="002277D4" w:rsidRPr="002277D4">
                <w:rPr>
                  <w:rStyle w:val="Hyperlink"/>
                  <w:rFonts w:ascii="Calibri" w:hAnsi="Calibri" w:cs="Calibri"/>
                  <w:sz w:val="24"/>
                  <w:szCs w:val="24"/>
                </w:rPr>
                <w:t>AlwaysOn Enhancements</w:t>
              </w:r>
            </w:hyperlink>
          </w:p>
        </w:tc>
      </w:tr>
      <w:tr w:rsidR="002277D4" w:rsidRPr="002277D4" w:rsidTr="009C315B">
        <w:trPr>
          <w:trHeight w:val="375"/>
        </w:trPr>
        <w:tc>
          <w:tcPr>
            <w:tcW w:w="4879" w:type="dxa"/>
            <w:tcBorders>
              <w:top w:val="nil"/>
              <w:left w:val="nil"/>
              <w:bottom w:val="nil"/>
              <w:right w:val="nil"/>
            </w:tcBorders>
            <w:shd w:val="clear" w:color="auto" w:fill="auto"/>
            <w:noWrap/>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User-Defined Server Roles</w:t>
            </w:r>
          </w:p>
        </w:tc>
        <w:tc>
          <w:tcPr>
            <w:tcW w:w="4211" w:type="dxa"/>
            <w:tcBorders>
              <w:top w:val="nil"/>
              <w:left w:val="nil"/>
              <w:bottom w:val="nil"/>
              <w:right w:val="nil"/>
            </w:tcBorders>
            <w:shd w:val="clear" w:color="auto" w:fill="auto"/>
            <w:hideMark/>
          </w:tcPr>
          <w:p w:rsidR="002277D4" w:rsidRPr="002277D4" w:rsidRDefault="00CB1F3E" w:rsidP="002277D4">
            <w:pPr>
              <w:rPr>
                <w:rFonts w:ascii="Calibri" w:hAnsi="Calibri" w:cs="Calibri"/>
                <w:color w:val="0000FF"/>
                <w:sz w:val="24"/>
                <w:szCs w:val="24"/>
                <w:u w:val="single"/>
              </w:rPr>
            </w:pPr>
            <w:hyperlink r:id="rId169" w:anchor="Buffer" w:history="1">
              <w:r w:rsidR="002277D4" w:rsidRPr="002277D4">
                <w:rPr>
                  <w:rStyle w:val="Hyperlink"/>
                  <w:rFonts w:ascii="Calibri" w:hAnsi="Calibri" w:cs="Calibri"/>
                  <w:sz w:val="24"/>
                  <w:szCs w:val="24"/>
                </w:rPr>
                <w:t>Buffer Pool Extension</w:t>
              </w:r>
            </w:hyperlink>
          </w:p>
        </w:tc>
      </w:tr>
      <w:tr w:rsidR="002277D4" w:rsidRPr="002277D4" w:rsidTr="002277D4">
        <w:trPr>
          <w:trHeight w:val="1260"/>
        </w:trPr>
        <w:tc>
          <w:tcPr>
            <w:tcW w:w="4879"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Enhanced Auditing Features</w:t>
            </w:r>
          </w:p>
        </w:tc>
        <w:tc>
          <w:tcPr>
            <w:tcW w:w="4211"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sz w:val="24"/>
                <w:szCs w:val="24"/>
              </w:rPr>
            </w:pPr>
            <w:r w:rsidRPr="002277D4">
              <w:rPr>
                <w:rFonts w:ascii="Calibri" w:hAnsi="Calibri" w:cs="Calibri"/>
                <w:b/>
                <w:bCs/>
                <w:sz w:val="24"/>
                <w:szCs w:val="24"/>
              </w:rPr>
              <w:t>Enhancements to Backups[SQL Server 2014 also provides new Windows Azure integration to SQL Server's backup capabilities]</w:t>
            </w:r>
          </w:p>
        </w:tc>
      </w:tr>
      <w:tr w:rsidR="002277D4" w:rsidRPr="002277D4" w:rsidTr="002277D4">
        <w:trPr>
          <w:trHeight w:val="630"/>
        </w:trPr>
        <w:tc>
          <w:tcPr>
            <w:tcW w:w="4879"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Enhanced PowerShell Support</w:t>
            </w:r>
          </w:p>
        </w:tc>
        <w:tc>
          <w:tcPr>
            <w:tcW w:w="4211"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sz w:val="24"/>
                <w:szCs w:val="24"/>
              </w:rPr>
            </w:pPr>
            <w:r w:rsidRPr="002277D4">
              <w:rPr>
                <w:rFonts w:ascii="Calibri" w:hAnsi="Calibri" w:cs="Calibri"/>
                <w:b/>
                <w:bCs/>
                <w:sz w:val="24"/>
                <w:szCs w:val="24"/>
              </w:rPr>
              <w:t>Your database on Azure</w:t>
            </w:r>
          </w:p>
        </w:tc>
      </w:tr>
      <w:tr w:rsidR="002277D4" w:rsidRPr="002277D4" w:rsidTr="002277D4">
        <w:trPr>
          <w:trHeight w:val="1035"/>
        </w:trPr>
        <w:tc>
          <w:tcPr>
            <w:tcW w:w="4879"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Distributed Replay</w:t>
            </w:r>
          </w:p>
        </w:tc>
        <w:tc>
          <w:tcPr>
            <w:tcW w:w="4211"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Database Compatibility Level[The 90 compatibility level is not valid in SQL Server 2014]</w:t>
            </w:r>
          </w:p>
        </w:tc>
      </w:tr>
      <w:tr w:rsidR="002277D4" w:rsidRPr="002277D4" w:rsidTr="002277D4">
        <w:trPr>
          <w:trHeight w:val="630"/>
        </w:trPr>
        <w:tc>
          <w:tcPr>
            <w:tcW w:w="4879" w:type="dxa"/>
            <w:tcBorders>
              <w:top w:val="nil"/>
              <w:left w:val="nil"/>
              <w:bottom w:val="nil"/>
              <w:right w:val="nil"/>
            </w:tcBorders>
            <w:shd w:val="clear" w:color="auto" w:fill="auto"/>
            <w:vAlign w:val="center"/>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PowerView</w:t>
            </w:r>
          </w:p>
        </w:tc>
        <w:tc>
          <w:tcPr>
            <w:tcW w:w="4211" w:type="dxa"/>
            <w:tcBorders>
              <w:top w:val="nil"/>
              <w:left w:val="nil"/>
              <w:bottom w:val="nil"/>
              <w:right w:val="nil"/>
            </w:tcBorders>
            <w:shd w:val="clear" w:color="auto" w:fill="auto"/>
            <w:vAlign w:val="bottom"/>
            <w:hideMark/>
          </w:tcPr>
          <w:p w:rsidR="002277D4" w:rsidRPr="002277D4" w:rsidRDefault="002277D4" w:rsidP="002277D4">
            <w:pPr>
              <w:rPr>
                <w:rFonts w:ascii="Calibri" w:hAnsi="Calibri" w:cs="Calibri"/>
                <w:b/>
                <w:bCs/>
                <w:color w:val="000000"/>
                <w:sz w:val="24"/>
                <w:szCs w:val="24"/>
              </w:rPr>
            </w:pPr>
          </w:p>
        </w:tc>
      </w:tr>
      <w:tr w:rsidR="002277D4" w:rsidRPr="002277D4" w:rsidTr="002277D4">
        <w:trPr>
          <w:trHeight w:val="480"/>
        </w:trPr>
        <w:tc>
          <w:tcPr>
            <w:tcW w:w="4879" w:type="dxa"/>
            <w:tcBorders>
              <w:top w:val="nil"/>
              <w:left w:val="nil"/>
              <w:bottom w:val="nil"/>
              <w:right w:val="nil"/>
            </w:tcBorders>
            <w:shd w:val="clear" w:color="auto" w:fill="auto"/>
            <w:hideMark/>
          </w:tcPr>
          <w:p w:rsidR="002277D4" w:rsidRPr="002277D4" w:rsidRDefault="002277D4" w:rsidP="002277D4">
            <w:pPr>
              <w:rPr>
                <w:rFonts w:ascii="Calibri" w:hAnsi="Calibri" w:cs="Calibri"/>
                <w:b/>
                <w:bCs/>
                <w:color w:val="000000"/>
                <w:sz w:val="24"/>
                <w:szCs w:val="24"/>
              </w:rPr>
            </w:pPr>
            <w:r w:rsidRPr="002277D4">
              <w:rPr>
                <w:rFonts w:ascii="Calibri" w:hAnsi="Calibri" w:cs="Calibri"/>
                <w:b/>
                <w:bCs/>
                <w:color w:val="000000"/>
                <w:sz w:val="24"/>
                <w:szCs w:val="24"/>
              </w:rPr>
              <w:t>SQL Azure Enhancements</w:t>
            </w:r>
          </w:p>
        </w:tc>
        <w:tc>
          <w:tcPr>
            <w:tcW w:w="4211" w:type="dxa"/>
            <w:tcBorders>
              <w:top w:val="nil"/>
              <w:left w:val="nil"/>
              <w:bottom w:val="nil"/>
              <w:right w:val="nil"/>
            </w:tcBorders>
            <w:shd w:val="clear" w:color="auto" w:fill="auto"/>
            <w:vAlign w:val="bottom"/>
            <w:hideMark/>
          </w:tcPr>
          <w:p w:rsidR="002277D4" w:rsidRPr="002277D4" w:rsidRDefault="002277D4" w:rsidP="002277D4">
            <w:pPr>
              <w:rPr>
                <w:rFonts w:ascii="Calibri" w:hAnsi="Calibri" w:cs="Calibri"/>
                <w:b/>
                <w:bCs/>
                <w:color w:val="000000"/>
                <w:sz w:val="24"/>
                <w:szCs w:val="24"/>
              </w:rPr>
            </w:pPr>
          </w:p>
        </w:tc>
      </w:tr>
      <w:tr w:rsidR="002277D4" w:rsidRPr="002277D4" w:rsidTr="002277D4">
        <w:trPr>
          <w:trHeight w:val="375"/>
        </w:trPr>
        <w:tc>
          <w:tcPr>
            <w:tcW w:w="4879" w:type="dxa"/>
            <w:tcBorders>
              <w:top w:val="nil"/>
              <w:left w:val="nil"/>
              <w:bottom w:val="nil"/>
              <w:right w:val="nil"/>
            </w:tcBorders>
            <w:shd w:val="clear" w:color="auto" w:fill="auto"/>
            <w:vAlign w:val="bottom"/>
            <w:hideMark/>
          </w:tcPr>
          <w:p w:rsidR="002277D4" w:rsidRPr="002277D4" w:rsidRDefault="002277D4" w:rsidP="002277D4">
            <w:pPr>
              <w:rPr>
                <w:sz w:val="24"/>
                <w:szCs w:val="24"/>
              </w:rPr>
            </w:pPr>
          </w:p>
        </w:tc>
        <w:tc>
          <w:tcPr>
            <w:tcW w:w="4211" w:type="dxa"/>
            <w:tcBorders>
              <w:top w:val="nil"/>
              <w:left w:val="nil"/>
              <w:bottom w:val="nil"/>
              <w:right w:val="nil"/>
            </w:tcBorders>
            <w:shd w:val="clear" w:color="auto" w:fill="auto"/>
            <w:vAlign w:val="bottom"/>
            <w:hideMark/>
          </w:tcPr>
          <w:p w:rsidR="002277D4" w:rsidRPr="002277D4" w:rsidRDefault="002277D4" w:rsidP="002277D4">
            <w:pPr>
              <w:rPr>
                <w:sz w:val="24"/>
                <w:szCs w:val="24"/>
              </w:rPr>
            </w:pPr>
          </w:p>
        </w:tc>
      </w:tr>
      <w:tr w:rsidR="002277D4" w:rsidRPr="002277D4" w:rsidTr="002277D4">
        <w:trPr>
          <w:trHeight w:val="630"/>
        </w:trPr>
        <w:tc>
          <w:tcPr>
            <w:tcW w:w="4879" w:type="dxa"/>
            <w:tcBorders>
              <w:top w:val="nil"/>
              <w:left w:val="nil"/>
              <w:bottom w:val="nil"/>
              <w:right w:val="nil"/>
            </w:tcBorders>
            <w:shd w:val="clear" w:color="auto" w:fill="auto"/>
            <w:vAlign w:val="bottom"/>
            <w:hideMark/>
          </w:tcPr>
          <w:p w:rsidR="002277D4" w:rsidRPr="002277D4" w:rsidRDefault="002277D4" w:rsidP="002277D4">
            <w:pPr>
              <w:rPr>
                <w:sz w:val="24"/>
                <w:szCs w:val="24"/>
              </w:rPr>
            </w:pPr>
          </w:p>
        </w:tc>
        <w:tc>
          <w:tcPr>
            <w:tcW w:w="4211" w:type="dxa"/>
            <w:tcBorders>
              <w:top w:val="nil"/>
              <w:left w:val="nil"/>
              <w:bottom w:val="nil"/>
              <w:right w:val="nil"/>
            </w:tcBorders>
            <w:shd w:val="clear" w:color="auto" w:fill="auto"/>
            <w:vAlign w:val="bottom"/>
            <w:hideMark/>
          </w:tcPr>
          <w:p w:rsidR="002277D4" w:rsidRPr="002277D4" w:rsidRDefault="002277D4" w:rsidP="002277D4">
            <w:pPr>
              <w:rPr>
                <w:sz w:val="24"/>
                <w:szCs w:val="24"/>
              </w:rPr>
            </w:pPr>
          </w:p>
        </w:tc>
      </w:tr>
      <w:tr w:rsidR="002277D4" w:rsidRPr="002277D4" w:rsidTr="002277D4">
        <w:trPr>
          <w:trHeight w:val="375"/>
        </w:trPr>
        <w:tc>
          <w:tcPr>
            <w:tcW w:w="4879" w:type="dxa"/>
            <w:tcBorders>
              <w:top w:val="nil"/>
              <w:left w:val="nil"/>
              <w:bottom w:val="nil"/>
              <w:right w:val="nil"/>
            </w:tcBorders>
            <w:shd w:val="clear" w:color="auto" w:fill="auto"/>
            <w:vAlign w:val="bottom"/>
            <w:hideMark/>
          </w:tcPr>
          <w:p w:rsidR="002277D4" w:rsidRPr="002277D4" w:rsidRDefault="002277D4" w:rsidP="002277D4">
            <w:pPr>
              <w:rPr>
                <w:sz w:val="24"/>
                <w:szCs w:val="24"/>
              </w:rPr>
            </w:pPr>
          </w:p>
        </w:tc>
        <w:tc>
          <w:tcPr>
            <w:tcW w:w="4211" w:type="dxa"/>
            <w:tcBorders>
              <w:top w:val="nil"/>
              <w:left w:val="nil"/>
              <w:bottom w:val="nil"/>
              <w:right w:val="nil"/>
            </w:tcBorders>
            <w:shd w:val="clear" w:color="auto" w:fill="auto"/>
            <w:vAlign w:val="bottom"/>
            <w:hideMark/>
          </w:tcPr>
          <w:p w:rsidR="002277D4" w:rsidRPr="002277D4" w:rsidRDefault="002277D4" w:rsidP="002277D4">
            <w:pPr>
              <w:rPr>
                <w:sz w:val="24"/>
                <w:szCs w:val="24"/>
              </w:rPr>
            </w:pPr>
          </w:p>
        </w:tc>
      </w:tr>
      <w:tr w:rsidR="002277D4" w:rsidRPr="002277D4" w:rsidTr="002277D4">
        <w:trPr>
          <w:trHeight w:val="1575"/>
        </w:trPr>
        <w:tc>
          <w:tcPr>
            <w:tcW w:w="4879" w:type="dxa"/>
            <w:tcBorders>
              <w:top w:val="nil"/>
              <w:left w:val="nil"/>
              <w:bottom w:val="nil"/>
              <w:right w:val="nil"/>
            </w:tcBorders>
            <w:shd w:val="clear" w:color="auto" w:fill="auto"/>
            <w:hideMark/>
          </w:tcPr>
          <w:p w:rsidR="002277D4" w:rsidRPr="002277D4" w:rsidRDefault="002277D4" w:rsidP="002277D4">
            <w:pPr>
              <w:rPr>
                <w:rFonts w:ascii="Calibri" w:hAnsi="Calibri" w:cs="Calibri"/>
                <w:b/>
                <w:bCs/>
                <w:color w:val="7030A0"/>
                <w:sz w:val="24"/>
                <w:szCs w:val="24"/>
                <w:u w:val="single"/>
              </w:rPr>
            </w:pPr>
            <w:r w:rsidRPr="002277D4">
              <w:rPr>
                <w:rFonts w:ascii="Calibri" w:hAnsi="Calibri" w:cs="Calibri"/>
                <w:b/>
                <w:bCs/>
                <w:color w:val="7030A0"/>
                <w:sz w:val="24"/>
                <w:szCs w:val="24"/>
                <w:u w:val="single"/>
              </w:rPr>
              <w:t>http://mcpmag.com/articles/2012/03/14/top-12-features-of-sql-server-2012.aspx</w:t>
            </w:r>
          </w:p>
        </w:tc>
        <w:tc>
          <w:tcPr>
            <w:tcW w:w="4211" w:type="dxa"/>
            <w:tcBorders>
              <w:top w:val="nil"/>
              <w:left w:val="nil"/>
              <w:bottom w:val="nil"/>
              <w:right w:val="nil"/>
            </w:tcBorders>
            <w:shd w:val="clear" w:color="auto" w:fill="auto"/>
            <w:hideMark/>
          </w:tcPr>
          <w:p w:rsidR="002277D4" w:rsidRPr="002277D4" w:rsidRDefault="00CB1F3E" w:rsidP="002277D4">
            <w:pPr>
              <w:rPr>
                <w:rFonts w:ascii="Calibri" w:hAnsi="Calibri" w:cs="Calibri"/>
                <w:b/>
                <w:bCs/>
                <w:color w:val="0000FF"/>
                <w:sz w:val="24"/>
                <w:szCs w:val="24"/>
                <w:u w:val="single"/>
              </w:rPr>
            </w:pPr>
            <w:hyperlink r:id="rId170" w:history="1">
              <w:r w:rsidR="002277D4" w:rsidRPr="002277D4">
                <w:rPr>
                  <w:rStyle w:val="Hyperlink"/>
                  <w:rFonts w:ascii="Calibri" w:hAnsi="Calibri" w:cs="Calibri"/>
                  <w:b/>
                  <w:bCs/>
                  <w:sz w:val="24"/>
                  <w:szCs w:val="24"/>
                </w:rPr>
                <w:t>http://sqlmag.com/sql-server-2014/sql-server-2014-important-new-features</w:t>
              </w:r>
            </w:hyperlink>
          </w:p>
        </w:tc>
      </w:tr>
    </w:tbl>
    <w:p w:rsidR="002277D4" w:rsidRDefault="002277D4" w:rsidP="0031261D">
      <w:pPr>
        <w:rPr>
          <w:sz w:val="24"/>
          <w:szCs w:val="24"/>
        </w:rPr>
      </w:pPr>
    </w:p>
    <w:p w:rsidR="002277D4" w:rsidRDefault="002277D4" w:rsidP="0031261D">
      <w:pPr>
        <w:rPr>
          <w:sz w:val="24"/>
          <w:szCs w:val="24"/>
        </w:rPr>
      </w:pPr>
    </w:p>
    <w:p w:rsidR="002277D4" w:rsidRDefault="002277D4" w:rsidP="0031261D">
      <w:pPr>
        <w:rPr>
          <w:sz w:val="24"/>
          <w:szCs w:val="24"/>
        </w:rPr>
      </w:pPr>
    </w:p>
    <w:p w:rsidR="00FE2C66" w:rsidRDefault="00FE2C66" w:rsidP="00FE2C66">
      <w:pPr>
        <w:jc w:val="center"/>
        <w:rPr>
          <w:b/>
          <w:sz w:val="26"/>
          <w:szCs w:val="26"/>
        </w:rPr>
      </w:pPr>
      <w:r>
        <w:rPr>
          <w:b/>
          <w:sz w:val="26"/>
          <w:szCs w:val="26"/>
        </w:rPr>
        <w:t>DMV’S &amp; SP &amp; DBCC</w:t>
      </w:r>
    </w:p>
    <w:p w:rsidR="00FE2C66" w:rsidRDefault="00FE2C66" w:rsidP="00FE2C66">
      <w:pPr>
        <w:jc w:val="center"/>
        <w:rPr>
          <w:b/>
          <w:sz w:val="26"/>
          <w:szCs w:val="26"/>
        </w:rPr>
      </w:pPr>
      <w:r w:rsidRPr="00275E47">
        <w:rPr>
          <w:b/>
          <w:sz w:val="26"/>
          <w:szCs w:val="26"/>
        </w:rPr>
        <w:t>DMV’S [DYNAMIC MANAGEMENT VIEWS]</w:t>
      </w:r>
    </w:p>
    <w:p w:rsidR="00FE2C66" w:rsidRDefault="00FE2C66" w:rsidP="00FE2C66">
      <w:pPr>
        <w:jc w:val="center"/>
        <w:rPr>
          <w:b/>
          <w:sz w:val="26"/>
          <w:szCs w:val="26"/>
        </w:rPr>
      </w:pPr>
    </w:p>
    <w:p w:rsidR="00FE2C66" w:rsidRPr="008248B7" w:rsidRDefault="00A023A4" w:rsidP="00FE2C66">
      <w:pPr>
        <w:rPr>
          <w:sz w:val="24"/>
          <w:szCs w:val="24"/>
        </w:rPr>
      </w:pPr>
      <w:r>
        <w:rPr>
          <w:sz w:val="24"/>
          <w:szCs w:val="24"/>
        </w:rPr>
        <w:t xml:space="preserve">&gt; </w:t>
      </w:r>
      <w:r w:rsidR="00FE2C66" w:rsidRPr="008248B7">
        <w:rPr>
          <w:sz w:val="24"/>
          <w:szCs w:val="24"/>
        </w:rPr>
        <w:t>This concept is introduced in SQL Server 2005 version.</w:t>
      </w:r>
    </w:p>
    <w:p w:rsidR="00FE2C66" w:rsidRDefault="00D4211A" w:rsidP="00FE2C66">
      <w:pPr>
        <w:rPr>
          <w:sz w:val="24"/>
          <w:szCs w:val="24"/>
        </w:rPr>
      </w:pPr>
      <w:r>
        <w:rPr>
          <w:sz w:val="24"/>
          <w:szCs w:val="24"/>
        </w:rPr>
        <w:t xml:space="preserve">&gt; </w:t>
      </w:r>
      <w:r w:rsidR="00FE2C66" w:rsidRPr="008248B7">
        <w:rPr>
          <w:sz w:val="24"/>
          <w:szCs w:val="24"/>
        </w:rPr>
        <w:t>The main purpose we can monitor SQL Server without consuming hardware resources like DBCC queries.</w:t>
      </w:r>
    </w:p>
    <w:p w:rsidR="00FE2C66" w:rsidRDefault="00D4211A" w:rsidP="00FE2C66">
      <w:pPr>
        <w:rPr>
          <w:sz w:val="24"/>
          <w:szCs w:val="24"/>
        </w:rPr>
      </w:pPr>
      <w:r>
        <w:rPr>
          <w:sz w:val="24"/>
          <w:szCs w:val="24"/>
        </w:rPr>
        <w:t xml:space="preserve">&gt; </w:t>
      </w:r>
      <w:r w:rsidR="00FE2C66">
        <w:rPr>
          <w:sz w:val="24"/>
          <w:szCs w:val="24"/>
        </w:rPr>
        <w:t>The DMV’S newly introduced in SQL Server 2005 gives the database administrator information about the current state of the SQL Server machine.</w:t>
      </w:r>
    </w:p>
    <w:p w:rsidR="00FE2C66" w:rsidRDefault="00D4211A" w:rsidP="00FE2C66">
      <w:pPr>
        <w:rPr>
          <w:sz w:val="24"/>
          <w:szCs w:val="24"/>
        </w:rPr>
      </w:pPr>
      <w:r>
        <w:rPr>
          <w:sz w:val="24"/>
          <w:szCs w:val="24"/>
        </w:rPr>
        <w:t xml:space="preserve">&gt; </w:t>
      </w:r>
      <w:r w:rsidR="00FE2C66">
        <w:rPr>
          <w:sz w:val="24"/>
          <w:szCs w:val="24"/>
        </w:rPr>
        <w:t>These Values will help the administrator to diagnose problems and tune the server for optimal performance.</w:t>
      </w:r>
    </w:p>
    <w:p w:rsidR="004D5F59" w:rsidRDefault="004D5F59" w:rsidP="00FE2C66">
      <w:pPr>
        <w:rPr>
          <w:sz w:val="24"/>
          <w:szCs w:val="24"/>
        </w:rPr>
      </w:pPr>
      <w:r>
        <w:rPr>
          <w:sz w:val="24"/>
          <w:szCs w:val="24"/>
        </w:rPr>
        <w:t xml:space="preserve">&gt; The DMV’S in SQL Server are designed to give you a window into what’s going on inside SQL Server </w:t>
      </w:r>
    </w:p>
    <w:p w:rsidR="004D5F59" w:rsidRDefault="004D5F59" w:rsidP="00FE2C66">
      <w:pPr>
        <w:rPr>
          <w:sz w:val="24"/>
          <w:szCs w:val="24"/>
        </w:rPr>
      </w:pPr>
      <w:r>
        <w:rPr>
          <w:sz w:val="24"/>
          <w:szCs w:val="24"/>
        </w:rPr>
        <w:t>&gt; They can provide information on what’s currently happening inside the server as well as the objects it’s strong. They are designed to be used instead of system tables and various functions.</w:t>
      </w:r>
    </w:p>
    <w:p w:rsidR="00FE02BA" w:rsidRDefault="00FE02BA" w:rsidP="00FE2C66">
      <w:pPr>
        <w:rPr>
          <w:sz w:val="24"/>
          <w:szCs w:val="24"/>
        </w:rPr>
      </w:pPr>
      <w:r>
        <w:rPr>
          <w:sz w:val="24"/>
          <w:szCs w:val="24"/>
        </w:rPr>
        <w:t xml:space="preserve">&gt; DMV’S are stored in sys schema and they start with </w:t>
      </w:r>
      <w:r w:rsidRPr="00FE02BA">
        <w:rPr>
          <w:b/>
          <w:sz w:val="24"/>
          <w:szCs w:val="24"/>
        </w:rPr>
        <w:t>dm_in</w:t>
      </w:r>
      <w:r>
        <w:rPr>
          <w:sz w:val="24"/>
          <w:szCs w:val="24"/>
        </w:rPr>
        <w:t xml:space="preserve"> the name</w:t>
      </w:r>
    </w:p>
    <w:p w:rsidR="004D5F59" w:rsidRDefault="004D5F59" w:rsidP="00FE2C66">
      <w:pPr>
        <w:rPr>
          <w:sz w:val="24"/>
          <w:szCs w:val="24"/>
        </w:rPr>
      </w:pPr>
    </w:p>
    <w:p w:rsidR="00FE2C66" w:rsidRPr="008248B7" w:rsidRDefault="00FE2C66" w:rsidP="00FE2C66">
      <w:pPr>
        <w:rPr>
          <w:sz w:val="24"/>
          <w:szCs w:val="24"/>
        </w:rPr>
      </w:pPr>
    </w:p>
    <w:p w:rsidR="00FE2C66" w:rsidRPr="008248B7" w:rsidRDefault="00960ABD" w:rsidP="00FE2C66">
      <w:pPr>
        <w:tabs>
          <w:tab w:val="center" w:pos="4680"/>
        </w:tabs>
        <w:rPr>
          <w:b/>
          <w:sz w:val="24"/>
          <w:szCs w:val="24"/>
        </w:rPr>
      </w:pPr>
      <w:r>
        <w:rPr>
          <w:b/>
          <w:sz w:val="24"/>
          <w:szCs w:val="24"/>
        </w:rPr>
        <w:t>To know list of DMV’</w:t>
      </w:r>
      <w:r w:rsidR="004D5F59">
        <w:rPr>
          <w:b/>
          <w:sz w:val="24"/>
          <w:szCs w:val="24"/>
        </w:rPr>
        <w:t>S</w:t>
      </w:r>
      <w:r w:rsidR="00FE2C66" w:rsidRPr="008248B7">
        <w:rPr>
          <w:b/>
          <w:sz w:val="24"/>
          <w:szCs w:val="24"/>
        </w:rPr>
        <w:t>:</w:t>
      </w:r>
      <w:r w:rsidR="00FE2C66">
        <w:rPr>
          <w:b/>
          <w:sz w:val="24"/>
          <w:szCs w:val="24"/>
        </w:rPr>
        <w:tab/>
      </w:r>
    </w:p>
    <w:p w:rsidR="00FE2C66" w:rsidRPr="0024609C" w:rsidRDefault="00FE2C66" w:rsidP="00FE2C66">
      <w:pPr>
        <w:rPr>
          <w:b/>
          <w:sz w:val="24"/>
          <w:szCs w:val="24"/>
        </w:rPr>
      </w:pPr>
      <w:r w:rsidRPr="0024609C">
        <w:rPr>
          <w:b/>
          <w:sz w:val="24"/>
          <w:szCs w:val="24"/>
        </w:rPr>
        <w:t>SELECT name, type, type_desc FROM sys.system_objects WHERE name LIKE 'dm_%' ORDER BY name</w:t>
      </w:r>
    </w:p>
    <w:p w:rsidR="00FE2C66" w:rsidRPr="008248B7" w:rsidRDefault="00FE2C66" w:rsidP="00FE2C66">
      <w:pPr>
        <w:rPr>
          <w:sz w:val="24"/>
          <w:szCs w:val="24"/>
        </w:rPr>
      </w:pPr>
      <w:r w:rsidRPr="008248B7">
        <w:rPr>
          <w:sz w:val="24"/>
          <w:szCs w:val="24"/>
        </w:rPr>
        <w:t>Output:</w:t>
      </w:r>
    </w:p>
    <w:p w:rsidR="00FE2C66" w:rsidRPr="008248B7" w:rsidRDefault="00FE2C66" w:rsidP="00FE2C66">
      <w:pPr>
        <w:rPr>
          <w:sz w:val="24"/>
          <w:szCs w:val="24"/>
        </w:rPr>
      </w:pPr>
      <w:r w:rsidRPr="008248B7">
        <w:rPr>
          <w:sz w:val="24"/>
          <w:szCs w:val="24"/>
        </w:rPr>
        <w:t>List of DMV'S</w:t>
      </w:r>
    </w:p>
    <w:p w:rsidR="00FE2C66" w:rsidRDefault="00FE2C66" w:rsidP="00FE2C66">
      <w:pPr>
        <w:rPr>
          <w:sz w:val="24"/>
          <w:szCs w:val="24"/>
        </w:rPr>
      </w:pPr>
      <w:r w:rsidRPr="008248B7">
        <w:rPr>
          <w:sz w:val="24"/>
          <w:szCs w:val="24"/>
        </w:rPr>
        <w:t>2005 version of Sql -89….. 2008 version of sql-176……2012 version of sql-900+</w:t>
      </w:r>
    </w:p>
    <w:p w:rsidR="00FE2C66" w:rsidRDefault="00FE2C66" w:rsidP="00FE2C66">
      <w:pPr>
        <w:rPr>
          <w:sz w:val="24"/>
          <w:szCs w:val="24"/>
        </w:rPr>
      </w:pPr>
    </w:p>
    <w:p w:rsidR="00FE2C66" w:rsidRPr="00824FDB" w:rsidRDefault="00FE2C66" w:rsidP="00FE2C66">
      <w:pPr>
        <w:rPr>
          <w:sz w:val="24"/>
          <w:szCs w:val="24"/>
        </w:rPr>
      </w:pPr>
      <w:r w:rsidRPr="00824FDB">
        <w:rPr>
          <w:sz w:val="24"/>
          <w:szCs w:val="24"/>
        </w:rPr>
        <w:t>There are two types of dynamic management views and functions:</w:t>
      </w:r>
    </w:p>
    <w:p w:rsidR="00FE2C66" w:rsidRPr="00824FDB" w:rsidRDefault="00FE2C66" w:rsidP="00FE2C66">
      <w:pPr>
        <w:rPr>
          <w:sz w:val="24"/>
          <w:szCs w:val="24"/>
        </w:rPr>
      </w:pPr>
      <w:r w:rsidRPr="00824FDB">
        <w:rPr>
          <w:b/>
          <w:sz w:val="24"/>
          <w:szCs w:val="24"/>
        </w:rPr>
        <w:t>Server-scoped dynamic management views and functions</w:t>
      </w:r>
      <w:r>
        <w:rPr>
          <w:sz w:val="24"/>
          <w:szCs w:val="24"/>
        </w:rPr>
        <w:t xml:space="preserve">: </w:t>
      </w:r>
      <w:r w:rsidRPr="00824FDB">
        <w:rPr>
          <w:sz w:val="24"/>
          <w:szCs w:val="24"/>
        </w:rPr>
        <w:t>These require VIEW SERVER STATE permission on the server.</w:t>
      </w:r>
    </w:p>
    <w:p w:rsidR="00FE2C66" w:rsidRDefault="00FE2C66" w:rsidP="00FE2C66">
      <w:pPr>
        <w:rPr>
          <w:sz w:val="24"/>
          <w:szCs w:val="24"/>
        </w:rPr>
      </w:pPr>
      <w:r w:rsidRPr="00D6090E">
        <w:rPr>
          <w:b/>
          <w:sz w:val="24"/>
          <w:szCs w:val="24"/>
        </w:rPr>
        <w:t>Database-scoped dynamic management views and functions:</w:t>
      </w:r>
      <w:r w:rsidRPr="00824FDB">
        <w:rPr>
          <w:sz w:val="24"/>
          <w:szCs w:val="24"/>
        </w:rPr>
        <w:t xml:space="preserve"> These require VIEW DATABASE STATE permission on the database.</w:t>
      </w:r>
    </w:p>
    <w:p w:rsidR="00FE2C66" w:rsidRDefault="00FE2C66" w:rsidP="00FE2C66">
      <w:pPr>
        <w:rPr>
          <w:sz w:val="24"/>
          <w:szCs w:val="24"/>
        </w:rPr>
      </w:pPr>
      <w:r>
        <w:rPr>
          <w:sz w:val="24"/>
          <w:szCs w:val="24"/>
        </w:rPr>
        <w:t xml:space="preserve">There are multiple categories close to 17... In which these views and functions have been organized </w:t>
      </w:r>
    </w:p>
    <w:p w:rsidR="00FE2C66" w:rsidRDefault="00FE2C66" w:rsidP="00FE2C66">
      <w:pPr>
        <w:rPr>
          <w:sz w:val="24"/>
          <w:szCs w:val="24"/>
        </w:rPr>
      </w:pPr>
      <w:r>
        <w:rPr>
          <w:sz w:val="24"/>
          <w:szCs w:val="24"/>
        </w:rPr>
        <w:t>We have 85 of these views and functions. To give a further split, 76 of these are views and 9 of them are functions... Below are the 4 types of DMV which can be used frequently.</w:t>
      </w:r>
    </w:p>
    <w:p w:rsidR="00FE2C66" w:rsidRPr="00824FDB" w:rsidRDefault="00FE2C66" w:rsidP="00FE2C66">
      <w:pPr>
        <w:rPr>
          <w:sz w:val="24"/>
          <w:szCs w:val="24"/>
        </w:rPr>
      </w:pPr>
    </w:p>
    <w:p w:rsidR="00FE2C66" w:rsidRDefault="00FE02BA" w:rsidP="00E61408">
      <w:pPr>
        <w:pStyle w:val="ListParagraph"/>
        <w:numPr>
          <w:ilvl w:val="0"/>
          <w:numId w:val="118"/>
        </w:numPr>
        <w:spacing w:after="160" w:line="259" w:lineRule="auto"/>
        <w:rPr>
          <w:sz w:val="24"/>
          <w:szCs w:val="24"/>
        </w:rPr>
      </w:pPr>
      <w:r>
        <w:rPr>
          <w:sz w:val="24"/>
          <w:szCs w:val="24"/>
        </w:rPr>
        <w:t>SQL Server R</w:t>
      </w:r>
      <w:r w:rsidR="00FE2C66">
        <w:rPr>
          <w:sz w:val="24"/>
          <w:szCs w:val="24"/>
        </w:rPr>
        <w:t>elated [Hardware Resources] DMV’S</w:t>
      </w:r>
    </w:p>
    <w:p w:rsidR="00FE2C66" w:rsidRDefault="00FE2C66" w:rsidP="00E61408">
      <w:pPr>
        <w:pStyle w:val="ListParagraph"/>
        <w:numPr>
          <w:ilvl w:val="0"/>
          <w:numId w:val="118"/>
        </w:numPr>
        <w:spacing w:after="160" w:line="259" w:lineRule="auto"/>
        <w:rPr>
          <w:sz w:val="24"/>
          <w:szCs w:val="24"/>
        </w:rPr>
      </w:pPr>
      <w:r>
        <w:rPr>
          <w:sz w:val="24"/>
          <w:szCs w:val="24"/>
        </w:rPr>
        <w:t>Database Related DMV’S</w:t>
      </w:r>
    </w:p>
    <w:p w:rsidR="00FE2C66" w:rsidRDefault="00FE2C66" w:rsidP="00E61408">
      <w:pPr>
        <w:pStyle w:val="ListParagraph"/>
        <w:numPr>
          <w:ilvl w:val="0"/>
          <w:numId w:val="118"/>
        </w:numPr>
        <w:spacing w:after="160" w:line="259" w:lineRule="auto"/>
        <w:rPr>
          <w:sz w:val="24"/>
          <w:szCs w:val="24"/>
        </w:rPr>
      </w:pPr>
      <w:r>
        <w:rPr>
          <w:sz w:val="24"/>
          <w:szCs w:val="24"/>
        </w:rPr>
        <w:t>Index Related DMV’S</w:t>
      </w:r>
    </w:p>
    <w:p w:rsidR="00FE2C66" w:rsidRDefault="00FE2C66" w:rsidP="00E61408">
      <w:pPr>
        <w:pStyle w:val="ListParagraph"/>
        <w:numPr>
          <w:ilvl w:val="0"/>
          <w:numId w:val="118"/>
        </w:numPr>
        <w:spacing w:after="160" w:line="259" w:lineRule="auto"/>
        <w:rPr>
          <w:sz w:val="24"/>
          <w:szCs w:val="24"/>
        </w:rPr>
      </w:pPr>
      <w:r>
        <w:rPr>
          <w:sz w:val="24"/>
          <w:szCs w:val="24"/>
        </w:rPr>
        <w:t>Execution Related DMV’S</w:t>
      </w:r>
    </w:p>
    <w:p w:rsidR="00FE2C66" w:rsidRDefault="00FE2C66" w:rsidP="00E61408">
      <w:pPr>
        <w:pStyle w:val="ListParagraph"/>
        <w:numPr>
          <w:ilvl w:val="0"/>
          <w:numId w:val="118"/>
        </w:numPr>
        <w:spacing w:after="160" w:line="259" w:lineRule="auto"/>
        <w:rPr>
          <w:sz w:val="24"/>
          <w:szCs w:val="24"/>
        </w:rPr>
      </w:pPr>
      <w:r>
        <w:rPr>
          <w:sz w:val="24"/>
          <w:szCs w:val="24"/>
        </w:rPr>
        <w:t>Replication Related DMV’S</w:t>
      </w:r>
    </w:p>
    <w:p w:rsidR="00FE02BA" w:rsidRDefault="00FE02BA" w:rsidP="00E61408">
      <w:pPr>
        <w:pStyle w:val="ListParagraph"/>
        <w:numPr>
          <w:ilvl w:val="0"/>
          <w:numId w:val="118"/>
        </w:numPr>
        <w:spacing w:after="160" w:line="259" w:lineRule="auto"/>
        <w:rPr>
          <w:sz w:val="24"/>
          <w:szCs w:val="24"/>
        </w:rPr>
      </w:pPr>
      <w:r>
        <w:rPr>
          <w:sz w:val="24"/>
          <w:szCs w:val="24"/>
        </w:rPr>
        <w:t>Query notifications Related DMV’S</w:t>
      </w:r>
    </w:p>
    <w:p w:rsidR="00FE02BA" w:rsidRDefault="00FE02BA" w:rsidP="00E61408">
      <w:pPr>
        <w:pStyle w:val="ListParagraph"/>
        <w:numPr>
          <w:ilvl w:val="0"/>
          <w:numId w:val="118"/>
        </w:numPr>
        <w:spacing w:after="160" w:line="259" w:lineRule="auto"/>
        <w:rPr>
          <w:sz w:val="24"/>
          <w:szCs w:val="24"/>
        </w:rPr>
      </w:pPr>
      <w:r>
        <w:rPr>
          <w:sz w:val="24"/>
          <w:szCs w:val="24"/>
        </w:rPr>
        <w:t>SQL Operating System Related DMV’S</w:t>
      </w:r>
    </w:p>
    <w:p w:rsidR="00FE02BA" w:rsidRDefault="00FE02BA" w:rsidP="00E61408">
      <w:pPr>
        <w:pStyle w:val="ListParagraph"/>
        <w:numPr>
          <w:ilvl w:val="0"/>
          <w:numId w:val="118"/>
        </w:numPr>
        <w:spacing w:after="160" w:line="259" w:lineRule="auto"/>
        <w:rPr>
          <w:sz w:val="24"/>
          <w:szCs w:val="24"/>
        </w:rPr>
      </w:pPr>
      <w:r>
        <w:rPr>
          <w:sz w:val="24"/>
          <w:szCs w:val="24"/>
        </w:rPr>
        <w:t>I/O Related DMV’S</w:t>
      </w:r>
    </w:p>
    <w:p w:rsidR="00FE02BA" w:rsidRDefault="00FE02BA" w:rsidP="00E61408">
      <w:pPr>
        <w:pStyle w:val="ListParagraph"/>
        <w:numPr>
          <w:ilvl w:val="0"/>
          <w:numId w:val="118"/>
        </w:numPr>
        <w:spacing w:after="160" w:line="259" w:lineRule="auto"/>
        <w:rPr>
          <w:sz w:val="24"/>
          <w:szCs w:val="24"/>
        </w:rPr>
      </w:pPr>
      <w:r>
        <w:rPr>
          <w:sz w:val="24"/>
          <w:szCs w:val="24"/>
        </w:rPr>
        <w:t xml:space="preserve">Transaction Related DMV’S </w:t>
      </w:r>
    </w:p>
    <w:p w:rsidR="00FE2C66" w:rsidRDefault="00FE2C66" w:rsidP="00FE2C66">
      <w:pPr>
        <w:pStyle w:val="ListParagraph"/>
        <w:rPr>
          <w:sz w:val="24"/>
          <w:szCs w:val="24"/>
        </w:rPr>
      </w:pPr>
    </w:p>
    <w:p w:rsidR="00FE2C66" w:rsidRPr="004F6E0B" w:rsidRDefault="00FE2C66" w:rsidP="00FE2C66">
      <w:pPr>
        <w:rPr>
          <w:b/>
          <w:sz w:val="24"/>
          <w:szCs w:val="24"/>
        </w:rPr>
      </w:pPr>
      <w:r>
        <w:rPr>
          <w:b/>
          <w:sz w:val="24"/>
          <w:szCs w:val="24"/>
        </w:rPr>
        <w:t xml:space="preserve">1. </w:t>
      </w:r>
      <w:r w:rsidRPr="004F6E0B">
        <w:rPr>
          <w:b/>
          <w:sz w:val="24"/>
          <w:szCs w:val="24"/>
        </w:rPr>
        <w:t>SQL Server related [Hardware Resources] DMV</w:t>
      </w:r>
      <w:r>
        <w:rPr>
          <w:b/>
          <w:sz w:val="24"/>
          <w:szCs w:val="24"/>
        </w:rPr>
        <w:t>’S:</w:t>
      </w:r>
    </w:p>
    <w:p w:rsidR="00FE2C66" w:rsidRPr="00E45CB5" w:rsidRDefault="00FE02BA" w:rsidP="00FE2C66">
      <w:pPr>
        <w:rPr>
          <w:sz w:val="24"/>
          <w:szCs w:val="24"/>
        </w:rPr>
      </w:pPr>
      <w:r>
        <w:rPr>
          <w:sz w:val="24"/>
          <w:szCs w:val="24"/>
        </w:rPr>
        <w:t xml:space="preserve">&gt; </w:t>
      </w:r>
      <w:r w:rsidR="00FE2C66" w:rsidRPr="00E45CB5">
        <w:rPr>
          <w:sz w:val="24"/>
          <w:szCs w:val="24"/>
        </w:rPr>
        <w:t>This section contains the dynamic management views that are associated with the SQL Server Operating System (SQLOS). The SQLOS is responsible for managing operating system resources that are specific to SQL Server.</w:t>
      </w:r>
    </w:p>
    <w:p w:rsidR="00FE2C66" w:rsidRDefault="00FE2C66" w:rsidP="00FE2C66">
      <w:pPr>
        <w:rPr>
          <w:sz w:val="24"/>
          <w:szCs w:val="24"/>
        </w:rPr>
      </w:pPr>
    </w:p>
    <w:p w:rsidR="00FE2C66" w:rsidRDefault="00FE2C66" w:rsidP="00FE2C66">
      <w:pPr>
        <w:rPr>
          <w:b/>
          <w:sz w:val="24"/>
          <w:szCs w:val="24"/>
        </w:rPr>
      </w:pPr>
      <w:r w:rsidRPr="00E45CB5">
        <w:rPr>
          <w:b/>
          <w:sz w:val="24"/>
          <w:szCs w:val="24"/>
        </w:rPr>
        <w:t>Locks:</w:t>
      </w:r>
    </w:p>
    <w:p w:rsidR="00FE2C66" w:rsidRDefault="00FE2C66" w:rsidP="00FE2C66">
      <w:pPr>
        <w:rPr>
          <w:b/>
          <w:sz w:val="24"/>
          <w:szCs w:val="24"/>
        </w:rPr>
      </w:pPr>
      <w:r w:rsidRPr="00275176">
        <w:rPr>
          <w:b/>
          <w:sz w:val="24"/>
          <w:szCs w:val="24"/>
        </w:rPr>
        <w:t>Select * from Sys.dm_tran_locks</w:t>
      </w:r>
      <w:r>
        <w:rPr>
          <w:b/>
          <w:sz w:val="24"/>
          <w:szCs w:val="24"/>
        </w:rPr>
        <w:t xml:space="preserve">: </w:t>
      </w:r>
    </w:p>
    <w:p w:rsidR="00FE2C66" w:rsidRDefault="00FE2C66" w:rsidP="00FE2C66">
      <w:pPr>
        <w:rPr>
          <w:sz w:val="24"/>
          <w:szCs w:val="24"/>
        </w:rPr>
      </w:pPr>
      <w:r>
        <w:rPr>
          <w:sz w:val="24"/>
          <w:szCs w:val="24"/>
        </w:rPr>
        <w:t>Returns information about locks</w:t>
      </w:r>
    </w:p>
    <w:p w:rsidR="00FE2C66" w:rsidRPr="00275176" w:rsidRDefault="00FE2C66" w:rsidP="00FE2C66">
      <w:pPr>
        <w:rPr>
          <w:sz w:val="24"/>
          <w:szCs w:val="24"/>
        </w:rPr>
      </w:pPr>
    </w:p>
    <w:p w:rsidR="00FE2C66" w:rsidRDefault="00FE2C66" w:rsidP="00FE2C66">
      <w:pPr>
        <w:rPr>
          <w:b/>
          <w:sz w:val="24"/>
          <w:szCs w:val="24"/>
        </w:rPr>
      </w:pPr>
      <w:r w:rsidRPr="00E45CB5">
        <w:rPr>
          <w:b/>
          <w:sz w:val="24"/>
          <w:szCs w:val="24"/>
        </w:rPr>
        <w:t>Blockings:</w:t>
      </w:r>
    </w:p>
    <w:p w:rsidR="00FE2C66" w:rsidRDefault="00FE2C66" w:rsidP="00FE2C66">
      <w:pPr>
        <w:pStyle w:val="NormalWeb"/>
        <w:spacing w:before="0" w:beforeAutospacing="0" w:after="0" w:afterAutospacing="0" w:line="270" w:lineRule="atLeast"/>
        <w:rPr>
          <w:b/>
        </w:rPr>
      </w:pPr>
      <w:r w:rsidRPr="00E45CB5">
        <w:rPr>
          <w:rFonts w:asciiTheme="minorHAnsi" w:eastAsiaTheme="minorHAnsi" w:hAnsiTheme="minorHAnsi" w:cstheme="minorBidi"/>
          <w:b/>
        </w:rPr>
        <w:t>Select * from sys.dm_os_waiting_tasks:</w:t>
      </w:r>
      <w:r w:rsidRPr="00E45CB5">
        <w:rPr>
          <w:b/>
        </w:rPr>
        <w:t xml:space="preserve"> </w:t>
      </w:r>
    </w:p>
    <w:p w:rsidR="00FE2C66" w:rsidRPr="00E45CB5" w:rsidRDefault="00FE2C66" w:rsidP="00FE2C66">
      <w:pPr>
        <w:pStyle w:val="NormalWeb"/>
        <w:spacing w:before="0" w:beforeAutospacing="0" w:after="0" w:afterAutospacing="0" w:line="270" w:lineRule="atLeast"/>
        <w:rPr>
          <w:b/>
        </w:rPr>
      </w:pPr>
    </w:p>
    <w:p w:rsidR="00FE2C66" w:rsidRDefault="00FE02BA" w:rsidP="00FE2C66">
      <w:pPr>
        <w:pStyle w:val="NormalWeb"/>
        <w:spacing w:before="0" w:beforeAutospacing="0" w:after="0" w:afterAutospacing="0" w:line="270" w:lineRule="atLeast"/>
        <w:rPr>
          <w:rFonts w:asciiTheme="minorHAnsi" w:eastAsiaTheme="minorHAnsi" w:hAnsiTheme="minorHAnsi" w:cstheme="minorBidi"/>
        </w:rPr>
      </w:pPr>
      <w:r>
        <w:rPr>
          <w:rFonts w:asciiTheme="minorHAnsi" w:eastAsiaTheme="minorHAnsi" w:hAnsiTheme="minorHAnsi" w:cstheme="minorBidi"/>
        </w:rPr>
        <w:t xml:space="preserve">&gt; </w:t>
      </w:r>
      <w:r w:rsidR="00FE2C66" w:rsidRPr="00E45CB5">
        <w:rPr>
          <w:rFonts w:asciiTheme="minorHAnsi" w:eastAsiaTheme="minorHAnsi" w:hAnsiTheme="minorHAnsi" w:cstheme="minorBidi"/>
        </w:rPr>
        <w:t>Returns information about the wait queue of tasks that are waiting on some resource.</w:t>
      </w:r>
    </w:p>
    <w:p w:rsidR="00FE2C66" w:rsidRDefault="00FE2C66" w:rsidP="00FE2C66">
      <w:pPr>
        <w:pStyle w:val="NormalWeb"/>
        <w:spacing w:before="0" w:beforeAutospacing="0" w:after="0" w:afterAutospacing="0" w:line="270" w:lineRule="atLeast"/>
        <w:rPr>
          <w:rFonts w:asciiTheme="minorHAnsi" w:eastAsiaTheme="minorHAnsi" w:hAnsiTheme="minorHAnsi" w:cstheme="minorBidi"/>
        </w:rPr>
      </w:pPr>
    </w:p>
    <w:p w:rsidR="00FE2C66" w:rsidRDefault="00FE2C66" w:rsidP="00FE2C66">
      <w:pPr>
        <w:pStyle w:val="NormalWeb"/>
        <w:spacing w:before="0" w:beforeAutospacing="0" w:after="0" w:afterAutospacing="0" w:line="270" w:lineRule="atLeast"/>
        <w:rPr>
          <w:rFonts w:asciiTheme="minorHAnsi" w:eastAsiaTheme="minorHAnsi" w:hAnsiTheme="minorHAnsi" w:cstheme="minorBidi"/>
        </w:rPr>
      </w:pPr>
    </w:p>
    <w:p w:rsidR="00FE2C66" w:rsidRDefault="00FE2C66" w:rsidP="00FE2C66">
      <w:pPr>
        <w:pStyle w:val="NormalWeb"/>
        <w:spacing w:before="0" w:beforeAutospacing="0" w:after="0" w:afterAutospacing="0" w:line="270" w:lineRule="atLeast"/>
        <w:rPr>
          <w:rFonts w:asciiTheme="minorHAnsi" w:eastAsiaTheme="minorHAnsi" w:hAnsiTheme="minorHAnsi" w:cstheme="minorBidi"/>
          <w:b/>
        </w:rPr>
      </w:pPr>
      <w:r w:rsidRPr="00E45CB5">
        <w:rPr>
          <w:rFonts w:asciiTheme="minorHAnsi" w:eastAsiaTheme="minorHAnsi" w:hAnsiTheme="minorHAnsi" w:cstheme="minorBidi"/>
          <w:b/>
        </w:rPr>
        <w:t>Sys.dm_os_wait_stats</w:t>
      </w:r>
      <w:r>
        <w:rPr>
          <w:rFonts w:asciiTheme="minorHAnsi" w:eastAsiaTheme="minorHAnsi" w:hAnsiTheme="minorHAnsi" w:cstheme="minorBidi"/>
          <w:b/>
        </w:rPr>
        <w:t>:</w:t>
      </w:r>
    </w:p>
    <w:p w:rsidR="00FE2C66" w:rsidRDefault="00FE2C66" w:rsidP="00FE2C66">
      <w:pPr>
        <w:pStyle w:val="NormalWeb"/>
        <w:spacing w:before="0" w:beforeAutospacing="0" w:after="0" w:afterAutospacing="0" w:line="270" w:lineRule="atLeast"/>
        <w:rPr>
          <w:rFonts w:asciiTheme="minorHAnsi" w:eastAsiaTheme="minorHAnsi" w:hAnsiTheme="minorHAnsi" w:cstheme="minorBidi"/>
          <w:b/>
        </w:rPr>
      </w:pPr>
    </w:p>
    <w:p w:rsidR="00FE2C66" w:rsidRPr="00924573" w:rsidRDefault="00FE02BA" w:rsidP="00FE2C66">
      <w:pPr>
        <w:pStyle w:val="NormalWeb"/>
        <w:spacing w:before="0" w:beforeAutospacing="0" w:after="0" w:afterAutospacing="0" w:line="270" w:lineRule="atLeast"/>
        <w:rPr>
          <w:rFonts w:asciiTheme="minorHAnsi" w:eastAsiaTheme="minorHAnsi" w:hAnsiTheme="minorHAnsi" w:cstheme="minorBidi"/>
        </w:rPr>
      </w:pPr>
      <w:r>
        <w:rPr>
          <w:rFonts w:asciiTheme="minorHAnsi" w:eastAsiaTheme="minorHAnsi" w:hAnsiTheme="minorHAnsi" w:cstheme="minorBidi"/>
        </w:rPr>
        <w:t xml:space="preserve">&gt; </w:t>
      </w:r>
      <w:r w:rsidR="00FE2C66" w:rsidRPr="00924573">
        <w:rPr>
          <w:rFonts w:asciiTheme="minorHAnsi" w:eastAsiaTheme="minorHAnsi" w:hAnsiTheme="minorHAnsi" w:cstheme="minorBidi"/>
        </w:rPr>
        <w:t>Returns information about all the waits encountered by threads that executed. You can use this aggregated view to diagnose performance issues with SQL Server and also with specific queries and batches.</w:t>
      </w:r>
    </w:p>
    <w:p w:rsidR="00FE2C66" w:rsidRPr="00E45CB5" w:rsidRDefault="00FE2C66" w:rsidP="00FE2C66">
      <w:pPr>
        <w:pStyle w:val="NormalWeb"/>
        <w:spacing w:before="0" w:beforeAutospacing="0" w:after="0" w:afterAutospacing="0" w:line="270" w:lineRule="atLeast"/>
        <w:rPr>
          <w:rFonts w:asciiTheme="minorHAnsi" w:eastAsiaTheme="minorHAnsi" w:hAnsiTheme="minorHAnsi" w:cstheme="minorBidi"/>
          <w:b/>
        </w:rPr>
      </w:pPr>
    </w:p>
    <w:p w:rsidR="00FE2C66" w:rsidRPr="00E45CB5" w:rsidRDefault="00FE2C66" w:rsidP="00FE2C66">
      <w:pPr>
        <w:pStyle w:val="NormalWeb"/>
        <w:spacing w:before="0" w:beforeAutospacing="0" w:after="0" w:afterAutospacing="0" w:line="270" w:lineRule="atLeast"/>
        <w:rPr>
          <w:rFonts w:asciiTheme="minorHAnsi" w:eastAsiaTheme="minorHAnsi" w:hAnsiTheme="minorHAnsi" w:cstheme="minorBidi"/>
        </w:rPr>
      </w:pPr>
    </w:p>
    <w:p w:rsidR="00FE2C66" w:rsidRPr="00461B29" w:rsidRDefault="00FE2C66" w:rsidP="00FE2C66">
      <w:pPr>
        <w:rPr>
          <w:sz w:val="24"/>
          <w:szCs w:val="24"/>
        </w:rPr>
      </w:pPr>
    </w:p>
    <w:p w:rsidR="00FE2C66" w:rsidRDefault="00FE2C66" w:rsidP="00FE2C66">
      <w:pPr>
        <w:rPr>
          <w:b/>
          <w:sz w:val="24"/>
          <w:szCs w:val="24"/>
        </w:rPr>
      </w:pPr>
      <w:r w:rsidRPr="004F6E0B">
        <w:rPr>
          <w:b/>
          <w:sz w:val="24"/>
          <w:szCs w:val="24"/>
        </w:rPr>
        <w:t>2. Database Related DMV</w:t>
      </w:r>
      <w:r>
        <w:rPr>
          <w:b/>
          <w:sz w:val="24"/>
          <w:szCs w:val="24"/>
        </w:rPr>
        <w:t>’S:</w:t>
      </w:r>
    </w:p>
    <w:p w:rsidR="00FE2C66" w:rsidRDefault="00FE2C66" w:rsidP="00FE2C66">
      <w:pPr>
        <w:rPr>
          <w:b/>
          <w:sz w:val="26"/>
          <w:szCs w:val="26"/>
        </w:rPr>
      </w:pPr>
      <w:r>
        <w:rPr>
          <w:b/>
          <w:sz w:val="26"/>
          <w:szCs w:val="26"/>
        </w:rPr>
        <w:t>Mirroring:</w:t>
      </w:r>
    </w:p>
    <w:p w:rsidR="00FE2C66" w:rsidRDefault="00FE2C66" w:rsidP="00FE2C66">
      <w:pPr>
        <w:rPr>
          <w:b/>
          <w:sz w:val="24"/>
          <w:szCs w:val="24"/>
        </w:rPr>
      </w:pPr>
      <w:r w:rsidRPr="008248B7">
        <w:rPr>
          <w:b/>
          <w:sz w:val="24"/>
          <w:szCs w:val="24"/>
        </w:rPr>
        <w:t>1. Sys.dm_db_mirroring_auto_page_repair:</w:t>
      </w:r>
    </w:p>
    <w:p w:rsidR="00FE2C66" w:rsidRPr="008248B7" w:rsidRDefault="00FE2C66" w:rsidP="00FE2C66">
      <w:pPr>
        <w:rPr>
          <w:sz w:val="24"/>
          <w:szCs w:val="24"/>
        </w:rPr>
      </w:pPr>
      <w:r w:rsidRPr="008248B7">
        <w:rPr>
          <w:sz w:val="24"/>
          <w:szCs w:val="24"/>
        </w:rPr>
        <w:t>1. Returns a row for every automatic page-repair attempt on any mirrored database on the server instance.</w:t>
      </w:r>
    </w:p>
    <w:p w:rsidR="00FE2C66" w:rsidRDefault="00FE2C66" w:rsidP="00FE2C66">
      <w:pPr>
        <w:rPr>
          <w:sz w:val="24"/>
          <w:szCs w:val="24"/>
        </w:rPr>
      </w:pPr>
      <w:r w:rsidRPr="008248B7">
        <w:rPr>
          <w:sz w:val="24"/>
          <w:szCs w:val="24"/>
        </w:rPr>
        <w:t>2. This view contains rows for the latest automatic page-repair attempts on a given mirrored database, with a maximum of 100 rows per database.</w:t>
      </w:r>
    </w:p>
    <w:p w:rsidR="00FE2C66" w:rsidRDefault="00FE2C66" w:rsidP="00FE2C66">
      <w:pPr>
        <w:rPr>
          <w:sz w:val="24"/>
          <w:szCs w:val="24"/>
        </w:rPr>
      </w:pPr>
    </w:p>
    <w:p w:rsidR="00FE2C66" w:rsidRDefault="00FE2C66" w:rsidP="00FE2C66">
      <w:pPr>
        <w:rPr>
          <w:b/>
          <w:sz w:val="24"/>
          <w:szCs w:val="24"/>
        </w:rPr>
      </w:pPr>
      <w:r w:rsidRPr="008248B7">
        <w:rPr>
          <w:b/>
          <w:sz w:val="24"/>
          <w:szCs w:val="24"/>
        </w:rPr>
        <w:t>2. Sys.dm_db_mirroring_connections:</w:t>
      </w:r>
    </w:p>
    <w:p w:rsidR="00FE2C66" w:rsidRDefault="00FE2C66" w:rsidP="00FE2C66">
      <w:pPr>
        <w:rPr>
          <w:sz w:val="24"/>
          <w:szCs w:val="24"/>
        </w:rPr>
      </w:pPr>
      <w:r w:rsidRPr="008248B7">
        <w:rPr>
          <w:sz w:val="24"/>
          <w:szCs w:val="24"/>
        </w:rPr>
        <w:t xml:space="preserve">Returns a row for each connection established for database mirroring. </w:t>
      </w:r>
    </w:p>
    <w:p w:rsidR="00FE2C66" w:rsidRPr="008248B7" w:rsidRDefault="00FE2C66" w:rsidP="00FE2C66">
      <w:pPr>
        <w:rPr>
          <w:sz w:val="24"/>
          <w:szCs w:val="24"/>
        </w:rPr>
      </w:pPr>
    </w:p>
    <w:p w:rsidR="00FE2C66" w:rsidRPr="008248B7" w:rsidRDefault="00FE2C66" w:rsidP="00FE2C66">
      <w:pPr>
        <w:rPr>
          <w:b/>
          <w:sz w:val="24"/>
          <w:szCs w:val="24"/>
        </w:rPr>
      </w:pPr>
      <w:r>
        <w:rPr>
          <w:b/>
          <w:sz w:val="24"/>
          <w:szCs w:val="24"/>
        </w:rPr>
        <w:t>3. INDEX related DMV’S</w:t>
      </w:r>
    </w:p>
    <w:p w:rsidR="00FE2C66" w:rsidRDefault="00FE2C66" w:rsidP="00FE2C66">
      <w:pPr>
        <w:rPr>
          <w:b/>
          <w:sz w:val="26"/>
          <w:szCs w:val="26"/>
        </w:rPr>
      </w:pPr>
      <w:r>
        <w:rPr>
          <w:b/>
          <w:sz w:val="26"/>
          <w:szCs w:val="26"/>
        </w:rPr>
        <w:t xml:space="preserve">Fragmentation: </w:t>
      </w:r>
      <w:r w:rsidRPr="008175FB">
        <w:rPr>
          <w:sz w:val="24"/>
          <w:szCs w:val="24"/>
        </w:rPr>
        <w:t>DMV's to find</w:t>
      </w:r>
      <w:r>
        <w:rPr>
          <w:sz w:val="24"/>
          <w:szCs w:val="24"/>
        </w:rPr>
        <w:t xml:space="preserve"> 2005 onwards</w:t>
      </w:r>
    </w:p>
    <w:p w:rsidR="00FE2C66" w:rsidRDefault="00FE2C66" w:rsidP="00FE2C66">
      <w:pPr>
        <w:rPr>
          <w:b/>
          <w:sz w:val="24"/>
          <w:szCs w:val="24"/>
        </w:rPr>
      </w:pPr>
      <w:r>
        <w:rPr>
          <w:b/>
          <w:sz w:val="24"/>
          <w:szCs w:val="24"/>
        </w:rPr>
        <w:t>1.</w:t>
      </w:r>
      <w:r w:rsidRPr="0022684E">
        <w:rPr>
          <w:b/>
          <w:sz w:val="24"/>
          <w:szCs w:val="24"/>
        </w:rPr>
        <w:t xml:space="preserve"> Select * from sys.dm_db_index_physical_stats</w:t>
      </w:r>
      <w:r>
        <w:rPr>
          <w:b/>
          <w:sz w:val="24"/>
          <w:szCs w:val="24"/>
        </w:rPr>
        <w:t>:</w:t>
      </w:r>
    </w:p>
    <w:p w:rsidR="00FE2C66" w:rsidRPr="008175FB" w:rsidRDefault="00FE2C66" w:rsidP="00FE2C66">
      <w:pPr>
        <w:rPr>
          <w:sz w:val="24"/>
          <w:szCs w:val="24"/>
        </w:rPr>
      </w:pPr>
      <w:r>
        <w:rPr>
          <w:sz w:val="24"/>
          <w:szCs w:val="24"/>
        </w:rPr>
        <w:t xml:space="preserve">To find </w:t>
      </w:r>
      <w:r w:rsidRPr="008175FB">
        <w:rPr>
          <w:sz w:val="24"/>
          <w:szCs w:val="24"/>
        </w:rPr>
        <w:t>Column to verify the fragmentation value:</w:t>
      </w:r>
    </w:p>
    <w:p w:rsidR="00FE2C66" w:rsidRDefault="00FE2C66" w:rsidP="00FE2C66">
      <w:pPr>
        <w:rPr>
          <w:sz w:val="24"/>
          <w:szCs w:val="24"/>
        </w:rPr>
      </w:pPr>
      <w:r w:rsidRPr="008175FB">
        <w:rPr>
          <w:sz w:val="24"/>
          <w:szCs w:val="24"/>
        </w:rPr>
        <w:t>Avg_fragementaion_in_pernt:</w:t>
      </w:r>
    </w:p>
    <w:p w:rsidR="00FE2C66" w:rsidRDefault="00FE2C66" w:rsidP="00FE2C66">
      <w:pPr>
        <w:rPr>
          <w:sz w:val="24"/>
          <w:szCs w:val="24"/>
        </w:rPr>
      </w:pPr>
    </w:p>
    <w:p w:rsidR="00FE2C66" w:rsidRDefault="00FE2C66" w:rsidP="00FE2C66">
      <w:pPr>
        <w:rPr>
          <w:b/>
          <w:sz w:val="24"/>
          <w:szCs w:val="24"/>
        </w:rPr>
      </w:pPr>
      <w:r w:rsidRPr="0022684E">
        <w:rPr>
          <w:b/>
          <w:sz w:val="24"/>
          <w:szCs w:val="24"/>
        </w:rPr>
        <w:t>Missing Index:</w:t>
      </w:r>
    </w:p>
    <w:p w:rsidR="00FE2C66" w:rsidRDefault="00FE2C66" w:rsidP="00FE2C66">
      <w:pPr>
        <w:rPr>
          <w:b/>
          <w:sz w:val="24"/>
          <w:szCs w:val="24"/>
        </w:rPr>
      </w:pPr>
      <w:r w:rsidRPr="00616387">
        <w:rPr>
          <w:b/>
          <w:sz w:val="24"/>
          <w:szCs w:val="24"/>
        </w:rPr>
        <w:t>Select * from sys.dm_db_missing_index_details</w:t>
      </w:r>
      <w:r>
        <w:rPr>
          <w:b/>
          <w:sz w:val="24"/>
          <w:szCs w:val="24"/>
        </w:rPr>
        <w:t>:</w:t>
      </w:r>
    </w:p>
    <w:p w:rsidR="00FE2C66" w:rsidRPr="00BB5E35" w:rsidRDefault="00FE2C66" w:rsidP="00FE2C66">
      <w:pPr>
        <w:rPr>
          <w:sz w:val="24"/>
          <w:szCs w:val="24"/>
        </w:rPr>
      </w:pPr>
      <w:r w:rsidRPr="00BB5E35">
        <w:rPr>
          <w:sz w:val="24"/>
          <w:szCs w:val="24"/>
        </w:rPr>
        <w:t>Returns detailed information about missing indexes, excluding spatial indexes.</w:t>
      </w:r>
    </w:p>
    <w:p w:rsidR="00FE2C66" w:rsidRDefault="00FE2C66" w:rsidP="00FE2C66">
      <w:pPr>
        <w:rPr>
          <w:sz w:val="24"/>
          <w:szCs w:val="24"/>
        </w:rPr>
      </w:pPr>
    </w:p>
    <w:p w:rsidR="00FE2C66" w:rsidRDefault="00FE2C66" w:rsidP="00FE2C66">
      <w:pPr>
        <w:rPr>
          <w:b/>
          <w:sz w:val="24"/>
          <w:szCs w:val="24"/>
        </w:rPr>
      </w:pPr>
      <w:r w:rsidRPr="00BB5E35">
        <w:rPr>
          <w:b/>
          <w:sz w:val="24"/>
          <w:szCs w:val="24"/>
        </w:rPr>
        <w:t>sys.dm_db_index_usage_stats</w:t>
      </w:r>
      <w:r>
        <w:rPr>
          <w:b/>
          <w:sz w:val="24"/>
          <w:szCs w:val="24"/>
        </w:rPr>
        <w:t>:</w:t>
      </w:r>
    </w:p>
    <w:p w:rsidR="00FE2C66" w:rsidRDefault="00FE2C66" w:rsidP="00FE2C66">
      <w:pPr>
        <w:rPr>
          <w:sz w:val="24"/>
          <w:szCs w:val="24"/>
        </w:rPr>
      </w:pPr>
      <w:r w:rsidRPr="00BB5E35">
        <w:rPr>
          <w:sz w:val="24"/>
          <w:szCs w:val="24"/>
        </w:rPr>
        <w:t>Returns counts of different types of index operations and the time each type of operation was last performed in SQL Server.</w:t>
      </w:r>
    </w:p>
    <w:p w:rsidR="00FE2C66" w:rsidRPr="00BB5E35" w:rsidRDefault="00FE2C66" w:rsidP="00FE2C66">
      <w:pPr>
        <w:rPr>
          <w:sz w:val="24"/>
          <w:szCs w:val="24"/>
        </w:rPr>
      </w:pPr>
    </w:p>
    <w:p w:rsidR="00FE2C66" w:rsidRPr="00BB5E35" w:rsidRDefault="00FE2C66" w:rsidP="00FE2C66">
      <w:pPr>
        <w:rPr>
          <w:sz w:val="24"/>
          <w:szCs w:val="24"/>
        </w:rPr>
      </w:pPr>
    </w:p>
    <w:p w:rsidR="00FE2C66" w:rsidRPr="008A4979" w:rsidRDefault="00FE2C66" w:rsidP="00FE2C66">
      <w:pPr>
        <w:rPr>
          <w:b/>
          <w:sz w:val="24"/>
          <w:szCs w:val="24"/>
        </w:rPr>
      </w:pPr>
      <w:r w:rsidRPr="008A4979">
        <w:rPr>
          <w:b/>
          <w:sz w:val="24"/>
          <w:szCs w:val="24"/>
        </w:rPr>
        <w:t>4. Execution related DMV’S:</w:t>
      </w:r>
      <w:r w:rsidRPr="008A4979">
        <w:rPr>
          <w:b/>
          <w:sz w:val="24"/>
          <w:szCs w:val="24"/>
        </w:rPr>
        <w:br/>
      </w:r>
    </w:p>
    <w:p w:rsidR="00FE2C66" w:rsidRDefault="00FE2C66" w:rsidP="00FE2C66">
      <w:pPr>
        <w:rPr>
          <w:b/>
          <w:sz w:val="24"/>
          <w:szCs w:val="24"/>
        </w:rPr>
      </w:pPr>
      <w:r w:rsidRPr="00396EDD">
        <w:rPr>
          <w:b/>
          <w:sz w:val="24"/>
          <w:szCs w:val="24"/>
        </w:rPr>
        <w:t>Sys.dm_exec_cached_plans</w:t>
      </w:r>
      <w:r>
        <w:rPr>
          <w:b/>
          <w:sz w:val="24"/>
          <w:szCs w:val="24"/>
        </w:rPr>
        <w:t>:</w:t>
      </w:r>
    </w:p>
    <w:p w:rsidR="00FE2C66" w:rsidRPr="00396EDD" w:rsidRDefault="00FE2C66" w:rsidP="00FE2C66">
      <w:pPr>
        <w:spacing w:after="0" w:line="270" w:lineRule="atLeast"/>
        <w:rPr>
          <w:sz w:val="24"/>
          <w:szCs w:val="24"/>
        </w:rPr>
      </w:pPr>
      <w:r>
        <w:rPr>
          <w:sz w:val="24"/>
          <w:szCs w:val="24"/>
        </w:rPr>
        <w:t xml:space="preserve">&gt; </w:t>
      </w:r>
      <w:r w:rsidRPr="00396EDD">
        <w:rPr>
          <w:sz w:val="24"/>
          <w:szCs w:val="24"/>
        </w:rPr>
        <w:t>Returns a row for each query plan that is cached by SQL Server for faster query execution. You can use this dynamic management view to find cached query plans, cached query text, the amount of memory taken by cached plans, and the reuse count of the cached plans.</w:t>
      </w:r>
    </w:p>
    <w:p w:rsidR="00FE2C66" w:rsidRPr="00396EDD" w:rsidRDefault="00FE2C66" w:rsidP="00FE2C66">
      <w:pPr>
        <w:rPr>
          <w:b/>
          <w:sz w:val="24"/>
          <w:szCs w:val="24"/>
        </w:rPr>
      </w:pPr>
    </w:p>
    <w:p w:rsidR="00FE2C66" w:rsidRDefault="00FE2C66" w:rsidP="00FE2C66">
      <w:pPr>
        <w:rPr>
          <w:b/>
          <w:sz w:val="24"/>
          <w:szCs w:val="24"/>
        </w:rPr>
      </w:pPr>
      <w:r w:rsidRPr="00396EDD">
        <w:rPr>
          <w:b/>
          <w:sz w:val="24"/>
          <w:szCs w:val="24"/>
        </w:rPr>
        <w:t>Sys.dm_exec_connections</w:t>
      </w:r>
      <w:r>
        <w:rPr>
          <w:b/>
          <w:sz w:val="24"/>
          <w:szCs w:val="24"/>
        </w:rPr>
        <w:t>:</w:t>
      </w:r>
    </w:p>
    <w:p w:rsidR="00FE2C66" w:rsidRPr="00396EDD" w:rsidRDefault="00FE2C66" w:rsidP="00FE2C66">
      <w:pPr>
        <w:spacing w:after="0" w:line="270" w:lineRule="atLeast"/>
        <w:rPr>
          <w:sz w:val="24"/>
          <w:szCs w:val="24"/>
        </w:rPr>
      </w:pPr>
      <w:r>
        <w:rPr>
          <w:sz w:val="24"/>
          <w:szCs w:val="24"/>
        </w:rPr>
        <w:t xml:space="preserve">&gt; </w:t>
      </w:r>
      <w:r w:rsidRPr="00396EDD">
        <w:rPr>
          <w:sz w:val="24"/>
          <w:szCs w:val="24"/>
        </w:rPr>
        <w:t>Returns information about the connections established to this instance of SQL Server and the details of each connection.</w:t>
      </w:r>
    </w:p>
    <w:p w:rsidR="00FE2C66" w:rsidRDefault="00FE2C66" w:rsidP="00FE2C66">
      <w:pPr>
        <w:spacing w:after="0" w:line="270" w:lineRule="atLeast"/>
        <w:rPr>
          <w:sz w:val="24"/>
          <w:szCs w:val="24"/>
        </w:rPr>
      </w:pPr>
    </w:p>
    <w:p w:rsidR="00FE2C66" w:rsidRDefault="00FE2C66" w:rsidP="00FE2C66">
      <w:pPr>
        <w:rPr>
          <w:sz w:val="24"/>
          <w:szCs w:val="24"/>
        </w:rPr>
      </w:pPr>
      <w:r w:rsidRPr="00396EDD">
        <w:rPr>
          <w:b/>
          <w:sz w:val="24"/>
          <w:szCs w:val="24"/>
        </w:rPr>
        <w:t>Sys.dm_exec_sessions</w:t>
      </w:r>
      <w:r>
        <w:rPr>
          <w:sz w:val="24"/>
          <w:szCs w:val="24"/>
        </w:rPr>
        <w:t>:</w:t>
      </w:r>
    </w:p>
    <w:p w:rsidR="00FE2C66" w:rsidRDefault="00FE2C66" w:rsidP="00FE2C66">
      <w:pPr>
        <w:spacing w:after="0" w:line="270" w:lineRule="atLeast"/>
        <w:rPr>
          <w:sz w:val="24"/>
          <w:szCs w:val="24"/>
        </w:rPr>
      </w:pPr>
      <w:r>
        <w:rPr>
          <w:sz w:val="24"/>
          <w:szCs w:val="24"/>
        </w:rPr>
        <w:t xml:space="preserve">&gt; </w:t>
      </w:r>
      <w:r w:rsidRPr="00396EDD">
        <w:rPr>
          <w:sz w:val="24"/>
          <w:szCs w:val="24"/>
        </w:rPr>
        <w:t>shows information about all active user connections and internal tasks. This information includes client version, client program name, client login time, login user, current session setting, and more.</w:t>
      </w:r>
    </w:p>
    <w:p w:rsidR="00FE2C66" w:rsidRDefault="00FE2C66" w:rsidP="00FE2C66">
      <w:pPr>
        <w:spacing w:after="0" w:line="270" w:lineRule="atLeast"/>
        <w:rPr>
          <w:sz w:val="24"/>
          <w:szCs w:val="24"/>
        </w:rPr>
      </w:pPr>
    </w:p>
    <w:p w:rsidR="00FE2C66" w:rsidRDefault="00FE2C66" w:rsidP="00FE2C66">
      <w:pPr>
        <w:rPr>
          <w:b/>
          <w:sz w:val="24"/>
          <w:szCs w:val="24"/>
        </w:rPr>
      </w:pPr>
      <w:r>
        <w:rPr>
          <w:b/>
          <w:sz w:val="24"/>
          <w:szCs w:val="24"/>
        </w:rPr>
        <w:t>S</w:t>
      </w:r>
      <w:r w:rsidRPr="00396EDD">
        <w:rPr>
          <w:b/>
          <w:sz w:val="24"/>
          <w:szCs w:val="24"/>
        </w:rPr>
        <w:t>ys.dm_exec_cursors</w:t>
      </w:r>
      <w:r>
        <w:rPr>
          <w:b/>
          <w:sz w:val="24"/>
          <w:szCs w:val="24"/>
        </w:rPr>
        <w:t>:</w:t>
      </w:r>
    </w:p>
    <w:p w:rsidR="00FE2C66" w:rsidRPr="00396EDD" w:rsidRDefault="00FE2C66" w:rsidP="00FE2C66">
      <w:pPr>
        <w:spacing w:after="0" w:line="270" w:lineRule="atLeast"/>
        <w:rPr>
          <w:sz w:val="24"/>
          <w:szCs w:val="24"/>
        </w:rPr>
      </w:pPr>
      <w:r>
        <w:rPr>
          <w:sz w:val="24"/>
          <w:szCs w:val="24"/>
        </w:rPr>
        <w:t xml:space="preserve">&gt; </w:t>
      </w:r>
      <w:r w:rsidRPr="00396EDD">
        <w:rPr>
          <w:sz w:val="24"/>
          <w:szCs w:val="24"/>
        </w:rPr>
        <w:t>Returns information about the cursors that are open in various databases.</w:t>
      </w:r>
    </w:p>
    <w:p w:rsidR="00FE2C66" w:rsidRPr="00396EDD" w:rsidRDefault="00FE2C66" w:rsidP="00FE2C66">
      <w:pPr>
        <w:rPr>
          <w:sz w:val="24"/>
          <w:szCs w:val="24"/>
        </w:rPr>
      </w:pPr>
    </w:p>
    <w:p w:rsidR="00FE2C66" w:rsidRPr="00396EDD" w:rsidRDefault="00FE2C66" w:rsidP="00FE2C66">
      <w:pPr>
        <w:rPr>
          <w:sz w:val="24"/>
          <w:szCs w:val="24"/>
        </w:rPr>
      </w:pPr>
    </w:p>
    <w:p w:rsidR="00FE2C66" w:rsidRDefault="00FE2C66" w:rsidP="00FE2C66">
      <w:pPr>
        <w:rPr>
          <w:b/>
          <w:sz w:val="24"/>
          <w:szCs w:val="24"/>
        </w:rPr>
      </w:pPr>
      <w:r w:rsidRPr="008A4979">
        <w:rPr>
          <w:b/>
          <w:sz w:val="24"/>
          <w:szCs w:val="24"/>
        </w:rPr>
        <w:t>5.</w:t>
      </w:r>
      <w:r>
        <w:rPr>
          <w:b/>
          <w:sz w:val="24"/>
          <w:szCs w:val="24"/>
        </w:rPr>
        <w:t xml:space="preserve"> Replication related DMV’S:</w:t>
      </w:r>
    </w:p>
    <w:p w:rsidR="00FE2C66" w:rsidRDefault="00FE2C66" w:rsidP="00FE2C66">
      <w:pPr>
        <w:rPr>
          <w:b/>
          <w:sz w:val="24"/>
          <w:szCs w:val="24"/>
        </w:rPr>
      </w:pPr>
    </w:p>
    <w:p w:rsidR="00FE2C66" w:rsidRDefault="00FE2C66" w:rsidP="00FE2C66">
      <w:pPr>
        <w:rPr>
          <w:b/>
          <w:sz w:val="24"/>
          <w:szCs w:val="24"/>
        </w:rPr>
      </w:pPr>
      <w:r w:rsidRPr="008A4979">
        <w:rPr>
          <w:b/>
          <w:sz w:val="24"/>
          <w:szCs w:val="24"/>
        </w:rPr>
        <w:t>Sys.dm_repl_articles</w:t>
      </w:r>
      <w:r>
        <w:rPr>
          <w:b/>
          <w:sz w:val="24"/>
          <w:szCs w:val="24"/>
        </w:rPr>
        <w:t>:</w:t>
      </w:r>
    </w:p>
    <w:p w:rsidR="00FE2C66" w:rsidRPr="008A4979" w:rsidRDefault="00FE2C66" w:rsidP="00FE2C66">
      <w:pPr>
        <w:spacing w:after="0" w:line="270" w:lineRule="atLeast"/>
        <w:rPr>
          <w:sz w:val="24"/>
          <w:szCs w:val="24"/>
        </w:rPr>
      </w:pPr>
      <w:r>
        <w:rPr>
          <w:sz w:val="24"/>
          <w:szCs w:val="24"/>
        </w:rPr>
        <w:t xml:space="preserve">&gt; </w:t>
      </w:r>
      <w:r w:rsidRPr="008A4979">
        <w:rPr>
          <w:sz w:val="24"/>
          <w:szCs w:val="24"/>
        </w:rPr>
        <w:t>Returns information about database objects published as articles in a replication topology.</w:t>
      </w:r>
    </w:p>
    <w:p w:rsidR="00FE2C66" w:rsidRDefault="00FE2C66" w:rsidP="00FE2C66">
      <w:pPr>
        <w:rPr>
          <w:b/>
          <w:sz w:val="24"/>
          <w:szCs w:val="24"/>
        </w:rPr>
      </w:pPr>
    </w:p>
    <w:p w:rsidR="00FE2C66" w:rsidRDefault="00FE2C66" w:rsidP="00FE2C66">
      <w:pPr>
        <w:rPr>
          <w:b/>
          <w:sz w:val="24"/>
          <w:szCs w:val="24"/>
        </w:rPr>
      </w:pPr>
      <w:r w:rsidRPr="008A4979">
        <w:rPr>
          <w:b/>
          <w:sz w:val="24"/>
          <w:szCs w:val="24"/>
        </w:rPr>
        <w:t>Sys.dm_repl_tranhash</w:t>
      </w:r>
      <w:r>
        <w:rPr>
          <w:b/>
          <w:sz w:val="24"/>
          <w:szCs w:val="24"/>
        </w:rPr>
        <w:t>:</w:t>
      </w:r>
    </w:p>
    <w:p w:rsidR="00FE2C66" w:rsidRPr="008A4979" w:rsidRDefault="00FE2C66" w:rsidP="00FE2C66">
      <w:pPr>
        <w:spacing w:after="0" w:line="270" w:lineRule="atLeast"/>
        <w:rPr>
          <w:sz w:val="24"/>
          <w:szCs w:val="24"/>
        </w:rPr>
      </w:pPr>
      <w:r>
        <w:rPr>
          <w:sz w:val="24"/>
          <w:szCs w:val="24"/>
        </w:rPr>
        <w:t xml:space="preserve">&gt; </w:t>
      </w:r>
      <w:r w:rsidRPr="008A4979">
        <w:rPr>
          <w:sz w:val="24"/>
          <w:szCs w:val="24"/>
        </w:rPr>
        <w:t>Returns information about transactions being replicated in a transactional publication.</w:t>
      </w:r>
    </w:p>
    <w:p w:rsidR="00FE2C66" w:rsidRPr="008A4979" w:rsidRDefault="00FE2C66" w:rsidP="00FE2C66">
      <w:pPr>
        <w:rPr>
          <w:b/>
          <w:sz w:val="24"/>
          <w:szCs w:val="24"/>
        </w:rPr>
      </w:pPr>
    </w:p>
    <w:p w:rsidR="00FE2C66" w:rsidRDefault="00FE2C66" w:rsidP="00FE2C66">
      <w:pPr>
        <w:rPr>
          <w:b/>
          <w:sz w:val="24"/>
          <w:szCs w:val="24"/>
        </w:rPr>
      </w:pPr>
      <w:r w:rsidRPr="008A4979">
        <w:rPr>
          <w:b/>
          <w:sz w:val="24"/>
          <w:szCs w:val="24"/>
        </w:rPr>
        <w:t>Sys.dm_repl_schemas</w:t>
      </w:r>
      <w:r>
        <w:rPr>
          <w:b/>
          <w:sz w:val="24"/>
          <w:szCs w:val="24"/>
        </w:rPr>
        <w:t>:</w:t>
      </w:r>
    </w:p>
    <w:p w:rsidR="00FE2C66" w:rsidRDefault="00FE2C66" w:rsidP="00FE2C66">
      <w:pPr>
        <w:spacing w:after="0" w:line="270" w:lineRule="atLeast"/>
        <w:rPr>
          <w:sz w:val="24"/>
          <w:szCs w:val="24"/>
        </w:rPr>
      </w:pPr>
      <w:r>
        <w:rPr>
          <w:sz w:val="24"/>
          <w:szCs w:val="24"/>
        </w:rPr>
        <w:t xml:space="preserve">&gt; </w:t>
      </w:r>
      <w:r w:rsidRPr="004D1924">
        <w:rPr>
          <w:sz w:val="24"/>
          <w:szCs w:val="24"/>
        </w:rPr>
        <w:t>Returns information about table columns published by replication.</w:t>
      </w:r>
    </w:p>
    <w:p w:rsidR="00FE2C66" w:rsidRDefault="00FE2C66" w:rsidP="00FE2C66">
      <w:pPr>
        <w:spacing w:after="0" w:line="270" w:lineRule="atLeast"/>
        <w:rPr>
          <w:sz w:val="24"/>
          <w:szCs w:val="24"/>
        </w:rPr>
      </w:pPr>
    </w:p>
    <w:p w:rsidR="00FE2C66" w:rsidRDefault="00FE2C66" w:rsidP="00FE2C66">
      <w:pPr>
        <w:rPr>
          <w:b/>
          <w:sz w:val="24"/>
          <w:szCs w:val="24"/>
        </w:rPr>
      </w:pPr>
      <w:r w:rsidRPr="004D1924">
        <w:rPr>
          <w:b/>
          <w:sz w:val="24"/>
          <w:szCs w:val="24"/>
        </w:rPr>
        <w:t>Sys.dm_repl_traninfo</w:t>
      </w:r>
      <w:r>
        <w:rPr>
          <w:b/>
          <w:sz w:val="24"/>
          <w:szCs w:val="24"/>
        </w:rPr>
        <w:t>:</w:t>
      </w:r>
    </w:p>
    <w:p w:rsidR="00FE2C66" w:rsidRDefault="00FE2C66" w:rsidP="00FE2C66">
      <w:pPr>
        <w:spacing w:after="0" w:line="270" w:lineRule="atLeast"/>
        <w:rPr>
          <w:sz w:val="24"/>
          <w:szCs w:val="24"/>
        </w:rPr>
      </w:pPr>
      <w:r>
        <w:rPr>
          <w:sz w:val="24"/>
          <w:szCs w:val="24"/>
        </w:rPr>
        <w:t xml:space="preserve">&gt; </w:t>
      </w:r>
      <w:r w:rsidRPr="004D1924">
        <w:rPr>
          <w:sz w:val="24"/>
          <w:szCs w:val="24"/>
        </w:rPr>
        <w:t>Returns information on each replicated or change data capture transaction.</w:t>
      </w:r>
    </w:p>
    <w:p w:rsidR="00FE2C66" w:rsidRDefault="00FE2C66" w:rsidP="00FE2C66">
      <w:pPr>
        <w:spacing w:after="0" w:line="270" w:lineRule="atLeast"/>
        <w:rPr>
          <w:sz w:val="24"/>
          <w:szCs w:val="24"/>
        </w:rPr>
      </w:pPr>
    </w:p>
    <w:p w:rsidR="00FE2C66" w:rsidRPr="004D1924" w:rsidRDefault="00FE2C66" w:rsidP="00FE2C66">
      <w:pPr>
        <w:spacing w:after="0" w:line="270" w:lineRule="atLeast"/>
        <w:rPr>
          <w:sz w:val="24"/>
          <w:szCs w:val="24"/>
        </w:rPr>
      </w:pPr>
    </w:p>
    <w:p w:rsidR="00FE2C66" w:rsidRDefault="00FE2C66" w:rsidP="00FE2C66">
      <w:pPr>
        <w:jc w:val="center"/>
        <w:rPr>
          <w:b/>
          <w:sz w:val="26"/>
          <w:szCs w:val="26"/>
        </w:rPr>
      </w:pPr>
      <w:r w:rsidRPr="00AB5CCD">
        <w:rPr>
          <w:b/>
          <w:sz w:val="26"/>
          <w:szCs w:val="26"/>
        </w:rPr>
        <w:t>STORED PROCEDURES IN SQL SERVER</w:t>
      </w:r>
    </w:p>
    <w:p w:rsidR="00FE2C66" w:rsidRDefault="00FE2C66" w:rsidP="00FE2C66">
      <w:pPr>
        <w:spacing w:after="0" w:line="270" w:lineRule="atLeast"/>
        <w:rPr>
          <w:sz w:val="24"/>
          <w:szCs w:val="24"/>
        </w:rPr>
      </w:pPr>
      <w:r>
        <w:rPr>
          <w:sz w:val="24"/>
          <w:szCs w:val="24"/>
        </w:rPr>
        <w:t xml:space="preserve">&gt; </w:t>
      </w:r>
      <w:r w:rsidRPr="00AB5CCD">
        <w:rPr>
          <w:sz w:val="24"/>
          <w:szCs w:val="24"/>
        </w:rPr>
        <w:t>A stored procedure is a group of Sql statements that has been created and stored in the database. Stored procedure will accept input parameters so that a single procedure can be used over the network by several clients using different input data. Stored procedure will reduce network traffic and increase the performance. If we modify stored procedure all the clients will get the updated stored procedure</w:t>
      </w:r>
    </w:p>
    <w:p w:rsidR="00FE2C66" w:rsidRDefault="00FE2C66" w:rsidP="00FE2C66">
      <w:pPr>
        <w:spacing w:after="0" w:line="270" w:lineRule="atLeast"/>
        <w:rPr>
          <w:sz w:val="24"/>
          <w:szCs w:val="24"/>
        </w:rPr>
      </w:pPr>
    </w:p>
    <w:p w:rsidR="00FE2C66" w:rsidRPr="00AB5CCD" w:rsidRDefault="00FE2C66" w:rsidP="00FE2C66">
      <w:pPr>
        <w:spacing w:after="0" w:line="270" w:lineRule="atLeast"/>
        <w:rPr>
          <w:sz w:val="24"/>
          <w:szCs w:val="24"/>
        </w:rPr>
      </w:pPr>
      <w:r w:rsidRPr="00AB5CCD">
        <w:rPr>
          <w:sz w:val="24"/>
          <w:szCs w:val="24"/>
        </w:rPr>
        <w:t>In SQL we are having different types of stored procedures are there</w:t>
      </w:r>
    </w:p>
    <w:p w:rsidR="00FE2C66" w:rsidRPr="00AB5CCD" w:rsidRDefault="00FE2C66" w:rsidP="00FE2C66">
      <w:pPr>
        <w:spacing w:after="0" w:line="270" w:lineRule="atLeast"/>
        <w:rPr>
          <w:sz w:val="24"/>
          <w:szCs w:val="24"/>
        </w:rPr>
      </w:pPr>
    </w:p>
    <w:p w:rsidR="00FE2C66" w:rsidRPr="00AB5CCD" w:rsidRDefault="00FE2C66" w:rsidP="00FE2C66">
      <w:pPr>
        <w:spacing w:after="0" w:line="270" w:lineRule="atLeast"/>
        <w:rPr>
          <w:sz w:val="24"/>
          <w:szCs w:val="24"/>
        </w:rPr>
      </w:pPr>
      <w:r w:rsidRPr="00AB5CCD">
        <w:rPr>
          <w:sz w:val="24"/>
          <w:szCs w:val="24"/>
        </w:rPr>
        <w:t>a)    System Stored Procedures</w:t>
      </w:r>
    </w:p>
    <w:p w:rsidR="00FE2C66" w:rsidRPr="00AB5CCD" w:rsidRDefault="00FE2C66" w:rsidP="00FE2C66">
      <w:pPr>
        <w:spacing w:after="0" w:line="270" w:lineRule="atLeast"/>
        <w:rPr>
          <w:sz w:val="24"/>
          <w:szCs w:val="24"/>
        </w:rPr>
      </w:pPr>
      <w:r w:rsidRPr="00AB5CCD">
        <w:rPr>
          <w:sz w:val="24"/>
          <w:szCs w:val="24"/>
        </w:rPr>
        <w:t>b)    User Defined Stored procedures</w:t>
      </w:r>
    </w:p>
    <w:p w:rsidR="00FE2C66" w:rsidRPr="00AB5CCD" w:rsidRDefault="00FE2C66" w:rsidP="00FE2C66">
      <w:pPr>
        <w:spacing w:after="0" w:line="270" w:lineRule="atLeast"/>
        <w:rPr>
          <w:sz w:val="24"/>
          <w:szCs w:val="24"/>
        </w:rPr>
      </w:pPr>
      <w:r w:rsidRPr="00AB5CCD">
        <w:rPr>
          <w:sz w:val="24"/>
          <w:szCs w:val="24"/>
        </w:rPr>
        <w:t>c)    Extended Stored Procedures</w:t>
      </w:r>
    </w:p>
    <w:p w:rsidR="00FE2C66" w:rsidRPr="00AB5CCD" w:rsidRDefault="00FE2C66" w:rsidP="00FE2C66">
      <w:pPr>
        <w:spacing w:after="0" w:line="270" w:lineRule="atLeast"/>
        <w:rPr>
          <w:sz w:val="24"/>
          <w:szCs w:val="24"/>
        </w:rPr>
      </w:pPr>
    </w:p>
    <w:p w:rsidR="00FE2C66" w:rsidRPr="00AB5CCD" w:rsidRDefault="00FE2C66" w:rsidP="00FE2C66">
      <w:pPr>
        <w:spacing w:after="0" w:line="270" w:lineRule="atLeast"/>
        <w:rPr>
          <w:b/>
          <w:sz w:val="24"/>
          <w:szCs w:val="24"/>
        </w:rPr>
      </w:pPr>
      <w:r w:rsidRPr="00AB5CCD">
        <w:rPr>
          <w:b/>
          <w:sz w:val="24"/>
          <w:szCs w:val="24"/>
        </w:rPr>
        <w:t>System Stored Procedures:</w:t>
      </w:r>
    </w:p>
    <w:p w:rsidR="00FE2C66" w:rsidRPr="00AB5CCD" w:rsidRDefault="00FE2C66" w:rsidP="00FE2C66">
      <w:pPr>
        <w:spacing w:after="0" w:line="270" w:lineRule="atLeast"/>
        <w:rPr>
          <w:sz w:val="24"/>
          <w:szCs w:val="24"/>
        </w:rPr>
      </w:pPr>
    </w:p>
    <w:p w:rsidR="00FE2C66" w:rsidRPr="00AB5CCD" w:rsidRDefault="00FE2C66" w:rsidP="00FE2C66">
      <w:pPr>
        <w:spacing w:after="0" w:line="270" w:lineRule="atLeast"/>
        <w:rPr>
          <w:sz w:val="24"/>
          <w:szCs w:val="24"/>
        </w:rPr>
      </w:pPr>
      <w:r w:rsidRPr="00AB5CCD">
        <w:rPr>
          <w:sz w:val="24"/>
          <w:szCs w:val="24"/>
        </w:rPr>
        <w:t>System stored procedures are stored in the master database and these are starts with a sp_ prefix. These procedures can be used to perform variety of tasks to support Sql server functions for external application calls in the system tables</w:t>
      </w:r>
      <w:r>
        <w:rPr>
          <w:sz w:val="24"/>
          <w:szCs w:val="24"/>
        </w:rPr>
        <w:t xml:space="preserve"> and </w:t>
      </w:r>
      <w:r w:rsidRPr="00AB5CCD">
        <w:rPr>
          <w:sz w:val="24"/>
          <w:szCs w:val="24"/>
        </w:rPr>
        <w:t>use</w:t>
      </w:r>
      <w:r>
        <w:rPr>
          <w:sz w:val="24"/>
          <w:szCs w:val="24"/>
        </w:rPr>
        <w:t xml:space="preserve"> to perform many administrative and informational activities.</w:t>
      </w:r>
    </w:p>
    <w:p w:rsidR="00FE2C66" w:rsidRPr="00AB5CCD" w:rsidRDefault="00FE2C66" w:rsidP="00FE2C66">
      <w:pPr>
        <w:spacing w:after="0" w:line="270" w:lineRule="atLeast"/>
        <w:rPr>
          <w:sz w:val="24"/>
          <w:szCs w:val="24"/>
        </w:rPr>
      </w:pPr>
    </w:p>
    <w:p w:rsidR="00FE2C66" w:rsidRPr="00AB5CCD" w:rsidRDefault="00FE2C66" w:rsidP="00FE2C66">
      <w:pPr>
        <w:spacing w:after="0" w:line="270" w:lineRule="atLeast"/>
        <w:rPr>
          <w:sz w:val="24"/>
          <w:szCs w:val="24"/>
        </w:rPr>
      </w:pPr>
      <w:r w:rsidRPr="00AB5CCD">
        <w:rPr>
          <w:sz w:val="24"/>
          <w:szCs w:val="24"/>
        </w:rPr>
        <w:t>Ex: sp_helptext [StoredProcedure_Name]</w:t>
      </w:r>
    </w:p>
    <w:p w:rsidR="00FE2C66" w:rsidRPr="00AB5CCD" w:rsidRDefault="00FE2C66" w:rsidP="00FE2C66">
      <w:pPr>
        <w:spacing w:after="0" w:line="270" w:lineRule="atLeast"/>
        <w:rPr>
          <w:sz w:val="24"/>
          <w:szCs w:val="24"/>
        </w:rPr>
      </w:pPr>
    </w:p>
    <w:p w:rsidR="00FE2C66" w:rsidRPr="00AB5CCD" w:rsidRDefault="00FE2C66" w:rsidP="00FE2C66">
      <w:pPr>
        <w:spacing w:after="0" w:line="270" w:lineRule="atLeast"/>
        <w:rPr>
          <w:b/>
          <w:sz w:val="24"/>
          <w:szCs w:val="24"/>
        </w:rPr>
      </w:pPr>
      <w:r w:rsidRPr="00AB5CCD">
        <w:rPr>
          <w:b/>
          <w:sz w:val="24"/>
          <w:szCs w:val="24"/>
        </w:rPr>
        <w:t>User Defined Stored Procedures:</w:t>
      </w:r>
    </w:p>
    <w:p w:rsidR="00FE2C66" w:rsidRPr="00AB5CCD" w:rsidRDefault="00FE2C66" w:rsidP="00FE2C66">
      <w:pPr>
        <w:spacing w:after="0" w:line="270" w:lineRule="atLeast"/>
        <w:rPr>
          <w:sz w:val="24"/>
          <w:szCs w:val="24"/>
        </w:rPr>
      </w:pPr>
    </w:p>
    <w:p w:rsidR="00FE2C66" w:rsidRDefault="00FE2C66" w:rsidP="00FE2C66">
      <w:pPr>
        <w:spacing w:after="0" w:line="270" w:lineRule="atLeast"/>
        <w:rPr>
          <w:sz w:val="24"/>
          <w:szCs w:val="24"/>
        </w:rPr>
      </w:pPr>
      <w:r w:rsidRPr="00AB5CCD">
        <w:rPr>
          <w:sz w:val="24"/>
          <w:szCs w:val="24"/>
        </w:rPr>
        <w:t>User Defined stored procedures are usually stored in a user database and are typically designed to complete the tasks in the user database. While coding these procedures don’t use sp_ prefix because if we use the sp_ prefix first it will check master database then it comes to user defined database</w:t>
      </w:r>
    </w:p>
    <w:p w:rsidR="00FE2C66" w:rsidRDefault="00FE2C66" w:rsidP="00FE2C66">
      <w:pPr>
        <w:spacing w:after="0" w:line="270" w:lineRule="atLeast"/>
        <w:rPr>
          <w:sz w:val="24"/>
          <w:szCs w:val="24"/>
        </w:rPr>
      </w:pPr>
    </w:p>
    <w:p w:rsidR="00FE2C66" w:rsidRPr="00AB5CCD" w:rsidRDefault="00FE2C66" w:rsidP="00FE2C66">
      <w:pPr>
        <w:spacing w:after="0" w:line="270" w:lineRule="atLeast"/>
        <w:rPr>
          <w:sz w:val="24"/>
          <w:szCs w:val="24"/>
        </w:rPr>
      </w:pPr>
      <w:r>
        <w:rPr>
          <w:sz w:val="24"/>
          <w:szCs w:val="24"/>
        </w:rPr>
        <w:t>Stored procedure are modules or routines that encapsulate code for reuse. A stored procedures can take input parameters, return tabular or scalar results and messages to the client.</w:t>
      </w:r>
    </w:p>
    <w:p w:rsidR="00FE2C66" w:rsidRPr="00AB5CCD" w:rsidRDefault="00FE2C66" w:rsidP="00FE2C66">
      <w:pPr>
        <w:spacing w:after="0" w:line="270" w:lineRule="atLeast"/>
        <w:rPr>
          <w:sz w:val="24"/>
          <w:szCs w:val="24"/>
        </w:rPr>
      </w:pPr>
    </w:p>
    <w:p w:rsidR="00FE2C66" w:rsidRPr="00AB5CCD" w:rsidRDefault="00FE2C66" w:rsidP="00FE2C66">
      <w:pPr>
        <w:spacing w:after="0" w:line="270" w:lineRule="atLeast"/>
        <w:rPr>
          <w:b/>
          <w:sz w:val="24"/>
          <w:szCs w:val="24"/>
        </w:rPr>
      </w:pPr>
      <w:r w:rsidRPr="00AB5CCD">
        <w:rPr>
          <w:b/>
          <w:sz w:val="24"/>
          <w:szCs w:val="24"/>
        </w:rPr>
        <w:t>Extended Stored Procedures:</w:t>
      </w:r>
    </w:p>
    <w:p w:rsidR="00FE2C66" w:rsidRPr="00AB5CCD" w:rsidRDefault="00FE2C66" w:rsidP="00FE2C66">
      <w:pPr>
        <w:spacing w:after="0" w:line="270" w:lineRule="atLeast"/>
        <w:rPr>
          <w:sz w:val="24"/>
          <w:szCs w:val="24"/>
        </w:rPr>
      </w:pPr>
    </w:p>
    <w:p w:rsidR="00FE2C66" w:rsidRPr="00AB5CCD" w:rsidRDefault="00FE2C66" w:rsidP="00FE2C66">
      <w:pPr>
        <w:spacing w:after="0" w:line="270" w:lineRule="atLeast"/>
        <w:rPr>
          <w:sz w:val="24"/>
          <w:szCs w:val="24"/>
        </w:rPr>
      </w:pPr>
      <w:r w:rsidRPr="00AB5CCD">
        <w:rPr>
          <w:sz w:val="24"/>
          <w:szCs w:val="24"/>
        </w:rPr>
        <w:t>Extended stored procedures are the procedures that call functions from DLL files</w:t>
      </w:r>
      <w:r>
        <w:rPr>
          <w:sz w:val="24"/>
          <w:szCs w:val="24"/>
        </w:rPr>
        <w:t xml:space="preserve"> that an instance of Microsoft SQL Server can dynamically load and run</w:t>
      </w:r>
      <w:r w:rsidRPr="00AB5CCD">
        <w:rPr>
          <w:sz w:val="24"/>
          <w:szCs w:val="24"/>
        </w:rPr>
        <w:t>. Now a day’s extended stored procedures are depreciated for that reason it would be better to avoid using of Extended Stored procedures. </w:t>
      </w:r>
    </w:p>
    <w:p w:rsidR="00FE2C66" w:rsidRDefault="00FE2C66" w:rsidP="00FE2C66">
      <w:pPr>
        <w:spacing w:after="0" w:line="270" w:lineRule="atLeast"/>
        <w:rPr>
          <w:sz w:val="24"/>
          <w:szCs w:val="24"/>
        </w:rPr>
      </w:pPr>
    </w:p>
    <w:p w:rsidR="00FE2C66" w:rsidRPr="00F66F8F" w:rsidRDefault="00FE2C66" w:rsidP="00FE2C66">
      <w:pPr>
        <w:spacing w:after="0" w:line="270" w:lineRule="atLeast"/>
        <w:rPr>
          <w:b/>
          <w:sz w:val="24"/>
          <w:szCs w:val="24"/>
        </w:rPr>
      </w:pPr>
      <w:r w:rsidRPr="00F66F8F">
        <w:rPr>
          <w:b/>
          <w:sz w:val="24"/>
          <w:szCs w:val="24"/>
        </w:rPr>
        <w:t>Why use Stored Procedures?</w:t>
      </w:r>
    </w:p>
    <w:p w:rsidR="00FE2C66" w:rsidRPr="00F66F8F" w:rsidRDefault="00FE2C66" w:rsidP="00FE2C66">
      <w:pPr>
        <w:spacing w:after="0" w:line="270" w:lineRule="atLeast"/>
        <w:rPr>
          <w:sz w:val="24"/>
          <w:szCs w:val="24"/>
        </w:rPr>
      </w:pPr>
      <w:r w:rsidRPr="00F66F8F">
        <w:rPr>
          <w:sz w:val="24"/>
          <w:szCs w:val="24"/>
        </w:rPr>
        <w:t>&gt; Rewriting inline SQL statements as Stored Procedures</w:t>
      </w:r>
    </w:p>
    <w:p w:rsidR="00FE2C66" w:rsidRPr="00F66F8F" w:rsidRDefault="00FE2C66" w:rsidP="00FE2C66">
      <w:pPr>
        <w:spacing w:after="0" w:line="270" w:lineRule="atLeast"/>
        <w:rPr>
          <w:sz w:val="24"/>
          <w:szCs w:val="24"/>
        </w:rPr>
      </w:pPr>
      <w:r w:rsidRPr="00F66F8F">
        <w:rPr>
          <w:sz w:val="24"/>
          <w:szCs w:val="24"/>
        </w:rPr>
        <w:t>&gt; Compilation and storing of the query execution plan</w:t>
      </w:r>
    </w:p>
    <w:p w:rsidR="00FE2C66" w:rsidRPr="00F66F8F" w:rsidRDefault="00FE2C66" w:rsidP="00FE2C66">
      <w:pPr>
        <w:spacing w:after="0" w:line="270" w:lineRule="atLeast"/>
        <w:rPr>
          <w:sz w:val="24"/>
          <w:szCs w:val="24"/>
        </w:rPr>
      </w:pPr>
      <w:r w:rsidRPr="00F66F8F">
        <w:rPr>
          <w:sz w:val="24"/>
          <w:szCs w:val="24"/>
        </w:rPr>
        <w:t>&gt; Enabling of conditional and procedural logic</w:t>
      </w:r>
    </w:p>
    <w:p w:rsidR="00FE2C66" w:rsidRPr="00F66F8F" w:rsidRDefault="00FE2C66" w:rsidP="00FE2C66">
      <w:pPr>
        <w:spacing w:after="0" w:line="270" w:lineRule="atLeast"/>
        <w:rPr>
          <w:sz w:val="24"/>
          <w:szCs w:val="24"/>
        </w:rPr>
      </w:pPr>
      <w:r w:rsidRPr="00F66F8F">
        <w:rPr>
          <w:sz w:val="24"/>
          <w:szCs w:val="24"/>
        </w:rPr>
        <w:t>&gt; Centralized repository for DML and DDL code enabling code reuse</w:t>
      </w:r>
    </w:p>
    <w:p w:rsidR="00FE2C66" w:rsidRPr="00F66F8F" w:rsidRDefault="00FE2C66" w:rsidP="00FE2C66">
      <w:pPr>
        <w:spacing w:after="0" w:line="270" w:lineRule="atLeast"/>
        <w:rPr>
          <w:sz w:val="24"/>
          <w:szCs w:val="24"/>
        </w:rPr>
      </w:pPr>
      <w:r w:rsidRPr="00F66F8F">
        <w:rPr>
          <w:sz w:val="24"/>
          <w:szCs w:val="24"/>
        </w:rPr>
        <w:t>&gt; Protection from SQL Injection attacks</w:t>
      </w:r>
    </w:p>
    <w:p w:rsidR="00FE2C66" w:rsidRPr="00F66F8F" w:rsidRDefault="00FE2C66" w:rsidP="00FE2C66">
      <w:pPr>
        <w:spacing w:after="0" w:line="270" w:lineRule="atLeast"/>
        <w:rPr>
          <w:sz w:val="24"/>
          <w:szCs w:val="24"/>
        </w:rPr>
      </w:pPr>
      <w:r w:rsidRPr="00F66F8F">
        <w:rPr>
          <w:sz w:val="24"/>
          <w:szCs w:val="24"/>
        </w:rPr>
        <w:t>&gt; Enabling of strict security model</w:t>
      </w:r>
    </w:p>
    <w:p w:rsidR="00FE2C66" w:rsidRPr="00F66F8F" w:rsidRDefault="00FE2C66" w:rsidP="00FE2C66">
      <w:pPr>
        <w:spacing w:after="0" w:line="270" w:lineRule="atLeast"/>
        <w:rPr>
          <w:sz w:val="24"/>
          <w:szCs w:val="24"/>
        </w:rPr>
      </w:pPr>
      <w:r w:rsidRPr="00F66F8F">
        <w:rPr>
          <w:sz w:val="24"/>
          <w:szCs w:val="24"/>
        </w:rPr>
        <w:t>&gt; Readability</w:t>
      </w:r>
    </w:p>
    <w:p w:rsidR="00FE2C66" w:rsidRDefault="00FE2C66" w:rsidP="00FE2C66">
      <w:pPr>
        <w:spacing w:after="0" w:line="270" w:lineRule="atLeast"/>
        <w:rPr>
          <w:sz w:val="24"/>
          <w:szCs w:val="24"/>
        </w:rPr>
      </w:pPr>
    </w:p>
    <w:p w:rsidR="00FE2C66" w:rsidRPr="00DD0CF5" w:rsidRDefault="00FE2C66" w:rsidP="00FE2C66">
      <w:pPr>
        <w:rPr>
          <w:b/>
          <w:sz w:val="24"/>
          <w:szCs w:val="24"/>
        </w:rPr>
      </w:pPr>
      <w:r w:rsidRPr="00DD0CF5">
        <w:rPr>
          <w:b/>
          <w:sz w:val="24"/>
          <w:szCs w:val="24"/>
          <w:bdr w:val="none" w:sz="0" w:space="0" w:color="auto" w:frame="1"/>
        </w:rPr>
        <w:t>Sample of creating Stored Procedure</w:t>
      </w:r>
    </w:p>
    <w:tbl>
      <w:tblPr>
        <w:tblW w:w="10620" w:type="dxa"/>
        <w:tblCellSpacing w:w="15" w:type="dxa"/>
        <w:tblBorders>
          <w:top w:val="dashed" w:sz="8" w:space="0" w:color="A52A2A"/>
          <w:left w:val="dashed" w:sz="8" w:space="0" w:color="A52A2A"/>
          <w:bottom w:val="dashed" w:sz="8" w:space="0" w:color="A52A2A"/>
          <w:right w:val="dashed" w:sz="8" w:space="0" w:color="A52A2A"/>
        </w:tblBorders>
        <w:tblCellMar>
          <w:left w:w="0" w:type="dxa"/>
          <w:right w:w="0" w:type="dxa"/>
        </w:tblCellMar>
        <w:tblLook w:val="04A0" w:firstRow="1" w:lastRow="0" w:firstColumn="1" w:lastColumn="0" w:noHBand="0" w:noVBand="1"/>
      </w:tblPr>
      <w:tblGrid>
        <w:gridCol w:w="10620"/>
      </w:tblGrid>
      <w:tr w:rsidR="00FE2C66" w:rsidRPr="00DD0CF5" w:rsidTr="008469A6">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color w:val="0000FF"/>
                <w:sz w:val="24"/>
                <w:szCs w:val="24"/>
                <w:bdr w:val="none" w:sz="0" w:space="0" w:color="auto" w:frame="1"/>
              </w:rPr>
              <w:t>USE</w:t>
            </w:r>
            <w:r w:rsidRPr="00DD0CF5">
              <w:rPr>
                <w:rFonts w:ascii="Calibri(Body)" w:eastAsia="Times New Roman" w:hAnsi="Calibri(Body)" w:cs="Times New Roman"/>
                <w:sz w:val="24"/>
                <w:szCs w:val="24"/>
                <w:bdr w:val="none" w:sz="0" w:space="0" w:color="auto" w:frame="1"/>
              </w:rPr>
              <w:t> AdventureWorks2008R2;</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sz w:val="24"/>
                <w:szCs w:val="24"/>
                <w:bdr w:val="none" w:sz="0" w:space="0" w:color="auto" w:frame="1"/>
              </w:rPr>
              <w:t>GO</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color w:val="0000FF"/>
                <w:sz w:val="24"/>
                <w:szCs w:val="24"/>
                <w:bdr w:val="none" w:sz="0" w:space="0" w:color="auto" w:frame="1"/>
              </w:rPr>
              <w:t>CREATE</w:t>
            </w:r>
            <w:r w:rsidRPr="00DD0CF5">
              <w:rPr>
                <w:rFonts w:ascii="Calibri(Body)" w:eastAsia="Times New Roman" w:hAnsi="Calibri(Body)" w:cs="Times New Roman"/>
                <w:sz w:val="24"/>
                <w:szCs w:val="24"/>
                <w:bdr w:val="none" w:sz="0" w:space="0" w:color="auto" w:frame="1"/>
              </w:rPr>
              <w:t> </w:t>
            </w:r>
            <w:r w:rsidRPr="00DD0CF5">
              <w:rPr>
                <w:rFonts w:ascii="Calibri(Body)" w:eastAsia="Times New Roman" w:hAnsi="Calibri(Body)" w:cs="Times New Roman"/>
                <w:color w:val="0000FF"/>
                <w:sz w:val="24"/>
                <w:szCs w:val="24"/>
                <w:bdr w:val="none" w:sz="0" w:space="0" w:color="auto" w:frame="1"/>
              </w:rPr>
              <w:t>PROCEDURE</w:t>
            </w:r>
            <w:r w:rsidRPr="00DD0CF5">
              <w:rPr>
                <w:rFonts w:ascii="Calibri(Body)" w:eastAsia="Times New Roman" w:hAnsi="Calibri(Body)" w:cs="Times New Roman"/>
                <w:sz w:val="24"/>
                <w:szCs w:val="24"/>
                <w:bdr w:val="none" w:sz="0" w:space="0" w:color="auto" w:frame="1"/>
              </w:rPr>
              <w:t> dbo.</w:t>
            </w:r>
            <w:r w:rsidRPr="00DD0CF5">
              <w:rPr>
                <w:rFonts w:ascii="Calibri(Body)" w:eastAsia="Times New Roman" w:hAnsi="Calibri(Body)" w:cs="Times New Roman"/>
                <w:color w:val="800000"/>
                <w:sz w:val="24"/>
                <w:szCs w:val="24"/>
                <w:bdr w:val="none" w:sz="0" w:space="0" w:color="auto" w:frame="1"/>
              </w:rPr>
              <w:t>sp_who</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color w:val="0000FF"/>
                <w:sz w:val="24"/>
                <w:szCs w:val="24"/>
                <w:bdr w:val="none" w:sz="0" w:space="0" w:color="auto" w:frame="1"/>
              </w:rPr>
              <w:t>AS</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sz w:val="24"/>
                <w:szCs w:val="24"/>
                <w:bdr w:val="none" w:sz="0" w:space="0" w:color="auto" w:frame="1"/>
              </w:rPr>
              <w:t>    </w:t>
            </w:r>
            <w:r w:rsidRPr="00DD0CF5">
              <w:rPr>
                <w:rFonts w:ascii="Calibri(Body)" w:eastAsia="Times New Roman" w:hAnsi="Calibri(Body)" w:cs="Times New Roman"/>
                <w:color w:val="0000FF"/>
                <w:sz w:val="24"/>
                <w:szCs w:val="24"/>
                <w:bdr w:val="none" w:sz="0" w:space="0" w:color="auto" w:frame="1"/>
              </w:rPr>
              <w:t>SELECT</w:t>
            </w:r>
            <w:r w:rsidRPr="00DD0CF5">
              <w:rPr>
                <w:rFonts w:ascii="Calibri(Body)" w:eastAsia="Times New Roman" w:hAnsi="Calibri(Body)" w:cs="Times New Roman"/>
                <w:sz w:val="24"/>
                <w:szCs w:val="24"/>
                <w:bdr w:val="none" w:sz="0" w:space="0" w:color="auto" w:frame="1"/>
              </w:rPr>
              <w:t> FirstName, LastName </w:t>
            </w:r>
            <w:r w:rsidRPr="00DD0CF5">
              <w:rPr>
                <w:rFonts w:ascii="Calibri(Body)" w:eastAsia="Times New Roman" w:hAnsi="Calibri(Body)" w:cs="Times New Roman"/>
                <w:color w:val="0000FF"/>
                <w:sz w:val="24"/>
                <w:szCs w:val="24"/>
                <w:bdr w:val="none" w:sz="0" w:space="0" w:color="auto" w:frame="1"/>
              </w:rPr>
              <w:t>FROM</w:t>
            </w:r>
            <w:r w:rsidRPr="00DD0CF5">
              <w:rPr>
                <w:rFonts w:ascii="Calibri(Body)" w:eastAsia="Times New Roman" w:hAnsi="Calibri(Body)" w:cs="Times New Roman"/>
                <w:sz w:val="24"/>
                <w:szCs w:val="24"/>
                <w:bdr w:val="none" w:sz="0" w:space="0" w:color="auto" w:frame="1"/>
              </w:rPr>
              <w:t> Person.Person;</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sz w:val="24"/>
                <w:szCs w:val="24"/>
                <w:bdr w:val="none" w:sz="0" w:space="0" w:color="auto" w:frame="1"/>
              </w:rPr>
              <w:t>GO</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color w:val="0000FF"/>
                <w:sz w:val="24"/>
                <w:szCs w:val="24"/>
                <w:bdr w:val="none" w:sz="0" w:space="0" w:color="auto" w:frame="1"/>
              </w:rPr>
              <w:t>EXEC</w:t>
            </w:r>
            <w:r w:rsidRPr="00DD0CF5">
              <w:rPr>
                <w:rFonts w:ascii="Calibri(Body)" w:eastAsia="Times New Roman" w:hAnsi="Calibri(Body)" w:cs="Times New Roman"/>
                <w:sz w:val="24"/>
                <w:szCs w:val="24"/>
                <w:bdr w:val="none" w:sz="0" w:space="0" w:color="auto" w:frame="1"/>
              </w:rPr>
              <w:t> </w:t>
            </w:r>
            <w:r w:rsidRPr="00DD0CF5">
              <w:rPr>
                <w:rFonts w:ascii="Calibri(Body)" w:eastAsia="Times New Roman" w:hAnsi="Calibri(Body)" w:cs="Times New Roman"/>
                <w:color w:val="800000"/>
                <w:sz w:val="24"/>
                <w:szCs w:val="24"/>
                <w:bdr w:val="none" w:sz="0" w:space="0" w:color="auto" w:frame="1"/>
              </w:rPr>
              <w:t>sp_who</w:t>
            </w:r>
            <w:r w:rsidRPr="00DD0CF5">
              <w:rPr>
                <w:rFonts w:ascii="Calibri(Body)" w:eastAsia="Times New Roman" w:hAnsi="Calibri(Body)" w:cs="Times New Roman"/>
                <w:sz w:val="24"/>
                <w:szCs w:val="24"/>
                <w:bdr w:val="none" w:sz="0" w:space="0" w:color="auto" w:frame="1"/>
              </w:rPr>
              <w:t>;</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color w:val="0000FF"/>
                <w:sz w:val="24"/>
                <w:szCs w:val="24"/>
                <w:bdr w:val="none" w:sz="0" w:space="0" w:color="auto" w:frame="1"/>
              </w:rPr>
              <w:t>EXEC</w:t>
            </w:r>
            <w:r w:rsidRPr="00DD0CF5">
              <w:rPr>
                <w:rFonts w:ascii="Calibri(Body)" w:eastAsia="Times New Roman" w:hAnsi="Calibri(Body)" w:cs="Times New Roman"/>
                <w:sz w:val="24"/>
                <w:szCs w:val="24"/>
                <w:bdr w:val="none" w:sz="0" w:space="0" w:color="auto" w:frame="1"/>
              </w:rPr>
              <w:t> dbo.</w:t>
            </w:r>
            <w:r w:rsidRPr="00DD0CF5">
              <w:rPr>
                <w:rFonts w:ascii="Calibri(Body)" w:eastAsia="Times New Roman" w:hAnsi="Calibri(Body)" w:cs="Times New Roman"/>
                <w:color w:val="800000"/>
                <w:sz w:val="24"/>
                <w:szCs w:val="24"/>
                <w:bdr w:val="none" w:sz="0" w:space="0" w:color="auto" w:frame="1"/>
              </w:rPr>
              <w:t>sp_who</w:t>
            </w:r>
            <w:r w:rsidRPr="00DD0CF5">
              <w:rPr>
                <w:rFonts w:ascii="Calibri(Body)" w:eastAsia="Times New Roman" w:hAnsi="Calibri(Body)" w:cs="Times New Roman"/>
                <w:sz w:val="24"/>
                <w:szCs w:val="24"/>
                <w:bdr w:val="none" w:sz="0" w:space="0" w:color="auto" w:frame="1"/>
              </w:rPr>
              <w:t>;</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sz w:val="24"/>
                <w:szCs w:val="24"/>
                <w:bdr w:val="none" w:sz="0" w:space="0" w:color="auto" w:frame="1"/>
              </w:rPr>
              <w:t>GO</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color w:val="0000FF"/>
                <w:sz w:val="24"/>
                <w:szCs w:val="24"/>
                <w:bdr w:val="none" w:sz="0" w:space="0" w:color="auto" w:frame="1"/>
              </w:rPr>
              <w:t>DROP</w:t>
            </w:r>
            <w:r w:rsidRPr="00DD0CF5">
              <w:rPr>
                <w:rFonts w:ascii="Calibri(Body)" w:eastAsia="Times New Roman" w:hAnsi="Calibri(Body)" w:cs="Times New Roman"/>
                <w:sz w:val="24"/>
                <w:szCs w:val="24"/>
                <w:bdr w:val="none" w:sz="0" w:space="0" w:color="auto" w:frame="1"/>
              </w:rPr>
              <w:t> </w:t>
            </w:r>
            <w:r w:rsidRPr="00DD0CF5">
              <w:rPr>
                <w:rFonts w:ascii="Calibri(Body)" w:eastAsia="Times New Roman" w:hAnsi="Calibri(Body)" w:cs="Times New Roman"/>
                <w:color w:val="0000FF"/>
                <w:sz w:val="24"/>
                <w:szCs w:val="24"/>
                <w:bdr w:val="none" w:sz="0" w:space="0" w:color="auto" w:frame="1"/>
              </w:rPr>
              <w:t>PROCEDURE</w:t>
            </w:r>
            <w:r w:rsidRPr="00DD0CF5">
              <w:rPr>
                <w:rFonts w:ascii="Calibri(Body)" w:eastAsia="Times New Roman" w:hAnsi="Calibri(Body)" w:cs="Times New Roman"/>
                <w:sz w:val="24"/>
                <w:szCs w:val="24"/>
                <w:bdr w:val="none" w:sz="0" w:space="0" w:color="auto" w:frame="1"/>
              </w:rPr>
              <w:t> dbo.</w:t>
            </w:r>
            <w:r w:rsidRPr="00DD0CF5">
              <w:rPr>
                <w:rFonts w:ascii="Calibri(Body)" w:eastAsia="Times New Roman" w:hAnsi="Calibri(Body)" w:cs="Times New Roman"/>
                <w:color w:val="800000"/>
                <w:sz w:val="24"/>
                <w:szCs w:val="24"/>
                <w:bdr w:val="none" w:sz="0" w:space="0" w:color="auto" w:frame="1"/>
              </w:rPr>
              <w:t>sp_who</w:t>
            </w:r>
            <w:r w:rsidRPr="00DD0CF5">
              <w:rPr>
                <w:rFonts w:ascii="Calibri(Body)" w:eastAsia="Times New Roman" w:hAnsi="Calibri(Body)" w:cs="Times New Roman"/>
                <w:sz w:val="24"/>
                <w:szCs w:val="24"/>
                <w:bdr w:val="none" w:sz="0" w:space="0" w:color="auto" w:frame="1"/>
              </w:rPr>
              <w:t>;</w:t>
            </w:r>
          </w:p>
          <w:p w:rsidR="00FE2C66" w:rsidRPr="00DD0CF5" w:rsidRDefault="00FE2C66" w:rsidP="008469A6">
            <w:pPr>
              <w:spacing w:after="0" w:line="240" w:lineRule="auto"/>
              <w:textAlignment w:val="baseline"/>
              <w:rPr>
                <w:rFonts w:ascii="Calibri(Body)" w:eastAsia="Times New Roman" w:hAnsi="Calibri(Body)" w:cs="Times New Roman"/>
                <w:sz w:val="24"/>
                <w:szCs w:val="24"/>
              </w:rPr>
            </w:pPr>
            <w:r w:rsidRPr="00DD0CF5">
              <w:rPr>
                <w:rFonts w:ascii="Calibri(Body)" w:eastAsia="Times New Roman" w:hAnsi="Calibri(Body)" w:cs="Times New Roman"/>
                <w:sz w:val="24"/>
                <w:szCs w:val="24"/>
                <w:bdr w:val="none" w:sz="0" w:space="0" w:color="auto" w:frame="1"/>
              </w:rPr>
              <w:t>GO</w:t>
            </w:r>
          </w:p>
        </w:tc>
      </w:tr>
    </w:tbl>
    <w:p w:rsidR="00FE2C66" w:rsidRPr="004D1924" w:rsidRDefault="00FE2C66" w:rsidP="00FE2C66">
      <w:pPr>
        <w:spacing w:after="0" w:line="270" w:lineRule="atLeast"/>
        <w:rPr>
          <w:sz w:val="24"/>
          <w:szCs w:val="24"/>
        </w:rPr>
      </w:pPr>
    </w:p>
    <w:p w:rsidR="00FE2C66" w:rsidRPr="00DD0CF5" w:rsidRDefault="00FE2C66" w:rsidP="00FE2C66">
      <w:pPr>
        <w:spacing w:after="0" w:line="270" w:lineRule="atLeast"/>
        <w:rPr>
          <w:b/>
          <w:sz w:val="24"/>
          <w:szCs w:val="24"/>
        </w:rPr>
      </w:pPr>
      <w:r w:rsidRPr="00DD0CF5">
        <w:rPr>
          <w:b/>
          <w:sz w:val="24"/>
          <w:szCs w:val="24"/>
        </w:rPr>
        <w:t>Advantages of using stored procedures</w:t>
      </w:r>
    </w:p>
    <w:p w:rsidR="00FE2C66" w:rsidRPr="00DD0CF5" w:rsidRDefault="00FE2C66" w:rsidP="00FE2C66">
      <w:pPr>
        <w:spacing w:after="0" w:line="270" w:lineRule="atLeast"/>
        <w:rPr>
          <w:sz w:val="24"/>
          <w:szCs w:val="24"/>
        </w:rPr>
      </w:pPr>
      <w:r w:rsidRPr="00DD0CF5">
        <w:rPr>
          <w:sz w:val="24"/>
          <w:szCs w:val="24"/>
        </w:rPr>
        <w:br/>
        <w:t>a)    Stored procedure allows modular programming. </w:t>
      </w:r>
    </w:p>
    <w:p w:rsidR="00FE2C66" w:rsidRPr="00DD0CF5" w:rsidRDefault="00FE2C66" w:rsidP="00FE2C66">
      <w:pPr>
        <w:spacing w:after="0" w:line="270" w:lineRule="atLeast"/>
        <w:rPr>
          <w:sz w:val="24"/>
          <w:szCs w:val="24"/>
        </w:rPr>
      </w:pPr>
    </w:p>
    <w:p w:rsidR="00FE2C66" w:rsidRPr="00DD0CF5" w:rsidRDefault="00FE2C66" w:rsidP="00FE2C66">
      <w:pPr>
        <w:spacing w:after="0" w:line="270" w:lineRule="atLeast"/>
        <w:rPr>
          <w:sz w:val="24"/>
          <w:szCs w:val="24"/>
        </w:rPr>
      </w:pPr>
      <w:r w:rsidRPr="00DD0CF5">
        <w:rPr>
          <w:sz w:val="24"/>
          <w:szCs w:val="24"/>
        </w:rPr>
        <w:t>You can create the procedure once, store it in the database, and call it any number of times in your program. </w:t>
      </w:r>
    </w:p>
    <w:p w:rsidR="00FE2C66" w:rsidRPr="00DD0CF5" w:rsidRDefault="00FE2C66" w:rsidP="00FE2C66">
      <w:pPr>
        <w:spacing w:after="0" w:line="270" w:lineRule="atLeast"/>
        <w:rPr>
          <w:sz w:val="24"/>
          <w:szCs w:val="24"/>
        </w:rPr>
      </w:pPr>
    </w:p>
    <w:p w:rsidR="00FE2C66" w:rsidRPr="00DD0CF5" w:rsidRDefault="00FE2C66" w:rsidP="00FE2C66">
      <w:pPr>
        <w:spacing w:after="0" w:line="270" w:lineRule="atLeast"/>
        <w:rPr>
          <w:sz w:val="24"/>
          <w:szCs w:val="24"/>
        </w:rPr>
      </w:pPr>
      <w:r w:rsidRPr="00DD0CF5">
        <w:rPr>
          <w:sz w:val="24"/>
          <w:szCs w:val="24"/>
        </w:rPr>
        <w:t>b)    Stored Procedure allows faster execution. </w:t>
      </w:r>
    </w:p>
    <w:p w:rsidR="00FE2C66" w:rsidRPr="00DD0CF5" w:rsidRDefault="00FE2C66" w:rsidP="00FE2C66">
      <w:pPr>
        <w:spacing w:after="0" w:line="270" w:lineRule="atLeast"/>
        <w:rPr>
          <w:sz w:val="24"/>
          <w:szCs w:val="24"/>
        </w:rPr>
      </w:pPr>
    </w:p>
    <w:p w:rsidR="00FE2C66" w:rsidRPr="00DD0CF5" w:rsidRDefault="00FE2C66" w:rsidP="00FE2C66">
      <w:pPr>
        <w:spacing w:after="0" w:line="270" w:lineRule="atLeast"/>
        <w:rPr>
          <w:sz w:val="24"/>
          <w:szCs w:val="24"/>
        </w:rPr>
      </w:pPr>
      <w:r w:rsidRPr="00DD0CF5">
        <w:rPr>
          <w:sz w:val="24"/>
          <w:szCs w:val="24"/>
        </w:rPr>
        <w:t>If the operation requires a large amount of SQL code is performed repetitively, stored procedures can be faster. They are parsed and optimized when they are first executed, and a compiled version of the stored procedure remains in memory cache for later use. This means the stored procedure does not need to be reparsed and reoptimized with each use resulting in much faster execution times. </w:t>
      </w:r>
    </w:p>
    <w:p w:rsidR="00FE2C66" w:rsidRPr="00DD0CF5" w:rsidRDefault="00FE2C66" w:rsidP="00FE2C66">
      <w:pPr>
        <w:spacing w:after="0" w:line="270" w:lineRule="atLeast"/>
        <w:rPr>
          <w:sz w:val="24"/>
          <w:szCs w:val="24"/>
        </w:rPr>
      </w:pPr>
    </w:p>
    <w:p w:rsidR="00FE2C66" w:rsidRPr="00DD0CF5" w:rsidRDefault="00FE2C66" w:rsidP="00FE2C66">
      <w:pPr>
        <w:spacing w:after="0" w:line="270" w:lineRule="atLeast"/>
        <w:rPr>
          <w:sz w:val="24"/>
          <w:szCs w:val="24"/>
        </w:rPr>
      </w:pPr>
      <w:r w:rsidRPr="00DD0CF5">
        <w:rPr>
          <w:sz w:val="24"/>
          <w:szCs w:val="24"/>
        </w:rPr>
        <w:t>c)    Stored Procedure can reduce network traffic. </w:t>
      </w:r>
    </w:p>
    <w:p w:rsidR="00FE2C66" w:rsidRPr="00DD0CF5" w:rsidRDefault="00FE2C66" w:rsidP="00FE2C66">
      <w:pPr>
        <w:spacing w:after="0" w:line="270" w:lineRule="atLeast"/>
        <w:rPr>
          <w:sz w:val="24"/>
          <w:szCs w:val="24"/>
        </w:rPr>
      </w:pPr>
    </w:p>
    <w:p w:rsidR="00FE2C66" w:rsidRPr="00DD0CF5" w:rsidRDefault="00FE2C66" w:rsidP="00FE2C66">
      <w:pPr>
        <w:spacing w:after="0" w:line="270" w:lineRule="atLeast"/>
        <w:rPr>
          <w:sz w:val="24"/>
          <w:szCs w:val="24"/>
        </w:rPr>
      </w:pPr>
      <w:r w:rsidRPr="00DD0CF5">
        <w:rPr>
          <w:sz w:val="24"/>
          <w:szCs w:val="24"/>
        </w:rPr>
        <w:t>An operation requiring hundreds of lines of Transact-SQL code can be performed through a single statement that executes the code in a procedure, rather than by sending hundreds of lines of code over the network.</w:t>
      </w:r>
    </w:p>
    <w:p w:rsidR="00FE2C66" w:rsidRPr="00DD0CF5" w:rsidRDefault="00FE2C66" w:rsidP="00FE2C66">
      <w:pPr>
        <w:spacing w:after="0" w:line="270" w:lineRule="atLeast"/>
        <w:rPr>
          <w:sz w:val="24"/>
          <w:szCs w:val="24"/>
        </w:rPr>
      </w:pPr>
    </w:p>
    <w:p w:rsidR="00FE2C66" w:rsidRPr="00DD0CF5" w:rsidRDefault="00FE2C66" w:rsidP="00FE2C66">
      <w:pPr>
        <w:spacing w:after="0" w:line="270" w:lineRule="atLeast"/>
        <w:rPr>
          <w:sz w:val="24"/>
          <w:szCs w:val="24"/>
        </w:rPr>
      </w:pPr>
      <w:r w:rsidRPr="00DD0CF5">
        <w:rPr>
          <w:sz w:val="24"/>
          <w:szCs w:val="24"/>
        </w:rPr>
        <w:t>d)   Stored procedures provide better security to your data</w:t>
      </w:r>
    </w:p>
    <w:p w:rsidR="00FE2C66" w:rsidRPr="00DD0CF5" w:rsidRDefault="00FE2C66" w:rsidP="00FE2C66">
      <w:pPr>
        <w:spacing w:after="0" w:line="270" w:lineRule="atLeast"/>
        <w:rPr>
          <w:sz w:val="24"/>
          <w:szCs w:val="24"/>
        </w:rPr>
      </w:pPr>
    </w:p>
    <w:p w:rsidR="00FE2C66" w:rsidRDefault="00FE2C66" w:rsidP="00FE2C66">
      <w:pPr>
        <w:spacing w:after="0" w:line="270" w:lineRule="atLeast"/>
        <w:rPr>
          <w:sz w:val="24"/>
          <w:szCs w:val="24"/>
        </w:rPr>
      </w:pPr>
      <w:r w:rsidRPr="00DD0CF5">
        <w:rPr>
          <w:sz w:val="24"/>
          <w:szCs w:val="24"/>
        </w:rPr>
        <w:t>Users can be granted permission to execute a stored procedure even if they do not have permission to execute the procedure's statements directly.</w:t>
      </w:r>
    </w:p>
    <w:p w:rsidR="00FE2C66" w:rsidRDefault="00FE2C66" w:rsidP="00FE2C66">
      <w:pPr>
        <w:spacing w:after="0" w:line="270" w:lineRule="atLeast"/>
        <w:rPr>
          <w:sz w:val="24"/>
          <w:szCs w:val="24"/>
        </w:rPr>
      </w:pPr>
    </w:p>
    <w:p w:rsidR="00FE2C66" w:rsidRPr="00DD0CF5" w:rsidRDefault="00FE2C66" w:rsidP="00FE2C66">
      <w:pPr>
        <w:spacing w:after="0" w:line="270" w:lineRule="atLeast"/>
        <w:rPr>
          <w:sz w:val="24"/>
          <w:szCs w:val="24"/>
        </w:rPr>
      </w:pPr>
    </w:p>
    <w:p w:rsidR="00FE2C66" w:rsidRDefault="00FE2C66" w:rsidP="00FE2C66">
      <w:pPr>
        <w:spacing w:after="0" w:line="270" w:lineRule="atLeast"/>
        <w:jc w:val="center"/>
        <w:rPr>
          <w:b/>
          <w:sz w:val="26"/>
          <w:szCs w:val="26"/>
        </w:rPr>
      </w:pPr>
      <w:r w:rsidRPr="00DD0CF5">
        <w:rPr>
          <w:b/>
          <w:sz w:val="26"/>
          <w:szCs w:val="26"/>
        </w:rPr>
        <w:t>DBCC (DATABASE CONSOLE COMMANDS) COMMANDS</w:t>
      </w:r>
    </w:p>
    <w:p w:rsidR="00FE2C66" w:rsidRDefault="00FE2C66" w:rsidP="00FE2C66">
      <w:pPr>
        <w:spacing w:after="0" w:line="270" w:lineRule="atLeast"/>
        <w:rPr>
          <w:b/>
          <w:sz w:val="26"/>
          <w:szCs w:val="26"/>
        </w:rPr>
      </w:pPr>
    </w:p>
    <w:p w:rsidR="00FE2C66" w:rsidRPr="00DD0CF5" w:rsidRDefault="00FE2C66" w:rsidP="00FE2C66">
      <w:pPr>
        <w:spacing w:after="0" w:line="270" w:lineRule="atLeast"/>
        <w:rPr>
          <w:sz w:val="24"/>
          <w:szCs w:val="24"/>
        </w:rPr>
      </w:pPr>
    </w:p>
    <w:p w:rsidR="00FE2C66" w:rsidRPr="008A4979" w:rsidRDefault="00FE2C66" w:rsidP="00FE2C66">
      <w:pPr>
        <w:rPr>
          <w:sz w:val="24"/>
          <w:szCs w:val="24"/>
        </w:rPr>
      </w:pPr>
      <w:r>
        <w:rPr>
          <w:sz w:val="24"/>
          <w:szCs w:val="24"/>
        </w:rPr>
        <w:t>&gt; DBCC commands are used to check the consistency of the database or database objects. While executing DBCC commands the DB engine creates a database snapshot and then runs the checks against this snapshot. After the DBCC command is completed, this snapshot is dropped.</w:t>
      </w:r>
    </w:p>
    <w:p w:rsidR="00FE2C66" w:rsidRDefault="00FE2C66" w:rsidP="00FE2C66">
      <w:pPr>
        <w:rPr>
          <w:sz w:val="24"/>
          <w:szCs w:val="24"/>
        </w:rPr>
      </w:pPr>
      <w:r>
        <w:rPr>
          <w:sz w:val="24"/>
          <w:szCs w:val="24"/>
        </w:rPr>
        <w:t xml:space="preserve">&gt; </w:t>
      </w:r>
      <w:r w:rsidRPr="006B7AEE">
        <w:rPr>
          <w:sz w:val="24"/>
          <w:szCs w:val="24"/>
        </w:rPr>
        <w:t>It’s consuming hardware resources</w:t>
      </w:r>
      <w:r>
        <w:rPr>
          <w:sz w:val="24"/>
          <w:szCs w:val="24"/>
        </w:rPr>
        <w:t>. The DBCC commands are most useful for performance and troubleshooting exercises.</w:t>
      </w:r>
    </w:p>
    <w:p w:rsidR="00FE2C66" w:rsidRDefault="00FE2C66" w:rsidP="00FE2C66">
      <w:pPr>
        <w:rPr>
          <w:sz w:val="24"/>
          <w:szCs w:val="24"/>
        </w:rPr>
      </w:pPr>
      <w:r>
        <w:rPr>
          <w:sz w:val="24"/>
          <w:szCs w:val="24"/>
        </w:rPr>
        <w:t>DBCC commands broadly falls into four categories:</w:t>
      </w:r>
    </w:p>
    <w:p w:rsidR="00FE2C66" w:rsidRPr="00594544" w:rsidRDefault="00FE2C66" w:rsidP="00E61408">
      <w:pPr>
        <w:pStyle w:val="ListParagraph"/>
        <w:numPr>
          <w:ilvl w:val="0"/>
          <w:numId w:val="119"/>
        </w:numPr>
        <w:spacing w:after="160" w:line="259" w:lineRule="auto"/>
        <w:rPr>
          <w:b/>
          <w:sz w:val="24"/>
          <w:szCs w:val="24"/>
        </w:rPr>
      </w:pPr>
      <w:r w:rsidRPr="00594544">
        <w:rPr>
          <w:b/>
          <w:sz w:val="24"/>
          <w:szCs w:val="24"/>
        </w:rPr>
        <w:t>Maintenance</w:t>
      </w:r>
    </w:p>
    <w:p w:rsidR="00FE2C66" w:rsidRPr="00594544" w:rsidRDefault="00FE2C66" w:rsidP="00E61408">
      <w:pPr>
        <w:pStyle w:val="ListParagraph"/>
        <w:numPr>
          <w:ilvl w:val="0"/>
          <w:numId w:val="119"/>
        </w:numPr>
        <w:spacing w:after="160" w:line="259" w:lineRule="auto"/>
        <w:rPr>
          <w:b/>
          <w:sz w:val="24"/>
          <w:szCs w:val="24"/>
        </w:rPr>
      </w:pPr>
      <w:r w:rsidRPr="00594544">
        <w:rPr>
          <w:b/>
          <w:sz w:val="24"/>
          <w:szCs w:val="24"/>
        </w:rPr>
        <w:t>Informational</w:t>
      </w:r>
    </w:p>
    <w:p w:rsidR="00FE2C66" w:rsidRPr="00594544" w:rsidRDefault="00FE2C66" w:rsidP="00E61408">
      <w:pPr>
        <w:pStyle w:val="ListParagraph"/>
        <w:numPr>
          <w:ilvl w:val="0"/>
          <w:numId w:val="119"/>
        </w:numPr>
        <w:spacing w:after="160" w:line="259" w:lineRule="auto"/>
        <w:rPr>
          <w:b/>
          <w:sz w:val="24"/>
          <w:szCs w:val="24"/>
        </w:rPr>
      </w:pPr>
      <w:r w:rsidRPr="00594544">
        <w:rPr>
          <w:b/>
          <w:sz w:val="24"/>
          <w:szCs w:val="24"/>
        </w:rPr>
        <w:t>Validation</w:t>
      </w:r>
    </w:p>
    <w:p w:rsidR="00FE2C66" w:rsidRDefault="00FE2C66" w:rsidP="00E61408">
      <w:pPr>
        <w:pStyle w:val="ListParagraph"/>
        <w:numPr>
          <w:ilvl w:val="0"/>
          <w:numId w:val="119"/>
        </w:numPr>
        <w:spacing w:after="160" w:line="259" w:lineRule="auto"/>
        <w:rPr>
          <w:b/>
          <w:sz w:val="24"/>
          <w:szCs w:val="24"/>
        </w:rPr>
      </w:pPr>
      <w:r w:rsidRPr="00594544">
        <w:rPr>
          <w:b/>
          <w:sz w:val="24"/>
          <w:szCs w:val="24"/>
        </w:rPr>
        <w:t>Miscellaneous</w:t>
      </w:r>
    </w:p>
    <w:p w:rsidR="00FE2C66" w:rsidRDefault="00FE2C66" w:rsidP="00FE2C66">
      <w:pPr>
        <w:rPr>
          <w:b/>
          <w:sz w:val="24"/>
          <w:szCs w:val="24"/>
        </w:rPr>
      </w:pPr>
    </w:p>
    <w:p w:rsidR="00FE2C66" w:rsidRDefault="00FE2C66" w:rsidP="00FE2C66">
      <w:pPr>
        <w:rPr>
          <w:b/>
          <w:sz w:val="24"/>
          <w:szCs w:val="24"/>
        </w:rPr>
      </w:pPr>
      <w:r>
        <w:rPr>
          <w:b/>
          <w:sz w:val="24"/>
          <w:szCs w:val="24"/>
        </w:rPr>
        <w:t>MAINTENANCE COMMANDS:</w:t>
      </w:r>
    </w:p>
    <w:p w:rsidR="00FE2C66" w:rsidRDefault="00FE2C66" w:rsidP="00FE2C66">
      <w:pPr>
        <w:rPr>
          <w:sz w:val="24"/>
          <w:szCs w:val="24"/>
        </w:rPr>
      </w:pPr>
      <w:r>
        <w:rPr>
          <w:sz w:val="24"/>
          <w:szCs w:val="24"/>
        </w:rPr>
        <w:t>Perform the maintenance tasks on a database, index, or filegroup.</w:t>
      </w:r>
    </w:p>
    <w:p w:rsidR="00FE2C66" w:rsidRPr="00B1030B" w:rsidRDefault="00FE2C66" w:rsidP="00FE2C66">
      <w:pPr>
        <w:rPr>
          <w:b/>
          <w:sz w:val="24"/>
          <w:szCs w:val="24"/>
          <w:u w:val="single"/>
        </w:rPr>
      </w:pPr>
      <w:r w:rsidRPr="00B1030B">
        <w:rPr>
          <w:b/>
          <w:sz w:val="24"/>
          <w:szCs w:val="24"/>
          <w:u w:val="single"/>
        </w:rPr>
        <w:t>CLEANTABLE:</w:t>
      </w:r>
    </w:p>
    <w:p w:rsidR="00FE2C66" w:rsidRDefault="00FE2C66" w:rsidP="00FE2C66">
      <w:pPr>
        <w:spacing w:after="0" w:line="270" w:lineRule="atLeast"/>
        <w:rPr>
          <w:sz w:val="24"/>
          <w:szCs w:val="24"/>
        </w:rPr>
      </w:pPr>
      <w:r>
        <w:rPr>
          <w:sz w:val="24"/>
          <w:szCs w:val="24"/>
        </w:rPr>
        <w:t xml:space="preserve">&gt; </w:t>
      </w:r>
      <w:r w:rsidRPr="00594544">
        <w:rPr>
          <w:sz w:val="24"/>
          <w:szCs w:val="24"/>
        </w:rPr>
        <w:t>Reclaims space from dropped variable-length columns in tables or indexed views.</w:t>
      </w:r>
    </w:p>
    <w:p w:rsidR="00FE2C66" w:rsidRDefault="00FE2C66" w:rsidP="00FE2C66">
      <w:pPr>
        <w:spacing w:after="0" w:line="270" w:lineRule="atLeast"/>
        <w:rPr>
          <w:sz w:val="24"/>
          <w:szCs w:val="24"/>
        </w:rPr>
      </w:pPr>
    </w:p>
    <w:p w:rsidR="00FE2C66" w:rsidRDefault="00FE2C66" w:rsidP="00FE2C66">
      <w:pPr>
        <w:spacing w:after="0" w:line="270" w:lineRule="atLeast"/>
        <w:rPr>
          <w:sz w:val="24"/>
          <w:szCs w:val="24"/>
        </w:rPr>
      </w:pPr>
      <w:r>
        <w:rPr>
          <w:sz w:val="24"/>
          <w:szCs w:val="24"/>
        </w:rPr>
        <w:t>DBCC CLEANTABLE (‘Database name’, ‘Table name’, size)</w:t>
      </w:r>
    </w:p>
    <w:p w:rsidR="00FE2C66" w:rsidRDefault="00FE2C66" w:rsidP="00FE2C66">
      <w:pPr>
        <w:spacing w:after="0" w:line="270" w:lineRule="atLeast"/>
        <w:rPr>
          <w:sz w:val="24"/>
          <w:szCs w:val="24"/>
        </w:rPr>
      </w:pPr>
    </w:p>
    <w:p w:rsidR="00FE2C66" w:rsidRPr="00B1030B" w:rsidRDefault="00FE2C66" w:rsidP="00FE2C66">
      <w:pPr>
        <w:spacing w:after="0" w:line="270" w:lineRule="atLeast"/>
        <w:rPr>
          <w:b/>
          <w:sz w:val="24"/>
          <w:szCs w:val="24"/>
          <w:u w:val="single"/>
        </w:rPr>
      </w:pPr>
      <w:r w:rsidRPr="00B1030B">
        <w:rPr>
          <w:b/>
          <w:sz w:val="24"/>
          <w:szCs w:val="24"/>
          <w:u w:val="single"/>
        </w:rPr>
        <w:t>DBREINDEX:</w:t>
      </w:r>
    </w:p>
    <w:p w:rsidR="00FE2C66" w:rsidRDefault="00FE2C66" w:rsidP="00FE2C66">
      <w:pPr>
        <w:spacing w:after="0" w:line="270" w:lineRule="atLeast"/>
        <w:rPr>
          <w:b/>
          <w:sz w:val="24"/>
          <w:szCs w:val="24"/>
        </w:rPr>
      </w:pPr>
    </w:p>
    <w:p w:rsidR="00FE2C66" w:rsidRPr="00B930E9" w:rsidRDefault="00FE2C66" w:rsidP="00FE2C66">
      <w:pPr>
        <w:spacing w:after="0" w:line="270" w:lineRule="atLeast"/>
        <w:rPr>
          <w:sz w:val="24"/>
          <w:szCs w:val="24"/>
        </w:rPr>
      </w:pPr>
      <w:r>
        <w:rPr>
          <w:sz w:val="24"/>
          <w:szCs w:val="24"/>
        </w:rPr>
        <w:t xml:space="preserve">&gt; </w:t>
      </w:r>
      <w:r w:rsidRPr="00B930E9">
        <w:rPr>
          <w:sz w:val="24"/>
          <w:szCs w:val="24"/>
        </w:rPr>
        <w:t>Rebuilds one or more indexes for a table in the specified database.</w:t>
      </w:r>
    </w:p>
    <w:p w:rsidR="00FE2C66" w:rsidRDefault="00FE2C66" w:rsidP="00FE2C66">
      <w:pPr>
        <w:spacing w:after="0" w:line="270" w:lineRule="atLeast"/>
        <w:rPr>
          <w:sz w:val="24"/>
          <w:szCs w:val="24"/>
        </w:rPr>
      </w:pPr>
    </w:p>
    <w:p w:rsidR="00FE2C66" w:rsidRDefault="00FE2C66" w:rsidP="00FE2C66">
      <w:pPr>
        <w:spacing w:after="0" w:line="270" w:lineRule="atLeast"/>
        <w:rPr>
          <w:sz w:val="24"/>
          <w:szCs w:val="24"/>
        </w:rPr>
      </w:pPr>
      <w:r>
        <w:rPr>
          <w:sz w:val="24"/>
          <w:szCs w:val="24"/>
        </w:rPr>
        <w:t>DBCC DBREINDEX (‘Table name’, ‘Index name’, Fill factor)</w:t>
      </w:r>
    </w:p>
    <w:p w:rsidR="00FE2C66" w:rsidRDefault="00FE2C66" w:rsidP="00FE2C66">
      <w:pPr>
        <w:spacing w:after="0" w:line="270" w:lineRule="atLeast"/>
        <w:rPr>
          <w:sz w:val="24"/>
          <w:szCs w:val="24"/>
        </w:rPr>
      </w:pPr>
    </w:p>
    <w:p w:rsidR="00C43688" w:rsidRDefault="00C43688" w:rsidP="00FE2C66">
      <w:pPr>
        <w:spacing w:after="0" w:line="270" w:lineRule="atLeast"/>
        <w:rPr>
          <w:b/>
          <w:sz w:val="24"/>
          <w:szCs w:val="24"/>
          <w:u w:val="single"/>
        </w:rPr>
      </w:pPr>
    </w:p>
    <w:p w:rsidR="00C43688" w:rsidRDefault="00C43688" w:rsidP="00FE2C66">
      <w:pPr>
        <w:spacing w:after="0" w:line="270" w:lineRule="atLeast"/>
        <w:rPr>
          <w:b/>
          <w:sz w:val="24"/>
          <w:szCs w:val="24"/>
          <w:u w:val="single"/>
        </w:rPr>
      </w:pPr>
    </w:p>
    <w:p w:rsidR="00FE2C66" w:rsidRPr="00B1030B" w:rsidRDefault="00FE2C66" w:rsidP="00FE2C66">
      <w:pPr>
        <w:spacing w:after="0" w:line="270" w:lineRule="atLeast"/>
        <w:rPr>
          <w:b/>
          <w:sz w:val="24"/>
          <w:szCs w:val="24"/>
          <w:u w:val="single"/>
        </w:rPr>
      </w:pPr>
      <w:r w:rsidRPr="00B1030B">
        <w:rPr>
          <w:b/>
          <w:sz w:val="24"/>
          <w:szCs w:val="24"/>
          <w:u w:val="single"/>
        </w:rPr>
        <w:t>DROPCLEANBUFFERS:</w:t>
      </w:r>
    </w:p>
    <w:p w:rsidR="00FE2C66" w:rsidRDefault="00A36E4C" w:rsidP="00A36E4C">
      <w:pPr>
        <w:tabs>
          <w:tab w:val="left" w:pos="3330"/>
        </w:tabs>
        <w:spacing w:after="0" w:line="270" w:lineRule="atLeast"/>
        <w:rPr>
          <w:b/>
          <w:sz w:val="24"/>
          <w:szCs w:val="24"/>
        </w:rPr>
      </w:pPr>
      <w:r>
        <w:rPr>
          <w:b/>
          <w:sz w:val="24"/>
          <w:szCs w:val="24"/>
        </w:rPr>
        <w:tab/>
      </w:r>
    </w:p>
    <w:p w:rsidR="00FE2C66" w:rsidRDefault="00FE2C66" w:rsidP="00FE2C66">
      <w:pPr>
        <w:spacing w:after="0" w:line="270" w:lineRule="atLeast"/>
        <w:rPr>
          <w:sz w:val="24"/>
          <w:szCs w:val="24"/>
        </w:rPr>
      </w:pPr>
      <w:r>
        <w:rPr>
          <w:sz w:val="24"/>
          <w:szCs w:val="24"/>
        </w:rPr>
        <w:t xml:space="preserve">&gt; </w:t>
      </w:r>
      <w:r w:rsidRPr="00B930E9">
        <w:rPr>
          <w:sz w:val="24"/>
          <w:szCs w:val="24"/>
        </w:rPr>
        <w:t>Removes all clean buffers from the buffer pool.</w:t>
      </w:r>
    </w:p>
    <w:p w:rsidR="004B52E9" w:rsidRDefault="004B52E9" w:rsidP="00FE2C66">
      <w:pPr>
        <w:spacing w:after="0" w:line="270" w:lineRule="atLeast"/>
        <w:rPr>
          <w:sz w:val="24"/>
          <w:szCs w:val="24"/>
        </w:rPr>
      </w:pPr>
    </w:p>
    <w:p w:rsidR="004B52E9" w:rsidRDefault="004B52E9" w:rsidP="00FE2C66">
      <w:pPr>
        <w:spacing w:after="0" w:line="270" w:lineRule="atLeast"/>
        <w:rPr>
          <w:sz w:val="24"/>
          <w:szCs w:val="24"/>
        </w:rPr>
      </w:pPr>
      <w:r>
        <w:rPr>
          <w:sz w:val="24"/>
          <w:szCs w:val="24"/>
        </w:rPr>
        <w:t>DBCC DROPCLEANBUFFERS</w:t>
      </w:r>
    </w:p>
    <w:p w:rsidR="00FE2C66" w:rsidRDefault="00FE2C66" w:rsidP="00FE2C66">
      <w:pPr>
        <w:spacing w:after="0" w:line="270" w:lineRule="atLeast"/>
        <w:rPr>
          <w:sz w:val="24"/>
          <w:szCs w:val="24"/>
        </w:rPr>
      </w:pPr>
    </w:p>
    <w:p w:rsidR="00FE2C66" w:rsidRPr="00B1030B" w:rsidRDefault="00FE2C66" w:rsidP="00FE2C66">
      <w:pPr>
        <w:spacing w:after="0" w:line="270" w:lineRule="atLeast"/>
        <w:rPr>
          <w:b/>
          <w:sz w:val="24"/>
          <w:szCs w:val="24"/>
          <w:u w:val="single"/>
        </w:rPr>
      </w:pPr>
      <w:r w:rsidRPr="00B1030B">
        <w:rPr>
          <w:b/>
          <w:sz w:val="24"/>
          <w:szCs w:val="24"/>
          <w:u w:val="single"/>
        </w:rPr>
        <w:t>FREEPROCCACHE:</w:t>
      </w:r>
    </w:p>
    <w:p w:rsidR="00FE2C66" w:rsidRDefault="00FE2C66" w:rsidP="00FE2C66">
      <w:pPr>
        <w:spacing w:after="0" w:line="270" w:lineRule="atLeast"/>
        <w:rPr>
          <w:b/>
          <w:sz w:val="24"/>
          <w:szCs w:val="24"/>
        </w:rPr>
      </w:pPr>
    </w:p>
    <w:p w:rsidR="00FE2C66" w:rsidRPr="00B930E9" w:rsidRDefault="00FE2C66" w:rsidP="00FE2C66">
      <w:pPr>
        <w:spacing w:after="0" w:line="270" w:lineRule="atLeast"/>
        <w:rPr>
          <w:sz w:val="24"/>
          <w:szCs w:val="24"/>
        </w:rPr>
      </w:pPr>
      <w:r w:rsidRPr="00B930E9">
        <w:rPr>
          <w:sz w:val="24"/>
          <w:szCs w:val="24"/>
        </w:rPr>
        <w:t>&gt; Removes all elements from the plan cache, removes a specific plan from the plan cache by specifying a plan handle or SQL handle, or removes all cache entries associated with a specified resource pool.</w:t>
      </w:r>
    </w:p>
    <w:p w:rsidR="004B52E9" w:rsidRDefault="004B52E9" w:rsidP="00FE2C66">
      <w:pPr>
        <w:tabs>
          <w:tab w:val="left" w:pos="7860"/>
        </w:tabs>
        <w:spacing w:after="0" w:line="270" w:lineRule="atLeast"/>
        <w:rPr>
          <w:sz w:val="24"/>
          <w:szCs w:val="24"/>
        </w:rPr>
      </w:pPr>
    </w:p>
    <w:p w:rsidR="00FE2C66" w:rsidRDefault="004B52E9" w:rsidP="00FE2C66">
      <w:pPr>
        <w:tabs>
          <w:tab w:val="left" w:pos="7860"/>
        </w:tabs>
        <w:spacing w:after="0" w:line="270" w:lineRule="atLeast"/>
        <w:rPr>
          <w:sz w:val="24"/>
          <w:szCs w:val="24"/>
        </w:rPr>
      </w:pPr>
      <w:r>
        <w:rPr>
          <w:sz w:val="24"/>
          <w:szCs w:val="24"/>
        </w:rPr>
        <w:t>DBCC FREEPROCCACHE</w:t>
      </w:r>
      <w:r w:rsidR="00FE2C66">
        <w:rPr>
          <w:sz w:val="24"/>
          <w:szCs w:val="24"/>
        </w:rPr>
        <w:tab/>
      </w:r>
    </w:p>
    <w:p w:rsidR="00FE2C66" w:rsidRDefault="00FE2C66" w:rsidP="00FE2C66">
      <w:pPr>
        <w:tabs>
          <w:tab w:val="left" w:pos="7860"/>
        </w:tabs>
        <w:spacing w:after="0" w:line="270" w:lineRule="atLeast"/>
        <w:rPr>
          <w:sz w:val="24"/>
          <w:szCs w:val="24"/>
        </w:rPr>
      </w:pPr>
    </w:p>
    <w:p w:rsidR="00FE2C66" w:rsidRPr="00B1030B" w:rsidRDefault="00FE2C66" w:rsidP="00FE2C66">
      <w:pPr>
        <w:spacing w:after="0" w:line="270" w:lineRule="atLeast"/>
        <w:rPr>
          <w:b/>
          <w:sz w:val="24"/>
          <w:szCs w:val="24"/>
          <w:u w:val="single"/>
        </w:rPr>
      </w:pPr>
      <w:r w:rsidRPr="00B1030B">
        <w:rPr>
          <w:b/>
          <w:sz w:val="24"/>
          <w:szCs w:val="24"/>
          <w:u w:val="single"/>
        </w:rPr>
        <w:t>INDEXDEFRAG:</w:t>
      </w:r>
    </w:p>
    <w:p w:rsidR="00FE2C66" w:rsidRDefault="00FE2C66" w:rsidP="00FE2C66">
      <w:pPr>
        <w:spacing w:after="0" w:line="270" w:lineRule="atLeast"/>
        <w:rPr>
          <w:b/>
          <w:sz w:val="24"/>
          <w:szCs w:val="24"/>
        </w:rPr>
      </w:pPr>
    </w:p>
    <w:p w:rsidR="00FE2C66" w:rsidRPr="00B930E9" w:rsidRDefault="00FE2C66" w:rsidP="00FE2C66">
      <w:pPr>
        <w:spacing w:after="0" w:line="270" w:lineRule="atLeast"/>
        <w:rPr>
          <w:sz w:val="24"/>
          <w:szCs w:val="24"/>
        </w:rPr>
      </w:pPr>
      <w:r>
        <w:rPr>
          <w:sz w:val="24"/>
          <w:szCs w:val="24"/>
        </w:rPr>
        <w:t xml:space="preserve">&gt; </w:t>
      </w:r>
      <w:r w:rsidRPr="00B930E9">
        <w:rPr>
          <w:sz w:val="24"/>
          <w:szCs w:val="24"/>
        </w:rPr>
        <w:t>Defragments indexes of the specified table or view.</w:t>
      </w:r>
    </w:p>
    <w:p w:rsidR="00FE2C66" w:rsidRPr="00B930E9" w:rsidRDefault="00FE2C66" w:rsidP="00FE2C66">
      <w:pPr>
        <w:spacing w:after="0" w:line="270" w:lineRule="atLeast"/>
        <w:rPr>
          <w:sz w:val="24"/>
          <w:szCs w:val="24"/>
        </w:rPr>
      </w:pPr>
    </w:p>
    <w:p w:rsidR="00FE2C66" w:rsidRDefault="00FE2C66" w:rsidP="00FE2C66">
      <w:pPr>
        <w:tabs>
          <w:tab w:val="left" w:pos="7860"/>
        </w:tabs>
        <w:spacing w:after="0" w:line="270" w:lineRule="atLeast"/>
        <w:rPr>
          <w:sz w:val="24"/>
          <w:szCs w:val="24"/>
        </w:rPr>
      </w:pPr>
      <w:r>
        <w:rPr>
          <w:sz w:val="24"/>
          <w:szCs w:val="24"/>
        </w:rPr>
        <w:t>DBCC INDEXDEFRAG (‘Database name’,’Table name’,’index name, partition number’)</w:t>
      </w:r>
    </w:p>
    <w:p w:rsidR="00FE2C66" w:rsidRDefault="00FE2C66" w:rsidP="00FE2C66">
      <w:pPr>
        <w:tabs>
          <w:tab w:val="left" w:pos="7860"/>
        </w:tabs>
        <w:spacing w:after="0" w:line="270" w:lineRule="atLeast"/>
        <w:rPr>
          <w:sz w:val="24"/>
          <w:szCs w:val="24"/>
        </w:rPr>
      </w:pPr>
    </w:p>
    <w:p w:rsidR="00FE2C66" w:rsidRDefault="00FE2C66" w:rsidP="00FE2C66">
      <w:pPr>
        <w:tabs>
          <w:tab w:val="left" w:pos="7860"/>
        </w:tabs>
        <w:spacing w:after="0" w:line="270" w:lineRule="atLeast"/>
        <w:rPr>
          <w:sz w:val="24"/>
          <w:szCs w:val="24"/>
        </w:rPr>
      </w:pPr>
    </w:p>
    <w:p w:rsidR="00FE2C66" w:rsidRPr="00B1030B" w:rsidRDefault="00FE2C66" w:rsidP="00FE2C66">
      <w:pPr>
        <w:spacing w:after="0" w:line="270" w:lineRule="atLeast"/>
        <w:rPr>
          <w:b/>
          <w:sz w:val="24"/>
          <w:szCs w:val="24"/>
          <w:u w:val="single"/>
        </w:rPr>
      </w:pPr>
      <w:r w:rsidRPr="00B1030B">
        <w:rPr>
          <w:b/>
          <w:sz w:val="24"/>
          <w:szCs w:val="24"/>
          <w:u w:val="single"/>
        </w:rPr>
        <w:t>SHRINKDATABASE:</w:t>
      </w:r>
    </w:p>
    <w:p w:rsidR="00FE2C66" w:rsidRDefault="00FE2C66" w:rsidP="00FE2C66">
      <w:pPr>
        <w:spacing w:after="0" w:line="270" w:lineRule="atLeast"/>
        <w:rPr>
          <w:sz w:val="24"/>
          <w:szCs w:val="24"/>
        </w:rPr>
      </w:pPr>
    </w:p>
    <w:p w:rsidR="00FE2C66" w:rsidRPr="001129EB" w:rsidRDefault="00FE2C66" w:rsidP="00FE2C66">
      <w:pPr>
        <w:tabs>
          <w:tab w:val="left" w:pos="7860"/>
        </w:tabs>
        <w:spacing w:after="0" w:line="270" w:lineRule="atLeast"/>
        <w:rPr>
          <w:sz w:val="24"/>
          <w:szCs w:val="24"/>
        </w:rPr>
      </w:pPr>
      <w:r>
        <w:rPr>
          <w:sz w:val="24"/>
          <w:szCs w:val="24"/>
        </w:rPr>
        <w:t xml:space="preserve">&gt; </w:t>
      </w:r>
      <w:r w:rsidRPr="001129EB">
        <w:rPr>
          <w:sz w:val="24"/>
          <w:szCs w:val="24"/>
        </w:rPr>
        <w:t>Shrinks the size of the data and log files in the specified database.</w:t>
      </w:r>
    </w:p>
    <w:p w:rsidR="00FE2C66" w:rsidRPr="00B930E9" w:rsidRDefault="00FE2C66" w:rsidP="00FE2C66">
      <w:pPr>
        <w:tabs>
          <w:tab w:val="left" w:pos="7860"/>
        </w:tabs>
        <w:spacing w:after="0" w:line="270" w:lineRule="atLeast"/>
        <w:rPr>
          <w:sz w:val="24"/>
          <w:szCs w:val="24"/>
        </w:rPr>
      </w:pPr>
    </w:p>
    <w:p w:rsidR="00FE2C66" w:rsidRDefault="00FE2C66" w:rsidP="00FE2C66">
      <w:pPr>
        <w:spacing w:after="0" w:line="270" w:lineRule="atLeast"/>
        <w:rPr>
          <w:sz w:val="24"/>
          <w:szCs w:val="24"/>
        </w:rPr>
      </w:pPr>
      <w:r w:rsidRPr="00B1030B">
        <w:rPr>
          <w:sz w:val="24"/>
          <w:szCs w:val="24"/>
        </w:rPr>
        <w:t>DBCC SHRINKDATABASE</w:t>
      </w:r>
      <w:r>
        <w:rPr>
          <w:sz w:val="24"/>
          <w:szCs w:val="24"/>
        </w:rPr>
        <w:t xml:space="preserve"> (‘Database name’, target percentage)</w:t>
      </w:r>
    </w:p>
    <w:p w:rsidR="00FE2C66" w:rsidRDefault="00FE2C66" w:rsidP="00FE2C66">
      <w:pPr>
        <w:spacing w:after="0" w:line="270" w:lineRule="atLeast"/>
        <w:rPr>
          <w:sz w:val="24"/>
          <w:szCs w:val="24"/>
        </w:rPr>
      </w:pPr>
    </w:p>
    <w:p w:rsidR="00FE2C66" w:rsidRPr="00B1030B" w:rsidRDefault="00FE2C66" w:rsidP="00FE2C66">
      <w:pPr>
        <w:spacing w:after="0" w:line="270" w:lineRule="atLeast"/>
        <w:rPr>
          <w:b/>
          <w:sz w:val="24"/>
          <w:szCs w:val="24"/>
          <w:u w:val="single"/>
        </w:rPr>
      </w:pPr>
      <w:r w:rsidRPr="00B1030B">
        <w:rPr>
          <w:b/>
          <w:sz w:val="24"/>
          <w:szCs w:val="24"/>
          <w:u w:val="single"/>
        </w:rPr>
        <w:t>SHRINKFILE:</w:t>
      </w:r>
    </w:p>
    <w:p w:rsidR="00FE2C66" w:rsidRDefault="00FE2C66" w:rsidP="00FE2C66">
      <w:pPr>
        <w:spacing w:after="0" w:line="270" w:lineRule="atLeast"/>
        <w:rPr>
          <w:b/>
          <w:sz w:val="24"/>
          <w:szCs w:val="24"/>
        </w:rPr>
      </w:pPr>
    </w:p>
    <w:p w:rsidR="00FE2C66" w:rsidRPr="00B1030B" w:rsidRDefault="00FE2C66" w:rsidP="00FE2C66">
      <w:pPr>
        <w:tabs>
          <w:tab w:val="left" w:pos="7860"/>
        </w:tabs>
        <w:spacing w:after="0" w:line="270" w:lineRule="atLeast"/>
        <w:rPr>
          <w:sz w:val="24"/>
          <w:szCs w:val="24"/>
        </w:rPr>
      </w:pPr>
      <w:r>
        <w:rPr>
          <w:sz w:val="24"/>
          <w:szCs w:val="24"/>
        </w:rPr>
        <w:t xml:space="preserve">&gt; </w:t>
      </w:r>
      <w:r w:rsidRPr="00B1030B">
        <w:rPr>
          <w:sz w:val="24"/>
          <w:szCs w:val="24"/>
        </w:rPr>
        <w:t>Shrinks the size of the specified data or log file for the current database, or empties a file by moving the data from the specified file to other files in the same filegroup, allowing the file to be removed from the database. You can shrink a file to a size that is less than the size specified when it was created. This resets the minimum file size to the new value.</w:t>
      </w:r>
    </w:p>
    <w:p w:rsidR="00FE2C66" w:rsidRDefault="00FE2C66" w:rsidP="00FE2C66">
      <w:pPr>
        <w:spacing w:after="0" w:line="270" w:lineRule="atLeast"/>
        <w:rPr>
          <w:sz w:val="24"/>
          <w:szCs w:val="24"/>
        </w:rPr>
      </w:pPr>
    </w:p>
    <w:p w:rsidR="00FE2C66" w:rsidRDefault="00FE2C66" w:rsidP="00FE2C66">
      <w:pPr>
        <w:spacing w:after="0" w:line="270" w:lineRule="atLeast"/>
        <w:rPr>
          <w:sz w:val="24"/>
          <w:szCs w:val="24"/>
        </w:rPr>
      </w:pPr>
    </w:p>
    <w:p w:rsidR="00FE2C66" w:rsidRDefault="00FE2C66" w:rsidP="00FE2C66">
      <w:pPr>
        <w:spacing w:after="0" w:line="270" w:lineRule="atLeast"/>
        <w:rPr>
          <w:sz w:val="24"/>
          <w:szCs w:val="24"/>
        </w:rPr>
      </w:pPr>
      <w:r>
        <w:rPr>
          <w:sz w:val="24"/>
          <w:szCs w:val="24"/>
        </w:rPr>
        <w:t xml:space="preserve">DBCC SHRINKFILE (‘File name’, target percentage) </w:t>
      </w:r>
    </w:p>
    <w:p w:rsidR="00FE2C66" w:rsidRDefault="00FE2C66" w:rsidP="00FE2C66">
      <w:pPr>
        <w:spacing w:after="0" w:line="270" w:lineRule="atLeast"/>
        <w:rPr>
          <w:sz w:val="24"/>
          <w:szCs w:val="24"/>
        </w:rPr>
      </w:pPr>
    </w:p>
    <w:p w:rsidR="00FE2C66" w:rsidRPr="00C66670" w:rsidRDefault="00FE2C66" w:rsidP="00FE2C66">
      <w:pPr>
        <w:rPr>
          <w:sz w:val="24"/>
          <w:szCs w:val="24"/>
        </w:rPr>
      </w:pPr>
    </w:p>
    <w:p w:rsidR="00FE2C66" w:rsidRDefault="00FE2C66" w:rsidP="00FE2C66">
      <w:pPr>
        <w:rPr>
          <w:b/>
          <w:sz w:val="24"/>
          <w:szCs w:val="24"/>
        </w:rPr>
      </w:pPr>
      <w:r>
        <w:rPr>
          <w:b/>
          <w:sz w:val="24"/>
          <w:szCs w:val="24"/>
        </w:rPr>
        <w:t>INFORMATIONAL COMMANDS:</w:t>
      </w:r>
    </w:p>
    <w:p w:rsidR="00FE2C66" w:rsidRDefault="00FE2C66" w:rsidP="00FE2C66">
      <w:pPr>
        <w:rPr>
          <w:sz w:val="24"/>
          <w:szCs w:val="24"/>
        </w:rPr>
      </w:pPr>
      <w:r>
        <w:rPr>
          <w:sz w:val="24"/>
          <w:szCs w:val="24"/>
        </w:rPr>
        <w:t>Performs tasks that gather and display various types of information.</w:t>
      </w:r>
    </w:p>
    <w:p w:rsidR="00FE2C66" w:rsidRPr="00BE3870" w:rsidRDefault="00FE2C66" w:rsidP="00FE2C66">
      <w:pPr>
        <w:rPr>
          <w:b/>
          <w:sz w:val="24"/>
          <w:szCs w:val="24"/>
          <w:u w:val="single"/>
        </w:rPr>
      </w:pPr>
      <w:r w:rsidRPr="00BE3870">
        <w:rPr>
          <w:b/>
          <w:sz w:val="24"/>
          <w:szCs w:val="24"/>
          <w:u w:val="single"/>
        </w:rPr>
        <w:t>CONCURRENCYVIOLATION:</w:t>
      </w:r>
    </w:p>
    <w:p w:rsidR="00FE2C66" w:rsidRDefault="00FE2C66" w:rsidP="00FE2C66">
      <w:pPr>
        <w:rPr>
          <w:sz w:val="24"/>
          <w:szCs w:val="24"/>
        </w:rPr>
      </w:pPr>
      <w:r>
        <w:rPr>
          <w:sz w:val="24"/>
          <w:szCs w:val="24"/>
        </w:rPr>
        <w:t>&gt; Is maintained for backward compatibility.  It runs but returns no data.</w:t>
      </w:r>
    </w:p>
    <w:p w:rsidR="00FE2C66" w:rsidRDefault="00FE2C66" w:rsidP="00FE2C66">
      <w:pPr>
        <w:rPr>
          <w:sz w:val="24"/>
          <w:szCs w:val="24"/>
        </w:rPr>
      </w:pPr>
      <w:r>
        <w:rPr>
          <w:sz w:val="24"/>
          <w:szCs w:val="24"/>
        </w:rPr>
        <w:t>DBCC CONCURRENCYVIOLAION</w:t>
      </w:r>
    </w:p>
    <w:p w:rsidR="00FE2C66" w:rsidRDefault="00FE2C66" w:rsidP="00FE2C66">
      <w:pPr>
        <w:spacing w:after="0" w:line="270" w:lineRule="atLeast"/>
        <w:rPr>
          <w:b/>
          <w:sz w:val="24"/>
          <w:szCs w:val="24"/>
          <w:u w:val="single"/>
        </w:rPr>
      </w:pPr>
    </w:p>
    <w:p w:rsidR="00FE2C66" w:rsidRPr="00B1030B" w:rsidRDefault="00FE2C66" w:rsidP="00FE2C66">
      <w:pPr>
        <w:spacing w:after="0" w:line="270" w:lineRule="atLeast"/>
        <w:rPr>
          <w:b/>
          <w:sz w:val="24"/>
          <w:szCs w:val="24"/>
          <w:u w:val="single"/>
        </w:rPr>
      </w:pPr>
      <w:r w:rsidRPr="00B1030B">
        <w:rPr>
          <w:b/>
          <w:sz w:val="24"/>
          <w:szCs w:val="24"/>
          <w:u w:val="single"/>
        </w:rPr>
        <w:t>UPDATEUSAGE:</w:t>
      </w:r>
    </w:p>
    <w:p w:rsidR="00FE2C66" w:rsidRDefault="00FE2C66" w:rsidP="00FE2C66">
      <w:pPr>
        <w:spacing w:after="0" w:line="270" w:lineRule="atLeast"/>
        <w:rPr>
          <w:sz w:val="24"/>
          <w:szCs w:val="24"/>
        </w:rPr>
      </w:pPr>
    </w:p>
    <w:p w:rsidR="00FE2C66" w:rsidRPr="00B1030B" w:rsidRDefault="00FE2C66" w:rsidP="00FE2C66">
      <w:pPr>
        <w:tabs>
          <w:tab w:val="left" w:pos="7860"/>
        </w:tabs>
        <w:spacing w:after="0" w:line="270" w:lineRule="atLeast"/>
        <w:rPr>
          <w:sz w:val="24"/>
          <w:szCs w:val="24"/>
        </w:rPr>
      </w:pPr>
      <w:r>
        <w:rPr>
          <w:sz w:val="24"/>
          <w:szCs w:val="24"/>
        </w:rPr>
        <w:t xml:space="preserve">&gt; </w:t>
      </w:r>
      <w:r w:rsidRPr="00B1030B">
        <w:rPr>
          <w:sz w:val="24"/>
          <w:szCs w:val="24"/>
        </w:rPr>
        <w:t>Reports and corrects pages and row count inaccurac</w:t>
      </w:r>
      <w:r>
        <w:rPr>
          <w:sz w:val="24"/>
          <w:szCs w:val="24"/>
        </w:rPr>
        <w:t xml:space="preserve">ies in the catalog views. These </w:t>
      </w:r>
      <w:r w:rsidRPr="00B1030B">
        <w:rPr>
          <w:sz w:val="24"/>
          <w:szCs w:val="24"/>
        </w:rPr>
        <w:t>inaccuracies may cause incorrect space usage reports returned by the sp_spaceused system stored procedure.</w:t>
      </w:r>
    </w:p>
    <w:p w:rsidR="00FE2C66" w:rsidRDefault="00FE2C66" w:rsidP="00FE2C66">
      <w:pPr>
        <w:spacing w:after="0" w:line="270" w:lineRule="atLeast"/>
        <w:rPr>
          <w:sz w:val="24"/>
          <w:szCs w:val="24"/>
        </w:rPr>
      </w:pPr>
    </w:p>
    <w:p w:rsidR="00FE2C66" w:rsidRDefault="00FE2C66" w:rsidP="00FE2C66">
      <w:pPr>
        <w:spacing w:after="0" w:line="270" w:lineRule="atLeast"/>
        <w:rPr>
          <w:sz w:val="24"/>
          <w:szCs w:val="24"/>
        </w:rPr>
      </w:pPr>
      <w:r>
        <w:rPr>
          <w:sz w:val="24"/>
          <w:szCs w:val="24"/>
        </w:rPr>
        <w:t>DBCC UPDATEUSAGE (‘Database name’)</w:t>
      </w:r>
    </w:p>
    <w:p w:rsidR="00FE2C66" w:rsidRDefault="00FE2C66" w:rsidP="00FE2C66">
      <w:pPr>
        <w:spacing w:after="0" w:line="270" w:lineRule="atLeast"/>
        <w:rPr>
          <w:sz w:val="24"/>
          <w:szCs w:val="24"/>
        </w:rPr>
      </w:pPr>
    </w:p>
    <w:p w:rsidR="00FE2C66" w:rsidRDefault="00FE2C66" w:rsidP="00FE2C66">
      <w:pPr>
        <w:spacing w:after="0" w:line="270" w:lineRule="atLeast"/>
        <w:rPr>
          <w:b/>
          <w:sz w:val="24"/>
          <w:szCs w:val="24"/>
          <w:u w:val="single"/>
        </w:rPr>
      </w:pPr>
      <w:r w:rsidRPr="002E2BF5">
        <w:rPr>
          <w:b/>
          <w:sz w:val="24"/>
          <w:szCs w:val="24"/>
          <w:u w:val="single"/>
        </w:rPr>
        <w:t>INPUTBUFFER</w:t>
      </w:r>
      <w:r>
        <w:rPr>
          <w:b/>
          <w:sz w:val="24"/>
          <w:szCs w:val="24"/>
          <w:u w:val="single"/>
        </w:rPr>
        <w:t>:</w:t>
      </w:r>
    </w:p>
    <w:p w:rsidR="00FE2C66" w:rsidRDefault="00FE2C66" w:rsidP="00FE2C66">
      <w:pPr>
        <w:spacing w:after="0" w:line="270" w:lineRule="atLeast"/>
        <w:rPr>
          <w:b/>
          <w:sz w:val="24"/>
          <w:szCs w:val="24"/>
          <w:u w:val="single"/>
        </w:rPr>
      </w:pPr>
    </w:p>
    <w:p w:rsidR="00FE2C66" w:rsidRPr="002E2BF5" w:rsidRDefault="00FE2C66" w:rsidP="00FE2C66">
      <w:pPr>
        <w:tabs>
          <w:tab w:val="left" w:pos="7860"/>
        </w:tabs>
        <w:spacing w:after="0" w:line="270" w:lineRule="atLeast"/>
        <w:rPr>
          <w:sz w:val="24"/>
          <w:szCs w:val="24"/>
        </w:rPr>
      </w:pPr>
      <w:r>
        <w:rPr>
          <w:sz w:val="24"/>
          <w:szCs w:val="24"/>
        </w:rPr>
        <w:t xml:space="preserve">&gt; </w:t>
      </w:r>
      <w:r w:rsidRPr="002E2BF5">
        <w:rPr>
          <w:sz w:val="24"/>
          <w:szCs w:val="24"/>
        </w:rPr>
        <w:t>Displays the last statement sent from a client to an instance of Microsoft SQL Server</w:t>
      </w:r>
      <w:r>
        <w:rPr>
          <w:sz w:val="24"/>
          <w:szCs w:val="24"/>
        </w:rPr>
        <w:t xml:space="preserve"> 2005</w:t>
      </w:r>
      <w:r w:rsidRPr="002E2BF5">
        <w:rPr>
          <w:sz w:val="24"/>
          <w:szCs w:val="24"/>
        </w:rPr>
        <w:t>.</w:t>
      </w:r>
    </w:p>
    <w:p w:rsidR="00FE2C66" w:rsidRPr="002E2BF5" w:rsidRDefault="00FE2C66" w:rsidP="00FE2C66">
      <w:pPr>
        <w:spacing w:after="0" w:line="270" w:lineRule="atLeast"/>
        <w:rPr>
          <w:sz w:val="24"/>
          <w:szCs w:val="24"/>
        </w:rPr>
      </w:pPr>
    </w:p>
    <w:p w:rsidR="00FE2C66" w:rsidRPr="00B1030B" w:rsidRDefault="00FE2C66" w:rsidP="00FE2C66">
      <w:pPr>
        <w:spacing w:after="0" w:line="270" w:lineRule="atLeast"/>
        <w:rPr>
          <w:sz w:val="24"/>
          <w:szCs w:val="24"/>
        </w:rPr>
      </w:pPr>
      <w:r>
        <w:rPr>
          <w:sz w:val="24"/>
          <w:szCs w:val="24"/>
        </w:rPr>
        <w:t>DBCC INPUTBUFFER (session id)</w:t>
      </w:r>
    </w:p>
    <w:p w:rsidR="00FE2C66" w:rsidRPr="00B930E9" w:rsidRDefault="00FE2C66" w:rsidP="00FE2C66">
      <w:pPr>
        <w:spacing w:after="0" w:line="270" w:lineRule="atLeast"/>
        <w:rPr>
          <w:sz w:val="24"/>
          <w:szCs w:val="24"/>
        </w:rPr>
      </w:pPr>
    </w:p>
    <w:p w:rsidR="00FE2C66" w:rsidRPr="00594544" w:rsidRDefault="00FE2C66" w:rsidP="00FE2C66">
      <w:pPr>
        <w:spacing w:after="0" w:line="270" w:lineRule="atLeast"/>
        <w:rPr>
          <w:sz w:val="24"/>
          <w:szCs w:val="24"/>
        </w:rPr>
      </w:pPr>
    </w:p>
    <w:p w:rsidR="00FE2C66" w:rsidRDefault="00FE2C66" w:rsidP="00FE2C66">
      <w:pPr>
        <w:rPr>
          <w:b/>
          <w:sz w:val="24"/>
          <w:szCs w:val="24"/>
          <w:u w:val="single"/>
        </w:rPr>
      </w:pPr>
      <w:r w:rsidRPr="00881D9A">
        <w:rPr>
          <w:b/>
          <w:sz w:val="24"/>
          <w:szCs w:val="24"/>
          <w:u w:val="single"/>
        </w:rPr>
        <w:t>OPENTRAN</w:t>
      </w:r>
      <w:r>
        <w:rPr>
          <w:b/>
          <w:sz w:val="24"/>
          <w:szCs w:val="24"/>
          <w:u w:val="single"/>
        </w:rPr>
        <w:t>:</w:t>
      </w:r>
    </w:p>
    <w:p w:rsidR="00FE2C66" w:rsidRDefault="00FE2C66" w:rsidP="00FE2C66">
      <w:pPr>
        <w:tabs>
          <w:tab w:val="left" w:pos="7860"/>
        </w:tabs>
        <w:spacing w:after="0" w:line="270" w:lineRule="atLeast"/>
        <w:rPr>
          <w:sz w:val="24"/>
          <w:szCs w:val="24"/>
        </w:rPr>
      </w:pPr>
      <w:r>
        <w:rPr>
          <w:sz w:val="24"/>
          <w:szCs w:val="24"/>
        </w:rPr>
        <w:t>&gt; D</w:t>
      </w:r>
      <w:r w:rsidRPr="00083106">
        <w:rPr>
          <w:sz w:val="24"/>
          <w:szCs w:val="24"/>
        </w:rPr>
        <w:t>isplays information about the oldest active transaction and the oldest distributed and nondistributed replicated transactions</w:t>
      </w:r>
      <w:r>
        <w:rPr>
          <w:sz w:val="24"/>
          <w:szCs w:val="24"/>
        </w:rPr>
        <w:t>.</w:t>
      </w:r>
    </w:p>
    <w:p w:rsidR="00FE2C66" w:rsidRDefault="00FE2C66" w:rsidP="00FE2C66">
      <w:pPr>
        <w:tabs>
          <w:tab w:val="left" w:pos="7860"/>
        </w:tabs>
        <w:spacing w:after="0" w:line="270" w:lineRule="atLeast"/>
        <w:rPr>
          <w:sz w:val="24"/>
          <w:szCs w:val="24"/>
        </w:rPr>
      </w:pPr>
    </w:p>
    <w:p w:rsidR="00FE2C66" w:rsidRDefault="00FE2C66" w:rsidP="00FE2C66">
      <w:pPr>
        <w:tabs>
          <w:tab w:val="left" w:pos="7860"/>
        </w:tabs>
        <w:spacing w:after="0" w:line="270" w:lineRule="atLeast"/>
        <w:rPr>
          <w:sz w:val="24"/>
          <w:szCs w:val="24"/>
        </w:rPr>
      </w:pPr>
      <w:r>
        <w:rPr>
          <w:sz w:val="24"/>
          <w:szCs w:val="24"/>
        </w:rPr>
        <w:t>DBCC OPENTRAN</w:t>
      </w:r>
      <w:r w:rsidR="004B52E9">
        <w:rPr>
          <w:sz w:val="24"/>
          <w:szCs w:val="24"/>
        </w:rPr>
        <w:t xml:space="preserve"> (‘database name’)</w:t>
      </w:r>
    </w:p>
    <w:p w:rsidR="00FE2C66" w:rsidRPr="00881D9A" w:rsidRDefault="00FE2C66" w:rsidP="00FE2C66">
      <w:pPr>
        <w:tabs>
          <w:tab w:val="left" w:pos="7860"/>
        </w:tabs>
        <w:spacing w:after="0" w:line="270" w:lineRule="atLeast"/>
        <w:rPr>
          <w:sz w:val="24"/>
          <w:szCs w:val="24"/>
        </w:rPr>
      </w:pPr>
    </w:p>
    <w:p w:rsidR="00FE2C66" w:rsidRDefault="00FE2C66" w:rsidP="00FE2C66">
      <w:pPr>
        <w:rPr>
          <w:b/>
          <w:sz w:val="24"/>
          <w:szCs w:val="24"/>
          <w:u w:val="single"/>
        </w:rPr>
      </w:pPr>
      <w:r>
        <w:rPr>
          <w:b/>
          <w:sz w:val="24"/>
          <w:szCs w:val="24"/>
          <w:u w:val="single"/>
        </w:rPr>
        <w:t>OUTPUTBUFFER:</w:t>
      </w:r>
    </w:p>
    <w:p w:rsidR="00FE2C66" w:rsidRPr="00C66670" w:rsidRDefault="00FE2C66" w:rsidP="00FE2C66">
      <w:pPr>
        <w:pStyle w:val="NormalWeb"/>
        <w:spacing w:before="0" w:beforeAutospacing="0" w:after="0" w:afterAutospacing="0" w:line="270" w:lineRule="atLeast"/>
        <w:rPr>
          <w:rFonts w:asciiTheme="minorHAnsi" w:eastAsiaTheme="minorHAnsi" w:hAnsiTheme="minorHAnsi" w:cstheme="minorBidi"/>
        </w:rPr>
      </w:pPr>
      <w:r w:rsidRPr="00C66670">
        <w:rPr>
          <w:rFonts w:asciiTheme="minorHAnsi" w:eastAsiaTheme="minorHAnsi" w:hAnsiTheme="minorHAnsi" w:cstheme="minorBidi"/>
        </w:rPr>
        <w:t>&gt; Returns the current output buffer in hexad</w:t>
      </w:r>
      <w:r>
        <w:rPr>
          <w:rFonts w:asciiTheme="minorHAnsi" w:eastAsiaTheme="minorHAnsi" w:hAnsiTheme="minorHAnsi" w:cstheme="minorBidi"/>
        </w:rPr>
        <w:t xml:space="preserve">ecimal and ASCII format for the </w:t>
      </w:r>
      <w:r w:rsidRPr="00C66670">
        <w:rPr>
          <w:rFonts w:asciiTheme="minorHAnsi" w:eastAsiaTheme="minorHAnsi" w:hAnsiTheme="minorHAnsi" w:cstheme="minorBidi"/>
        </w:rPr>
        <w:t>specified</w:t>
      </w:r>
      <w:r>
        <w:rPr>
          <w:rFonts w:asciiTheme="minorHAnsi" w:eastAsiaTheme="minorHAnsi" w:hAnsiTheme="minorHAnsi" w:cstheme="minorBidi"/>
        </w:rPr>
        <w:t xml:space="preserve"> </w:t>
      </w:r>
      <w:r w:rsidRPr="00C66670">
        <w:rPr>
          <w:rFonts w:asciiTheme="minorHAnsi" w:eastAsiaTheme="minorHAnsi" w:hAnsiTheme="minorHAnsi" w:cstheme="minorBidi"/>
        </w:rPr>
        <w:t>session_id.</w:t>
      </w:r>
    </w:p>
    <w:p w:rsidR="00FE2C66" w:rsidRDefault="00FE2C66" w:rsidP="00FE2C66">
      <w:pPr>
        <w:rPr>
          <w:sz w:val="24"/>
          <w:szCs w:val="24"/>
        </w:rPr>
      </w:pPr>
    </w:p>
    <w:p w:rsidR="00FE2C66" w:rsidRDefault="00FE2C66" w:rsidP="00FE2C66">
      <w:pPr>
        <w:rPr>
          <w:sz w:val="24"/>
          <w:szCs w:val="24"/>
        </w:rPr>
      </w:pPr>
      <w:r>
        <w:rPr>
          <w:sz w:val="24"/>
          <w:szCs w:val="24"/>
        </w:rPr>
        <w:t>DBCC OUTPUTBUFFER (session id)</w:t>
      </w:r>
    </w:p>
    <w:p w:rsidR="00FE2C66" w:rsidRDefault="00FE2C66" w:rsidP="00FE2C66">
      <w:pPr>
        <w:rPr>
          <w:b/>
          <w:sz w:val="24"/>
          <w:szCs w:val="24"/>
          <w:u w:val="single"/>
        </w:rPr>
      </w:pPr>
      <w:r w:rsidRPr="00C66670">
        <w:rPr>
          <w:b/>
          <w:sz w:val="24"/>
          <w:szCs w:val="24"/>
          <w:u w:val="single"/>
        </w:rPr>
        <w:t>PROCCACHE:</w:t>
      </w:r>
    </w:p>
    <w:p w:rsidR="00FE2C66" w:rsidRPr="00C66670" w:rsidRDefault="00FE2C66" w:rsidP="00FE2C66">
      <w:pPr>
        <w:pStyle w:val="NormalWeb"/>
        <w:spacing w:before="0" w:beforeAutospacing="0" w:after="0" w:afterAutospacing="0" w:line="270" w:lineRule="atLeast"/>
        <w:rPr>
          <w:rFonts w:asciiTheme="minorHAnsi" w:eastAsiaTheme="minorHAnsi" w:hAnsiTheme="minorHAnsi" w:cstheme="minorBidi"/>
        </w:rPr>
      </w:pPr>
      <w:r w:rsidRPr="00C66670">
        <w:rPr>
          <w:rFonts w:asciiTheme="minorHAnsi" w:eastAsiaTheme="minorHAnsi" w:hAnsiTheme="minorHAnsi" w:cstheme="minorBidi"/>
        </w:rPr>
        <w:t>&gt; Displays information in a table format about the procedure cache.</w:t>
      </w:r>
    </w:p>
    <w:p w:rsidR="00FE2C66" w:rsidRPr="00C66670" w:rsidRDefault="00FE2C66" w:rsidP="00FE2C66">
      <w:pPr>
        <w:pStyle w:val="NormalWeb"/>
        <w:spacing w:before="0" w:beforeAutospacing="0" w:after="0" w:afterAutospacing="0" w:line="270" w:lineRule="atLeast"/>
        <w:rPr>
          <w:rFonts w:asciiTheme="minorHAnsi" w:eastAsiaTheme="minorHAnsi" w:hAnsiTheme="minorHAnsi" w:cstheme="minorBidi"/>
        </w:rPr>
      </w:pPr>
    </w:p>
    <w:p w:rsidR="00FE2C66" w:rsidRDefault="00FE2C66" w:rsidP="00FE2C66">
      <w:pPr>
        <w:rPr>
          <w:sz w:val="24"/>
          <w:szCs w:val="24"/>
        </w:rPr>
      </w:pPr>
      <w:r>
        <w:rPr>
          <w:sz w:val="24"/>
          <w:szCs w:val="24"/>
        </w:rPr>
        <w:t>DBCC PROCCACHE</w:t>
      </w:r>
    </w:p>
    <w:p w:rsidR="00FE2C66" w:rsidRDefault="00FE2C66" w:rsidP="00FE2C66">
      <w:pPr>
        <w:rPr>
          <w:sz w:val="24"/>
          <w:szCs w:val="24"/>
        </w:rPr>
      </w:pPr>
    </w:p>
    <w:p w:rsidR="00FE2C66" w:rsidRDefault="00FE2C66" w:rsidP="00FE2C66">
      <w:pPr>
        <w:rPr>
          <w:b/>
          <w:sz w:val="24"/>
          <w:szCs w:val="24"/>
          <w:u w:val="single"/>
        </w:rPr>
      </w:pPr>
      <w:r w:rsidRPr="00C66670">
        <w:rPr>
          <w:b/>
          <w:sz w:val="24"/>
          <w:szCs w:val="24"/>
          <w:u w:val="single"/>
        </w:rPr>
        <w:t>SHOW_STATISTICS:</w:t>
      </w:r>
    </w:p>
    <w:p w:rsidR="00FE2C66" w:rsidRPr="00C66670" w:rsidRDefault="00FE2C66" w:rsidP="00FE2C66">
      <w:pPr>
        <w:rPr>
          <w:sz w:val="24"/>
          <w:szCs w:val="24"/>
        </w:rPr>
      </w:pPr>
      <w:r>
        <w:rPr>
          <w:sz w:val="24"/>
          <w:szCs w:val="24"/>
        </w:rPr>
        <w:t>&gt; Displays the current distribution statistics for the specified target on the specified table.</w:t>
      </w:r>
    </w:p>
    <w:p w:rsidR="00FE2C66" w:rsidRDefault="00FE2C66" w:rsidP="00FE2C66">
      <w:pPr>
        <w:rPr>
          <w:sz w:val="24"/>
          <w:szCs w:val="24"/>
        </w:rPr>
      </w:pPr>
      <w:r>
        <w:rPr>
          <w:sz w:val="24"/>
          <w:szCs w:val="24"/>
        </w:rPr>
        <w:t>DBCC SHOW_STATISTICS (table or index view name’, target)</w:t>
      </w:r>
    </w:p>
    <w:p w:rsidR="00FE2C66" w:rsidRDefault="00FE2C66" w:rsidP="00FE2C66">
      <w:pPr>
        <w:rPr>
          <w:sz w:val="24"/>
          <w:szCs w:val="24"/>
        </w:rPr>
      </w:pPr>
    </w:p>
    <w:p w:rsidR="00FE2C66" w:rsidRDefault="00FE2C66" w:rsidP="00FE2C66">
      <w:pPr>
        <w:rPr>
          <w:b/>
          <w:sz w:val="24"/>
          <w:szCs w:val="24"/>
          <w:u w:val="single"/>
        </w:rPr>
      </w:pPr>
      <w:r w:rsidRPr="00425E83">
        <w:rPr>
          <w:b/>
          <w:sz w:val="24"/>
          <w:szCs w:val="24"/>
          <w:u w:val="single"/>
        </w:rPr>
        <w:t>SHOWCONTIG</w:t>
      </w:r>
      <w:r>
        <w:rPr>
          <w:b/>
          <w:sz w:val="24"/>
          <w:szCs w:val="24"/>
          <w:u w:val="single"/>
        </w:rPr>
        <w:t>:</w:t>
      </w:r>
    </w:p>
    <w:p w:rsidR="00FE2C66" w:rsidRDefault="00FE2C66" w:rsidP="00FE2C66">
      <w:pPr>
        <w:rPr>
          <w:sz w:val="24"/>
          <w:szCs w:val="24"/>
        </w:rPr>
      </w:pPr>
      <w:r>
        <w:rPr>
          <w:sz w:val="24"/>
          <w:szCs w:val="24"/>
        </w:rPr>
        <w:t>&gt; Displays fragmentation information for the data and indexes of the specified table or view.</w:t>
      </w:r>
    </w:p>
    <w:p w:rsidR="00FE2C66" w:rsidRDefault="00FE2C66" w:rsidP="00FE2C66">
      <w:pPr>
        <w:rPr>
          <w:sz w:val="24"/>
          <w:szCs w:val="24"/>
        </w:rPr>
      </w:pPr>
      <w:r>
        <w:rPr>
          <w:sz w:val="24"/>
          <w:szCs w:val="24"/>
        </w:rPr>
        <w:t>DBCC SHOWCONTIG (‘table name’)</w:t>
      </w:r>
    </w:p>
    <w:p w:rsidR="00FE2C66" w:rsidRDefault="00FE2C66" w:rsidP="00FE2C66">
      <w:pPr>
        <w:rPr>
          <w:sz w:val="24"/>
          <w:szCs w:val="24"/>
        </w:rPr>
      </w:pPr>
    </w:p>
    <w:p w:rsidR="00FE2C66" w:rsidRDefault="00FE2C66" w:rsidP="00FE2C66">
      <w:pPr>
        <w:rPr>
          <w:b/>
          <w:sz w:val="24"/>
          <w:szCs w:val="24"/>
          <w:u w:val="single"/>
        </w:rPr>
      </w:pPr>
      <w:r w:rsidRPr="00425E83">
        <w:rPr>
          <w:b/>
          <w:sz w:val="24"/>
          <w:szCs w:val="24"/>
          <w:u w:val="single"/>
        </w:rPr>
        <w:t>SQLPERF</w:t>
      </w:r>
      <w:r>
        <w:rPr>
          <w:b/>
          <w:sz w:val="24"/>
          <w:szCs w:val="24"/>
          <w:u w:val="single"/>
        </w:rPr>
        <w:t>:</w:t>
      </w:r>
    </w:p>
    <w:p w:rsidR="00FE2C66" w:rsidRDefault="00FE2C66" w:rsidP="00FE2C66">
      <w:pPr>
        <w:rPr>
          <w:sz w:val="24"/>
          <w:szCs w:val="24"/>
        </w:rPr>
      </w:pPr>
      <w:r>
        <w:rPr>
          <w:sz w:val="24"/>
          <w:szCs w:val="24"/>
        </w:rPr>
        <w:t>&gt; Provides the transaction log space usage statistics for all databases. It can also be used to reset wait and latch statistics.</w:t>
      </w:r>
    </w:p>
    <w:p w:rsidR="00FE2C66" w:rsidRDefault="00FE2C66" w:rsidP="00FE2C66">
      <w:pPr>
        <w:rPr>
          <w:sz w:val="24"/>
          <w:szCs w:val="24"/>
        </w:rPr>
      </w:pPr>
      <w:r>
        <w:rPr>
          <w:sz w:val="24"/>
          <w:szCs w:val="24"/>
        </w:rPr>
        <w:t>DBCC SQLPERF (LOGSPACE)</w:t>
      </w:r>
    </w:p>
    <w:p w:rsidR="00FE2C66" w:rsidRDefault="00FE2C66" w:rsidP="00FE2C66">
      <w:pPr>
        <w:rPr>
          <w:sz w:val="24"/>
          <w:szCs w:val="24"/>
        </w:rPr>
      </w:pPr>
    </w:p>
    <w:p w:rsidR="00FE2C66" w:rsidRDefault="00FE2C66" w:rsidP="00FE2C66">
      <w:pPr>
        <w:rPr>
          <w:b/>
          <w:sz w:val="24"/>
          <w:szCs w:val="24"/>
          <w:u w:val="single"/>
        </w:rPr>
      </w:pPr>
      <w:r w:rsidRPr="00425E83">
        <w:rPr>
          <w:b/>
          <w:sz w:val="24"/>
          <w:szCs w:val="24"/>
          <w:u w:val="single"/>
        </w:rPr>
        <w:t>TRACESTATUS:</w:t>
      </w:r>
    </w:p>
    <w:p w:rsidR="00FE2C66" w:rsidRDefault="00FE2C66" w:rsidP="00FE2C66">
      <w:pPr>
        <w:rPr>
          <w:sz w:val="24"/>
          <w:szCs w:val="24"/>
        </w:rPr>
      </w:pPr>
      <w:r>
        <w:rPr>
          <w:sz w:val="24"/>
          <w:szCs w:val="24"/>
        </w:rPr>
        <w:t>&gt; Display the status of trace flags.</w:t>
      </w:r>
    </w:p>
    <w:p w:rsidR="00FE2C66" w:rsidRDefault="00FE2C66" w:rsidP="00FE2C66">
      <w:pPr>
        <w:rPr>
          <w:sz w:val="24"/>
          <w:szCs w:val="24"/>
        </w:rPr>
      </w:pPr>
      <w:r>
        <w:rPr>
          <w:sz w:val="24"/>
          <w:szCs w:val="24"/>
        </w:rPr>
        <w:t>DBCC TRACESTATUS (Trace number)</w:t>
      </w:r>
    </w:p>
    <w:p w:rsidR="00FE2C66" w:rsidRDefault="00FE2C66" w:rsidP="00FE2C66">
      <w:pPr>
        <w:rPr>
          <w:sz w:val="24"/>
          <w:szCs w:val="24"/>
        </w:rPr>
      </w:pPr>
    </w:p>
    <w:p w:rsidR="00FE2C66" w:rsidRDefault="00FE2C66" w:rsidP="00FE2C66">
      <w:pPr>
        <w:rPr>
          <w:sz w:val="24"/>
          <w:szCs w:val="24"/>
          <w:u w:val="single"/>
        </w:rPr>
      </w:pPr>
      <w:r w:rsidRPr="00075D73">
        <w:rPr>
          <w:b/>
          <w:sz w:val="24"/>
          <w:szCs w:val="24"/>
          <w:u w:val="single"/>
        </w:rPr>
        <w:t>USEROPTIONS</w:t>
      </w:r>
      <w:r w:rsidRPr="00075D73">
        <w:rPr>
          <w:sz w:val="24"/>
          <w:szCs w:val="24"/>
          <w:u w:val="single"/>
        </w:rPr>
        <w:t>:</w:t>
      </w:r>
    </w:p>
    <w:p w:rsidR="00FE2C66" w:rsidRDefault="00FE2C66" w:rsidP="00FE2C66">
      <w:pPr>
        <w:rPr>
          <w:sz w:val="24"/>
          <w:szCs w:val="24"/>
        </w:rPr>
      </w:pPr>
      <w:r>
        <w:rPr>
          <w:sz w:val="24"/>
          <w:szCs w:val="24"/>
        </w:rPr>
        <w:t>&gt; Returns the SET options active (set) for the current connection.</w:t>
      </w:r>
    </w:p>
    <w:p w:rsidR="00FE2C66" w:rsidRPr="00075D73" w:rsidRDefault="00FE2C66" w:rsidP="00FE2C66">
      <w:pPr>
        <w:rPr>
          <w:sz w:val="24"/>
          <w:szCs w:val="24"/>
        </w:rPr>
      </w:pPr>
      <w:r>
        <w:rPr>
          <w:sz w:val="24"/>
          <w:szCs w:val="24"/>
        </w:rPr>
        <w:t>DBCC USEROPTIONS</w:t>
      </w:r>
    </w:p>
    <w:p w:rsidR="00FE2C66" w:rsidRPr="00425E83" w:rsidRDefault="00FE2C66" w:rsidP="00FE2C66">
      <w:pPr>
        <w:rPr>
          <w:sz w:val="24"/>
          <w:szCs w:val="24"/>
        </w:rPr>
      </w:pPr>
    </w:p>
    <w:p w:rsidR="00FE2C66" w:rsidRPr="00BE3870" w:rsidRDefault="00FE2C66" w:rsidP="00FE2C66">
      <w:pPr>
        <w:rPr>
          <w:b/>
          <w:sz w:val="24"/>
          <w:szCs w:val="24"/>
        </w:rPr>
      </w:pPr>
      <w:r w:rsidRPr="00BE3870">
        <w:rPr>
          <w:b/>
          <w:sz w:val="24"/>
          <w:szCs w:val="24"/>
        </w:rPr>
        <w:t>VALIDATION COMMANDS:</w:t>
      </w:r>
    </w:p>
    <w:p w:rsidR="00FE2C66" w:rsidRDefault="00FE2C66" w:rsidP="00FE2C66">
      <w:pPr>
        <w:rPr>
          <w:sz w:val="24"/>
          <w:szCs w:val="24"/>
        </w:rPr>
      </w:pPr>
      <w:r>
        <w:rPr>
          <w:sz w:val="24"/>
          <w:szCs w:val="24"/>
        </w:rPr>
        <w:t>&gt; Performs validation operations on a database, table, index, catalog, filegroup, or allocation of database pages.</w:t>
      </w:r>
    </w:p>
    <w:p w:rsidR="00FE2C66" w:rsidRDefault="00FE2C66" w:rsidP="00FE2C66">
      <w:pPr>
        <w:rPr>
          <w:b/>
          <w:sz w:val="24"/>
          <w:szCs w:val="24"/>
          <w:u w:val="single"/>
        </w:rPr>
      </w:pPr>
      <w:r w:rsidRPr="00BE3870">
        <w:rPr>
          <w:b/>
          <w:sz w:val="24"/>
          <w:szCs w:val="24"/>
          <w:u w:val="single"/>
        </w:rPr>
        <w:t>CHECKALLOC</w:t>
      </w:r>
      <w:r>
        <w:rPr>
          <w:b/>
          <w:sz w:val="24"/>
          <w:szCs w:val="24"/>
          <w:u w:val="single"/>
        </w:rPr>
        <w:t>:</w:t>
      </w:r>
    </w:p>
    <w:p w:rsidR="00FE2C66" w:rsidRDefault="00FE2C66" w:rsidP="00FE2C66">
      <w:pPr>
        <w:rPr>
          <w:sz w:val="24"/>
          <w:szCs w:val="24"/>
        </w:rPr>
      </w:pPr>
      <w:r>
        <w:rPr>
          <w:sz w:val="24"/>
          <w:szCs w:val="24"/>
        </w:rPr>
        <w:t>&gt; Checks the consistency of disk space allocation structures for a specified database.</w:t>
      </w:r>
    </w:p>
    <w:p w:rsidR="00FE2C66" w:rsidRDefault="00FE2C66" w:rsidP="00FE2C66">
      <w:pPr>
        <w:rPr>
          <w:sz w:val="24"/>
          <w:szCs w:val="24"/>
        </w:rPr>
      </w:pPr>
      <w:r>
        <w:rPr>
          <w:sz w:val="24"/>
          <w:szCs w:val="24"/>
        </w:rPr>
        <w:t>DBCC CHECKALLOC (‘Database name’)</w:t>
      </w:r>
    </w:p>
    <w:p w:rsidR="00FE2C66" w:rsidRDefault="00FE2C66" w:rsidP="00FE2C66">
      <w:pPr>
        <w:rPr>
          <w:sz w:val="24"/>
          <w:szCs w:val="24"/>
        </w:rPr>
      </w:pPr>
    </w:p>
    <w:p w:rsidR="00FE2C66" w:rsidRDefault="00FE2C66" w:rsidP="00FE2C66">
      <w:pPr>
        <w:rPr>
          <w:b/>
          <w:sz w:val="24"/>
          <w:szCs w:val="24"/>
          <w:u w:val="single"/>
        </w:rPr>
      </w:pPr>
      <w:r w:rsidRPr="00BE3870">
        <w:rPr>
          <w:b/>
          <w:sz w:val="24"/>
          <w:szCs w:val="24"/>
          <w:u w:val="single"/>
        </w:rPr>
        <w:t>CHECKCATALOG:</w:t>
      </w:r>
    </w:p>
    <w:p w:rsidR="00FE2C66" w:rsidRDefault="00FE2C66" w:rsidP="00FE2C66">
      <w:pPr>
        <w:rPr>
          <w:sz w:val="24"/>
          <w:szCs w:val="24"/>
        </w:rPr>
      </w:pPr>
      <w:r>
        <w:rPr>
          <w:sz w:val="24"/>
          <w:szCs w:val="24"/>
        </w:rPr>
        <w:t>&gt; Checks for catalog consistency within the specified database.</w:t>
      </w:r>
    </w:p>
    <w:p w:rsidR="00FE2C66" w:rsidRDefault="00FE2C66" w:rsidP="00FE2C66">
      <w:pPr>
        <w:rPr>
          <w:sz w:val="24"/>
          <w:szCs w:val="24"/>
        </w:rPr>
      </w:pPr>
      <w:r>
        <w:rPr>
          <w:sz w:val="24"/>
          <w:szCs w:val="24"/>
        </w:rPr>
        <w:t>DBCC CHECKCATALOG (‘Database name’)</w:t>
      </w:r>
    </w:p>
    <w:p w:rsidR="00FE2C66" w:rsidRDefault="00FE2C66" w:rsidP="00FE2C66">
      <w:pPr>
        <w:rPr>
          <w:sz w:val="24"/>
          <w:szCs w:val="24"/>
        </w:rPr>
      </w:pPr>
    </w:p>
    <w:p w:rsidR="00FE2C66" w:rsidRDefault="00FE2C66" w:rsidP="00FE2C66">
      <w:pPr>
        <w:rPr>
          <w:b/>
          <w:sz w:val="24"/>
          <w:szCs w:val="24"/>
          <w:u w:val="single"/>
        </w:rPr>
      </w:pPr>
      <w:r w:rsidRPr="00326343">
        <w:rPr>
          <w:b/>
          <w:sz w:val="24"/>
          <w:szCs w:val="24"/>
          <w:u w:val="single"/>
        </w:rPr>
        <w:t>CHECKCONSTRAINTS:</w:t>
      </w:r>
    </w:p>
    <w:p w:rsidR="00FE2C66" w:rsidRDefault="00FE2C66" w:rsidP="00FE2C66">
      <w:pPr>
        <w:rPr>
          <w:sz w:val="24"/>
          <w:szCs w:val="24"/>
        </w:rPr>
      </w:pPr>
      <w:r>
        <w:rPr>
          <w:sz w:val="24"/>
          <w:szCs w:val="24"/>
        </w:rPr>
        <w:t>&gt; Checks the integrity of a specified constraint or all constraints on a specified table in the current database.</w:t>
      </w:r>
    </w:p>
    <w:p w:rsidR="00FE2C66" w:rsidRDefault="00FE2C66" w:rsidP="00FE2C66">
      <w:pPr>
        <w:rPr>
          <w:sz w:val="24"/>
          <w:szCs w:val="24"/>
        </w:rPr>
      </w:pPr>
      <w:r>
        <w:rPr>
          <w:sz w:val="24"/>
          <w:szCs w:val="24"/>
        </w:rPr>
        <w:t>DBCC CHECKCONSTRAINTS WITH ALL_CONSTRAINTS</w:t>
      </w:r>
    </w:p>
    <w:p w:rsidR="00FE2C66" w:rsidRDefault="00FE2C66" w:rsidP="00FE2C66">
      <w:pPr>
        <w:rPr>
          <w:sz w:val="24"/>
          <w:szCs w:val="24"/>
        </w:rPr>
      </w:pPr>
    </w:p>
    <w:p w:rsidR="00FE2C66" w:rsidRDefault="00FE2C66" w:rsidP="00FE2C66">
      <w:pPr>
        <w:rPr>
          <w:b/>
          <w:sz w:val="24"/>
          <w:szCs w:val="24"/>
          <w:u w:val="single"/>
        </w:rPr>
      </w:pPr>
      <w:r w:rsidRPr="00326343">
        <w:rPr>
          <w:b/>
          <w:sz w:val="24"/>
          <w:szCs w:val="24"/>
          <w:u w:val="single"/>
        </w:rPr>
        <w:t>CHECKDB:</w:t>
      </w:r>
    </w:p>
    <w:p w:rsidR="00FE2C66" w:rsidRDefault="00FE2C66" w:rsidP="00FE2C66">
      <w:pPr>
        <w:rPr>
          <w:sz w:val="24"/>
          <w:szCs w:val="24"/>
        </w:rPr>
      </w:pPr>
      <w:r>
        <w:rPr>
          <w:sz w:val="24"/>
          <w:szCs w:val="24"/>
        </w:rPr>
        <w:t>&gt; Checks the logical and physical integrity of all the objects in the specified database.</w:t>
      </w:r>
    </w:p>
    <w:p w:rsidR="00FE2C66" w:rsidRDefault="00FE2C66" w:rsidP="00FE2C66">
      <w:pPr>
        <w:rPr>
          <w:sz w:val="24"/>
          <w:szCs w:val="24"/>
        </w:rPr>
      </w:pPr>
      <w:r>
        <w:rPr>
          <w:sz w:val="24"/>
          <w:szCs w:val="24"/>
        </w:rPr>
        <w:t>DBCC CHECKDB (‘Database name)</w:t>
      </w:r>
    </w:p>
    <w:p w:rsidR="00FE2C66" w:rsidRDefault="00FE2C66" w:rsidP="00FE2C66">
      <w:pPr>
        <w:rPr>
          <w:sz w:val="24"/>
          <w:szCs w:val="24"/>
        </w:rPr>
      </w:pPr>
    </w:p>
    <w:p w:rsidR="00FE2C66" w:rsidRDefault="00FE2C66" w:rsidP="00FE2C66">
      <w:pPr>
        <w:rPr>
          <w:b/>
          <w:sz w:val="24"/>
          <w:szCs w:val="24"/>
          <w:u w:val="single"/>
        </w:rPr>
      </w:pPr>
      <w:r w:rsidRPr="00326343">
        <w:rPr>
          <w:b/>
          <w:sz w:val="24"/>
          <w:szCs w:val="24"/>
          <w:u w:val="single"/>
        </w:rPr>
        <w:t>CHECKFILEGROUP:</w:t>
      </w:r>
    </w:p>
    <w:p w:rsidR="00FE2C66" w:rsidRDefault="00FE2C66" w:rsidP="00FE2C66">
      <w:pPr>
        <w:rPr>
          <w:sz w:val="24"/>
          <w:szCs w:val="24"/>
        </w:rPr>
      </w:pPr>
      <w:r>
        <w:rPr>
          <w:sz w:val="24"/>
          <w:szCs w:val="24"/>
        </w:rPr>
        <w:t>&gt; Checks the allocation and structural integrity of all tables and indexed views in the specified filegroup of the current database.</w:t>
      </w:r>
    </w:p>
    <w:p w:rsidR="00FE2C66" w:rsidRDefault="00FE2C66" w:rsidP="00FE2C66">
      <w:pPr>
        <w:rPr>
          <w:sz w:val="24"/>
          <w:szCs w:val="24"/>
        </w:rPr>
      </w:pPr>
      <w:r>
        <w:rPr>
          <w:sz w:val="24"/>
          <w:szCs w:val="24"/>
        </w:rPr>
        <w:t>DBCC CHECKFILEGROUP FILEGROUPNAME</w:t>
      </w:r>
    </w:p>
    <w:p w:rsidR="00FE2C66" w:rsidRDefault="00FE2C66" w:rsidP="00FE2C66">
      <w:pPr>
        <w:rPr>
          <w:sz w:val="24"/>
          <w:szCs w:val="24"/>
        </w:rPr>
      </w:pPr>
    </w:p>
    <w:p w:rsidR="00FE2C66" w:rsidRDefault="00FE2C66" w:rsidP="00FE2C66">
      <w:pPr>
        <w:rPr>
          <w:b/>
          <w:sz w:val="24"/>
          <w:szCs w:val="24"/>
          <w:u w:val="single"/>
        </w:rPr>
      </w:pPr>
      <w:r w:rsidRPr="00326343">
        <w:rPr>
          <w:b/>
          <w:sz w:val="24"/>
          <w:szCs w:val="24"/>
          <w:u w:val="single"/>
        </w:rPr>
        <w:t>CHECKIDENT:</w:t>
      </w:r>
    </w:p>
    <w:p w:rsidR="00FE2C66" w:rsidRDefault="00FE2C66" w:rsidP="00FE2C66">
      <w:pPr>
        <w:rPr>
          <w:sz w:val="24"/>
          <w:szCs w:val="24"/>
        </w:rPr>
      </w:pPr>
      <w:r>
        <w:rPr>
          <w:sz w:val="24"/>
          <w:szCs w:val="24"/>
        </w:rPr>
        <w:t>&gt; Checks the current identity value for the specified table and, if it is needed, changes the identity value.</w:t>
      </w:r>
    </w:p>
    <w:p w:rsidR="00FE2C66" w:rsidRDefault="00FE2C66" w:rsidP="00FE2C66">
      <w:pPr>
        <w:rPr>
          <w:sz w:val="24"/>
          <w:szCs w:val="24"/>
        </w:rPr>
      </w:pPr>
      <w:r w:rsidRPr="00532412">
        <w:rPr>
          <w:sz w:val="24"/>
          <w:szCs w:val="24"/>
        </w:rPr>
        <w:t>DBCC CHECKIDENT (‘table_name’)</w:t>
      </w:r>
    </w:p>
    <w:p w:rsidR="00FE2C66" w:rsidRDefault="00FE2C66" w:rsidP="00FE2C66">
      <w:pPr>
        <w:rPr>
          <w:sz w:val="24"/>
          <w:szCs w:val="24"/>
        </w:rPr>
      </w:pPr>
    </w:p>
    <w:p w:rsidR="00FE2C66" w:rsidRPr="00532412" w:rsidRDefault="00FE2C66" w:rsidP="00FE2C66">
      <w:pPr>
        <w:rPr>
          <w:b/>
          <w:sz w:val="24"/>
          <w:szCs w:val="24"/>
          <w:u w:val="single"/>
        </w:rPr>
      </w:pPr>
      <w:r w:rsidRPr="00532412">
        <w:rPr>
          <w:b/>
          <w:sz w:val="24"/>
          <w:szCs w:val="24"/>
          <w:u w:val="single"/>
        </w:rPr>
        <w:t>CHECKTABLE:</w:t>
      </w:r>
    </w:p>
    <w:p w:rsidR="00FE2C66" w:rsidRDefault="00FE2C66" w:rsidP="00FE2C66">
      <w:pPr>
        <w:rPr>
          <w:sz w:val="24"/>
          <w:szCs w:val="24"/>
        </w:rPr>
      </w:pPr>
      <w:r>
        <w:rPr>
          <w:sz w:val="24"/>
          <w:szCs w:val="24"/>
        </w:rPr>
        <w:t>&gt; Checks the integrity of all the pages and structures that make up the table or indexed view.</w:t>
      </w:r>
    </w:p>
    <w:p w:rsidR="00FE2C66" w:rsidRDefault="00FE2C66" w:rsidP="00FE2C66">
      <w:pPr>
        <w:rPr>
          <w:sz w:val="24"/>
          <w:szCs w:val="24"/>
        </w:rPr>
      </w:pPr>
      <w:r>
        <w:rPr>
          <w:sz w:val="24"/>
          <w:szCs w:val="24"/>
        </w:rPr>
        <w:t>DBCC CHECKTABLE (‘table_name’)</w:t>
      </w:r>
    </w:p>
    <w:p w:rsidR="00FE2C66" w:rsidRPr="00532412" w:rsidRDefault="00FE2C66" w:rsidP="00FE2C66">
      <w:pPr>
        <w:rPr>
          <w:sz w:val="24"/>
          <w:szCs w:val="24"/>
        </w:rPr>
      </w:pPr>
    </w:p>
    <w:p w:rsidR="00FE2C66" w:rsidRPr="00326343" w:rsidRDefault="00FE2C66" w:rsidP="00FE2C66">
      <w:pPr>
        <w:rPr>
          <w:sz w:val="24"/>
          <w:szCs w:val="24"/>
        </w:rPr>
      </w:pPr>
    </w:p>
    <w:p w:rsidR="009C315B" w:rsidRDefault="009C315B"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22495A" w:rsidRDefault="0022495A" w:rsidP="0031261D">
      <w:pPr>
        <w:rPr>
          <w:rFonts w:ascii="Britannic Bold" w:hAnsi="Britannic Bold"/>
          <w:b/>
          <w:sz w:val="38"/>
          <w:szCs w:val="38"/>
        </w:rPr>
      </w:pPr>
    </w:p>
    <w:p w:rsidR="00C43688" w:rsidRDefault="00C43688" w:rsidP="0031261D">
      <w:pPr>
        <w:rPr>
          <w:rFonts w:ascii="Britannic Bold" w:hAnsi="Britannic Bold"/>
          <w:b/>
          <w:sz w:val="38"/>
          <w:szCs w:val="38"/>
        </w:rPr>
      </w:pPr>
    </w:p>
    <w:p w:rsidR="002277D4" w:rsidRDefault="009C315B" w:rsidP="009C315B">
      <w:pPr>
        <w:jc w:val="center"/>
        <w:rPr>
          <w:rFonts w:ascii="Britannic Bold" w:hAnsi="Britannic Bold"/>
          <w:b/>
          <w:sz w:val="38"/>
          <w:szCs w:val="38"/>
        </w:rPr>
      </w:pPr>
      <w:r w:rsidRPr="009C315B">
        <w:rPr>
          <w:rFonts w:ascii="Britannic Bold" w:hAnsi="Britannic Bold"/>
          <w:b/>
          <w:sz w:val="38"/>
          <w:szCs w:val="38"/>
        </w:rPr>
        <w:t>REAL TIME CLASSES</w:t>
      </w:r>
    </w:p>
    <w:p w:rsidR="009C315B" w:rsidRDefault="009C315B" w:rsidP="009C315B">
      <w:pPr>
        <w:jc w:val="center"/>
        <w:rPr>
          <w:rFonts w:ascii="Britannic Bold" w:hAnsi="Britannic Bold"/>
          <w:b/>
          <w:sz w:val="38"/>
          <w:szCs w:val="38"/>
        </w:rPr>
      </w:pPr>
    </w:p>
    <w:p w:rsidR="00502309" w:rsidRDefault="00502309" w:rsidP="009C315B">
      <w:pPr>
        <w:jc w:val="center"/>
        <w:rPr>
          <w:rFonts w:ascii="Britannic Bold" w:hAnsi="Britannic Bold"/>
          <w:b/>
          <w:sz w:val="38"/>
          <w:szCs w:val="38"/>
        </w:rPr>
      </w:pPr>
    </w:p>
    <w:p w:rsidR="009C315B" w:rsidRDefault="009C315B" w:rsidP="009C315B">
      <w:pPr>
        <w:jc w:val="center"/>
        <w:rPr>
          <w:rFonts w:ascii="Britannic Bold" w:hAnsi="Britannic Bold"/>
          <w:b/>
          <w:sz w:val="38"/>
          <w:szCs w:val="38"/>
        </w:rPr>
      </w:pPr>
    </w:p>
    <w:p w:rsidR="009C315B" w:rsidRDefault="009C315B" w:rsidP="009C315B">
      <w:pPr>
        <w:jc w:val="center"/>
        <w:rPr>
          <w:rFonts w:ascii="Britannic Bold" w:hAnsi="Britannic Bold"/>
          <w:b/>
          <w:sz w:val="38"/>
          <w:szCs w:val="38"/>
        </w:rPr>
      </w:pPr>
    </w:p>
    <w:p w:rsidR="009C315B" w:rsidRDefault="009C315B" w:rsidP="009C315B">
      <w:pPr>
        <w:jc w:val="center"/>
        <w:rPr>
          <w:rFonts w:ascii="Britannic Bold" w:hAnsi="Britannic Bold"/>
          <w:b/>
          <w:sz w:val="38"/>
          <w:szCs w:val="38"/>
        </w:rPr>
      </w:pPr>
    </w:p>
    <w:p w:rsidR="009C315B" w:rsidRDefault="009C315B" w:rsidP="009C315B">
      <w:pPr>
        <w:jc w:val="center"/>
        <w:rPr>
          <w:rFonts w:ascii="Britannic Bold" w:hAnsi="Britannic Bold"/>
          <w:b/>
          <w:sz w:val="38"/>
          <w:szCs w:val="38"/>
        </w:rPr>
      </w:pPr>
    </w:p>
    <w:p w:rsidR="0022495A" w:rsidRDefault="0022495A" w:rsidP="009C315B">
      <w:pPr>
        <w:jc w:val="center"/>
        <w:rPr>
          <w:rFonts w:ascii="Britannic Bold" w:hAnsi="Britannic Bold"/>
          <w:b/>
          <w:sz w:val="38"/>
          <w:szCs w:val="38"/>
        </w:rPr>
      </w:pPr>
    </w:p>
    <w:p w:rsidR="000E13E7" w:rsidRDefault="000E13E7" w:rsidP="009C315B">
      <w:pPr>
        <w:jc w:val="center"/>
        <w:rPr>
          <w:rFonts w:ascii="Britannic Bold" w:hAnsi="Britannic Bold"/>
          <w:b/>
          <w:sz w:val="38"/>
          <w:szCs w:val="38"/>
        </w:rPr>
      </w:pPr>
    </w:p>
    <w:p w:rsidR="00502309" w:rsidRDefault="00502309" w:rsidP="00E00DF2">
      <w:pPr>
        <w:rPr>
          <w:rFonts w:ascii="Britannic Bold" w:hAnsi="Britannic Bold"/>
          <w:b/>
          <w:sz w:val="38"/>
          <w:szCs w:val="38"/>
        </w:rPr>
      </w:pPr>
    </w:p>
    <w:p w:rsidR="000E13E7" w:rsidRDefault="000E13E7" w:rsidP="00E00DF2">
      <w:pPr>
        <w:rPr>
          <w:rFonts w:ascii="Britannic Bold" w:hAnsi="Britannic Bold"/>
          <w:b/>
          <w:sz w:val="38"/>
          <w:szCs w:val="38"/>
        </w:rPr>
      </w:pPr>
    </w:p>
    <w:p w:rsidR="000E13E7" w:rsidRDefault="000E13E7" w:rsidP="00E00DF2">
      <w:pPr>
        <w:rPr>
          <w:rFonts w:ascii="Britannic Bold" w:hAnsi="Britannic Bold"/>
          <w:b/>
          <w:sz w:val="38"/>
          <w:szCs w:val="38"/>
        </w:rPr>
      </w:pPr>
    </w:p>
    <w:p w:rsidR="009C315B" w:rsidRPr="0022495A" w:rsidRDefault="0022495A" w:rsidP="0022495A">
      <w:pPr>
        <w:rPr>
          <w:rFonts w:cs="Times New Roman"/>
          <w:b/>
          <w:sz w:val="24"/>
          <w:szCs w:val="24"/>
        </w:rPr>
      </w:pPr>
      <w:r w:rsidRPr="0022495A">
        <w:rPr>
          <w:rFonts w:cs="Times New Roman"/>
          <w:b/>
          <w:sz w:val="24"/>
          <w:szCs w:val="24"/>
        </w:rPr>
        <w:t>REAL TIME CLASS</w:t>
      </w:r>
      <w:r>
        <w:rPr>
          <w:rFonts w:cs="Times New Roman"/>
          <w:b/>
          <w:sz w:val="24"/>
          <w:szCs w:val="24"/>
        </w:rPr>
        <w:t>ES</w:t>
      </w:r>
    </w:p>
    <w:p w:rsidR="009C315B" w:rsidRPr="001A382B" w:rsidRDefault="009C315B" w:rsidP="009C315B">
      <w:pPr>
        <w:rPr>
          <w:rFonts w:cs="Times New Roman"/>
          <w:b/>
          <w:sz w:val="24"/>
          <w:szCs w:val="24"/>
        </w:rPr>
      </w:pPr>
      <w:r w:rsidRPr="001A382B">
        <w:rPr>
          <w:rFonts w:cs="Times New Roman"/>
          <w:b/>
          <w:sz w:val="24"/>
          <w:szCs w:val="24"/>
        </w:rPr>
        <w:t>PROCESS:</w:t>
      </w:r>
    </w:p>
    <w:tbl>
      <w:tblPr>
        <w:tblStyle w:val="TableGrid"/>
        <w:tblW w:w="9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8993"/>
      </w:tblGrid>
      <w:tr w:rsidR="009C315B" w:rsidRPr="001A382B" w:rsidTr="009C315B">
        <w:trPr>
          <w:trHeight w:val="608"/>
        </w:trPr>
        <w:tc>
          <w:tcPr>
            <w:tcW w:w="462" w:type="dxa"/>
          </w:tcPr>
          <w:p w:rsidR="009C315B" w:rsidRPr="001A382B" w:rsidRDefault="009C315B" w:rsidP="009C315B">
            <w:pPr>
              <w:rPr>
                <w:sz w:val="24"/>
                <w:szCs w:val="24"/>
              </w:rPr>
            </w:pPr>
            <w:r w:rsidRPr="001A382B">
              <w:rPr>
                <w:sz w:val="24"/>
                <w:szCs w:val="24"/>
              </w:rPr>
              <w:t>1</w:t>
            </w:r>
          </w:p>
        </w:tc>
        <w:tc>
          <w:tcPr>
            <w:tcW w:w="8993" w:type="dxa"/>
          </w:tcPr>
          <w:p w:rsidR="009C315B" w:rsidRPr="001A382B" w:rsidRDefault="009C315B" w:rsidP="009C315B">
            <w:pPr>
              <w:jc w:val="both"/>
              <w:rPr>
                <w:rFonts w:cs="Times New Roman"/>
                <w:sz w:val="24"/>
                <w:szCs w:val="24"/>
              </w:rPr>
            </w:pPr>
            <w:r w:rsidRPr="001A382B">
              <w:rPr>
                <w:rFonts w:cs="Times New Roman"/>
                <w:color w:val="FF0000"/>
                <w:sz w:val="24"/>
                <w:szCs w:val="24"/>
              </w:rPr>
              <w:t>ITIL</w:t>
            </w:r>
            <w:r w:rsidRPr="001A382B">
              <w:rPr>
                <w:rFonts w:cs="Times New Roman"/>
                <w:sz w:val="24"/>
                <w:szCs w:val="24"/>
              </w:rPr>
              <w:t xml:space="preserve"> (Information Technology Infrastructure Library) Process</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2</w:t>
            </w:r>
          </w:p>
        </w:tc>
        <w:tc>
          <w:tcPr>
            <w:tcW w:w="8993" w:type="dxa"/>
          </w:tcPr>
          <w:p w:rsidR="009C315B" w:rsidRPr="001A382B" w:rsidRDefault="009C315B" w:rsidP="009C315B">
            <w:pPr>
              <w:jc w:val="both"/>
              <w:rPr>
                <w:rFonts w:cs="Times New Roman"/>
                <w:sz w:val="24"/>
                <w:szCs w:val="24"/>
              </w:rPr>
            </w:pPr>
            <w:r w:rsidRPr="001A382B">
              <w:rPr>
                <w:rFonts w:cs="Times New Roman"/>
                <w:color w:val="FF0000"/>
                <w:sz w:val="24"/>
                <w:szCs w:val="24"/>
              </w:rPr>
              <w:t xml:space="preserve">DB </w:t>
            </w:r>
            <w:r w:rsidRPr="001A382B">
              <w:rPr>
                <w:rFonts w:cs="Times New Roman"/>
                <w:sz w:val="24"/>
                <w:szCs w:val="24"/>
              </w:rPr>
              <w:t>Maintains Activities(Daily\weekly\Monthly)</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3</w:t>
            </w:r>
          </w:p>
        </w:tc>
        <w:tc>
          <w:tcPr>
            <w:tcW w:w="8993" w:type="dxa"/>
          </w:tcPr>
          <w:p w:rsidR="009C315B" w:rsidRPr="001A382B" w:rsidRDefault="009C315B" w:rsidP="009C315B">
            <w:pPr>
              <w:jc w:val="both"/>
              <w:rPr>
                <w:rFonts w:cs="Times New Roman"/>
                <w:sz w:val="24"/>
                <w:szCs w:val="24"/>
              </w:rPr>
            </w:pPr>
            <w:r w:rsidRPr="001A382B">
              <w:rPr>
                <w:rFonts w:cs="Times New Roman"/>
                <w:color w:val="FF0000"/>
                <w:sz w:val="24"/>
                <w:szCs w:val="24"/>
              </w:rPr>
              <w:t>DR</w:t>
            </w:r>
            <w:r w:rsidRPr="001A382B">
              <w:rPr>
                <w:rFonts w:cs="Times New Roman"/>
                <w:sz w:val="24"/>
                <w:szCs w:val="24"/>
              </w:rPr>
              <w:t xml:space="preserve"> (Disaster Recovery) Plan</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4</w:t>
            </w:r>
          </w:p>
        </w:tc>
        <w:tc>
          <w:tcPr>
            <w:tcW w:w="8993" w:type="dxa"/>
          </w:tcPr>
          <w:p w:rsidR="009C315B" w:rsidRPr="001A382B" w:rsidRDefault="009C315B" w:rsidP="009C315B">
            <w:pPr>
              <w:jc w:val="both"/>
              <w:rPr>
                <w:rFonts w:cs="Times New Roman"/>
                <w:sz w:val="24"/>
                <w:szCs w:val="24"/>
              </w:rPr>
            </w:pPr>
            <w:r w:rsidRPr="001A382B">
              <w:rPr>
                <w:rFonts w:cs="Times New Roman"/>
                <w:color w:val="FF0000"/>
                <w:sz w:val="24"/>
                <w:szCs w:val="24"/>
              </w:rPr>
              <w:t>BCP</w:t>
            </w:r>
            <w:r w:rsidRPr="001A382B">
              <w:rPr>
                <w:rFonts w:cs="Times New Roman"/>
                <w:sz w:val="24"/>
                <w:szCs w:val="24"/>
              </w:rPr>
              <w:t xml:space="preserve"> (Business continuity Plan) Plan</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5</w:t>
            </w:r>
          </w:p>
        </w:tc>
        <w:tc>
          <w:tcPr>
            <w:tcW w:w="8993" w:type="dxa"/>
          </w:tcPr>
          <w:p w:rsidR="009C315B" w:rsidRPr="001A382B" w:rsidRDefault="009C315B" w:rsidP="009C315B">
            <w:pPr>
              <w:jc w:val="both"/>
              <w:rPr>
                <w:rFonts w:cs="Times New Roman"/>
                <w:sz w:val="24"/>
                <w:szCs w:val="24"/>
              </w:rPr>
            </w:pPr>
            <w:r w:rsidRPr="001A382B">
              <w:rPr>
                <w:rFonts w:cs="Times New Roman"/>
                <w:color w:val="FF0000"/>
                <w:sz w:val="24"/>
                <w:szCs w:val="24"/>
              </w:rPr>
              <w:t>RACI</w:t>
            </w:r>
            <w:r w:rsidRPr="001A382B">
              <w:rPr>
                <w:rFonts w:cs="Times New Roman"/>
                <w:sz w:val="24"/>
                <w:szCs w:val="24"/>
              </w:rPr>
              <w:t xml:space="preserve"> (Responsible Accountable Consult Inform)Matrix</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6</w:t>
            </w:r>
          </w:p>
        </w:tc>
        <w:tc>
          <w:tcPr>
            <w:tcW w:w="8993" w:type="dxa"/>
          </w:tcPr>
          <w:p w:rsidR="009C315B" w:rsidRPr="001A382B" w:rsidRDefault="009C315B" w:rsidP="009C315B">
            <w:pPr>
              <w:jc w:val="both"/>
              <w:rPr>
                <w:rFonts w:cs="Times New Roman"/>
                <w:sz w:val="24"/>
                <w:szCs w:val="24"/>
              </w:rPr>
            </w:pPr>
            <w:r w:rsidRPr="001A382B">
              <w:rPr>
                <w:rFonts w:cs="Times New Roman"/>
                <w:color w:val="FF0000"/>
                <w:sz w:val="24"/>
                <w:szCs w:val="24"/>
              </w:rPr>
              <w:t>RCA</w:t>
            </w:r>
            <w:r w:rsidRPr="001A382B">
              <w:rPr>
                <w:rFonts w:cs="Times New Roman"/>
                <w:sz w:val="24"/>
                <w:szCs w:val="24"/>
              </w:rPr>
              <w:t xml:space="preserve"> ( Root Cause Analysis) Plan</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7</w:t>
            </w:r>
          </w:p>
        </w:tc>
        <w:tc>
          <w:tcPr>
            <w:tcW w:w="8993" w:type="dxa"/>
          </w:tcPr>
          <w:p w:rsidR="009C315B" w:rsidRPr="001A382B" w:rsidRDefault="009C315B" w:rsidP="009C315B">
            <w:pPr>
              <w:jc w:val="both"/>
              <w:rPr>
                <w:rFonts w:cs="Times New Roman"/>
                <w:sz w:val="24"/>
                <w:szCs w:val="24"/>
              </w:rPr>
            </w:pPr>
            <w:r w:rsidRPr="001A382B">
              <w:rPr>
                <w:rFonts w:cs="Times New Roman"/>
                <w:color w:val="FF0000"/>
                <w:sz w:val="24"/>
                <w:szCs w:val="24"/>
              </w:rPr>
              <w:t>SLA</w:t>
            </w:r>
            <w:r w:rsidRPr="001A382B">
              <w:rPr>
                <w:rFonts w:cs="Times New Roman"/>
                <w:sz w:val="24"/>
                <w:szCs w:val="24"/>
              </w:rPr>
              <w:t xml:space="preserve"> (Service level agreement )</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8</w:t>
            </w:r>
          </w:p>
        </w:tc>
        <w:tc>
          <w:tcPr>
            <w:tcW w:w="8993" w:type="dxa"/>
          </w:tcPr>
          <w:p w:rsidR="009C315B" w:rsidRPr="001A382B" w:rsidRDefault="009C315B" w:rsidP="009C315B">
            <w:pPr>
              <w:jc w:val="both"/>
              <w:rPr>
                <w:rFonts w:cs="Times New Roman"/>
                <w:sz w:val="24"/>
                <w:szCs w:val="24"/>
              </w:rPr>
            </w:pPr>
            <w:r w:rsidRPr="001A382B">
              <w:rPr>
                <w:rFonts w:cs="Times New Roman"/>
                <w:sz w:val="24"/>
                <w:szCs w:val="24"/>
              </w:rPr>
              <w:t>Capacity planning\management</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9</w:t>
            </w:r>
          </w:p>
        </w:tc>
        <w:tc>
          <w:tcPr>
            <w:tcW w:w="8993" w:type="dxa"/>
          </w:tcPr>
          <w:p w:rsidR="009C315B" w:rsidRPr="001A382B" w:rsidRDefault="009C315B" w:rsidP="009C315B">
            <w:pPr>
              <w:jc w:val="both"/>
              <w:rPr>
                <w:rFonts w:cs="Times New Roman"/>
                <w:sz w:val="24"/>
                <w:szCs w:val="24"/>
              </w:rPr>
            </w:pPr>
            <w:r w:rsidRPr="001A382B">
              <w:rPr>
                <w:rFonts w:cs="Times New Roman"/>
                <w:sz w:val="24"/>
                <w:szCs w:val="24"/>
              </w:rPr>
              <w:t>Interview Handling</w:t>
            </w:r>
          </w:p>
        </w:tc>
      </w:tr>
      <w:tr w:rsidR="009C315B" w:rsidRPr="001A382B" w:rsidTr="009C315B">
        <w:trPr>
          <w:trHeight w:val="524"/>
        </w:trPr>
        <w:tc>
          <w:tcPr>
            <w:tcW w:w="462" w:type="dxa"/>
          </w:tcPr>
          <w:p w:rsidR="009C315B" w:rsidRPr="001A382B" w:rsidRDefault="009C315B" w:rsidP="009C315B">
            <w:pPr>
              <w:rPr>
                <w:sz w:val="24"/>
                <w:szCs w:val="24"/>
              </w:rPr>
            </w:pPr>
            <w:r w:rsidRPr="001A382B">
              <w:rPr>
                <w:sz w:val="24"/>
                <w:szCs w:val="24"/>
              </w:rPr>
              <w:t>10</w:t>
            </w:r>
          </w:p>
        </w:tc>
        <w:tc>
          <w:tcPr>
            <w:tcW w:w="8993" w:type="dxa"/>
          </w:tcPr>
          <w:p w:rsidR="009C315B" w:rsidRPr="001A382B" w:rsidRDefault="009C315B" w:rsidP="009C315B">
            <w:pPr>
              <w:jc w:val="both"/>
              <w:rPr>
                <w:rFonts w:cs="Times New Roman"/>
                <w:color w:val="FF0000"/>
                <w:sz w:val="24"/>
                <w:szCs w:val="24"/>
              </w:rPr>
            </w:pPr>
            <w:r w:rsidRPr="001A382B">
              <w:rPr>
                <w:rFonts w:cs="Times New Roman"/>
                <w:sz w:val="24"/>
                <w:szCs w:val="24"/>
              </w:rPr>
              <w:t>Day-to-Day Activities</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11</w:t>
            </w:r>
          </w:p>
        </w:tc>
        <w:tc>
          <w:tcPr>
            <w:tcW w:w="8993" w:type="dxa"/>
          </w:tcPr>
          <w:p w:rsidR="009C315B" w:rsidRPr="001A382B" w:rsidRDefault="009C315B" w:rsidP="009C315B">
            <w:pPr>
              <w:jc w:val="both"/>
              <w:rPr>
                <w:rFonts w:cs="Times New Roman"/>
                <w:sz w:val="24"/>
                <w:szCs w:val="24"/>
              </w:rPr>
            </w:pPr>
            <w:r w:rsidRPr="001A382B">
              <w:rPr>
                <w:rFonts w:cs="Times New Roman"/>
                <w:sz w:val="24"/>
                <w:szCs w:val="24"/>
              </w:rPr>
              <w:t xml:space="preserve">General Responsibility </w:t>
            </w:r>
          </w:p>
        </w:tc>
      </w:tr>
      <w:tr w:rsidR="009C315B" w:rsidRPr="001A382B" w:rsidTr="009C315B">
        <w:trPr>
          <w:trHeight w:val="496"/>
        </w:trPr>
        <w:tc>
          <w:tcPr>
            <w:tcW w:w="462" w:type="dxa"/>
          </w:tcPr>
          <w:p w:rsidR="009C315B" w:rsidRPr="001A382B" w:rsidRDefault="009C315B" w:rsidP="009C315B">
            <w:pPr>
              <w:rPr>
                <w:sz w:val="24"/>
                <w:szCs w:val="24"/>
              </w:rPr>
            </w:pPr>
            <w:r w:rsidRPr="001A382B">
              <w:rPr>
                <w:sz w:val="24"/>
                <w:szCs w:val="24"/>
              </w:rPr>
              <w:t>12</w:t>
            </w:r>
          </w:p>
        </w:tc>
        <w:tc>
          <w:tcPr>
            <w:tcW w:w="8993" w:type="dxa"/>
          </w:tcPr>
          <w:p w:rsidR="009C315B" w:rsidRPr="001A382B" w:rsidRDefault="009C315B" w:rsidP="009C315B">
            <w:pPr>
              <w:jc w:val="both"/>
              <w:rPr>
                <w:rFonts w:cs="Times New Roman"/>
                <w:sz w:val="24"/>
                <w:szCs w:val="24"/>
              </w:rPr>
            </w:pPr>
            <w:r w:rsidRPr="001A382B">
              <w:rPr>
                <w:rFonts w:cs="Times New Roman"/>
                <w:sz w:val="24"/>
                <w:szCs w:val="24"/>
              </w:rPr>
              <w:t>Ticket, Monitoring Tool</w:t>
            </w:r>
          </w:p>
        </w:tc>
      </w:tr>
      <w:tr w:rsidR="009C315B" w:rsidRPr="001A382B" w:rsidTr="009C315B">
        <w:trPr>
          <w:trHeight w:val="524"/>
        </w:trPr>
        <w:tc>
          <w:tcPr>
            <w:tcW w:w="462" w:type="dxa"/>
          </w:tcPr>
          <w:p w:rsidR="009C315B" w:rsidRPr="001A382B" w:rsidRDefault="009C315B" w:rsidP="009C315B">
            <w:pPr>
              <w:rPr>
                <w:sz w:val="24"/>
                <w:szCs w:val="24"/>
              </w:rPr>
            </w:pPr>
            <w:r w:rsidRPr="001A382B">
              <w:rPr>
                <w:sz w:val="24"/>
                <w:szCs w:val="24"/>
              </w:rPr>
              <w:t>13</w:t>
            </w:r>
          </w:p>
        </w:tc>
        <w:tc>
          <w:tcPr>
            <w:tcW w:w="8993" w:type="dxa"/>
          </w:tcPr>
          <w:p w:rsidR="009C315B" w:rsidRPr="001A382B" w:rsidRDefault="009C315B" w:rsidP="009C315B">
            <w:pPr>
              <w:jc w:val="both"/>
              <w:rPr>
                <w:rFonts w:cs="Times New Roman"/>
                <w:sz w:val="24"/>
                <w:szCs w:val="24"/>
              </w:rPr>
            </w:pPr>
            <w:r w:rsidRPr="001A382B">
              <w:rPr>
                <w:rFonts w:cs="Times New Roman"/>
                <w:sz w:val="24"/>
                <w:szCs w:val="24"/>
              </w:rPr>
              <w:t>Escalation Matrix</w:t>
            </w:r>
          </w:p>
        </w:tc>
      </w:tr>
    </w:tbl>
    <w:p w:rsidR="009C315B" w:rsidRPr="001A382B" w:rsidRDefault="009C315B" w:rsidP="009C315B">
      <w:pPr>
        <w:jc w:val="both"/>
        <w:rPr>
          <w:sz w:val="24"/>
          <w:szCs w:val="24"/>
        </w:rPr>
      </w:pPr>
      <w:r w:rsidRPr="001A382B">
        <w:rPr>
          <w:sz w:val="24"/>
          <w:szCs w:val="24"/>
        </w:rPr>
        <w:t>14     KT Questions</w:t>
      </w:r>
    </w:p>
    <w:p w:rsidR="009C315B" w:rsidRPr="001A382B" w:rsidRDefault="009C315B" w:rsidP="009C315B">
      <w:pPr>
        <w:jc w:val="both"/>
        <w:rPr>
          <w:sz w:val="24"/>
          <w:szCs w:val="24"/>
        </w:rPr>
      </w:pPr>
      <w:r w:rsidRPr="001A382B">
        <w:rPr>
          <w:sz w:val="24"/>
          <w:szCs w:val="24"/>
        </w:rPr>
        <w:t>15    On-call &amp; Bridge call</w:t>
      </w:r>
    </w:p>
    <w:p w:rsidR="009C315B" w:rsidRPr="001A382B" w:rsidRDefault="009C315B" w:rsidP="009C315B">
      <w:pPr>
        <w:jc w:val="both"/>
        <w:rPr>
          <w:sz w:val="24"/>
          <w:szCs w:val="24"/>
          <w:u w:val="single"/>
        </w:rPr>
      </w:pPr>
    </w:p>
    <w:p w:rsidR="009C315B" w:rsidRPr="001A382B" w:rsidRDefault="009C315B" w:rsidP="009C315B">
      <w:pPr>
        <w:spacing w:line="240" w:lineRule="auto"/>
        <w:contextualSpacing/>
        <w:jc w:val="both"/>
        <w:rPr>
          <w:rFonts w:cs="Times New Roman"/>
          <w:b/>
          <w:sz w:val="24"/>
          <w:szCs w:val="24"/>
        </w:rPr>
      </w:pPr>
      <w:r w:rsidRPr="001A382B">
        <w:rPr>
          <w:rFonts w:cs="Times New Roman"/>
          <w:b/>
          <w:color w:val="FF0000"/>
          <w:sz w:val="24"/>
          <w:szCs w:val="24"/>
        </w:rPr>
        <w:t>ITIL</w:t>
      </w:r>
      <w:r w:rsidRPr="001A382B">
        <w:rPr>
          <w:rFonts w:cs="Times New Roman"/>
          <w:b/>
          <w:sz w:val="24"/>
          <w:szCs w:val="24"/>
        </w:rPr>
        <w:t xml:space="preserve"> (Information Technology Infrastructure Library) Process:</w:t>
      </w:r>
    </w:p>
    <w:p w:rsidR="009C315B" w:rsidRPr="001A382B" w:rsidRDefault="009C315B" w:rsidP="00E61408">
      <w:pPr>
        <w:pStyle w:val="ListParagraph"/>
        <w:numPr>
          <w:ilvl w:val="0"/>
          <w:numId w:val="77"/>
        </w:numPr>
        <w:spacing w:line="240" w:lineRule="auto"/>
        <w:jc w:val="both"/>
        <w:rPr>
          <w:rFonts w:cs="Times New Roman"/>
          <w:sz w:val="24"/>
          <w:szCs w:val="24"/>
        </w:rPr>
      </w:pPr>
      <w:r w:rsidRPr="001A382B">
        <w:rPr>
          <w:rFonts w:cs="Times New Roman"/>
          <w:sz w:val="24"/>
          <w:szCs w:val="24"/>
        </w:rPr>
        <w:t xml:space="preserve">It is a set of good practices and it is not a standard </w:t>
      </w:r>
    </w:p>
    <w:p w:rsidR="009C315B" w:rsidRPr="001A382B" w:rsidRDefault="009C315B" w:rsidP="00E61408">
      <w:pPr>
        <w:pStyle w:val="ListParagraph"/>
        <w:numPr>
          <w:ilvl w:val="0"/>
          <w:numId w:val="77"/>
        </w:numPr>
        <w:spacing w:line="240" w:lineRule="auto"/>
        <w:jc w:val="both"/>
        <w:rPr>
          <w:rFonts w:cs="Times New Roman"/>
          <w:sz w:val="24"/>
          <w:szCs w:val="24"/>
        </w:rPr>
      </w:pPr>
      <w:r w:rsidRPr="001A382B">
        <w:rPr>
          <w:rFonts w:cs="Times New Roman"/>
          <w:sz w:val="24"/>
          <w:szCs w:val="24"/>
        </w:rPr>
        <w:t xml:space="preserve">ITIL V1, V2 and V3. Present works in V3 and remain all are expired </w:t>
      </w:r>
    </w:p>
    <w:p w:rsidR="009C315B" w:rsidRPr="001A382B" w:rsidRDefault="009C315B" w:rsidP="00E61408">
      <w:pPr>
        <w:pStyle w:val="ListParagraph"/>
        <w:numPr>
          <w:ilvl w:val="0"/>
          <w:numId w:val="77"/>
        </w:numPr>
        <w:spacing w:line="240" w:lineRule="auto"/>
        <w:rPr>
          <w:rFonts w:cs="Times New Roman"/>
          <w:sz w:val="24"/>
          <w:szCs w:val="24"/>
        </w:rPr>
      </w:pPr>
      <w:r w:rsidRPr="001A382B">
        <w:rPr>
          <w:rFonts w:cs="Times New Roman"/>
          <w:sz w:val="24"/>
          <w:szCs w:val="24"/>
        </w:rPr>
        <w:t>ITIL has 5 phases/sections</w:t>
      </w:r>
    </w:p>
    <w:p w:rsidR="009C315B" w:rsidRPr="001A382B" w:rsidRDefault="009C315B" w:rsidP="00E61408">
      <w:pPr>
        <w:pStyle w:val="ListParagraph"/>
        <w:numPr>
          <w:ilvl w:val="0"/>
          <w:numId w:val="78"/>
        </w:numPr>
        <w:spacing w:line="240" w:lineRule="auto"/>
        <w:rPr>
          <w:rFonts w:cs="Times New Roman"/>
          <w:sz w:val="24"/>
          <w:szCs w:val="24"/>
        </w:rPr>
      </w:pPr>
      <w:r w:rsidRPr="001A382B">
        <w:rPr>
          <w:rFonts w:cs="Times New Roman"/>
          <w:sz w:val="24"/>
          <w:szCs w:val="24"/>
        </w:rPr>
        <w:t>Service strategy</w:t>
      </w:r>
    </w:p>
    <w:p w:rsidR="009C315B" w:rsidRPr="001A382B" w:rsidRDefault="009C315B" w:rsidP="00E61408">
      <w:pPr>
        <w:pStyle w:val="ListParagraph"/>
        <w:numPr>
          <w:ilvl w:val="0"/>
          <w:numId w:val="78"/>
        </w:numPr>
        <w:spacing w:line="240" w:lineRule="auto"/>
        <w:rPr>
          <w:rFonts w:cs="Times New Roman"/>
          <w:sz w:val="24"/>
          <w:szCs w:val="24"/>
        </w:rPr>
      </w:pPr>
      <w:r w:rsidRPr="001A382B">
        <w:rPr>
          <w:rFonts w:cs="Times New Roman"/>
          <w:sz w:val="24"/>
          <w:szCs w:val="24"/>
        </w:rPr>
        <w:t>Service design</w:t>
      </w:r>
    </w:p>
    <w:p w:rsidR="009C315B" w:rsidRPr="001A382B" w:rsidRDefault="009C315B" w:rsidP="00E61408">
      <w:pPr>
        <w:pStyle w:val="ListParagraph"/>
        <w:numPr>
          <w:ilvl w:val="0"/>
          <w:numId w:val="78"/>
        </w:numPr>
        <w:spacing w:line="240" w:lineRule="auto"/>
        <w:rPr>
          <w:rFonts w:cs="Times New Roman"/>
          <w:sz w:val="24"/>
          <w:szCs w:val="24"/>
        </w:rPr>
      </w:pPr>
      <w:r w:rsidRPr="001A382B">
        <w:rPr>
          <w:rFonts w:cs="Times New Roman"/>
          <w:sz w:val="24"/>
          <w:szCs w:val="24"/>
        </w:rPr>
        <w:t>Service transactions</w:t>
      </w:r>
    </w:p>
    <w:p w:rsidR="009C315B" w:rsidRPr="001A382B" w:rsidRDefault="009C315B" w:rsidP="00E61408">
      <w:pPr>
        <w:pStyle w:val="ListParagraph"/>
        <w:numPr>
          <w:ilvl w:val="0"/>
          <w:numId w:val="78"/>
        </w:numPr>
        <w:spacing w:line="240" w:lineRule="auto"/>
        <w:rPr>
          <w:rFonts w:cs="Times New Roman"/>
          <w:b/>
          <w:sz w:val="24"/>
          <w:szCs w:val="24"/>
          <w:highlight w:val="yellow"/>
          <w:u w:val="single"/>
        </w:rPr>
      </w:pPr>
      <w:r w:rsidRPr="001A382B">
        <w:rPr>
          <w:rFonts w:cs="Times New Roman"/>
          <w:b/>
          <w:sz w:val="24"/>
          <w:szCs w:val="24"/>
          <w:highlight w:val="yellow"/>
          <w:u w:val="single"/>
        </w:rPr>
        <w:t>Service operations</w:t>
      </w:r>
    </w:p>
    <w:p w:rsidR="009C315B" w:rsidRPr="001A382B" w:rsidRDefault="009C315B" w:rsidP="00E61408">
      <w:pPr>
        <w:pStyle w:val="ListParagraph"/>
        <w:numPr>
          <w:ilvl w:val="0"/>
          <w:numId w:val="78"/>
        </w:numPr>
        <w:spacing w:line="240" w:lineRule="auto"/>
        <w:rPr>
          <w:rFonts w:cs="Times New Roman"/>
          <w:sz w:val="24"/>
          <w:szCs w:val="24"/>
        </w:rPr>
      </w:pPr>
      <w:r w:rsidRPr="001A382B">
        <w:rPr>
          <w:rFonts w:cs="Times New Roman"/>
          <w:sz w:val="24"/>
          <w:szCs w:val="24"/>
        </w:rPr>
        <w:t>Service improvement</w:t>
      </w:r>
    </w:p>
    <w:p w:rsidR="009C315B" w:rsidRPr="001A382B" w:rsidRDefault="009C315B" w:rsidP="009C315B">
      <w:pPr>
        <w:spacing w:line="240" w:lineRule="auto"/>
        <w:rPr>
          <w:rFonts w:cs="Times New Roman"/>
          <w:sz w:val="24"/>
          <w:szCs w:val="24"/>
        </w:rPr>
      </w:pPr>
    </w:p>
    <w:p w:rsidR="009C315B" w:rsidRPr="001A382B" w:rsidRDefault="009C315B" w:rsidP="009C315B">
      <w:pPr>
        <w:spacing w:line="240" w:lineRule="auto"/>
        <w:rPr>
          <w:rFonts w:cs="Times New Roman"/>
          <w:sz w:val="24"/>
          <w:szCs w:val="24"/>
        </w:rPr>
      </w:pPr>
    </w:p>
    <w:p w:rsidR="009C315B" w:rsidRPr="001A382B" w:rsidRDefault="009C315B" w:rsidP="009C315B">
      <w:pPr>
        <w:spacing w:line="240" w:lineRule="auto"/>
        <w:rPr>
          <w:rFonts w:cs="Times New Roman"/>
          <w:b/>
          <w:sz w:val="24"/>
          <w:szCs w:val="24"/>
          <w:highlight w:val="yellow"/>
          <w:u w:val="single"/>
        </w:rPr>
      </w:pPr>
      <w:r w:rsidRPr="001A382B">
        <w:rPr>
          <w:rFonts w:cs="Times New Roman"/>
          <w:b/>
          <w:sz w:val="24"/>
          <w:szCs w:val="24"/>
          <w:highlight w:val="yellow"/>
          <w:u w:val="single"/>
        </w:rPr>
        <w:t>Service operations</w:t>
      </w:r>
    </w:p>
    <w:p w:rsidR="009C315B" w:rsidRPr="001A382B" w:rsidRDefault="009C315B" w:rsidP="00E61408">
      <w:pPr>
        <w:pStyle w:val="ListParagraph"/>
        <w:numPr>
          <w:ilvl w:val="0"/>
          <w:numId w:val="91"/>
        </w:numPr>
        <w:spacing w:line="240" w:lineRule="auto"/>
        <w:rPr>
          <w:rFonts w:cs="Times New Roman"/>
          <w:sz w:val="24"/>
          <w:szCs w:val="24"/>
        </w:rPr>
      </w:pPr>
      <w:r w:rsidRPr="001A382B">
        <w:rPr>
          <w:rFonts w:cs="Times New Roman"/>
          <w:sz w:val="24"/>
          <w:szCs w:val="24"/>
        </w:rPr>
        <w:t>Incident Management----- job fail</w:t>
      </w:r>
    </w:p>
    <w:p w:rsidR="009C315B" w:rsidRPr="001A382B" w:rsidRDefault="009C315B" w:rsidP="00E61408">
      <w:pPr>
        <w:pStyle w:val="ListParagraph"/>
        <w:numPr>
          <w:ilvl w:val="0"/>
          <w:numId w:val="91"/>
        </w:numPr>
        <w:spacing w:line="240" w:lineRule="auto"/>
        <w:rPr>
          <w:rFonts w:cs="Times New Roman"/>
          <w:sz w:val="24"/>
          <w:szCs w:val="24"/>
        </w:rPr>
      </w:pPr>
      <w:r w:rsidRPr="001A382B">
        <w:rPr>
          <w:rFonts w:cs="Times New Roman"/>
          <w:sz w:val="24"/>
          <w:szCs w:val="24"/>
        </w:rPr>
        <w:t>Change Management------ service pack,filemovements,adding file, Configuring Highavailbilty --- any planned activity comes under</w:t>
      </w:r>
    </w:p>
    <w:p w:rsidR="009C315B" w:rsidRPr="001A382B" w:rsidRDefault="009C315B" w:rsidP="00E61408">
      <w:pPr>
        <w:pStyle w:val="ListParagraph"/>
        <w:numPr>
          <w:ilvl w:val="0"/>
          <w:numId w:val="91"/>
        </w:numPr>
        <w:spacing w:line="240" w:lineRule="auto"/>
        <w:rPr>
          <w:rFonts w:cs="Times New Roman"/>
          <w:sz w:val="24"/>
          <w:szCs w:val="24"/>
        </w:rPr>
      </w:pPr>
      <w:r w:rsidRPr="001A382B">
        <w:rPr>
          <w:rFonts w:cs="Times New Roman"/>
          <w:sz w:val="24"/>
          <w:szCs w:val="24"/>
        </w:rPr>
        <w:t xml:space="preserve">Problem Management------ restarting of Sql </w:t>
      </w:r>
    </w:p>
    <w:p w:rsidR="009C315B" w:rsidRPr="001A382B" w:rsidRDefault="009C315B" w:rsidP="009C315B">
      <w:pPr>
        <w:spacing w:line="240" w:lineRule="auto"/>
        <w:ind w:left="360"/>
        <w:rPr>
          <w:rFonts w:cs="Times New Roman"/>
          <w:b/>
          <w:sz w:val="24"/>
          <w:szCs w:val="24"/>
        </w:rPr>
      </w:pPr>
      <w:r w:rsidRPr="001A382B">
        <w:rPr>
          <w:rFonts w:cs="Times New Roman"/>
          <w:b/>
          <w:sz w:val="24"/>
          <w:szCs w:val="24"/>
        </w:rPr>
        <w:t>System is not available for business or end users “Down Time”</w:t>
      </w:r>
    </w:p>
    <w:p w:rsidR="009C315B" w:rsidRPr="001A382B" w:rsidRDefault="009C315B" w:rsidP="009C315B">
      <w:pPr>
        <w:spacing w:line="240" w:lineRule="auto"/>
        <w:rPr>
          <w:rFonts w:cs="Times New Roman"/>
          <w:sz w:val="24"/>
          <w:szCs w:val="24"/>
          <w:highlight w:val="yellow"/>
        </w:rPr>
      </w:pPr>
    </w:p>
    <w:p w:rsidR="009C315B" w:rsidRPr="001A382B" w:rsidRDefault="009C315B" w:rsidP="009C315B">
      <w:pPr>
        <w:rPr>
          <w:rFonts w:cs="Times New Roman"/>
          <w:b/>
          <w:sz w:val="24"/>
          <w:szCs w:val="24"/>
          <w:u w:val="single"/>
        </w:rPr>
      </w:pPr>
      <w:r w:rsidRPr="001A382B">
        <w:rPr>
          <w:rFonts w:cs="Times New Roman"/>
          <w:b/>
          <w:sz w:val="24"/>
          <w:szCs w:val="24"/>
          <w:u w:val="single"/>
        </w:rPr>
        <w:t>Incident Management (or) call (or) Alert</w:t>
      </w:r>
    </w:p>
    <w:p w:rsidR="009C315B" w:rsidRPr="001A382B" w:rsidRDefault="009C315B" w:rsidP="00E61408">
      <w:pPr>
        <w:pStyle w:val="ListParagraph"/>
        <w:numPr>
          <w:ilvl w:val="0"/>
          <w:numId w:val="84"/>
        </w:numPr>
        <w:rPr>
          <w:rFonts w:cs="Times New Roman"/>
          <w:b/>
          <w:sz w:val="24"/>
          <w:szCs w:val="24"/>
        </w:rPr>
      </w:pPr>
      <w:r w:rsidRPr="001A382B">
        <w:rPr>
          <w:rFonts w:cs="Times New Roman"/>
          <w:sz w:val="24"/>
          <w:szCs w:val="24"/>
        </w:rPr>
        <w:t>Incident means Issue</w:t>
      </w:r>
    </w:p>
    <w:p w:rsidR="009C315B" w:rsidRPr="001A382B" w:rsidRDefault="009C315B" w:rsidP="00E61408">
      <w:pPr>
        <w:pStyle w:val="ListParagraph"/>
        <w:numPr>
          <w:ilvl w:val="0"/>
          <w:numId w:val="79"/>
        </w:numPr>
        <w:spacing w:line="240" w:lineRule="auto"/>
        <w:rPr>
          <w:rFonts w:cs="Times New Roman"/>
          <w:sz w:val="24"/>
          <w:szCs w:val="24"/>
        </w:rPr>
      </w:pPr>
      <w:r w:rsidRPr="001A382B">
        <w:rPr>
          <w:rFonts w:cs="Times New Roman"/>
          <w:sz w:val="24"/>
          <w:szCs w:val="24"/>
        </w:rPr>
        <w:t>Incident is a unexpected interruption to running service and it can cause major\minor damage to the business</w:t>
      </w:r>
    </w:p>
    <w:p w:rsidR="009C315B" w:rsidRPr="001A382B" w:rsidRDefault="009C315B" w:rsidP="00E61408">
      <w:pPr>
        <w:pStyle w:val="ListParagraph"/>
        <w:numPr>
          <w:ilvl w:val="0"/>
          <w:numId w:val="79"/>
        </w:numPr>
        <w:spacing w:line="240" w:lineRule="auto"/>
        <w:rPr>
          <w:rFonts w:cs="Times New Roman"/>
          <w:sz w:val="24"/>
          <w:szCs w:val="24"/>
        </w:rPr>
      </w:pPr>
      <w:r w:rsidRPr="001A382B">
        <w:rPr>
          <w:rFonts w:cs="Times New Roman"/>
          <w:sz w:val="24"/>
          <w:szCs w:val="24"/>
        </w:rPr>
        <w:t>Incident is sometime bug, ticket, complaint</w:t>
      </w:r>
    </w:p>
    <w:p w:rsidR="009C315B" w:rsidRPr="001A382B" w:rsidRDefault="009C315B" w:rsidP="00E61408">
      <w:pPr>
        <w:pStyle w:val="ListParagraph"/>
        <w:numPr>
          <w:ilvl w:val="0"/>
          <w:numId w:val="79"/>
        </w:numPr>
        <w:spacing w:line="240" w:lineRule="auto"/>
        <w:rPr>
          <w:rFonts w:cs="Times New Roman"/>
          <w:sz w:val="24"/>
          <w:szCs w:val="24"/>
        </w:rPr>
      </w:pPr>
      <w:r w:rsidRPr="001A382B">
        <w:rPr>
          <w:rFonts w:cs="Times New Roman"/>
          <w:sz w:val="24"/>
          <w:szCs w:val="24"/>
        </w:rPr>
        <w:t>Incident has categories i.e. critical(p1), high(p2), medium(p3)</w:t>
      </w:r>
      <w:r>
        <w:rPr>
          <w:rFonts w:cs="Times New Roman"/>
          <w:sz w:val="24"/>
          <w:szCs w:val="24"/>
        </w:rPr>
        <w:t xml:space="preserve"> </w:t>
      </w:r>
      <w:r w:rsidRPr="001A382B">
        <w:rPr>
          <w:rFonts w:cs="Times New Roman"/>
          <w:sz w:val="24"/>
          <w:szCs w:val="24"/>
        </w:rPr>
        <w:t>and low(p4)</w:t>
      </w:r>
    </w:p>
    <w:p w:rsidR="009C315B" w:rsidRPr="001A382B" w:rsidRDefault="009C315B" w:rsidP="009C315B">
      <w:pPr>
        <w:pStyle w:val="ListParagraph"/>
        <w:spacing w:line="240" w:lineRule="auto"/>
        <w:rPr>
          <w:rFonts w:cs="Times New Roman"/>
          <w:sz w:val="24"/>
          <w:szCs w:val="24"/>
        </w:rPr>
      </w:pPr>
    </w:p>
    <w:p w:rsidR="009C315B" w:rsidRPr="001A382B" w:rsidRDefault="009C315B" w:rsidP="009C315B">
      <w:pPr>
        <w:pStyle w:val="ListParagraph"/>
        <w:spacing w:line="240" w:lineRule="auto"/>
        <w:rPr>
          <w:rFonts w:cs="Times New Roman"/>
          <w:sz w:val="24"/>
          <w:szCs w:val="24"/>
        </w:rPr>
      </w:pPr>
      <w:r w:rsidRPr="001A382B">
        <w:rPr>
          <w:rFonts w:cs="Times New Roman"/>
          <w:b/>
          <w:sz w:val="24"/>
          <w:szCs w:val="24"/>
          <w:highlight w:val="yellow"/>
          <w:u w:val="single"/>
        </w:rPr>
        <w:t>Service Level Agreement:</w:t>
      </w:r>
      <w:r w:rsidRPr="001A382B">
        <w:rPr>
          <w:rFonts w:cs="Times New Roman"/>
          <w:b/>
          <w:sz w:val="24"/>
          <w:szCs w:val="24"/>
        </w:rPr>
        <w:t xml:space="preserve">    </w:t>
      </w:r>
      <w:r w:rsidRPr="001A382B">
        <w:rPr>
          <w:rFonts w:cs="Times New Roman"/>
          <w:sz w:val="24"/>
          <w:szCs w:val="24"/>
        </w:rPr>
        <w:t xml:space="preserve">  An agreement between client and company</w:t>
      </w:r>
    </w:p>
    <w:tbl>
      <w:tblPr>
        <w:tblStyle w:val="TableGrid"/>
        <w:tblW w:w="0" w:type="auto"/>
        <w:tblInd w:w="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1982"/>
        <w:gridCol w:w="1662"/>
      </w:tblGrid>
      <w:tr w:rsidR="009C315B" w:rsidRPr="001A382B" w:rsidTr="009C315B">
        <w:trPr>
          <w:trHeight w:val="338"/>
        </w:trPr>
        <w:tc>
          <w:tcPr>
            <w:tcW w:w="1273" w:type="dxa"/>
          </w:tcPr>
          <w:p w:rsidR="009C315B" w:rsidRPr="001A382B" w:rsidRDefault="009C315B" w:rsidP="009C315B">
            <w:pPr>
              <w:rPr>
                <w:rFonts w:cs="Times New Roman"/>
                <w:sz w:val="24"/>
                <w:szCs w:val="24"/>
              </w:rPr>
            </w:pPr>
            <w:r w:rsidRPr="001A382B">
              <w:rPr>
                <w:rFonts w:cs="Times New Roman"/>
                <w:sz w:val="24"/>
                <w:szCs w:val="24"/>
              </w:rPr>
              <w:t>Type</w:t>
            </w:r>
          </w:p>
        </w:tc>
        <w:tc>
          <w:tcPr>
            <w:tcW w:w="1982" w:type="dxa"/>
          </w:tcPr>
          <w:p w:rsidR="009C315B" w:rsidRPr="001A382B" w:rsidRDefault="009C315B" w:rsidP="009C315B">
            <w:pPr>
              <w:rPr>
                <w:rFonts w:cs="Times New Roman"/>
                <w:sz w:val="24"/>
                <w:szCs w:val="24"/>
              </w:rPr>
            </w:pPr>
            <w:r w:rsidRPr="001A382B">
              <w:rPr>
                <w:rFonts w:cs="Times New Roman"/>
                <w:sz w:val="24"/>
                <w:szCs w:val="24"/>
              </w:rPr>
              <w:t xml:space="preserve">Response </w:t>
            </w:r>
          </w:p>
        </w:tc>
        <w:tc>
          <w:tcPr>
            <w:tcW w:w="1496" w:type="dxa"/>
          </w:tcPr>
          <w:p w:rsidR="009C315B" w:rsidRPr="001A382B" w:rsidRDefault="009C315B" w:rsidP="009C315B">
            <w:pPr>
              <w:rPr>
                <w:rFonts w:cs="Times New Roman"/>
                <w:sz w:val="24"/>
                <w:szCs w:val="24"/>
              </w:rPr>
            </w:pPr>
            <w:r w:rsidRPr="001A382B">
              <w:rPr>
                <w:rFonts w:cs="Times New Roman"/>
                <w:sz w:val="24"/>
                <w:szCs w:val="24"/>
              </w:rPr>
              <w:t>Resolve</w:t>
            </w:r>
          </w:p>
        </w:tc>
      </w:tr>
      <w:tr w:rsidR="009C315B" w:rsidRPr="001A382B" w:rsidTr="009C315B">
        <w:trPr>
          <w:trHeight w:val="338"/>
        </w:trPr>
        <w:tc>
          <w:tcPr>
            <w:tcW w:w="1273"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P1</w:t>
            </w:r>
          </w:p>
        </w:tc>
        <w:tc>
          <w:tcPr>
            <w:tcW w:w="1982"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15min</w:t>
            </w:r>
          </w:p>
        </w:tc>
        <w:tc>
          <w:tcPr>
            <w:tcW w:w="1496"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Pr>
                <w:rFonts w:cs="Times New Roman"/>
                <w:sz w:val="24"/>
                <w:szCs w:val="24"/>
              </w:rPr>
              <w:t>4hrs</w:t>
            </w:r>
            <w:r w:rsidRPr="001A382B">
              <w:rPr>
                <w:rFonts w:cs="Times New Roman"/>
                <w:sz w:val="24"/>
                <w:szCs w:val="24"/>
              </w:rPr>
              <w:t>[Platinum]</w:t>
            </w:r>
          </w:p>
        </w:tc>
      </w:tr>
      <w:tr w:rsidR="009C315B" w:rsidRPr="001A382B" w:rsidTr="009C315B">
        <w:trPr>
          <w:trHeight w:val="338"/>
        </w:trPr>
        <w:tc>
          <w:tcPr>
            <w:tcW w:w="1273"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P2</w:t>
            </w:r>
          </w:p>
        </w:tc>
        <w:tc>
          <w:tcPr>
            <w:tcW w:w="1982"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30min</w:t>
            </w:r>
          </w:p>
        </w:tc>
        <w:tc>
          <w:tcPr>
            <w:tcW w:w="1496"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8hrs [Gold]</w:t>
            </w:r>
          </w:p>
        </w:tc>
      </w:tr>
      <w:tr w:rsidR="009C315B" w:rsidRPr="001A382B" w:rsidTr="009C315B">
        <w:trPr>
          <w:trHeight w:val="338"/>
        </w:trPr>
        <w:tc>
          <w:tcPr>
            <w:tcW w:w="1273"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P3</w:t>
            </w:r>
          </w:p>
        </w:tc>
        <w:tc>
          <w:tcPr>
            <w:tcW w:w="1982"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30min</w:t>
            </w:r>
          </w:p>
        </w:tc>
        <w:tc>
          <w:tcPr>
            <w:tcW w:w="1496"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2 days [silver]</w:t>
            </w:r>
          </w:p>
        </w:tc>
      </w:tr>
      <w:tr w:rsidR="009C315B" w:rsidRPr="001A382B" w:rsidTr="009C315B">
        <w:trPr>
          <w:trHeight w:val="357"/>
        </w:trPr>
        <w:tc>
          <w:tcPr>
            <w:tcW w:w="1273"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P4</w:t>
            </w:r>
          </w:p>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P5</w:t>
            </w:r>
          </w:p>
        </w:tc>
        <w:tc>
          <w:tcPr>
            <w:tcW w:w="1982"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1 day</w:t>
            </w:r>
          </w:p>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1 Day</w:t>
            </w:r>
          </w:p>
        </w:tc>
        <w:tc>
          <w:tcPr>
            <w:tcW w:w="1496" w:type="dxa"/>
          </w:tcPr>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3days [bronze]</w:t>
            </w:r>
          </w:p>
          <w:p w:rsidR="009C315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7 Days[plastic]</w:t>
            </w:r>
          </w:p>
          <w:p w:rsidR="009C315B" w:rsidRPr="001A382B" w:rsidRDefault="009C315B" w:rsidP="009C315B">
            <w:pPr>
              <w:rPr>
                <w:rFonts w:cs="Times New Roman"/>
                <w:sz w:val="24"/>
                <w:szCs w:val="24"/>
              </w:rPr>
            </w:pPr>
          </w:p>
          <w:p w:rsidR="009C315B" w:rsidRPr="001A382B" w:rsidRDefault="009C315B" w:rsidP="009C315B">
            <w:pPr>
              <w:rPr>
                <w:rFonts w:cs="Times New Roman"/>
                <w:sz w:val="24"/>
                <w:szCs w:val="24"/>
              </w:rPr>
            </w:pPr>
          </w:p>
        </w:tc>
      </w:tr>
    </w:tbl>
    <w:p w:rsidR="009C315B" w:rsidRPr="001A382B" w:rsidRDefault="009C315B" w:rsidP="009C315B">
      <w:pPr>
        <w:rPr>
          <w:rFonts w:cs="Times New Roman"/>
          <w:sz w:val="24"/>
          <w:szCs w:val="24"/>
        </w:rPr>
      </w:pPr>
      <w:r w:rsidRPr="001A382B">
        <w:rPr>
          <w:rFonts w:cs="Times New Roman"/>
          <w:sz w:val="24"/>
          <w:szCs w:val="24"/>
        </w:rPr>
        <w:t>Office network connectivity tools:</w:t>
      </w:r>
    </w:p>
    <w:p w:rsidR="009C315B" w:rsidRPr="001A382B" w:rsidRDefault="000E13E7" w:rsidP="009C315B">
      <w:pPr>
        <w:pStyle w:val="ListParagraph"/>
        <w:rPr>
          <w:rFonts w:cs="Times New Roman"/>
          <w:sz w:val="24"/>
          <w:szCs w:val="24"/>
        </w:rPr>
      </w:pPr>
      <w:r>
        <w:rPr>
          <w:rFonts w:cs="Times New Roman"/>
          <w:sz w:val="24"/>
          <w:szCs w:val="24"/>
        </w:rPr>
        <w:t>VPN: Virtual Private N</w:t>
      </w:r>
      <w:r w:rsidR="009C315B" w:rsidRPr="001A382B">
        <w:rPr>
          <w:rFonts w:cs="Times New Roman"/>
          <w:sz w:val="24"/>
          <w:szCs w:val="24"/>
        </w:rPr>
        <w:t>etwork</w:t>
      </w:r>
    </w:p>
    <w:p w:rsidR="009C315B" w:rsidRPr="001A382B" w:rsidRDefault="009C315B" w:rsidP="009C315B">
      <w:pPr>
        <w:pStyle w:val="ListParagraph"/>
        <w:rPr>
          <w:rFonts w:cs="Times New Roman"/>
          <w:sz w:val="24"/>
          <w:szCs w:val="24"/>
        </w:rPr>
      </w:pPr>
      <w:r w:rsidRPr="001A382B">
        <w:rPr>
          <w:rFonts w:cs="Times New Roman"/>
          <w:sz w:val="24"/>
          <w:szCs w:val="24"/>
        </w:rPr>
        <w:t>CITRIX</w:t>
      </w:r>
    </w:p>
    <w:p w:rsidR="009C315B" w:rsidRPr="001A382B" w:rsidRDefault="009C315B" w:rsidP="009C315B">
      <w:pPr>
        <w:rPr>
          <w:rFonts w:cs="Times New Roman"/>
          <w:b/>
          <w:sz w:val="24"/>
          <w:szCs w:val="24"/>
          <w:u w:val="single"/>
        </w:rPr>
      </w:pPr>
      <w:r w:rsidRPr="001A382B">
        <w:rPr>
          <w:rFonts w:cs="Times New Roman"/>
          <w:b/>
          <w:sz w:val="24"/>
          <w:szCs w:val="24"/>
          <w:u w:val="single"/>
        </w:rPr>
        <w:t>Servers:</w:t>
      </w:r>
    </w:p>
    <w:p w:rsidR="009C315B" w:rsidRPr="001A382B" w:rsidRDefault="009C315B" w:rsidP="009C315B">
      <w:pPr>
        <w:pStyle w:val="ListParagraph"/>
        <w:rPr>
          <w:rFonts w:cs="Times New Roman"/>
          <w:sz w:val="24"/>
          <w:szCs w:val="24"/>
        </w:rPr>
      </w:pPr>
      <w:r w:rsidRPr="00687025">
        <w:rPr>
          <w:rFonts w:cs="Times New Roman"/>
          <w:b/>
          <w:sz w:val="24"/>
          <w:szCs w:val="24"/>
        </w:rPr>
        <w:t>Production:</w:t>
      </w:r>
      <w:r>
        <w:rPr>
          <w:rFonts w:cs="Times New Roman"/>
          <w:sz w:val="24"/>
          <w:szCs w:val="24"/>
        </w:rPr>
        <w:t xml:space="preserve"> Any OLTP transactions.</w:t>
      </w:r>
    </w:p>
    <w:p w:rsidR="009C315B" w:rsidRPr="001A382B" w:rsidRDefault="009C315B" w:rsidP="009C315B">
      <w:pPr>
        <w:pStyle w:val="ListParagraph"/>
        <w:rPr>
          <w:rFonts w:cs="Times New Roman"/>
          <w:sz w:val="24"/>
          <w:szCs w:val="24"/>
        </w:rPr>
      </w:pPr>
      <w:r w:rsidRPr="00687025">
        <w:rPr>
          <w:rFonts w:cs="Times New Roman"/>
          <w:b/>
          <w:sz w:val="24"/>
          <w:szCs w:val="24"/>
        </w:rPr>
        <w:t>Pre-production:</w:t>
      </w:r>
      <w:r>
        <w:rPr>
          <w:rFonts w:cs="Times New Roman"/>
          <w:sz w:val="24"/>
          <w:szCs w:val="24"/>
        </w:rPr>
        <w:t xml:space="preserve"> Any server before going to the live we can called as pre-production      server</w:t>
      </w:r>
    </w:p>
    <w:p w:rsidR="009C315B" w:rsidRPr="00687025" w:rsidRDefault="009C315B" w:rsidP="009C315B">
      <w:pPr>
        <w:pStyle w:val="ListParagraph"/>
        <w:rPr>
          <w:rFonts w:cs="Times New Roman"/>
          <w:sz w:val="24"/>
          <w:szCs w:val="24"/>
        </w:rPr>
      </w:pPr>
      <w:r w:rsidRPr="00687025">
        <w:rPr>
          <w:rFonts w:cs="Times New Roman"/>
          <w:b/>
          <w:sz w:val="24"/>
          <w:szCs w:val="24"/>
        </w:rPr>
        <w:t>Development</w:t>
      </w:r>
      <w:r>
        <w:rPr>
          <w:rFonts w:cs="Times New Roman"/>
          <w:b/>
          <w:sz w:val="24"/>
          <w:szCs w:val="24"/>
        </w:rPr>
        <w:t xml:space="preserve">: </w:t>
      </w:r>
    </w:p>
    <w:p w:rsidR="009C315B" w:rsidRPr="00DC7C57" w:rsidRDefault="009C315B" w:rsidP="009C315B">
      <w:pPr>
        <w:pStyle w:val="ListParagraph"/>
        <w:rPr>
          <w:rFonts w:cs="Times New Roman"/>
          <w:sz w:val="24"/>
          <w:szCs w:val="24"/>
        </w:rPr>
      </w:pPr>
      <w:r w:rsidRPr="00DC7C57">
        <w:rPr>
          <w:rFonts w:cs="Times New Roman"/>
          <w:b/>
          <w:sz w:val="24"/>
          <w:szCs w:val="24"/>
        </w:rPr>
        <w:t>Testing</w:t>
      </w:r>
      <w:r w:rsidR="00DC7C57">
        <w:rPr>
          <w:rFonts w:cs="Times New Roman"/>
          <w:b/>
          <w:sz w:val="24"/>
          <w:szCs w:val="24"/>
        </w:rPr>
        <w:t xml:space="preserve">: </w:t>
      </w:r>
    </w:p>
    <w:p w:rsidR="009C315B" w:rsidRPr="001A382B" w:rsidRDefault="009C315B" w:rsidP="009C315B">
      <w:pPr>
        <w:rPr>
          <w:rFonts w:cs="Times New Roman"/>
          <w:b/>
          <w:sz w:val="24"/>
          <w:szCs w:val="24"/>
        </w:rPr>
      </w:pPr>
      <w:r w:rsidRPr="001A382B">
        <w:rPr>
          <w:rFonts w:cs="Times New Roman"/>
          <w:b/>
          <w:sz w:val="24"/>
          <w:szCs w:val="24"/>
        </w:rPr>
        <w:t xml:space="preserve">Note: </w:t>
      </w:r>
    </w:p>
    <w:p w:rsidR="009C315B" w:rsidRPr="001A382B" w:rsidRDefault="009C315B" w:rsidP="009C315B">
      <w:pPr>
        <w:rPr>
          <w:rFonts w:cs="Times New Roman"/>
          <w:sz w:val="24"/>
          <w:szCs w:val="24"/>
        </w:rPr>
      </w:pPr>
      <w:r w:rsidRPr="001A382B">
        <w:rPr>
          <w:rFonts w:cs="Times New Roman"/>
          <w:sz w:val="24"/>
          <w:szCs w:val="24"/>
        </w:rPr>
        <w:t xml:space="preserve">      1.  You can access this tool by using a web URL</w:t>
      </w:r>
    </w:p>
    <w:p w:rsidR="009C315B" w:rsidRPr="001A382B" w:rsidRDefault="009C315B" w:rsidP="00E61408">
      <w:pPr>
        <w:pStyle w:val="ListParagraph"/>
        <w:numPr>
          <w:ilvl w:val="0"/>
          <w:numId w:val="92"/>
        </w:numPr>
        <w:rPr>
          <w:rFonts w:cs="Times New Roman"/>
          <w:sz w:val="24"/>
          <w:szCs w:val="24"/>
        </w:rPr>
      </w:pPr>
      <w:r w:rsidRPr="001A382B">
        <w:rPr>
          <w:rFonts w:cs="Times New Roman"/>
          <w:sz w:val="24"/>
          <w:szCs w:val="24"/>
        </w:rPr>
        <w:t>Every DBA can have user name and password to login into BCM REMEDY ticketing tools.</w:t>
      </w:r>
    </w:p>
    <w:p w:rsidR="009C315B" w:rsidRPr="001A382B" w:rsidRDefault="009C315B" w:rsidP="00E61408">
      <w:pPr>
        <w:pStyle w:val="ListParagraph"/>
        <w:numPr>
          <w:ilvl w:val="0"/>
          <w:numId w:val="92"/>
        </w:numPr>
        <w:rPr>
          <w:rFonts w:cs="Times New Roman"/>
          <w:sz w:val="24"/>
          <w:szCs w:val="24"/>
        </w:rPr>
      </w:pPr>
      <w:r w:rsidRPr="001A382B">
        <w:rPr>
          <w:rFonts w:cs="Times New Roman"/>
          <w:sz w:val="24"/>
          <w:szCs w:val="24"/>
        </w:rPr>
        <w:t>Alerts calls assigned to DBA queue after L1 team assign\ distribute the calls based on the resource availability.</w:t>
      </w:r>
    </w:p>
    <w:p w:rsidR="009C315B" w:rsidRPr="001A382B" w:rsidRDefault="009C315B" w:rsidP="009C315B">
      <w:pPr>
        <w:ind w:left="360"/>
        <w:rPr>
          <w:rFonts w:cs="Times New Roman"/>
          <w:b/>
          <w:sz w:val="24"/>
          <w:szCs w:val="24"/>
          <w:u w:val="single"/>
        </w:rPr>
      </w:pPr>
      <w:r w:rsidRPr="001A382B">
        <w:rPr>
          <w:rFonts w:cs="Times New Roman"/>
          <w:b/>
          <w:sz w:val="24"/>
          <w:szCs w:val="24"/>
          <w:u w:val="single"/>
        </w:rPr>
        <w:t>Progress steps for incident:</w:t>
      </w:r>
    </w:p>
    <w:p w:rsidR="009C315B" w:rsidRPr="001A382B" w:rsidRDefault="009C315B" w:rsidP="009C315B">
      <w:pPr>
        <w:ind w:left="360"/>
        <w:rPr>
          <w:rFonts w:cs="Times New Roman"/>
          <w:sz w:val="24"/>
          <w:szCs w:val="24"/>
        </w:rPr>
      </w:pPr>
      <w:r w:rsidRPr="001A382B">
        <w:rPr>
          <w:rFonts w:cs="Times New Roman"/>
          <w:sz w:val="24"/>
          <w:szCs w:val="24"/>
        </w:rPr>
        <w:t>New &gt;&gt;Open&gt;&gt;Assign&gt;&gt; in progress [SLA going to start]&gt;&gt;Pending [SLA s</w:t>
      </w:r>
      <w:r w:rsidR="00A4189A">
        <w:rPr>
          <w:rFonts w:cs="Times New Roman"/>
          <w:sz w:val="24"/>
          <w:szCs w:val="24"/>
        </w:rPr>
        <w:t>top calculation]&gt;&gt;Resolved&gt;&gt;Canc</w:t>
      </w:r>
      <w:r w:rsidRPr="001A382B">
        <w:rPr>
          <w:rFonts w:cs="Times New Roman"/>
          <w:sz w:val="24"/>
          <w:szCs w:val="24"/>
        </w:rPr>
        <w:t>led</w:t>
      </w:r>
    </w:p>
    <w:p w:rsidR="009C315B" w:rsidRPr="001A382B" w:rsidRDefault="009C315B" w:rsidP="009C315B">
      <w:pPr>
        <w:ind w:left="360"/>
        <w:rPr>
          <w:rFonts w:cs="Times New Roman"/>
          <w:sz w:val="24"/>
          <w:szCs w:val="24"/>
        </w:rPr>
      </w:pPr>
      <w:r w:rsidRPr="001A382B">
        <w:rPr>
          <w:rFonts w:cs="Times New Roman"/>
          <w:sz w:val="24"/>
          <w:szCs w:val="24"/>
        </w:rPr>
        <w:t>Incident Management is unplanned task</w:t>
      </w:r>
    </w:p>
    <w:p w:rsidR="009C315B" w:rsidRPr="001A382B" w:rsidRDefault="009C315B" w:rsidP="00E61408">
      <w:pPr>
        <w:pStyle w:val="ListParagraph"/>
        <w:numPr>
          <w:ilvl w:val="0"/>
          <w:numId w:val="93"/>
        </w:numPr>
        <w:rPr>
          <w:rFonts w:cs="Times New Roman"/>
          <w:sz w:val="24"/>
          <w:szCs w:val="24"/>
        </w:rPr>
      </w:pPr>
      <w:r w:rsidRPr="001A382B">
        <w:rPr>
          <w:rFonts w:cs="Times New Roman"/>
          <w:sz w:val="24"/>
          <w:szCs w:val="24"/>
        </w:rPr>
        <w:t>System raised</w:t>
      </w:r>
    </w:p>
    <w:p w:rsidR="009C315B" w:rsidRPr="001A382B" w:rsidRDefault="009C315B" w:rsidP="00E61408">
      <w:pPr>
        <w:pStyle w:val="ListParagraph"/>
        <w:numPr>
          <w:ilvl w:val="0"/>
          <w:numId w:val="93"/>
        </w:numPr>
        <w:rPr>
          <w:rFonts w:cs="Times New Roman"/>
          <w:sz w:val="24"/>
          <w:szCs w:val="24"/>
        </w:rPr>
      </w:pPr>
      <w:r w:rsidRPr="001A382B">
        <w:rPr>
          <w:rFonts w:cs="Times New Roman"/>
          <w:sz w:val="24"/>
          <w:szCs w:val="24"/>
        </w:rPr>
        <w:t>User raised</w:t>
      </w:r>
    </w:p>
    <w:p w:rsidR="009C315B" w:rsidRPr="001A382B" w:rsidRDefault="009C315B" w:rsidP="009C315B">
      <w:pPr>
        <w:rPr>
          <w:rFonts w:cs="Times New Roman"/>
          <w:sz w:val="24"/>
          <w:szCs w:val="24"/>
        </w:rPr>
      </w:pPr>
      <w:r w:rsidRPr="001A382B">
        <w:rPr>
          <w:rFonts w:cs="Times New Roman"/>
          <w:b/>
          <w:sz w:val="24"/>
          <w:szCs w:val="24"/>
          <w:u w:val="single"/>
        </w:rPr>
        <w:t>System raised:</w:t>
      </w:r>
      <w:r w:rsidRPr="001A382B">
        <w:rPr>
          <w:rFonts w:cs="Times New Roman"/>
          <w:sz w:val="24"/>
          <w:szCs w:val="24"/>
        </w:rPr>
        <w:t xml:space="preserve"> This type of alerts raised</w:t>
      </w:r>
      <w:r>
        <w:rPr>
          <w:rFonts w:cs="Times New Roman"/>
          <w:sz w:val="24"/>
          <w:szCs w:val="24"/>
        </w:rPr>
        <w:t xml:space="preserve"> by monitoring tool... i.e. BMC</w:t>
      </w:r>
      <w:r w:rsidRPr="001A382B">
        <w:rPr>
          <w:rFonts w:cs="Times New Roman"/>
          <w:sz w:val="24"/>
          <w:szCs w:val="24"/>
        </w:rPr>
        <w:t xml:space="preserve"> Patrol, and SCOM</w:t>
      </w:r>
      <w:r>
        <w:rPr>
          <w:rFonts w:cs="Times New Roman"/>
          <w:sz w:val="24"/>
          <w:szCs w:val="24"/>
        </w:rPr>
        <w:t xml:space="preserve"> (System Centre Operation Manager) </w:t>
      </w:r>
    </w:p>
    <w:p w:rsidR="009C315B" w:rsidRPr="001A382B" w:rsidRDefault="009C315B" w:rsidP="009C315B">
      <w:pPr>
        <w:rPr>
          <w:rFonts w:cs="Times New Roman"/>
          <w:b/>
          <w:sz w:val="24"/>
          <w:szCs w:val="24"/>
        </w:rPr>
      </w:pPr>
      <w:r w:rsidRPr="001A382B">
        <w:rPr>
          <w:rFonts w:cs="Times New Roman"/>
          <w:b/>
          <w:sz w:val="24"/>
          <w:szCs w:val="24"/>
        </w:rPr>
        <w:t>How it works:</w:t>
      </w:r>
    </w:p>
    <w:p w:rsidR="009C315B" w:rsidRPr="001A382B" w:rsidRDefault="009C315B" w:rsidP="009C315B">
      <w:pPr>
        <w:rPr>
          <w:rFonts w:cs="Times New Roman"/>
          <w:sz w:val="24"/>
          <w:szCs w:val="24"/>
        </w:rPr>
      </w:pPr>
      <w:r w:rsidRPr="001A382B">
        <w:rPr>
          <w:rFonts w:cs="Times New Roman"/>
          <w:sz w:val="24"/>
          <w:szCs w:val="24"/>
        </w:rPr>
        <w:t>When any error tracks into SQL server logs or event viewer\agent error logs then patrol agent per each server can monitor and raise alert to BMC remedy to the based on the priority.</w:t>
      </w:r>
    </w:p>
    <w:p w:rsidR="009C315B" w:rsidRPr="001A382B" w:rsidRDefault="009C315B" w:rsidP="009C315B">
      <w:pPr>
        <w:rPr>
          <w:rFonts w:cs="Times New Roman"/>
          <w:sz w:val="24"/>
          <w:szCs w:val="24"/>
        </w:rPr>
      </w:pPr>
      <w:r w:rsidRPr="001A382B">
        <w:rPr>
          <w:rFonts w:cs="Times New Roman"/>
          <w:b/>
          <w:sz w:val="24"/>
          <w:szCs w:val="24"/>
          <w:u w:val="single"/>
        </w:rPr>
        <w:t>User raised:</w:t>
      </w:r>
      <w:r w:rsidRPr="001A382B">
        <w:rPr>
          <w:rFonts w:cs="Times New Roman"/>
          <w:sz w:val="24"/>
          <w:szCs w:val="24"/>
          <w:u w:val="single"/>
        </w:rPr>
        <w:t xml:space="preserve"> </w:t>
      </w:r>
      <w:r w:rsidRPr="001A382B">
        <w:rPr>
          <w:rFonts w:cs="Times New Roman"/>
          <w:sz w:val="24"/>
          <w:szCs w:val="24"/>
        </w:rPr>
        <w:t xml:space="preserve"> Depending on the user requirement to raise a call based on the impact to select priority in SQL Server.</w:t>
      </w:r>
    </w:p>
    <w:p w:rsidR="009C315B" w:rsidRPr="001A382B" w:rsidRDefault="009C315B" w:rsidP="009C315B">
      <w:pPr>
        <w:rPr>
          <w:rFonts w:cs="Times New Roman"/>
          <w:sz w:val="24"/>
          <w:szCs w:val="24"/>
        </w:rPr>
      </w:pPr>
      <w:r w:rsidRPr="00B63178">
        <w:rPr>
          <w:rFonts w:cs="Times New Roman"/>
          <w:b/>
          <w:sz w:val="24"/>
          <w:szCs w:val="24"/>
        </w:rPr>
        <w:t>Note:</w:t>
      </w:r>
      <w:r w:rsidRPr="001A382B">
        <w:rPr>
          <w:rFonts w:cs="Times New Roman"/>
          <w:sz w:val="24"/>
          <w:szCs w:val="24"/>
        </w:rPr>
        <w:t xml:space="preserve"> Always work on any incidents based on the priority and SLA’s</w:t>
      </w:r>
    </w:p>
    <w:p w:rsidR="009C315B" w:rsidRPr="001A382B" w:rsidRDefault="009C315B" w:rsidP="009C315B">
      <w:pPr>
        <w:rPr>
          <w:rFonts w:cs="Times New Roman"/>
          <w:sz w:val="24"/>
          <w:szCs w:val="24"/>
          <w:u w:val="single"/>
        </w:rPr>
      </w:pPr>
      <w:r w:rsidRPr="001A382B">
        <w:rPr>
          <w:rFonts w:cs="Times New Roman"/>
          <w:sz w:val="24"/>
          <w:szCs w:val="24"/>
          <w:u w:val="single"/>
        </w:rPr>
        <w:t>How to login into servers?</w:t>
      </w:r>
    </w:p>
    <w:p w:rsidR="009C315B" w:rsidRPr="001A382B" w:rsidRDefault="009C315B" w:rsidP="00E61408">
      <w:pPr>
        <w:pStyle w:val="ListParagraph"/>
        <w:numPr>
          <w:ilvl w:val="0"/>
          <w:numId w:val="93"/>
        </w:numPr>
        <w:rPr>
          <w:rFonts w:cs="Times New Roman"/>
          <w:sz w:val="24"/>
          <w:szCs w:val="24"/>
        </w:rPr>
      </w:pPr>
      <w:r w:rsidRPr="001A382B">
        <w:rPr>
          <w:rFonts w:cs="Times New Roman"/>
          <w:sz w:val="24"/>
          <w:szCs w:val="24"/>
        </w:rPr>
        <w:t>Go to MSTC [Microsoft terminal service connection] or remote desktop processing&gt;&gt; provide FQDN [Fully qualified domain name] (or) server ip to login.</w:t>
      </w:r>
    </w:p>
    <w:p w:rsidR="009C315B" w:rsidRPr="001A382B" w:rsidRDefault="009C315B" w:rsidP="00E61408">
      <w:pPr>
        <w:pStyle w:val="ListParagraph"/>
        <w:numPr>
          <w:ilvl w:val="0"/>
          <w:numId w:val="93"/>
        </w:numPr>
        <w:rPr>
          <w:rFonts w:cs="Times New Roman"/>
          <w:sz w:val="24"/>
          <w:szCs w:val="24"/>
        </w:rPr>
      </w:pPr>
      <w:r w:rsidRPr="001A382B">
        <w:rPr>
          <w:rFonts w:cs="Times New Roman"/>
          <w:sz w:val="24"/>
          <w:szCs w:val="24"/>
        </w:rPr>
        <w:t>Provide user name and password domain name then connect to login into servers.</w:t>
      </w:r>
    </w:p>
    <w:p w:rsidR="009C315B" w:rsidRPr="001A382B" w:rsidRDefault="009C315B" w:rsidP="009C315B">
      <w:pPr>
        <w:rPr>
          <w:rFonts w:cs="Times New Roman"/>
          <w:sz w:val="24"/>
          <w:szCs w:val="24"/>
        </w:rPr>
      </w:pPr>
    </w:p>
    <w:p w:rsidR="009C315B" w:rsidRDefault="009C315B" w:rsidP="009C315B">
      <w:pPr>
        <w:rPr>
          <w:rFonts w:cs="Times New Roman"/>
          <w:sz w:val="24"/>
          <w:szCs w:val="24"/>
        </w:rPr>
      </w:pPr>
    </w:p>
    <w:p w:rsidR="009C315B" w:rsidRPr="001A382B" w:rsidRDefault="009C315B" w:rsidP="009C315B">
      <w:pPr>
        <w:rPr>
          <w:rFonts w:cs="Times New Roman"/>
          <w:sz w:val="24"/>
          <w:szCs w:val="24"/>
        </w:rPr>
      </w:pPr>
    </w:p>
    <w:p w:rsidR="009C315B" w:rsidRPr="001A382B" w:rsidRDefault="009C315B" w:rsidP="009C315B">
      <w:pPr>
        <w:spacing w:line="240" w:lineRule="auto"/>
        <w:rPr>
          <w:rFonts w:cs="Times New Roman"/>
          <w:b/>
          <w:sz w:val="24"/>
          <w:szCs w:val="24"/>
        </w:rPr>
      </w:pPr>
      <w:r w:rsidRPr="001A382B">
        <w:rPr>
          <w:rFonts w:cs="Times New Roman"/>
          <w:b/>
          <w:sz w:val="24"/>
          <w:szCs w:val="24"/>
        </w:rPr>
        <w:t>Change Management:</w:t>
      </w:r>
    </w:p>
    <w:p w:rsidR="009C315B" w:rsidRPr="001A382B" w:rsidRDefault="009C315B" w:rsidP="009C315B">
      <w:pPr>
        <w:spacing w:line="240" w:lineRule="auto"/>
        <w:rPr>
          <w:rFonts w:cs="Times New Roman"/>
          <w:sz w:val="24"/>
          <w:szCs w:val="24"/>
        </w:rPr>
      </w:pPr>
      <w:r w:rsidRPr="001A382B">
        <w:rPr>
          <w:rFonts w:cs="Times New Roman"/>
          <w:sz w:val="24"/>
          <w:szCs w:val="24"/>
        </w:rPr>
        <w:t xml:space="preserve">Change Management Tool </w:t>
      </w:r>
    </w:p>
    <w:p w:rsidR="009C315B" w:rsidRPr="001A382B" w:rsidRDefault="009C315B" w:rsidP="009C315B">
      <w:pPr>
        <w:spacing w:line="240" w:lineRule="auto"/>
        <w:rPr>
          <w:rFonts w:cs="Times New Roman"/>
          <w:sz w:val="24"/>
          <w:szCs w:val="24"/>
        </w:rPr>
      </w:pPr>
      <w:r w:rsidRPr="001A382B">
        <w:rPr>
          <w:rFonts w:cs="Times New Roman"/>
          <w:sz w:val="24"/>
          <w:szCs w:val="24"/>
        </w:rPr>
        <w:t>BMC Remedy</w:t>
      </w:r>
    </w:p>
    <w:p w:rsidR="009C315B" w:rsidRPr="001A382B" w:rsidRDefault="009C315B" w:rsidP="009C315B">
      <w:pPr>
        <w:spacing w:line="240" w:lineRule="auto"/>
        <w:rPr>
          <w:rFonts w:cs="Times New Roman"/>
          <w:sz w:val="24"/>
          <w:szCs w:val="24"/>
        </w:rPr>
      </w:pPr>
      <w:r w:rsidRPr="001A382B">
        <w:rPr>
          <w:rFonts w:cs="Times New Roman"/>
          <w:sz w:val="24"/>
          <w:szCs w:val="24"/>
        </w:rPr>
        <w:t>CPMS: Change Process Management Service</w:t>
      </w:r>
    </w:p>
    <w:p w:rsidR="009C315B" w:rsidRPr="001A382B" w:rsidRDefault="009C315B" w:rsidP="009C315B">
      <w:pPr>
        <w:spacing w:line="240" w:lineRule="auto"/>
        <w:rPr>
          <w:rFonts w:cs="Times New Roman"/>
          <w:sz w:val="24"/>
          <w:szCs w:val="24"/>
        </w:rPr>
      </w:pPr>
    </w:p>
    <w:p w:rsidR="009C315B" w:rsidRPr="001A382B" w:rsidRDefault="009C315B" w:rsidP="00E61408">
      <w:pPr>
        <w:pStyle w:val="ListParagraph"/>
        <w:numPr>
          <w:ilvl w:val="0"/>
          <w:numId w:val="80"/>
        </w:numPr>
        <w:spacing w:line="240" w:lineRule="auto"/>
        <w:contextualSpacing w:val="0"/>
        <w:rPr>
          <w:rFonts w:cs="Times New Roman"/>
          <w:sz w:val="24"/>
          <w:szCs w:val="24"/>
        </w:rPr>
      </w:pPr>
      <w:r w:rsidRPr="001A382B">
        <w:rPr>
          <w:rFonts w:cs="Times New Roman"/>
          <w:sz w:val="24"/>
          <w:szCs w:val="24"/>
        </w:rPr>
        <w:t xml:space="preserve">Change Management is introducing modifications to an existing environment </w:t>
      </w:r>
    </w:p>
    <w:p w:rsidR="009C315B" w:rsidRPr="001A382B" w:rsidRDefault="009C315B" w:rsidP="00E61408">
      <w:pPr>
        <w:pStyle w:val="ListParagraph"/>
        <w:numPr>
          <w:ilvl w:val="0"/>
          <w:numId w:val="80"/>
        </w:numPr>
        <w:spacing w:line="240" w:lineRule="auto"/>
        <w:contextualSpacing w:val="0"/>
        <w:rPr>
          <w:rFonts w:cs="Times New Roman"/>
          <w:sz w:val="24"/>
          <w:szCs w:val="24"/>
        </w:rPr>
      </w:pPr>
      <w:r w:rsidRPr="001A382B">
        <w:rPr>
          <w:rFonts w:cs="Times New Roman"/>
          <w:sz w:val="24"/>
          <w:szCs w:val="24"/>
        </w:rPr>
        <w:t xml:space="preserve">It’s a planned activity </w:t>
      </w:r>
    </w:p>
    <w:p w:rsidR="009C315B" w:rsidRPr="001A382B" w:rsidRDefault="009C315B" w:rsidP="00E61408">
      <w:pPr>
        <w:pStyle w:val="ListParagraph"/>
        <w:numPr>
          <w:ilvl w:val="0"/>
          <w:numId w:val="80"/>
        </w:numPr>
        <w:spacing w:line="240" w:lineRule="auto"/>
        <w:contextualSpacing w:val="0"/>
        <w:rPr>
          <w:rFonts w:cs="Times New Roman"/>
          <w:sz w:val="24"/>
          <w:szCs w:val="24"/>
        </w:rPr>
      </w:pPr>
      <w:r w:rsidRPr="001A382B">
        <w:rPr>
          <w:rFonts w:cs="Times New Roman"/>
          <w:sz w:val="24"/>
          <w:szCs w:val="24"/>
        </w:rPr>
        <w:t>Its having 3 stages</w:t>
      </w:r>
    </w:p>
    <w:p w:rsidR="009C315B" w:rsidRPr="001A382B" w:rsidRDefault="009C315B" w:rsidP="00E61408">
      <w:pPr>
        <w:pStyle w:val="ListParagraph"/>
        <w:numPr>
          <w:ilvl w:val="0"/>
          <w:numId w:val="81"/>
        </w:numPr>
        <w:spacing w:line="240" w:lineRule="auto"/>
        <w:rPr>
          <w:rFonts w:cs="Times New Roman"/>
          <w:sz w:val="24"/>
          <w:szCs w:val="24"/>
        </w:rPr>
      </w:pPr>
      <w:r w:rsidRPr="001A382B">
        <w:rPr>
          <w:rFonts w:cs="Times New Roman"/>
          <w:b/>
          <w:sz w:val="24"/>
          <w:szCs w:val="24"/>
        </w:rPr>
        <w:t>Normal Changes (CR):</w:t>
      </w:r>
      <w:r w:rsidRPr="001A382B">
        <w:rPr>
          <w:rFonts w:cs="Times New Roman"/>
          <w:sz w:val="24"/>
          <w:szCs w:val="24"/>
        </w:rPr>
        <w:t>:: Ex: File movement, adding file, changing memory parameters, High availability configurations…</w:t>
      </w:r>
    </w:p>
    <w:p w:rsidR="009C315B" w:rsidRPr="001A382B" w:rsidRDefault="009C315B" w:rsidP="00E61408">
      <w:pPr>
        <w:pStyle w:val="ListParagraph"/>
        <w:numPr>
          <w:ilvl w:val="0"/>
          <w:numId w:val="81"/>
        </w:numPr>
        <w:spacing w:line="240" w:lineRule="auto"/>
        <w:rPr>
          <w:rFonts w:cs="Times New Roman"/>
          <w:sz w:val="24"/>
          <w:szCs w:val="24"/>
        </w:rPr>
      </w:pPr>
      <w:r w:rsidRPr="001A382B">
        <w:rPr>
          <w:rFonts w:cs="Times New Roman"/>
          <w:b/>
          <w:sz w:val="24"/>
          <w:szCs w:val="24"/>
        </w:rPr>
        <w:t>Standard Changes (S-CR)</w:t>
      </w:r>
      <w:r w:rsidRPr="001A382B">
        <w:rPr>
          <w:rFonts w:cs="Times New Roman"/>
          <w:sz w:val="24"/>
          <w:szCs w:val="24"/>
        </w:rPr>
        <w:t xml:space="preserve"> ::: Patch management, DR Testing</w:t>
      </w:r>
    </w:p>
    <w:p w:rsidR="009C315B" w:rsidRPr="001A382B" w:rsidRDefault="009C315B" w:rsidP="00E61408">
      <w:pPr>
        <w:pStyle w:val="ListParagraph"/>
        <w:numPr>
          <w:ilvl w:val="0"/>
          <w:numId w:val="81"/>
        </w:numPr>
        <w:spacing w:line="240" w:lineRule="auto"/>
        <w:rPr>
          <w:rFonts w:cs="Times New Roman"/>
          <w:sz w:val="24"/>
          <w:szCs w:val="24"/>
        </w:rPr>
      </w:pPr>
      <w:r w:rsidRPr="001A382B">
        <w:rPr>
          <w:rFonts w:cs="Times New Roman"/>
          <w:b/>
          <w:sz w:val="24"/>
          <w:szCs w:val="24"/>
        </w:rPr>
        <w:t>Emergency Changes (E-CR)</w:t>
      </w:r>
      <w:r w:rsidRPr="001A382B">
        <w:rPr>
          <w:rFonts w:cs="Times New Roman"/>
          <w:sz w:val="24"/>
          <w:szCs w:val="24"/>
        </w:rPr>
        <w:t xml:space="preserve">  ::: disk full ,100% cpu utilization, log file full, Database\Sql service down, Master database down</w:t>
      </w:r>
    </w:p>
    <w:p w:rsidR="009C315B" w:rsidRPr="001A382B" w:rsidRDefault="009C315B" w:rsidP="009C315B">
      <w:pPr>
        <w:spacing w:line="240" w:lineRule="auto"/>
        <w:rPr>
          <w:rFonts w:cs="Times New Roman"/>
          <w:b/>
          <w:sz w:val="24"/>
          <w:szCs w:val="24"/>
        </w:rPr>
      </w:pPr>
      <w:r w:rsidRPr="001A382B">
        <w:rPr>
          <w:rFonts w:cs="Times New Roman"/>
          <w:b/>
          <w:sz w:val="24"/>
          <w:szCs w:val="24"/>
        </w:rPr>
        <w:t>Change Management Process:</w:t>
      </w:r>
    </w:p>
    <w:p w:rsidR="009C315B" w:rsidRPr="001A382B" w:rsidRDefault="009C315B" w:rsidP="00E61408">
      <w:pPr>
        <w:pStyle w:val="ListParagraph"/>
        <w:numPr>
          <w:ilvl w:val="0"/>
          <w:numId w:val="94"/>
        </w:numPr>
        <w:spacing w:line="240" w:lineRule="auto"/>
        <w:rPr>
          <w:rFonts w:cs="Times New Roman"/>
          <w:sz w:val="24"/>
          <w:szCs w:val="24"/>
        </w:rPr>
      </w:pPr>
      <w:r w:rsidRPr="001A382B">
        <w:rPr>
          <w:rFonts w:cs="Times New Roman"/>
          <w:sz w:val="24"/>
          <w:szCs w:val="24"/>
        </w:rPr>
        <w:t>Get all the requirements including down time details from apps team</w:t>
      </w:r>
    </w:p>
    <w:p w:rsidR="009C315B" w:rsidRPr="001A382B" w:rsidRDefault="009C315B" w:rsidP="00E61408">
      <w:pPr>
        <w:pStyle w:val="ListParagraph"/>
        <w:numPr>
          <w:ilvl w:val="0"/>
          <w:numId w:val="94"/>
        </w:numPr>
        <w:spacing w:line="240" w:lineRule="auto"/>
        <w:rPr>
          <w:rFonts w:cs="Times New Roman"/>
          <w:sz w:val="24"/>
          <w:szCs w:val="24"/>
        </w:rPr>
      </w:pPr>
      <w:r w:rsidRPr="001A382B">
        <w:rPr>
          <w:rFonts w:cs="Times New Roman"/>
          <w:sz w:val="24"/>
          <w:szCs w:val="24"/>
        </w:rPr>
        <w:t>Raise a change as per the plan</w:t>
      </w:r>
    </w:p>
    <w:p w:rsidR="009C315B" w:rsidRPr="001A382B" w:rsidRDefault="009C315B" w:rsidP="00E61408">
      <w:pPr>
        <w:pStyle w:val="ListParagraph"/>
        <w:numPr>
          <w:ilvl w:val="0"/>
          <w:numId w:val="94"/>
        </w:numPr>
        <w:spacing w:line="240" w:lineRule="auto"/>
        <w:rPr>
          <w:rFonts w:cs="Times New Roman"/>
          <w:sz w:val="24"/>
          <w:szCs w:val="24"/>
        </w:rPr>
      </w:pPr>
      <w:r w:rsidRPr="001A382B">
        <w:rPr>
          <w:rFonts w:cs="Times New Roman"/>
          <w:sz w:val="24"/>
          <w:szCs w:val="24"/>
        </w:rPr>
        <w:t>Once change raise, pull all technical steps including pre-installation, implementa</w:t>
      </w:r>
      <w:r w:rsidR="00F90C52">
        <w:rPr>
          <w:rFonts w:cs="Times New Roman"/>
          <w:sz w:val="24"/>
          <w:szCs w:val="24"/>
        </w:rPr>
        <w:t>tion, and verification and back</w:t>
      </w:r>
      <w:r w:rsidRPr="001A382B">
        <w:rPr>
          <w:rFonts w:cs="Times New Roman"/>
          <w:sz w:val="24"/>
          <w:szCs w:val="24"/>
        </w:rPr>
        <w:t>o</w:t>
      </w:r>
      <w:r w:rsidR="00F90C52">
        <w:rPr>
          <w:rFonts w:cs="Times New Roman"/>
          <w:sz w:val="24"/>
          <w:szCs w:val="24"/>
        </w:rPr>
        <w:t>u</w:t>
      </w:r>
      <w:r w:rsidRPr="001A382B">
        <w:rPr>
          <w:rFonts w:cs="Times New Roman"/>
          <w:sz w:val="24"/>
          <w:szCs w:val="24"/>
        </w:rPr>
        <w:t>t plan.</w:t>
      </w:r>
    </w:p>
    <w:p w:rsidR="009C315B" w:rsidRPr="001A382B" w:rsidRDefault="009C315B" w:rsidP="00E61408">
      <w:pPr>
        <w:pStyle w:val="ListParagraph"/>
        <w:numPr>
          <w:ilvl w:val="0"/>
          <w:numId w:val="94"/>
        </w:numPr>
        <w:spacing w:line="240" w:lineRule="auto"/>
        <w:rPr>
          <w:rFonts w:cs="Times New Roman"/>
          <w:sz w:val="24"/>
          <w:szCs w:val="24"/>
        </w:rPr>
      </w:pPr>
      <w:r w:rsidRPr="001A382B">
        <w:rPr>
          <w:rFonts w:cs="Times New Roman"/>
          <w:sz w:val="24"/>
          <w:szCs w:val="24"/>
        </w:rPr>
        <w:t>Once completed, get technical side approval</w:t>
      </w:r>
    </w:p>
    <w:p w:rsidR="009C315B" w:rsidRPr="001A382B" w:rsidRDefault="009C315B" w:rsidP="00E61408">
      <w:pPr>
        <w:pStyle w:val="ListParagraph"/>
        <w:numPr>
          <w:ilvl w:val="0"/>
          <w:numId w:val="94"/>
        </w:numPr>
        <w:spacing w:line="240" w:lineRule="auto"/>
        <w:rPr>
          <w:rFonts w:cs="Times New Roman"/>
          <w:sz w:val="24"/>
          <w:szCs w:val="24"/>
        </w:rPr>
      </w:pPr>
      <w:r w:rsidRPr="001A382B">
        <w:rPr>
          <w:rFonts w:cs="Times New Roman"/>
          <w:sz w:val="24"/>
          <w:szCs w:val="24"/>
        </w:rPr>
        <w:t>Once approved, get SDM Approval.[Delivery manager approval\client approval]</w:t>
      </w:r>
    </w:p>
    <w:p w:rsidR="009C315B" w:rsidRPr="001A382B" w:rsidRDefault="009C315B" w:rsidP="00E61408">
      <w:pPr>
        <w:pStyle w:val="ListParagraph"/>
        <w:numPr>
          <w:ilvl w:val="0"/>
          <w:numId w:val="94"/>
        </w:numPr>
        <w:spacing w:line="240" w:lineRule="auto"/>
        <w:rPr>
          <w:rFonts w:cs="Times New Roman"/>
          <w:sz w:val="24"/>
          <w:szCs w:val="24"/>
        </w:rPr>
      </w:pPr>
      <w:r w:rsidRPr="001A382B">
        <w:rPr>
          <w:rFonts w:cs="Times New Roman"/>
          <w:sz w:val="24"/>
          <w:szCs w:val="24"/>
        </w:rPr>
        <w:t>After implement the change as per implementation date and finish as per the time lines.</w:t>
      </w:r>
    </w:p>
    <w:p w:rsidR="009C315B" w:rsidRPr="001A382B" w:rsidRDefault="009C315B" w:rsidP="00E61408">
      <w:pPr>
        <w:pStyle w:val="ListParagraph"/>
        <w:numPr>
          <w:ilvl w:val="0"/>
          <w:numId w:val="94"/>
        </w:numPr>
        <w:spacing w:line="240" w:lineRule="auto"/>
        <w:rPr>
          <w:rFonts w:cs="Times New Roman"/>
          <w:sz w:val="24"/>
          <w:szCs w:val="24"/>
        </w:rPr>
      </w:pPr>
      <w:r w:rsidRPr="001A382B">
        <w:rPr>
          <w:rFonts w:cs="Times New Roman"/>
          <w:sz w:val="24"/>
          <w:szCs w:val="24"/>
        </w:rPr>
        <w:t>Once implement success then Change is success else failed.</w:t>
      </w:r>
    </w:p>
    <w:p w:rsidR="009C315B" w:rsidRPr="001A382B" w:rsidRDefault="009C315B" w:rsidP="009C315B">
      <w:pPr>
        <w:spacing w:line="240" w:lineRule="auto"/>
        <w:rPr>
          <w:rFonts w:cs="Times New Roman"/>
          <w:b/>
          <w:sz w:val="24"/>
          <w:szCs w:val="24"/>
        </w:rPr>
      </w:pPr>
    </w:p>
    <w:p w:rsidR="009C315B" w:rsidRPr="001A382B" w:rsidRDefault="009C315B" w:rsidP="009C315B">
      <w:pPr>
        <w:spacing w:line="240" w:lineRule="auto"/>
        <w:rPr>
          <w:rFonts w:cs="Times New Roman"/>
          <w:b/>
          <w:sz w:val="24"/>
          <w:szCs w:val="24"/>
        </w:rPr>
      </w:pPr>
      <w:r w:rsidRPr="001A382B">
        <w:rPr>
          <w:rFonts w:cs="Times New Roman"/>
          <w:b/>
          <w:sz w:val="24"/>
          <w:szCs w:val="24"/>
        </w:rPr>
        <w:t>Change States:</w:t>
      </w:r>
    </w:p>
    <w:p w:rsidR="009C315B" w:rsidRPr="001A382B" w:rsidRDefault="009C315B" w:rsidP="009C315B">
      <w:pPr>
        <w:spacing w:line="240" w:lineRule="auto"/>
        <w:rPr>
          <w:rFonts w:cs="Times New Roman"/>
          <w:sz w:val="24"/>
          <w:szCs w:val="24"/>
        </w:rPr>
      </w:pPr>
      <w:r w:rsidRPr="001A382B">
        <w:rPr>
          <w:rFonts w:cs="Times New Roman"/>
          <w:sz w:val="24"/>
          <w:szCs w:val="24"/>
        </w:rPr>
        <w:t>Raise Change&gt; Impact assessment&gt; File the technical steps&gt; Pass for technical approval&gt; Pass to SDM approval&gt; Once Approved,</w:t>
      </w:r>
    </w:p>
    <w:p w:rsidR="009C315B" w:rsidRPr="001A382B" w:rsidRDefault="009C315B" w:rsidP="009C315B">
      <w:pPr>
        <w:spacing w:line="240" w:lineRule="auto"/>
        <w:rPr>
          <w:rFonts w:cs="Times New Roman"/>
          <w:sz w:val="24"/>
          <w:szCs w:val="24"/>
        </w:rPr>
      </w:pPr>
    </w:p>
    <w:p w:rsidR="009C315B" w:rsidRPr="001A382B" w:rsidRDefault="009C315B" w:rsidP="009C315B">
      <w:pPr>
        <w:rPr>
          <w:rFonts w:cs="Times New Roman"/>
          <w:b/>
          <w:sz w:val="24"/>
          <w:szCs w:val="24"/>
        </w:rPr>
      </w:pPr>
      <w:r w:rsidRPr="001A382B">
        <w:rPr>
          <w:rFonts w:cs="Times New Roman"/>
          <w:b/>
          <w:sz w:val="24"/>
          <w:szCs w:val="24"/>
        </w:rPr>
        <w:t>Problem Management:</w:t>
      </w:r>
    </w:p>
    <w:p w:rsidR="009C315B" w:rsidRPr="001A382B" w:rsidRDefault="009C315B" w:rsidP="009C315B">
      <w:pPr>
        <w:rPr>
          <w:rFonts w:cs="Times New Roman"/>
          <w:b/>
          <w:sz w:val="24"/>
          <w:szCs w:val="24"/>
        </w:rPr>
      </w:pPr>
      <w:r w:rsidRPr="001A382B">
        <w:rPr>
          <w:rFonts w:cs="Times New Roman"/>
          <w:b/>
          <w:sz w:val="24"/>
          <w:szCs w:val="24"/>
        </w:rPr>
        <w:t xml:space="preserve"> Repetitive or Recurring issues we can fix by using “Problem Management”</w:t>
      </w:r>
    </w:p>
    <w:p w:rsidR="009C315B" w:rsidRPr="001A382B" w:rsidRDefault="009C315B" w:rsidP="00E61408">
      <w:pPr>
        <w:pStyle w:val="ListParagraph"/>
        <w:numPr>
          <w:ilvl w:val="0"/>
          <w:numId w:val="82"/>
        </w:numPr>
        <w:spacing w:line="240" w:lineRule="auto"/>
        <w:rPr>
          <w:rFonts w:cs="Times New Roman"/>
          <w:sz w:val="24"/>
          <w:szCs w:val="24"/>
        </w:rPr>
      </w:pPr>
      <w:r w:rsidRPr="001A382B">
        <w:rPr>
          <w:rFonts w:cs="Times New Roman"/>
          <w:sz w:val="24"/>
          <w:szCs w:val="24"/>
        </w:rPr>
        <w:t xml:space="preserve">Problem Management handles recurring incidents. Problem Management Naming convention is </w:t>
      </w:r>
      <w:r w:rsidRPr="001A382B">
        <w:rPr>
          <w:rFonts w:cs="Times New Roman"/>
          <w:b/>
          <w:sz w:val="24"/>
          <w:szCs w:val="24"/>
        </w:rPr>
        <w:t>‘PRB’</w:t>
      </w:r>
    </w:p>
    <w:p w:rsidR="009C315B" w:rsidRPr="001A382B" w:rsidRDefault="009C315B" w:rsidP="00E61408">
      <w:pPr>
        <w:pStyle w:val="ListParagraph"/>
        <w:numPr>
          <w:ilvl w:val="0"/>
          <w:numId w:val="82"/>
        </w:numPr>
        <w:spacing w:line="240" w:lineRule="auto"/>
        <w:rPr>
          <w:rFonts w:cs="Times New Roman"/>
          <w:sz w:val="24"/>
          <w:szCs w:val="24"/>
        </w:rPr>
      </w:pPr>
      <w:r w:rsidRPr="001A382B">
        <w:rPr>
          <w:rFonts w:cs="Times New Roman"/>
          <w:sz w:val="24"/>
          <w:szCs w:val="24"/>
        </w:rPr>
        <w:t>Identify the causes, resolve if it is from root</w:t>
      </w:r>
    </w:p>
    <w:p w:rsidR="009C315B" w:rsidRPr="001A382B" w:rsidRDefault="009C315B" w:rsidP="00E61408">
      <w:pPr>
        <w:pStyle w:val="ListParagraph"/>
        <w:numPr>
          <w:ilvl w:val="0"/>
          <w:numId w:val="82"/>
        </w:numPr>
        <w:spacing w:line="240" w:lineRule="auto"/>
        <w:rPr>
          <w:rFonts w:cs="Times New Roman"/>
          <w:sz w:val="24"/>
          <w:szCs w:val="24"/>
        </w:rPr>
      </w:pPr>
      <w:r w:rsidRPr="001A382B">
        <w:rPr>
          <w:rFonts w:cs="Times New Roman"/>
          <w:sz w:val="24"/>
          <w:szCs w:val="24"/>
        </w:rPr>
        <w:t>Generally Sr.L3/L4 will be doing problem management</w:t>
      </w:r>
    </w:p>
    <w:p w:rsidR="009C315B" w:rsidRPr="001A382B" w:rsidRDefault="009C315B" w:rsidP="00E61408">
      <w:pPr>
        <w:pStyle w:val="ListParagraph"/>
        <w:numPr>
          <w:ilvl w:val="0"/>
          <w:numId w:val="82"/>
        </w:numPr>
        <w:spacing w:line="240" w:lineRule="auto"/>
        <w:rPr>
          <w:rFonts w:cs="Times New Roman"/>
          <w:sz w:val="24"/>
          <w:szCs w:val="24"/>
        </w:rPr>
      </w:pPr>
      <w:r w:rsidRPr="001A382B">
        <w:rPr>
          <w:rFonts w:cs="Times New Roman"/>
          <w:sz w:val="24"/>
          <w:szCs w:val="24"/>
        </w:rPr>
        <w:t>For every Problem once it is resolved requires a RCA (Root cause analysis )</w:t>
      </w:r>
    </w:p>
    <w:p w:rsidR="009C315B" w:rsidRDefault="009C315B" w:rsidP="009C315B">
      <w:pPr>
        <w:spacing w:line="240" w:lineRule="auto"/>
        <w:rPr>
          <w:rFonts w:cs="Times New Roman"/>
          <w:sz w:val="24"/>
          <w:szCs w:val="24"/>
        </w:rPr>
      </w:pPr>
      <w:r w:rsidRPr="001A382B">
        <w:rPr>
          <w:rFonts w:cs="Times New Roman"/>
          <w:b/>
          <w:sz w:val="24"/>
          <w:szCs w:val="24"/>
        </w:rPr>
        <w:t>Note</w:t>
      </w:r>
      <w:r w:rsidRPr="001A382B">
        <w:rPr>
          <w:rFonts w:cs="Times New Roman"/>
          <w:sz w:val="24"/>
          <w:szCs w:val="24"/>
        </w:rPr>
        <w:t>: PB tickets handled by Pb management coordinators by setting up the call, getting updates from all team. On time all members should provide the correct updates.</w:t>
      </w:r>
    </w:p>
    <w:p w:rsidR="009C315B" w:rsidRPr="0033178C" w:rsidRDefault="009C315B" w:rsidP="009C315B">
      <w:pPr>
        <w:spacing w:line="240" w:lineRule="auto"/>
        <w:rPr>
          <w:rFonts w:cs="Times New Roman"/>
          <w:sz w:val="24"/>
          <w:szCs w:val="24"/>
        </w:rPr>
      </w:pPr>
      <w:r w:rsidRPr="001A382B">
        <w:rPr>
          <w:rFonts w:cs="Times New Roman"/>
          <w:b/>
          <w:sz w:val="24"/>
          <w:szCs w:val="24"/>
        </w:rPr>
        <w:t>Capacity planning\management:</w:t>
      </w:r>
    </w:p>
    <w:p w:rsidR="009C315B" w:rsidRPr="001A382B" w:rsidRDefault="009C315B" w:rsidP="00E61408">
      <w:pPr>
        <w:pStyle w:val="ListParagraph"/>
        <w:numPr>
          <w:ilvl w:val="0"/>
          <w:numId w:val="83"/>
        </w:numPr>
        <w:spacing w:line="240" w:lineRule="auto"/>
        <w:rPr>
          <w:rFonts w:cs="Times New Roman"/>
          <w:sz w:val="24"/>
          <w:szCs w:val="24"/>
        </w:rPr>
      </w:pPr>
      <w:r w:rsidRPr="001A382B">
        <w:rPr>
          <w:rFonts w:cs="Times New Roman"/>
          <w:sz w:val="24"/>
          <w:szCs w:val="24"/>
        </w:rPr>
        <w:t>Forecasting the growth of database is called Capacity planning.</w:t>
      </w:r>
    </w:p>
    <w:p w:rsidR="009C315B" w:rsidRPr="001A382B" w:rsidRDefault="009C315B" w:rsidP="00E61408">
      <w:pPr>
        <w:pStyle w:val="ListParagraph"/>
        <w:numPr>
          <w:ilvl w:val="0"/>
          <w:numId w:val="83"/>
        </w:numPr>
        <w:spacing w:line="240" w:lineRule="auto"/>
        <w:rPr>
          <w:rFonts w:cs="Times New Roman"/>
          <w:sz w:val="24"/>
          <w:szCs w:val="24"/>
        </w:rPr>
      </w:pPr>
      <w:r w:rsidRPr="001A382B">
        <w:rPr>
          <w:rFonts w:cs="Times New Roman"/>
          <w:sz w:val="24"/>
          <w:szCs w:val="24"/>
        </w:rPr>
        <w:t>It is nothing but a Disk planning</w:t>
      </w:r>
    </w:p>
    <w:p w:rsidR="009C315B" w:rsidRPr="001A382B" w:rsidRDefault="009C315B" w:rsidP="00E61408">
      <w:pPr>
        <w:pStyle w:val="ListParagraph"/>
        <w:numPr>
          <w:ilvl w:val="0"/>
          <w:numId w:val="83"/>
        </w:numPr>
        <w:spacing w:line="240" w:lineRule="auto"/>
        <w:rPr>
          <w:rFonts w:cs="Times New Roman"/>
          <w:sz w:val="24"/>
          <w:szCs w:val="24"/>
        </w:rPr>
      </w:pPr>
      <w:r w:rsidRPr="001A382B">
        <w:rPr>
          <w:rFonts w:cs="Times New Roman"/>
          <w:sz w:val="24"/>
          <w:szCs w:val="24"/>
        </w:rPr>
        <w:t>Volume reporting is giving 1 month is estimation report and it is given to 1 year to allocated the disk space</w:t>
      </w:r>
    </w:p>
    <w:p w:rsidR="009C315B" w:rsidRPr="001A382B" w:rsidRDefault="009C315B" w:rsidP="009C315B">
      <w:pPr>
        <w:spacing w:line="240" w:lineRule="auto"/>
        <w:rPr>
          <w:rFonts w:cs="Times New Roman"/>
          <w:sz w:val="24"/>
          <w:szCs w:val="24"/>
        </w:rPr>
      </w:pPr>
      <w:r w:rsidRPr="001A382B">
        <w:rPr>
          <w:rFonts w:cs="Times New Roman"/>
          <w:b/>
          <w:sz w:val="24"/>
          <w:szCs w:val="24"/>
        </w:rPr>
        <w:t xml:space="preserve">Server\Database Hardening rules: </w:t>
      </w:r>
      <w:r w:rsidRPr="001A382B">
        <w:rPr>
          <w:rFonts w:cs="Times New Roman"/>
          <w:sz w:val="24"/>
          <w:szCs w:val="24"/>
        </w:rPr>
        <w:t>Harding is to protect the server from threats</w:t>
      </w:r>
    </w:p>
    <w:p w:rsidR="009C315B" w:rsidRPr="001A382B" w:rsidRDefault="009C315B" w:rsidP="009C315B">
      <w:pPr>
        <w:spacing w:line="240" w:lineRule="auto"/>
        <w:rPr>
          <w:rFonts w:cs="Times New Roman"/>
          <w:sz w:val="24"/>
          <w:szCs w:val="24"/>
        </w:rPr>
      </w:pPr>
      <w:r w:rsidRPr="001A382B">
        <w:rPr>
          <w:rFonts w:cs="Times New Roman"/>
          <w:sz w:val="24"/>
          <w:szCs w:val="24"/>
        </w:rPr>
        <w:t>Harding is to protect the server from threats</w:t>
      </w:r>
    </w:p>
    <w:p w:rsidR="009C315B" w:rsidRPr="001A382B" w:rsidRDefault="009C315B" w:rsidP="009C315B">
      <w:pPr>
        <w:spacing w:line="240" w:lineRule="auto"/>
        <w:rPr>
          <w:rFonts w:cs="Times New Roman"/>
          <w:sz w:val="24"/>
          <w:szCs w:val="24"/>
        </w:rPr>
      </w:pPr>
      <w:r w:rsidRPr="001A382B">
        <w:rPr>
          <w:rFonts w:cs="Times New Roman"/>
          <w:sz w:val="24"/>
          <w:szCs w:val="24"/>
        </w:rPr>
        <w:t>Rules:</w:t>
      </w:r>
    </w:p>
    <w:p w:rsidR="009C315B" w:rsidRPr="001A382B" w:rsidRDefault="009C315B" w:rsidP="00E61408">
      <w:pPr>
        <w:pStyle w:val="ListParagraph"/>
        <w:numPr>
          <w:ilvl w:val="0"/>
          <w:numId w:val="90"/>
        </w:numPr>
        <w:spacing w:line="240" w:lineRule="auto"/>
        <w:rPr>
          <w:rFonts w:cs="Times New Roman"/>
          <w:b/>
          <w:sz w:val="24"/>
          <w:szCs w:val="24"/>
        </w:rPr>
      </w:pPr>
      <w:r w:rsidRPr="001A382B">
        <w:rPr>
          <w:rFonts w:cs="Times New Roman"/>
          <w:b/>
          <w:sz w:val="24"/>
          <w:szCs w:val="24"/>
        </w:rPr>
        <w:t>Remove un necessary roles to the users\logins</w:t>
      </w:r>
    </w:p>
    <w:p w:rsidR="009C315B" w:rsidRPr="001A382B" w:rsidRDefault="009C315B" w:rsidP="00E61408">
      <w:pPr>
        <w:pStyle w:val="ListParagraph"/>
        <w:numPr>
          <w:ilvl w:val="0"/>
          <w:numId w:val="90"/>
        </w:numPr>
        <w:spacing w:line="240" w:lineRule="auto"/>
        <w:rPr>
          <w:rFonts w:cs="Times New Roman"/>
          <w:b/>
          <w:sz w:val="24"/>
          <w:szCs w:val="24"/>
        </w:rPr>
      </w:pPr>
      <w:r w:rsidRPr="001A382B">
        <w:rPr>
          <w:rFonts w:cs="Times New Roman"/>
          <w:b/>
          <w:sz w:val="24"/>
          <w:szCs w:val="24"/>
        </w:rPr>
        <w:t xml:space="preserve">Provide strong sa password </w:t>
      </w:r>
    </w:p>
    <w:p w:rsidR="009C315B" w:rsidRPr="001A382B" w:rsidRDefault="009C315B" w:rsidP="00E61408">
      <w:pPr>
        <w:pStyle w:val="ListParagraph"/>
        <w:numPr>
          <w:ilvl w:val="0"/>
          <w:numId w:val="90"/>
        </w:numPr>
        <w:spacing w:line="240" w:lineRule="auto"/>
        <w:rPr>
          <w:rFonts w:cs="Times New Roman"/>
          <w:b/>
          <w:sz w:val="24"/>
          <w:szCs w:val="24"/>
        </w:rPr>
      </w:pPr>
      <w:r w:rsidRPr="001A382B">
        <w:rPr>
          <w:rFonts w:cs="Times New Roman"/>
          <w:b/>
          <w:sz w:val="24"/>
          <w:szCs w:val="24"/>
        </w:rPr>
        <w:t>Disable built-in administrator account</w:t>
      </w:r>
    </w:p>
    <w:p w:rsidR="009C315B" w:rsidRPr="001A382B" w:rsidRDefault="009C315B" w:rsidP="00E61408">
      <w:pPr>
        <w:pStyle w:val="ListParagraph"/>
        <w:numPr>
          <w:ilvl w:val="0"/>
          <w:numId w:val="90"/>
        </w:numPr>
        <w:spacing w:line="240" w:lineRule="auto"/>
        <w:rPr>
          <w:rFonts w:cs="Times New Roman"/>
          <w:b/>
          <w:sz w:val="24"/>
          <w:szCs w:val="24"/>
        </w:rPr>
      </w:pPr>
      <w:r w:rsidRPr="001A382B">
        <w:rPr>
          <w:rFonts w:cs="Times New Roman"/>
          <w:b/>
          <w:sz w:val="24"/>
          <w:szCs w:val="24"/>
        </w:rPr>
        <w:t>Remove unnecessary users\logins</w:t>
      </w:r>
    </w:p>
    <w:p w:rsidR="009C315B" w:rsidRPr="001A382B" w:rsidRDefault="009C315B" w:rsidP="00E61408">
      <w:pPr>
        <w:pStyle w:val="ListParagraph"/>
        <w:numPr>
          <w:ilvl w:val="0"/>
          <w:numId w:val="90"/>
        </w:numPr>
        <w:spacing w:line="240" w:lineRule="auto"/>
        <w:rPr>
          <w:rFonts w:cs="Times New Roman"/>
          <w:b/>
          <w:sz w:val="24"/>
          <w:szCs w:val="24"/>
        </w:rPr>
      </w:pPr>
      <w:r w:rsidRPr="001A382B">
        <w:rPr>
          <w:rFonts w:cs="Times New Roman"/>
          <w:b/>
          <w:sz w:val="24"/>
          <w:szCs w:val="24"/>
        </w:rPr>
        <w:t>Always create instead of individual logins create groups</w:t>
      </w:r>
    </w:p>
    <w:p w:rsidR="009C315B" w:rsidRPr="001A382B" w:rsidRDefault="009C315B" w:rsidP="009C315B">
      <w:pPr>
        <w:pStyle w:val="ListParagraph"/>
        <w:spacing w:line="240" w:lineRule="auto"/>
        <w:rPr>
          <w:rFonts w:cs="Times New Roman"/>
          <w:b/>
          <w:sz w:val="24"/>
          <w:szCs w:val="24"/>
        </w:rPr>
      </w:pPr>
    </w:p>
    <w:p w:rsidR="009C315B" w:rsidRPr="001A382B" w:rsidRDefault="009C315B" w:rsidP="009C315B">
      <w:pPr>
        <w:spacing w:line="240" w:lineRule="auto"/>
        <w:rPr>
          <w:rFonts w:cs="Times New Roman"/>
          <w:b/>
          <w:sz w:val="24"/>
          <w:szCs w:val="24"/>
        </w:rPr>
      </w:pPr>
      <w:r w:rsidRPr="001A382B">
        <w:rPr>
          <w:rFonts w:cs="Times New Roman"/>
          <w:b/>
          <w:color w:val="FF0000"/>
          <w:sz w:val="24"/>
          <w:szCs w:val="24"/>
        </w:rPr>
        <w:t>BCP</w:t>
      </w:r>
      <w:r w:rsidRPr="001A382B">
        <w:rPr>
          <w:rFonts w:cs="Times New Roman"/>
          <w:b/>
          <w:sz w:val="24"/>
          <w:szCs w:val="24"/>
        </w:rPr>
        <w:t xml:space="preserve"> (Business continuity Plan) Plan:</w:t>
      </w:r>
    </w:p>
    <w:p w:rsidR="009C315B" w:rsidRPr="001A382B" w:rsidRDefault="009C315B" w:rsidP="00E61408">
      <w:pPr>
        <w:pStyle w:val="ListParagraph"/>
        <w:numPr>
          <w:ilvl w:val="0"/>
          <w:numId w:val="85"/>
        </w:numPr>
        <w:spacing w:line="240" w:lineRule="auto"/>
        <w:rPr>
          <w:rFonts w:cs="Times New Roman"/>
          <w:sz w:val="24"/>
          <w:szCs w:val="24"/>
        </w:rPr>
      </w:pPr>
      <w:r w:rsidRPr="001A382B">
        <w:rPr>
          <w:rFonts w:cs="Times New Roman"/>
          <w:sz w:val="24"/>
          <w:szCs w:val="24"/>
        </w:rPr>
        <w:t>BCP is to defines and perform the day-to-day operations at multiple locations.</w:t>
      </w:r>
    </w:p>
    <w:p w:rsidR="009C315B" w:rsidRPr="001A382B" w:rsidRDefault="009C315B" w:rsidP="00E61408">
      <w:pPr>
        <w:pStyle w:val="ListParagraph"/>
        <w:numPr>
          <w:ilvl w:val="0"/>
          <w:numId w:val="85"/>
        </w:numPr>
        <w:spacing w:line="240" w:lineRule="auto"/>
        <w:rPr>
          <w:rFonts w:cs="Times New Roman"/>
          <w:sz w:val="24"/>
          <w:szCs w:val="24"/>
        </w:rPr>
      </w:pPr>
      <w:r w:rsidRPr="001A382B">
        <w:rPr>
          <w:rFonts w:cs="Times New Roman"/>
          <w:sz w:val="24"/>
          <w:szCs w:val="24"/>
        </w:rPr>
        <w:t>If one server is down then another server  is do the process</w:t>
      </w:r>
    </w:p>
    <w:p w:rsidR="009C315B" w:rsidRPr="001A382B" w:rsidRDefault="009C315B" w:rsidP="00E61408">
      <w:pPr>
        <w:pStyle w:val="ListParagraph"/>
        <w:numPr>
          <w:ilvl w:val="0"/>
          <w:numId w:val="85"/>
        </w:numPr>
        <w:spacing w:line="240" w:lineRule="auto"/>
        <w:rPr>
          <w:rFonts w:cs="Times New Roman"/>
          <w:sz w:val="24"/>
          <w:szCs w:val="24"/>
        </w:rPr>
      </w:pPr>
      <w:r w:rsidRPr="001A382B">
        <w:rPr>
          <w:rFonts w:cs="Times New Roman"/>
          <w:sz w:val="24"/>
          <w:szCs w:val="24"/>
        </w:rPr>
        <w:t>Every year once one resource move to another location and work from there, and end of the same day has to provide a clear BCP team and again this is ITIL process.</w:t>
      </w:r>
    </w:p>
    <w:p w:rsidR="009C315B" w:rsidRPr="001A382B" w:rsidRDefault="009C315B" w:rsidP="009C315B">
      <w:pPr>
        <w:spacing w:line="240" w:lineRule="auto"/>
        <w:rPr>
          <w:rFonts w:cs="Times New Roman"/>
          <w:sz w:val="24"/>
          <w:szCs w:val="24"/>
        </w:rPr>
      </w:pPr>
      <w:r w:rsidRPr="001A382B">
        <w:rPr>
          <w:rFonts w:cs="Times New Roman"/>
          <w:b/>
          <w:color w:val="FF0000"/>
          <w:sz w:val="24"/>
          <w:szCs w:val="24"/>
        </w:rPr>
        <w:t>RCA</w:t>
      </w:r>
      <w:r w:rsidRPr="001A382B">
        <w:rPr>
          <w:rFonts w:cs="Times New Roman"/>
          <w:b/>
          <w:sz w:val="24"/>
          <w:szCs w:val="24"/>
        </w:rPr>
        <w:t xml:space="preserve"> (Root Cause Analysis) Plan:</w:t>
      </w:r>
    </w:p>
    <w:p w:rsidR="009C315B" w:rsidRPr="001A382B" w:rsidRDefault="009C315B" w:rsidP="00E61408">
      <w:pPr>
        <w:pStyle w:val="ListParagraph"/>
        <w:numPr>
          <w:ilvl w:val="0"/>
          <w:numId w:val="86"/>
        </w:numPr>
        <w:spacing w:line="240" w:lineRule="auto"/>
        <w:rPr>
          <w:rFonts w:cs="Times New Roman"/>
          <w:color w:val="000000" w:themeColor="text1"/>
          <w:sz w:val="24"/>
          <w:szCs w:val="24"/>
        </w:rPr>
      </w:pPr>
      <w:r w:rsidRPr="001A382B">
        <w:rPr>
          <w:rFonts w:cs="Times New Roman"/>
          <w:color w:val="000000" w:themeColor="text1"/>
          <w:sz w:val="24"/>
          <w:szCs w:val="24"/>
        </w:rPr>
        <w:t>This is related to Problem management</w:t>
      </w:r>
    </w:p>
    <w:p w:rsidR="009C315B" w:rsidRPr="001A382B" w:rsidRDefault="009C315B" w:rsidP="00E61408">
      <w:pPr>
        <w:pStyle w:val="ListParagraph"/>
        <w:numPr>
          <w:ilvl w:val="0"/>
          <w:numId w:val="86"/>
        </w:numPr>
        <w:spacing w:line="240" w:lineRule="auto"/>
        <w:rPr>
          <w:rFonts w:cs="Times New Roman"/>
          <w:color w:val="000000" w:themeColor="text1"/>
          <w:sz w:val="24"/>
          <w:szCs w:val="24"/>
        </w:rPr>
      </w:pPr>
      <w:r w:rsidRPr="001A382B">
        <w:rPr>
          <w:rFonts w:cs="Times New Roman"/>
          <w:color w:val="000000" w:themeColor="text1"/>
          <w:sz w:val="24"/>
          <w:szCs w:val="24"/>
        </w:rPr>
        <w:t xml:space="preserve">In root cause analysis  </w:t>
      </w:r>
    </w:p>
    <w:p w:rsidR="009C315B" w:rsidRPr="001A382B" w:rsidRDefault="009C315B" w:rsidP="00E61408">
      <w:pPr>
        <w:pStyle w:val="ListParagraph"/>
        <w:numPr>
          <w:ilvl w:val="0"/>
          <w:numId w:val="87"/>
        </w:numPr>
        <w:spacing w:line="240" w:lineRule="auto"/>
        <w:rPr>
          <w:rFonts w:cs="Times New Roman"/>
          <w:color w:val="000000" w:themeColor="text1"/>
          <w:sz w:val="24"/>
          <w:szCs w:val="24"/>
        </w:rPr>
      </w:pPr>
      <w:r w:rsidRPr="001A382B">
        <w:rPr>
          <w:rFonts w:cs="Times New Roman"/>
          <w:color w:val="000000" w:themeColor="text1"/>
          <w:sz w:val="24"/>
          <w:szCs w:val="24"/>
        </w:rPr>
        <w:t>Issue/problem</w:t>
      </w:r>
    </w:p>
    <w:p w:rsidR="009C315B" w:rsidRPr="001A382B" w:rsidRDefault="009C315B" w:rsidP="00E61408">
      <w:pPr>
        <w:pStyle w:val="ListParagraph"/>
        <w:numPr>
          <w:ilvl w:val="0"/>
          <w:numId w:val="87"/>
        </w:numPr>
        <w:spacing w:line="240" w:lineRule="auto"/>
        <w:rPr>
          <w:rFonts w:cs="Times New Roman"/>
          <w:color w:val="000000" w:themeColor="text1"/>
          <w:sz w:val="24"/>
          <w:szCs w:val="24"/>
        </w:rPr>
      </w:pPr>
      <w:r w:rsidRPr="001A382B">
        <w:rPr>
          <w:rFonts w:cs="Times New Roman"/>
          <w:color w:val="000000" w:themeColor="text1"/>
          <w:sz w:val="24"/>
          <w:szCs w:val="24"/>
        </w:rPr>
        <w:t>Solution</w:t>
      </w:r>
    </w:p>
    <w:p w:rsidR="009C315B" w:rsidRPr="001A382B" w:rsidRDefault="009C315B" w:rsidP="00E61408">
      <w:pPr>
        <w:pStyle w:val="ListParagraph"/>
        <w:numPr>
          <w:ilvl w:val="0"/>
          <w:numId w:val="87"/>
        </w:numPr>
        <w:spacing w:line="240" w:lineRule="auto"/>
        <w:rPr>
          <w:rFonts w:cs="Times New Roman"/>
          <w:color w:val="000000" w:themeColor="text1"/>
          <w:sz w:val="24"/>
          <w:szCs w:val="24"/>
        </w:rPr>
      </w:pPr>
      <w:r w:rsidRPr="001A382B">
        <w:rPr>
          <w:rFonts w:cs="Times New Roman"/>
          <w:color w:val="000000" w:themeColor="text1"/>
          <w:sz w:val="24"/>
          <w:szCs w:val="24"/>
        </w:rPr>
        <w:t>Measurement</w:t>
      </w:r>
    </w:p>
    <w:p w:rsidR="009C315B" w:rsidRPr="001A382B" w:rsidRDefault="009C315B" w:rsidP="00E61408">
      <w:pPr>
        <w:pStyle w:val="ListParagraph"/>
        <w:numPr>
          <w:ilvl w:val="0"/>
          <w:numId w:val="87"/>
        </w:numPr>
        <w:spacing w:line="240" w:lineRule="auto"/>
        <w:rPr>
          <w:rFonts w:cs="Times New Roman"/>
          <w:color w:val="000000" w:themeColor="text1"/>
          <w:sz w:val="24"/>
          <w:szCs w:val="24"/>
        </w:rPr>
      </w:pPr>
      <w:r w:rsidRPr="001A382B">
        <w:rPr>
          <w:rFonts w:cs="Times New Roman"/>
          <w:color w:val="000000" w:themeColor="text1"/>
          <w:sz w:val="24"/>
          <w:szCs w:val="24"/>
        </w:rPr>
        <w:t>Mitigate not to happen again the same issue in server.</w:t>
      </w:r>
    </w:p>
    <w:p w:rsidR="009C315B" w:rsidRPr="001A382B" w:rsidRDefault="009C315B" w:rsidP="009C315B">
      <w:pPr>
        <w:rPr>
          <w:rFonts w:cs="Times New Roman"/>
          <w:sz w:val="24"/>
          <w:szCs w:val="24"/>
        </w:rPr>
      </w:pPr>
      <w:r w:rsidRPr="001A382B">
        <w:rPr>
          <w:rFonts w:cs="Times New Roman"/>
          <w:b/>
          <w:color w:val="FF0000"/>
          <w:sz w:val="24"/>
          <w:szCs w:val="24"/>
        </w:rPr>
        <w:t xml:space="preserve">RACI </w:t>
      </w:r>
      <w:r w:rsidRPr="001A382B">
        <w:rPr>
          <w:rFonts w:cs="Times New Roman"/>
          <w:b/>
          <w:sz w:val="24"/>
          <w:szCs w:val="24"/>
        </w:rPr>
        <w:t xml:space="preserve">Matrix: </w:t>
      </w:r>
      <w:r w:rsidRPr="001A382B">
        <w:rPr>
          <w:rFonts w:cs="Times New Roman"/>
          <w:sz w:val="24"/>
          <w:szCs w:val="24"/>
        </w:rPr>
        <w:t>Defines Roles and responsibilities from each team which relate to each team.</w:t>
      </w:r>
    </w:p>
    <w:p w:rsidR="009C315B" w:rsidRPr="001A382B" w:rsidRDefault="009C315B" w:rsidP="009C315B">
      <w:pPr>
        <w:rPr>
          <w:rFonts w:cs="Times New Roman"/>
          <w:sz w:val="24"/>
          <w:szCs w:val="24"/>
        </w:rPr>
      </w:pPr>
    </w:p>
    <w:p w:rsidR="009C315B" w:rsidRPr="001A382B" w:rsidRDefault="009C315B" w:rsidP="00E61408">
      <w:pPr>
        <w:pStyle w:val="ListParagraph"/>
        <w:numPr>
          <w:ilvl w:val="0"/>
          <w:numId w:val="88"/>
        </w:numPr>
        <w:rPr>
          <w:rFonts w:cs="Times New Roman"/>
          <w:sz w:val="24"/>
          <w:szCs w:val="24"/>
        </w:rPr>
      </w:pPr>
      <w:r w:rsidRPr="001A382B">
        <w:rPr>
          <w:rFonts w:cs="Times New Roman"/>
          <w:sz w:val="24"/>
          <w:szCs w:val="24"/>
        </w:rPr>
        <w:t>R- Responsibility</w:t>
      </w:r>
    </w:p>
    <w:p w:rsidR="009C315B" w:rsidRPr="001A382B" w:rsidRDefault="009C315B" w:rsidP="00E61408">
      <w:pPr>
        <w:pStyle w:val="ListParagraph"/>
        <w:numPr>
          <w:ilvl w:val="0"/>
          <w:numId w:val="88"/>
        </w:numPr>
        <w:rPr>
          <w:rFonts w:cs="Times New Roman"/>
          <w:sz w:val="24"/>
          <w:szCs w:val="24"/>
        </w:rPr>
      </w:pPr>
      <w:r w:rsidRPr="001A382B">
        <w:rPr>
          <w:rFonts w:cs="Times New Roman"/>
          <w:sz w:val="24"/>
          <w:szCs w:val="24"/>
        </w:rPr>
        <w:t>A-Accountable</w:t>
      </w:r>
    </w:p>
    <w:p w:rsidR="009C315B" w:rsidRPr="001A382B" w:rsidRDefault="009C315B" w:rsidP="00E61408">
      <w:pPr>
        <w:pStyle w:val="ListParagraph"/>
        <w:numPr>
          <w:ilvl w:val="0"/>
          <w:numId w:val="88"/>
        </w:numPr>
        <w:rPr>
          <w:rFonts w:cs="Times New Roman"/>
          <w:sz w:val="24"/>
          <w:szCs w:val="24"/>
        </w:rPr>
      </w:pPr>
      <w:r w:rsidRPr="001A382B">
        <w:rPr>
          <w:rFonts w:cs="Times New Roman"/>
          <w:sz w:val="24"/>
          <w:szCs w:val="24"/>
        </w:rPr>
        <w:t>C-Consult</w:t>
      </w:r>
    </w:p>
    <w:p w:rsidR="009C315B" w:rsidRPr="001A382B" w:rsidRDefault="009C315B" w:rsidP="00E61408">
      <w:pPr>
        <w:pStyle w:val="ListParagraph"/>
        <w:numPr>
          <w:ilvl w:val="0"/>
          <w:numId w:val="88"/>
        </w:numPr>
        <w:rPr>
          <w:rFonts w:cs="Times New Roman"/>
          <w:sz w:val="24"/>
          <w:szCs w:val="24"/>
        </w:rPr>
      </w:pPr>
      <w:r w:rsidRPr="001A382B">
        <w:rPr>
          <w:rFonts w:cs="Times New Roman"/>
          <w:sz w:val="24"/>
          <w:szCs w:val="24"/>
        </w:rPr>
        <w:t>I-Inform</w:t>
      </w:r>
    </w:p>
    <w:p w:rsidR="009C315B" w:rsidRPr="001A382B" w:rsidRDefault="009C315B" w:rsidP="00E61408">
      <w:pPr>
        <w:pStyle w:val="ListParagraph"/>
        <w:numPr>
          <w:ilvl w:val="0"/>
          <w:numId w:val="89"/>
        </w:numPr>
        <w:spacing w:line="240" w:lineRule="auto"/>
        <w:rPr>
          <w:rFonts w:cs="Times New Roman"/>
          <w:sz w:val="24"/>
          <w:szCs w:val="24"/>
        </w:rPr>
      </w:pPr>
      <w:r w:rsidRPr="001A382B">
        <w:rPr>
          <w:rFonts w:cs="Times New Roman"/>
          <w:sz w:val="24"/>
          <w:szCs w:val="24"/>
        </w:rPr>
        <w:t>RACI is a simple Excel sheet</w:t>
      </w:r>
    </w:p>
    <w:p w:rsidR="009C315B" w:rsidRPr="001A382B" w:rsidRDefault="009C315B" w:rsidP="009C315B">
      <w:pPr>
        <w:pStyle w:val="ListParagraph"/>
        <w:spacing w:line="240" w:lineRule="auto"/>
        <w:rPr>
          <w:rFonts w:cs="Times New Roman"/>
          <w:sz w:val="24"/>
          <w:szCs w:val="24"/>
        </w:rPr>
      </w:pPr>
    </w:p>
    <w:p w:rsidR="009C315B" w:rsidRPr="001A382B" w:rsidRDefault="009C315B" w:rsidP="009C315B">
      <w:pPr>
        <w:spacing w:line="240" w:lineRule="auto"/>
        <w:rPr>
          <w:rFonts w:cs="Times New Roman"/>
          <w:b/>
          <w:sz w:val="24"/>
          <w:szCs w:val="24"/>
        </w:rPr>
      </w:pPr>
      <w:r w:rsidRPr="001A382B">
        <w:rPr>
          <w:rFonts w:cs="Times New Roman"/>
          <w:b/>
          <w:color w:val="FF0000"/>
          <w:sz w:val="24"/>
          <w:szCs w:val="24"/>
        </w:rPr>
        <w:t>DBA</w:t>
      </w:r>
      <w:r w:rsidRPr="001A382B">
        <w:rPr>
          <w:rFonts w:cs="Times New Roman"/>
          <w:b/>
          <w:sz w:val="24"/>
          <w:szCs w:val="24"/>
        </w:rPr>
        <w:t xml:space="preserve"> Maintains Activities:</w:t>
      </w:r>
    </w:p>
    <w:p w:rsidR="009C315B" w:rsidRPr="001A382B" w:rsidRDefault="009C315B" w:rsidP="009C315B">
      <w:pPr>
        <w:spacing w:line="240" w:lineRule="auto"/>
        <w:rPr>
          <w:rFonts w:cs="Times New Roman"/>
          <w:sz w:val="24"/>
          <w:szCs w:val="24"/>
        </w:rPr>
      </w:pPr>
      <w:r w:rsidRPr="00F12DB6">
        <w:rPr>
          <w:rFonts w:cs="Times New Roman"/>
          <w:b/>
          <w:sz w:val="24"/>
          <w:szCs w:val="24"/>
          <w:highlight w:val="yellow"/>
        </w:rPr>
        <w:t>Daily Maintaince</w:t>
      </w:r>
      <w:r w:rsidRPr="00F12DB6">
        <w:rPr>
          <w:rFonts w:cs="Times New Roman"/>
          <w:b/>
          <w:sz w:val="24"/>
          <w:szCs w:val="24"/>
        </w:rPr>
        <w:t>:</w:t>
      </w:r>
      <w:r w:rsidRPr="001A382B">
        <w:rPr>
          <w:rFonts w:cs="Times New Roman"/>
          <w:sz w:val="24"/>
          <w:szCs w:val="24"/>
        </w:rPr>
        <w:t xml:space="preserve"> Differential backup, Transaction log backup, Blocking jobs, CPU Utilization</w:t>
      </w:r>
    </w:p>
    <w:p w:rsidR="009C315B" w:rsidRPr="001A382B" w:rsidRDefault="009C315B" w:rsidP="009C315B">
      <w:pPr>
        <w:spacing w:line="240" w:lineRule="auto"/>
        <w:rPr>
          <w:rFonts w:cs="Times New Roman"/>
          <w:sz w:val="24"/>
          <w:szCs w:val="24"/>
        </w:rPr>
      </w:pPr>
      <w:r w:rsidRPr="001A382B">
        <w:rPr>
          <w:rFonts w:cs="Times New Roman"/>
          <w:sz w:val="24"/>
          <w:szCs w:val="24"/>
        </w:rPr>
        <w:t xml:space="preserve"> History cleanup job</w:t>
      </w:r>
    </w:p>
    <w:p w:rsidR="009C315B" w:rsidRPr="001A382B" w:rsidRDefault="009C315B" w:rsidP="009C315B">
      <w:pPr>
        <w:spacing w:line="240" w:lineRule="auto"/>
        <w:rPr>
          <w:rFonts w:cs="Times New Roman"/>
          <w:sz w:val="24"/>
          <w:szCs w:val="24"/>
        </w:rPr>
      </w:pPr>
      <w:r w:rsidRPr="00F12DB6">
        <w:rPr>
          <w:rFonts w:cs="Times New Roman"/>
          <w:b/>
          <w:sz w:val="24"/>
          <w:szCs w:val="24"/>
          <w:highlight w:val="yellow"/>
        </w:rPr>
        <w:t>Weekly Maintaince</w:t>
      </w:r>
      <w:r w:rsidRPr="00F12DB6">
        <w:rPr>
          <w:rFonts w:cs="Times New Roman"/>
          <w:b/>
          <w:sz w:val="24"/>
          <w:szCs w:val="24"/>
        </w:rPr>
        <w:t>:</w:t>
      </w:r>
      <w:r w:rsidRPr="001A382B">
        <w:rPr>
          <w:rFonts w:cs="Times New Roman"/>
          <w:sz w:val="24"/>
          <w:szCs w:val="24"/>
        </w:rPr>
        <w:t xml:space="preserve"> Full backup, Rebuild indexes, Reorganize index, DBCC Checkdb, Purging jobs, </w:t>
      </w:r>
    </w:p>
    <w:p w:rsidR="009C315B" w:rsidRPr="001A382B" w:rsidRDefault="009C315B" w:rsidP="009C315B">
      <w:pPr>
        <w:spacing w:line="240" w:lineRule="auto"/>
        <w:rPr>
          <w:rFonts w:cs="Times New Roman"/>
          <w:sz w:val="24"/>
          <w:szCs w:val="24"/>
        </w:rPr>
      </w:pPr>
      <w:r w:rsidRPr="00F12DB6">
        <w:rPr>
          <w:rFonts w:cs="Times New Roman"/>
          <w:b/>
          <w:sz w:val="24"/>
          <w:szCs w:val="24"/>
          <w:highlight w:val="yellow"/>
        </w:rPr>
        <w:t>Monthly Maintaince:</w:t>
      </w:r>
      <w:r w:rsidRPr="001A382B">
        <w:rPr>
          <w:rFonts w:cs="Times New Roman"/>
          <w:sz w:val="24"/>
          <w:szCs w:val="24"/>
        </w:rPr>
        <w:t xml:space="preserve"> Patch management, Backup file testing </w:t>
      </w:r>
    </w:p>
    <w:p w:rsidR="009C315B" w:rsidRDefault="009C315B" w:rsidP="009C315B">
      <w:pPr>
        <w:spacing w:line="240" w:lineRule="auto"/>
        <w:rPr>
          <w:rFonts w:cs="Times New Roman"/>
          <w:sz w:val="24"/>
          <w:szCs w:val="24"/>
        </w:rPr>
      </w:pPr>
      <w:r w:rsidRPr="00F12DB6">
        <w:rPr>
          <w:rFonts w:cs="Times New Roman"/>
          <w:b/>
          <w:sz w:val="24"/>
          <w:szCs w:val="24"/>
          <w:highlight w:val="yellow"/>
        </w:rPr>
        <w:t>Yearly Maintaince:</w:t>
      </w:r>
      <w:r w:rsidRPr="001A382B">
        <w:rPr>
          <w:rFonts w:cs="Times New Roman"/>
          <w:sz w:val="24"/>
          <w:szCs w:val="24"/>
        </w:rPr>
        <w:t xml:space="preserve"> DR Testing, BCP plan</w:t>
      </w:r>
    </w:p>
    <w:p w:rsidR="009C315B" w:rsidRDefault="009C315B" w:rsidP="009C315B">
      <w:pPr>
        <w:spacing w:line="240" w:lineRule="auto"/>
        <w:rPr>
          <w:rFonts w:cs="Times New Roman"/>
          <w:sz w:val="24"/>
          <w:szCs w:val="24"/>
        </w:rPr>
      </w:pPr>
    </w:p>
    <w:p w:rsidR="009C315B" w:rsidRPr="001A382B" w:rsidRDefault="009C315B" w:rsidP="009C315B">
      <w:pPr>
        <w:spacing w:line="240" w:lineRule="auto"/>
        <w:rPr>
          <w:rFonts w:cs="Times New Roman"/>
          <w:b/>
          <w:sz w:val="24"/>
          <w:szCs w:val="24"/>
        </w:rPr>
      </w:pPr>
      <w:r w:rsidRPr="001A382B">
        <w:rPr>
          <w:rFonts w:cs="Times New Roman"/>
          <w:b/>
          <w:sz w:val="24"/>
          <w:szCs w:val="24"/>
        </w:rPr>
        <w:t>Escalation Matrix (or) Reporting Structure:</w:t>
      </w:r>
    </w:p>
    <w:p w:rsidR="009C315B" w:rsidRPr="001A382B" w:rsidRDefault="009C315B" w:rsidP="009C315B">
      <w:pPr>
        <w:spacing w:line="240" w:lineRule="auto"/>
        <w:rPr>
          <w:rFonts w:cs="Times New Roman"/>
          <w:b/>
          <w:sz w:val="24"/>
          <w:szCs w:val="24"/>
        </w:rPr>
      </w:pPr>
    </w:p>
    <w:tbl>
      <w:tblPr>
        <w:tblW w:w="0" w:type="auto"/>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5"/>
        <w:gridCol w:w="1470"/>
        <w:gridCol w:w="3225"/>
      </w:tblGrid>
      <w:tr w:rsidR="009C315B" w:rsidRPr="001A382B" w:rsidTr="009C315B">
        <w:trPr>
          <w:trHeight w:val="405"/>
        </w:trPr>
        <w:tc>
          <w:tcPr>
            <w:tcW w:w="2535" w:type="dxa"/>
          </w:tcPr>
          <w:p w:rsidR="009C315B" w:rsidRPr="001A382B" w:rsidRDefault="009C315B" w:rsidP="009C315B">
            <w:pPr>
              <w:spacing w:line="240" w:lineRule="auto"/>
              <w:ind w:left="210"/>
              <w:rPr>
                <w:rFonts w:cs="Times New Roman"/>
                <w:b/>
                <w:sz w:val="24"/>
                <w:szCs w:val="24"/>
              </w:rPr>
            </w:pPr>
            <w:r>
              <w:rPr>
                <w:rFonts w:cs="Times New Roman"/>
                <w:b/>
                <w:noProof/>
                <w:sz w:val="24"/>
                <w:szCs w:val="24"/>
              </w:rPr>
              <mc:AlternateContent>
                <mc:Choice Requires="wps">
                  <w:drawing>
                    <wp:anchor distT="0" distB="0" distL="114299" distR="114299" simplePos="0" relativeHeight="251670528" behindDoc="0" locked="0" layoutInCell="1" allowOverlap="1">
                      <wp:simplePos x="0" y="0"/>
                      <wp:positionH relativeFrom="column">
                        <wp:posOffset>664844</wp:posOffset>
                      </wp:positionH>
                      <wp:positionV relativeFrom="paragraph">
                        <wp:posOffset>354330</wp:posOffset>
                      </wp:positionV>
                      <wp:extent cx="0" cy="361950"/>
                      <wp:effectExtent l="76200" t="38100" r="57150" b="19050"/>
                      <wp:wrapNone/>
                      <wp:docPr id="7185" name="Straight Arrow Connector 7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90518B" id="_x0000_t32" coordsize="21600,21600" o:spt="32" o:oned="t" path="m,l21600,21600e" filled="f">
                      <v:path arrowok="t" fillok="f" o:connecttype="none"/>
                      <o:lock v:ext="edit" shapetype="t"/>
                    </v:shapetype>
                    <v:shape id="Straight Arrow Connector 7185" o:spid="_x0000_s1026" type="#_x0000_t32" style="position:absolute;margin-left:52.35pt;margin-top:27.9pt;width:0;height:28.5pt;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">
                      <v:stroke endarrow="block"/>
                    </v:shape>
                  </w:pict>
                </mc:Fallback>
              </mc:AlternateContent>
            </w:r>
            <w:r w:rsidRPr="001A382B">
              <w:rPr>
                <w:rFonts w:cs="Times New Roman"/>
                <w:b/>
                <w:sz w:val="24"/>
                <w:szCs w:val="24"/>
              </w:rPr>
              <w:t>Senior Delivery manager</w:t>
            </w:r>
          </w:p>
        </w:tc>
        <w:tc>
          <w:tcPr>
            <w:tcW w:w="1470" w:type="dxa"/>
            <w:tcBorders>
              <w:top w:val="nil"/>
              <w:bottom w:val="nil"/>
            </w:tcBorders>
            <w:shd w:val="clear" w:color="auto" w:fill="auto"/>
          </w:tcPr>
          <w:p w:rsidR="009C315B" w:rsidRPr="001A382B" w:rsidRDefault="009C315B" w:rsidP="009C315B">
            <w:pPr>
              <w:rPr>
                <w:rFonts w:cs="Times New Roman"/>
                <w:b/>
                <w:sz w:val="24"/>
                <w:szCs w:val="24"/>
              </w:rPr>
            </w:pPr>
            <w:r>
              <w:rPr>
                <w:rFonts w:cs="Times New Roman"/>
                <w:b/>
                <w:noProof/>
                <w:sz w:val="24"/>
                <w:szCs w:val="24"/>
              </w:rPr>
              <mc:AlternateContent>
                <mc:Choice Requires="wps">
                  <w:drawing>
                    <wp:anchor distT="0" distB="0" distL="114299" distR="114299" simplePos="0" relativeHeight="251666432" behindDoc="0" locked="0" layoutInCell="1" allowOverlap="1">
                      <wp:simplePos x="0" y="0"/>
                      <wp:positionH relativeFrom="column">
                        <wp:posOffset>428624</wp:posOffset>
                      </wp:positionH>
                      <wp:positionV relativeFrom="paragraph">
                        <wp:posOffset>172720</wp:posOffset>
                      </wp:positionV>
                      <wp:extent cx="0" cy="2571750"/>
                      <wp:effectExtent l="0" t="0" r="19050" b="19050"/>
                      <wp:wrapNone/>
                      <wp:docPr id="7184" name="Straight Arrow Connector 7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19D598" id="Straight Arrow Connector 7184" o:spid="_x0000_s1026" type="#_x0000_t32" style="position:absolute;margin-left:33.75pt;margin-top:13.6pt;width:0;height:202.5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"/>
                  </w:pict>
                </mc:Fallback>
              </mc:AlternateContent>
            </w:r>
            <w:r>
              <w:rPr>
                <w:rFonts w:cs="Times New Roman"/>
                <w:b/>
                <w:noProof/>
                <w:sz w:val="24"/>
                <w:szCs w:val="24"/>
              </w:rPr>
              <mc:AlternateContent>
                <mc:Choice Requires="wps">
                  <w:drawing>
                    <wp:anchor distT="4294967295" distB="4294967295" distL="114300" distR="114300" simplePos="0" relativeHeight="251665408" behindDoc="0" locked="0" layoutInCell="1" allowOverlap="1">
                      <wp:simplePos x="0" y="0"/>
                      <wp:positionH relativeFrom="column">
                        <wp:posOffset>426720</wp:posOffset>
                      </wp:positionH>
                      <wp:positionV relativeFrom="paragraph">
                        <wp:posOffset>173354</wp:posOffset>
                      </wp:positionV>
                      <wp:extent cx="438150" cy="0"/>
                      <wp:effectExtent l="0" t="0" r="19050" b="19050"/>
                      <wp:wrapNone/>
                      <wp:docPr id="7183" name="Straight Arrow Connector 7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4AB0B" id="Straight Arrow Connector 7183" o:spid="_x0000_s1026" type="#_x0000_t32" style="position:absolute;margin-left:33.6pt;margin-top:13.65pt;width:34.5pt;height:0;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"/>
                  </w:pict>
                </mc:Fallback>
              </mc:AlternateContent>
            </w:r>
          </w:p>
        </w:tc>
        <w:tc>
          <w:tcPr>
            <w:tcW w:w="3225" w:type="dxa"/>
            <w:shd w:val="clear" w:color="auto" w:fill="auto"/>
          </w:tcPr>
          <w:p w:rsidR="009C315B" w:rsidRPr="001A382B" w:rsidRDefault="009C315B" w:rsidP="009C315B">
            <w:pPr>
              <w:rPr>
                <w:rFonts w:cs="Times New Roman"/>
                <w:b/>
                <w:sz w:val="24"/>
                <w:szCs w:val="24"/>
              </w:rPr>
            </w:pPr>
            <w:r>
              <w:rPr>
                <w:rFonts w:cs="Times New Roman"/>
                <w:b/>
                <w:noProof/>
                <w:sz w:val="24"/>
                <w:szCs w:val="24"/>
              </w:rPr>
              <mc:AlternateContent>
                <mc:Choice Requires="wps">
                  <w:drawing>
                    <wp:anchor distT="0" distB="0" distL="114299" distR="114299" simplePos="0" relativeHeight="251663360" behindDoc="0" locked="0" layoutInCell="1" allowOverlap="1">
                      <wp:simplePos x="0" y="0"/>
                      <wp:positionH relativeFrom="column">
                        <wp:posOffset>769619</wp:posOffset>
                      </wp:positionH>
                      <wp:positionV relativeFrom="paragraph">
                        <wp:posOffset>354330</wp:posOffset>
                      </wp:positionV>
                      <wp:extent cx="0" cy="361950"/>
                      <wp:effectExtent l="76200" t="38100" r="57150" b="19050"/>
                      <wp:wrapNone/>
                      <wp:docPr id="7182" name="Straight Arrow Connector 7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FF994" id="Straight Arrow Connector 7182" o:spid="_x0000_s1026" type="#_x0000_t32" style="position:absolute;margin-left:60.6pt;margin-top:27.9pt;width:0;height:28.5pt;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">
                      <v:stroke endarrow="block"/>
                    </v:shape>
                  </w:pict>
                </mc:Fallback>
              </mc:AlternateContent>
            </w:r>
            <w:r w:rsidRPr="001A382B">
              <w:rPr>
                <w:rFonts w:cs="Times New Roman"/>
                <w:b/>
                <w:sz w:val="24"/>
                <w:szCs w:val="24"/>
              </w:rPr>
              <w:t>Team lead(TL)</w:t>
            </w:r>
          </w:p>
        </w:tc>
      </w:tr>
    </w:tbl>
    <w:p w:rsidR="009C315B" w:rsidRPr="001A382B" w:rsidRDefault="009C315B" w:rsidP="009C315B">
      <w:pPr>
        <w:spacing w:line="240" w:lineRule="auto"/>
        <w:jc w:val="center"/>
        <w:rPr>
          <w:rFonts w:cs="Times New Roman"/>
          <w:b/>
          <w:sz w:val="24"/>
          <w:szCs w:val="24"/>
        </w:rPr>
      </w:pPr>
    </w:p>
    <w:tbl>
      <w:tblPr>
        <w:tblW w:w="0" w:type="auto"/>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1455"/>
        <w:gridCol w:w="3225"/>
      </w:tblGrid>
      <w:tr w:rsidR="009C315B" w:rsidRPr="001A382B" w:rsidTr="009C315B">
        <w:trPr>
          <w:trHeight w:val="510"/>
        </w:trPr>
        <w:tc>
          <w:tcPr>
            <w:tcW w:w="2550" w:type="dxa"/>
          </w:tcPr>
          <w:p w:rsidR="009C315B" w:rsidRPr="001A382B" w:rsidRDefault="009C315B" w:rsidP="009C315B">
            <w:pPr>
              <w:spacing w:line="240" w:lineRule="auto"/>
              <w:jc w:val="center"/>
              <w:rPr>
                <w:rFonts w:cs="Times New Roman"/>
                <w:b/>
                <w:sz w:val="24"/>
                <w:szCs w:val="24"/>
              </w:rPr>
            </w:pPr>
            <w:r w:rsidRPr="001A382B">
              <w:rPr>
                <w:rFonts w:cs="Times New Roman"/>
                <w:b/>
                <w:sz w:val="24"/>
                <w:szCs w:val="24"/>
              </w:rPr>
              <w:t xml:space="preserve">Delivery manager </w:t>
            </w:r>
          </w:p>
        </w:tc>
        <w:tc>
          <w:tcPr>
            <w:tcW w:w="1455" w:type="dxa"/>
            <w:tcBorders>
              <w:top w:val="nil"/>
              <w:bottom w:val="nil"/>
            </w:tcBorders>
            <w:shd w:val="clear" w:color="auto" w:fill="auto"/>
          </w:tcPr>
          <w:p w:rsidR="009C315B" w:rsidRPr="001A382B" w:rsidRDefault="009C315B" w:rsidP="009C315B">
            <w:pPr>
              <w:rPr>
                <w:rFonts w:cs="Times New Roman"/>
                <w:b/>
                <w:sz w:val="24"/>
                <w:szCs w:val="24"/>
              </w:rPr>
            </w:pPr>
          </w:p>
        </w:tc>
        <w:tc>
          <w:tcPr>
            <w:tcW w:w="3225" w:type="dxa"/>
            <w:shd w:val="clear" w:color="auto" w:fill="auto"/>
          </w:tcPr>
          <w:p w:rsidR="009C315B" w:rsidRPr="001A382B" w:rsidRDefault="009C315B" w:rsidP="009C315B">
            <w:pPr>
              <w:rPr>
                <w:rFonts w:cs="Times New Roman"/>
                <w:b/>
                <w:sz w:val="24"/>
                <w:szCs w:val="24"/>
              </w:rPr>
            </w:pPr>
            <w:r w:rsidRPr="001A382B">
              <w:rPr>
                <w:rFonts w:cs="Times New Roman"/>
                <w:b/>
                <w:sz w:val="24"/>
                <w:szCs w:val="24"/>
              </w:rPr>
              <w:t>Level 3(L3)</w:t>
            </w:r>
          </w:p>
        </w:tc>
      </w:tr>
    </w:tbl>
    <w:tbl>
      <w:tblPr>
        <w:tblpPr w:leftFromText="180" w:rightFromText="180" w:vertAnchor="text" w:horzAnchor="page" w:tblpX="5368" w:tblpY="6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3"/>
      </w:tblGrid>
      <w:tr w:rsidR="009C315B" w:rsidRPr="001A382B" w:rsidTr="009C315B">
        <w:trPr>
          <w:trHeight w:val="266"/>
        </w:trPr>
        <w:tc>
          <w:tcPr>
            <w:tcW w:w="3253" w:type="dxa"/>
          </w:tcPr>
          <w:p w:rsidR="009C315B" w:rsidRPr="001A382B" w:rsidRDefault="009C315B" w:rsidP="009C315B">
            <w:pPr>
              <w:spacing w:line="240" w:lineRule="auto"/>
              <w:rPr>
                <w:rFonts w:cs="Times New Roman"/>
                <w:sz w:val="24"/>
                <w:szCs w:val="24"/>
              </w:rPr>
            </w:pPr>
            <w:r>
              <w:rPr>
                <w:rFonts w:cs="Times New Roman"/>
                <w:b/>
                <w:noProof/>
                <w:sz w:val="24"/>
                <w:szCs w:val="24"/>
              </w:rPr>
              <mc:AlternateContent>
                <mc:Choice Requires="wps">
                  <w:drawing>
                    <wp:anchor distT="0" distB="0" distL="114299" distR="114299" simplePos="0" relativeHeight="251664384" behindDoc="0" locked="0" layoutInCell="1" allowOverlap="1">
                      <wp:simplePos x="0" y="0"/>
                      <wp:positionH relativeFrom="column">
                        <wp:posOffset>754379</wp:posOffset>
                      </wp:positionH>
                      <wp:positionV relativeFrom="paragraph">
                        <wp:posOffset>325755</wp:posOffset>
                      </wp:positionV>
                      <wp:extent cx="0" cy="238125"/>
                      <wp:effectExtent l="76200" t="38100" r="57150" b="9525"/>
                      <wp:wrapNone/>
                      <wp:docPr id="7181" name="Straight Arrow Connector 7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65113" id="Straight Arrow Connector 7181" o:spid="_x0000_s1026" type="#_x0000_t32" style="position:absolute;margin-left:59.4pt;margin-top:25.65pt;width:0;height:18.75pt;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">
                      <v:stroke endarrow="block"/>
                    </v:shape>
                  </w:pict>
                </mc:Fallback>
              </mc:AlternateContent>
            </w:r>
            <w:r w:rsidRPr="001A382B">
              <w:rPr>
                <w:rFonts w:cs="Times New Roman"/>
                <w:b/>
                <w:sz w:val="24"/>
                <w:szCs w:val="24"/>
              </w:rPr>
              <w:t>Level 2(L2)</w:t>
            </w:r>
          </w:p>
        </w:tc>
      </w:tr>
    </w:tbl>
    <w:p w:rsidR="009C315B" w:rsidRPr="001A382B" w:rsidRDefault="009C315B" w:rsidP="009C315B">
      <w:pPr>
        <w:spacing w:line="240" w:lineRule="auto"/>
        <w:jc w:val="center"/>
        <w:rPr>
          <w:rFonts w:cs="Times New Roman"/>
          <w:b/>
          <w:sz w:val="24"/>
          <w:szCs w:val="24"/>
        </w:rPr>
      </w:pPr>
      <w:r>
        <w:rPr>
          <w:rFonts w:cs="Times New Roman"/>
          <w:b/>
          <w:noProof/>
          <w:sz w:val="24"/>
          <w:szCs w:val="24"/>
        </w:rPr>
        <mc:AlternateContent>
          <mc:Choice Requires="wps">
            <w:drawing>
              <wp:anchor distT="0" distB="0" distL="114299" distR="114299" simplePos="0" relativeHeight="251669504" behindDoc="0" locked="0" layoutInCell="1" allowOverlap="1">
                <wp:simplePos x="0" y="0"/>
                <wp:positionH relativeFrom="column">
                  <wp:posOffset>600074</wp:posOffset>
                </wp:positionH>
                <wp:positionV relativeFrom="paragraph">
                  <wp:posOffset>3175</wp:posOffset>
                </wp:positionV>
                <wp:extent cx="0" cy="371475"/>
                <wp:effectExtent l="76200" t="38100" r="57150" b="9525"/>
                <wp:wrapNone/>
                <wp:docPr id="7180" name="Straight Arrow Connector 7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501BA" id="Straight Arrow Connector 7180" o:spid="_x0000_s1026" type="#_x0000_t32" style="position:absolute;margin-left:47.25pt;margin-top:.25pt;width:0;height:29.25pt;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">
                <v:stroke endarrow="block"/>
              </v:shape>
            </w:pict>
          </mc:Fallback>
        </mc:AlternateContent>
      </w:r>
      <w:r>
        <w:rPr>
          <w:rFonts w:cs="Times New Roman"/>
          <w:b/>
          <w:noProof/>
          <w:sz w:val="24"/>
          <w:szCs w:val="24"/>
        </w:rPr>
        <mc:AlternateContent>
          <mc:Choice Requires="wps">
            <w:drawing>
              <wp:anchor distT="0" distB="0" distL="114299" distR="114299" simplePos="0" relativeHeight="251662336" behindDoc="0" locked="0" layoutInCell="1" allowOverlap="1">
                <wp:simplePos x="0" y="0"/>
                <wp:positionH relativeFrom="column">
                  <wp:posOffset>3248024</wp:posOffset>
                </wp:positionH>
                <wp:positionV relativeFrom="paragraph">
                  <wp:posOffset>3175</wp:posOffset>
                </wp:positionV>
                <wp:extent cx="0" cy="419100"/>
                <wp:effectExtent l="76200" t="38100" r="57150" b="19050"/>
                <wp:wrapNone/>
                <wp:docPr id="7179" name="Straight Arrow Connector 7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5280" id="Straight Arrow Connector 7179" o:spid="_x0000_s1026" type="#_x0000_t32" style="position:absolute;margin-left:255.75pt;margin-top:.25pt;width:0;height:33pt;flip:y;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">
                <v:stroke endarrow="block"/>
              </v:shape>
            </w:pict>
          </mc:Fallback>
        </mc:AlternateContent>
      </w:r>
    </w:p>
    <w:tbl>
      <w:tblPr>
        <w:tblpPr w:leftFromText="180" w:rightFromText="180"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4"/>
      </w:tblGrid>
      <w:tr w:rsidR="009C315B" w:rsidRPr="001A382B" w:rsidTr="009C315B">
        <w:trPr>
          <w:trHeight w:val="385"/>
        </w:trPr>
        <w:tc>
          <w:tcPr>
            <w:tcW w:w="2594" w:type="dxa"/>
          </w:tcPr>
          <w:p w:rsidR="009C315B" w:rsidRPr="001A382B" w:rsidRDefault="009C315B" w:rsidP="009C315B">
            <w:pPr>
              <w:spacing w:line="240" w:lineRule="auto"/>
              <w:jc w:val="center"/>
              <w:rPr>
                <w:rFonts w:cs="Times New Roman"/>
                <w:b/>
                <w:sz w:val="24"/>
                <w:szCs w:val="24"/>
              </w:rPr>
            </w:pPr>
            <w:r>
              <w:rPr>
                <w:rFonts w:cs="Times New Roman"/>
                <w:b/>
                <w:noProof/>
                <w:sz w:val="24"/>
                <w:szCs w:val="24"/>
              </w:rPr>
              <mc:AlternateContent>
                <mc:Choice Requires="wps">
                  <w:drawing>
                    <wp:anchor distT="0" distB="0" distL="114299" distR="114299" simplePos="0" relativeHeight="251668480" behindDoc="0" locked="0" layoutInCell="1" allowOverlap="1">
                      <wp:simplePos x="0" y="0"/>
                      <wp:positionH relativeFrom="column">
                        <wp:posOffset>647699</wp:posOffset>
                      </wp:positionH>
                      <wp:positionV relativeFrom="paragraph">
                        <wp:posOffset>321945</wp:posOffset>
                      </wp:positionV>
                      <wp:extent cx="0" cy="819150"/>
                      <wp:effectExtent l="76200" t="38100" r="57150" b="19050"/>
                      <wp:wrapNone/>
                      <wp:docPr id="7178" name="Straight Arrow Connector 7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19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82DBB2" id="Straight Arrow Connector 7178" o:spid="_x0000_s1026" type="#_x0000_t32" style="position:absolute;margin-left:51pt;margin-top:25.35pt;width:0;height:64.5pt;flip:y;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">
                      <v:stroke endarrow="block"/>
                    </v:shape>
                  </w:pict>
                </mc:Fallback>
              </mc:AlternateContent>
            </w:r>
            <w:r w:rsidRPr="001A382B">
              <w:rPr>
                <w:rFonts w:cs="Times New Roman"/>
                <w:b/>
                <w:sz w:val="24"/>
                <w:szCs w:val="24"/>
              </w:rPr>
              <w:t>Project manager</w:t>
            </w:r>
          </w:p>
        </w:tc>
      </w:tr>
    </w:tbl>
    <w:p w:rsidR="009C315B" w:rsidRPr="001A382B" w:rsidRDefault="009C315B" w:rsidP="009C315B">
      <w:pPr>
        <w:spacing w:line="240" w:lineRule="auto"/>
        <w:rPr>
          <w:rFonts w:cs="Times New Roman"/>
          <w:sz w:val="24"/>
          <w:szCs w:val="24"/>
        </w:rPr>
      </w:pPr>
    </w:p>
    <w:p w:rsidR="009C315B" w:rsidRPr="001A382B" w:rsidRDefault="009C315B" w:rsidP="009C315B">
      <w:pPr>
        <w:spacing w:line="240" w:lineRule="auto"/>
        <w:rPr>
          <w:rFonts w:cs="Times New Roman"/>
          <w:b/>
          <w:sz w:val="24"/>
          <w:szCs w:val="24"/>
        </w:rPr>
      </w:pPr>
    </w:p>
    <w:tbl>
      <w:tblPr>
        <w:tblW w:w="0" w:type="auto"/>
        <w:tblInd w:w="4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25"/>
      </w:tblGrid>
      <w:tr w:rsidR="009C315B" w:rsidRPr="001A382B" w:rsidTr="009C315B">
        <w:trPr>
          <w:trHeight w:val="360"/>
        </w:trPr>
        <w:tc>
          <w:tcPr>
            <w:tcW w:w="3225" w:type="dxa"/>
          </w:tcPr>
          <w:p w:rsidR="009C315B" w:rsidRPr="001A382B" w:rsidRDefault="009C315B" w:rsidP="009C315B">
            <w:pPr>
              <w:rPr>
                <w:rFonts w:cs="Times New Roman"/>
                <w:sz w:val="24"/>
                <w:szCs w:val="24"/>
              </w:rPr>
            </w:pPr>
            <w:r>
              <w:rPr>
                <w:rFonts w:cs="Times New Roman"/>
                <w:b/>
                <w:noProof/>
                <w:sz w:val="24"/>
                <w:szCs w:val="24"/>
              </w:rPr>
              <mc:AlternateContent>
                <mc:Choice Requires="wps">
                  <w:drawing>
                    <wp:anchor distT="4294967295" distB="4294967295" distL="114300" distR="114300" simplePos="0" relativeHeight="251667456" behindDoc="0" locked="0" layoutInCell="1" allowOverlap="1">
                      <wp:simplePos x="0" y="0"/>
                      <wp:positionH relativeFrom="column">
                        <wp:posOffset>-1897380</wp:posOffset>
                      </wp:positionH>
                      <wp:positionV relativeFrom="paragraph">
                        <wp:posOffset>527049</wp:posOffset>
                      </wp:positionV>
                      <wp:extent cx="1323975" cy="0"/>
                      <wp:effectExtent l="0" t="0" r="9525" b="190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23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67CBD2" id="Straight Arrow Connector 54" o:spid="_x0000_s1026" type="#_x0000_t32" style="position:absolute;margin-left:-149.4pt;margin-top:41.5pt;width:104.25pt;height:0;flip:x;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"/>
                  </w:pict>
                </mc:Fallback>
              </mc:AlternateContent>
            </w:r>
            <w:r w:rsidRPr="001A382B">
              <w:rPr>
                <w:rFonts w:cs="Times New Roman"/>
                <w:b/>
                <w:sz w:val="24"/>
                <w:szCs w:val="24"/>
              </w:rPr>
              <w:t>Level 1(L1)</w:t>
            </w:r>
          </w:p>
        </w:tc>
      </w:tr>
    </w:tbl>
    <w:p w:rsidR="009C315B" w:rsidRPr="001A382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When you complaint against a person ensure you have follow process as per reporting structure.</w:t>
      </w:r>
    </w:p>
    <w:p w:rsidR="009C315B" w:rsidRPr="001A382B" w:rsidRDefault="009C315B" w:rsidP="009C315B">
      <w:pPr>
        <w:rPr>
          <w:rFonts w:cs="Times New Roman"/>
          <w:sz w:val="24"/>
          <w:szCs w:val="24"/>
        </w:rPr>
      </w:pPr>
      <w:r w:rsidRPr="00A024C8">
        <w:rPr>
          <w:rFonts w:cs="Times New Roman"/>
          <w:b/>
          <w:sz w:val="24"/>
          <w:szCs w:val="24"/>
        </w:rPr>
        <w:t>Note:</w:t>
      </w:r>
      <w:r w:rsidRPr="001A382B">
        <w:rPr>
          <w:rFonts w:cs="Times New Roman"/>
          <w:sz w:val="24"/>
          <w:szCs w:val="24"/>
        </w:rPr>
        <w:t xml:space="preserve"> Direct and final compliant can be given HR</w:t>
      </w:r>
    </w:p>
    <w:p w:rsidR="009C315B" w:rsidRPr="001A382B" w:rsidRDefault="009C315B" w:rsidP="009C315B">
      <w:pPr>
        <w:rPr>
          <w:rFonts w:cs="Times New Roman"/>
          <w:sz w:val="24"/>
          <w:szCs w:val="24"/>
        </w:rPr>
      </w:pPr>
    </w:p>
    <w:p w:rsidR="009C315B" w:rsidRPr="001A382B" w:rsidRDefault="009C315B" w:rsidP="009C315B">
      <w:pPr>
        <w:rPr>
          <w:rFonts w:cs="Times New Roman"/>
          <w:sz w:val="24"/>
          <w:szCs w:val="24"/>
        </w:rPr>
      </w:pPr>
    </w:p>
    <w:p w:rsidR="009C315B" w:rsidRPr="001A382B"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b/>
          <w:sz w:val="24"/>
          <w:szCs w:val="24"/>
          <w:u w:val="single"/>
        </w:rPr>
        <w:t>SLA [Service Level Agreement]</w:t>
      </w:r>
      <w:r w:rsidRPr="001A382B">
        <w:rPr>
          <w:rFonts w:cs="Times New Roman"/>
          <w:sz w:val="24"/>
          <w:szCs w:val="24"/>
        </w:rPr>
        <w:t>: This is the agreement between client and company</w:t>
      </w:r>
    </w:p>
    <w:p w:rsidR="009C315B" w:rsidRPr="001A382B" w:rsidRDefault="009C315B" w:rsidP="009C315B">
      <w:pPr>
        <w:pStyle w:val="ListParagraph"/>
        <w:rPr>
          <w:rFonts w:cs="Times New Roman"/>
          <w:sz w:val="24"/>
          <w:szCs w:val="24"/>
        </w:rPr>
      </w:pPr>
    </w:p>
    <w:p w:rsidR="009C315B" w:rsidRPr="001A382B" w:rsidRDefault="009C315B" w:rsidP="009C315B">
      <w:pPr>
        <w:pStyle w:val="ListParagraph"/>
        <w:rPr>
          <w:rFonts w:cs="Times New Roman"/>
          <w:sz w:val="24"/>
          <w:szCs w:val="24"/>
        </w:rPr>
      </w:pPr>
    </w:p>
    <w:p w:rsidR="009C315B" w:rsidRPr="00A239F0" w:rsidRDefault="009C315B" w:rsidP="009C315B">
      <w:pPr>
        <w:pStyle w:val="ListParagraph"/>
        <w:rPr>
          <w:rFonts w:cs="Times New Roman"/>
          <w:b/>
          <w:sz w:val="24"/>
          <w:szCs w:val="24"/>
        </w:rPr>
      </w:pPr>
      <w:r w:rsidRPr="00A239F0">
        <w:rPr>
          <w:rFonts w:cs="Times New Roman"/>
          <w:b/>
          <w:sz w:val="24"/>
          <w:szCs w:val="24"/>
        </w:rPr>
        <w:t>SLA:</w:t>
      </w:r>
    </w:p>
    <w:p w:rsidR="009C315B" w:rsidRPr="001A382B" w:rsidRDefault="009C315B" w:rsidP="009C315B">
      <w:pPr>
        <w:pStyle w:val="ListParagraph"/>
        <w:rPr>
          <w:rFonts w:cs="Times New Roman"/>
          <w:sz w:val="24"/>
          <w:szCs w:val="24"/>
        </w:rPr>
      </w:pPr>
    </w:p>
    <w:tbl>
      <w:tblPr>
        <w:tblStyle w:val="TableGrid"/>
        <w:tblW w:w="0" w:type="auto"/>
        <w:tblInd w:w="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1982"/>
        <w:gridCol w:w="1356"/>
      </w:tblGrid>
      <w:tr w:rsidR="009C315B" w:rsidRPr="001A382B" w:rsidTr="009C315B">
        <w:trPr>
          <w:trHeight w:val="338"/>
        </w:trPr>
        <w:tc>
          <w:tcPr>
            <w:tcW w:w="1273" w:type="dxa"/>
          </w:tcPr>
          <w:p w:rsidR="009C315B" w:rsidRPr="001A382B" w:rsidRDefault="009C315B" w:rsidP="009C315B">
            <w:pPr>
              <w:rPr>
                <w:rFonts w:cs="Times New Roman"/>
                <w:sz w:val="24"/>
                <w:szCs w:val="24"/>
              </w:rPr>
            </w:pPr>
            <w:r w:rsidRPr="001A382B">
              <w:rPr>
                <w:rFonts w:cs="Times New Roman"/>
                <w:sz w:val="24"/>
                <w:szCs w:val="24"/>
              </w:rPr>
              <w:t>Type</w:t>
            </w:r>
          </w:p>
        </w:tc>
        <w:tc>
          <w:tcPr>
            <w:tcW w:w="1982" w:type="dxa"/>
          </w:tcPr>
          <w:p w:rsidR="009C315B" w:rsidRPr="001A382B" w:rsidRDefault="009C315B" w:rsidP="009C315B">
            <w:pPr>
              <w:rPr>
                <w:rFonts w:cs="Times New Roman"/>
                <w:sz w:val="24"/>
                <w:szCs w:val="24"/>
              </w:rPr>
            </w:pPr>
            <w:r w:rsidRPr="001A382B">
              <w:rPr>
                <w:rFonts w:cs="Times New Roman"/>
                <w:sz w:val="24"/>
                <w:szCs w:val="24"/>
              </w:rPr>
              <w:t xml:space="preserve">Response </w:t>
            </w:r>
          </w:p>
        </w:tc>
        <w:tc>
          <w:tcPr>
            <w:tcW w:w="1356" w:type="dxa"/>
          </w:tcPr>
          <w:p w:rsidR="009C315B" w:rsidRPr="001A382B" w:rsidRDefault="009C315B" w:rsidP="009C315B">
            <w:pPr>
              <w:rPr>
                <w:rFonts w:cs="Times New Roman"/>
                <w:sz w:val="24"/>
                <w:szCs w:val="24"/>
              </w:rPr>
            </w:pPr>
            <w:r w:rsidRPr="001A382B">
              <w:rPr>
                <w:rFonts w:cs="Times New Roman"/>
                <w:sz w:val="24"/>
                <w:szCs w:val="24"/>
              </w:rPr>
              <w:t>Resolve</w:t>
            </w:r>
          </w:p>
        </w:tc>
      </w:tr>
      <w:tr w:rsidR="009C315B" w:rsidRPr="001A382B" w:rsidTr="009C315B">
        <w:trPr>
          <w:trHeight w:val="338"/>
        </w:trPr>
        <w:tc>
          <w:tcPr>
            <w:tcW w:w="1273" w:type="dxa"/>
          </w:tcPr>
          <w:p w:rsidR="009C315B" w:rsidRPr="001A382B" w:rsidRDefault="009C315B" w:rsidP="009C315B">
            <w:pPr>
              <w:rPr>
                <w:rFonts w:cs="Times New Roman"/>
                <w:sz w:val="24"/>
                <w:szCs w:val="24"/>
              </w:rPr>
            </w:pPr>
            <w:r w:rsidRPr="001A382B">
              <w:rPr>
                <w:rFonts w:cs="Times New Roman"/>
                <w:sz w:val="24"/>
                <w:szCs w:val="24"/>
              </w:rPr>
              <w:t>P1</w:t>
            </w:r>
          </w:p>
        </w:tc>
        <w:tc>
          <w:tcPr>
            <w:tcW w:w="1982" w:type="dxa"/>
          </w:tcPr>
          <w:p w:rsidR="009C315B" w:rsidRPr="001A382B" w:rsidRDefault="009C315B" w:rsidP="009C315B">
            <w:pPr>
              <w:rPr>
                <w:rFonts w:cs="Times New Roman"/>
                <w:sz w:val="24"/>
                <w:szCs w:val="24"/>
              </w:rPr>
            </w:pPr>
            <w:r w:rsidRPr="001A382B">
              <w:rPr>
                <w:rFonts w:cs="Times New Roman"/>
                <w:sz w:val="24"/>
                <w:szCs w:val="24"/>
              </w:rPr>
              <w:t>15min</w:t>
            </w:r>
          </w:p>
        </w:tc>
        <w:tc>
          <w:tcPr>
            <w:tcW w:w="1356" w:type="dxa"/>
          </w:tcPr>
          <w:p w:rsidR="009C315B" w:rsidRPr="001A382B" w:rsidRDefault="009C315B" w:rsidP="009C315B">
            <w:pPr>
              <w:rPr>
                <w:rFonts w:cs="Times New Roman"/>
                <w:sz w:val="24"/>
                <w:szCs w:val="24"/>
              </w:rPr>
            </w:pPr>
            <w:r w:rsidRPr="001A382B">
              <w:rPr>
                <w:rFonts w:cs="Times New Roman"/>
                <w:sz w:val="24"/>
                <w:szCs w:val="24"/>
              </w:rPr>
              <w:t xml:space="preserve">4hrs </w:t>
            </w:r>
          </w:p>
        </w:tc>
      </w:tr>
      <w:tr w:rsidR="009C315B" w:rsidRPr="001A382B" w:rsidTr="009C315B">
        <w:trPr>
          <w:trHeight w:val="338"/>
        </w:trPr>
        <w:tc>
          <w:tcPr>
            <w:tcW w:w="1273" w:type="dxa"/>
          </w:tcPr>
          <w:p w:rsidR="009C315B" w:rsidRPr="001A382B" w:rsidRDefault="009C315B" w:rsidP="009C315B">
            <w:pPr>
              <w:rPr>
                <w:rFonts w:cs="Times New Roman"/>
                <w:sz w:val="24"/>
                <w:szCs w:val="24"/>
              </w:rPr>
            </w:pPr>
            <w:r w:rsidRPr="001A382B">
              <w:rPr>
                <w:rFonts w:cs="Times New Roman"/>
                <w:sz w:val="24"/>
                <w:szCs w:val="24"/>
              </w:rPr>
              <w:t>P2</w:t>
            </w:r>
          </w:p>
        </w:tc>
        <w:tc>
          <w:tcPr>
            <w:tcW w:w="1982" w:type="dxa"/>
          </w:tcPr>
          <w:p w:rsidR="009C315B" w:rsidRPr="001A382B" w:rsidRDefault="009C315B" w:rsidP="009C315B">
            <w:pPr>
              <w:rPr>
                <w:rFonts w:cs="Times New Roman"/>
                <w:sz w:val="24"/>
                <w:szCs w:val="24"/>
              </w:rPr>
            </w:pPr>
            <w:r w:rsidRPr="001A382B">
              <w:rPr>
                <w:rFonts w:cs="Times New Roman"/>
                <w:sz w:val="24"/>
                <w:szCs w:val="24"/>
              </w:rPr>
              <w:t>30min</w:t>
            </w:r>
          </w:p>
        </w:tc>
        <w:tc>
          <w:tcPr>
            <w:tcW w:w="1356" w:type="dxa"/>
          </w:tcPr>
          <w:p w:rsidR="009C315B" w:rsidRPr="001A382B" w:rsidRDefault="009C315B" w:rsidP="009C315B">
            <w:pPr>
              <w:rPr>
                <w:rFonts w:cs="Times New Roman"/>
                <w:sz w:val="24"/>
                <w:szCs w:val="24"/>
              </w:rPr>
            </w:pPr>
            <w:r w:rsidRPr="001A382B">
              <w:rPr>
                <w:rFonts w:cs="Times New Roman"/>
                <w:sz w:val="24"/>
                <w:szCs w:val="24"/>
              </w:rPr>
              <w:t>8hrs</w:t>
            </w:r>
          </w:p>
        </w:tc>
      </w:tr>
      <w:tr w:rsidR="009C315B" w:rsidRPr="001A382B" w:rsidTr="009C315B">
        <w:trPr>
          <w:trHeight w:val="338"/>
        </w:trPr>
        <w:tc>
          <w:tcPr>
            <w:tcW w:w="1273" w:type="dxa"/>
          </w:tcPr>
          <w:p w:rsidR="009C315B" w:rsidRPr="001A382B" w:rsidRDefault="009C315B" w:rsidP="009C315B">
            <w:pPr>
              <w:rPr>
                <w:rFonts w:cs="Times New Roman"/>
                <w:sz w:val="24"/>
                <w:szCs w:val="24"/>
              </w:rPr>
            </w:pPr>
            <w:r w:rsidRPr="001A382B">
              <w:rPr>
                <w:rFonts w:cs="Times New Roman"/>
                <w:sz w:val="24"/>
                <w:szCs w:val="24"/>
              </w:rPr>
              <w:t>P3</w:t>
            </w:r>
          </w:p>
        </w:tc>
        <w:tc>
          <w:tcPr>
            <w:tcW w:w="1982" w:type="dxa"/>
          </w:tcPr>
          <w:p w:rsidR="009C315B" w:rsidRPr="001A382B" w:rsidRDefault="009C315B" w:rsidP="009C315B">
            <w:pPr>
              <w:rPr>
                <w:rFonts w:cs="Times New Roman"/>
                <w:sz w:val="24"/>
                <w:szCs w:val="24"/>
              </w:rPr>
            </w:pPr>
            <w:r w:rsidRPr="001A382B">
              <w:rPr>
                <w:rFonts w:cs="Times New Roman"/>
                <w:sz w:val="24"/>
                <w:szCs w:val="24"/>
              </w:rPr>
              <w:t>30min</w:t>
            </w:r>
          </w:p>
        </w:tc>
        <w:tc>
          <w:tcPr>
            <w:tcW w:w="1356" w:type="dxa"/>
          </w:tcPr>
          <w:p w:rsidR="009C315B" w:rsidRPr="001A382B" w:rsidRDefault="009C315B" w:rsidP="009C315B">
            <w:pPr>
              <w:rPr>
                <w:rFonts w:cs="Times New Roman"/>
                <w:sz w:val="24"/>
                <w:szCs w:val="24"/>
              </w:rPr>
            </w:pPr>
            <w:r w:rsidRPr="001A382B">
              <w:rPr>
                <w:rFonts w:cs="Times New Roman"/>
                <w:sz w:val="24"/>
                <w:szCs w:val="24"/>
              </w:rPr>
              <w:t>1 days</w:t>
            </w:r>
          </w:p>
        </w:tc>
      </w:tr>
      <w:tr w:rsidR="009C315B" w:rsidRPr="001A382B" w:rsidTr="009C315B">
        <w:trPr>
          <w:trHeight w:val="357"/>
        </w:trPr>
        <w:tc>
          <w:tcPr>
            <w:tcW w:w="1273" w:type="dxa"/>
          </w:tcPr>
          <w:p w:rsidR="009C315B" w:rsidRPr="001A382B" w:rsidRDefault="009C315B" w:rsidP="009C315B">
            <w:pPr>
              <w:rPr>
                <w:rFonts w:cs="Times New Roman"/>
                <w:sz w:val="24"/>
                <w:szCs w:val="24"/>
              </w:rPr>
            </w:pPr>
            <w:r w:rsidRPr="001A382B">
              <w:rPr>
                <w:rFonts w:cs="Times New Roman"/>
                <w:sz w:val="24"/>
                <w:szCs w:val="24"/>
              </w:rPr>
              <w:t>P4</w:t>
            </w:r>
          </w:p>
        </w:tc>
        <w:tc>
          <w:tcPr>
            <w:tcW w:w="1982" w:type="dxa"/>
          </w:tcPr>
          <w:p w:rsidR="009C315B" w:rsidRPr="001A382B" w:rsidRDefault="009C315B" w:rsidP="009C315B">
            <w:pPr>
              <w:rPr>
                <w:rFonts w:cs="Times New Roman"/>
                <w:sz w:val="24"/>
                <w:szCs w:val="24"/>
              </w:rPr>
            </w:pPr>
            <w:r w:rsidRPr="001A382B">
              <w:rPr>
                <w:rFonts w:cs="Times New Roman"/>
                <w:sz w:val="24"/>
                <w:szCs w:val="24"/>
              </w:rPr>
              <w:t>1 day</w:t>
            </w:r>
          </w:p>
        </w:tc>
        <w:tc>
          <w:tcPr>
            <w:tcW w:w="1356" w:type="dxa"/>
          </w:tcPr>
          <w:p w:rsidR="009C315B" w:rsidRPr="001A382B" w:rsidRDefault="009C315B" w:rsidP="009C315B">
            <w:pPr>
              <w:rPr>
                <w:rFonts w:cs="Times New Roman"/>
                <w:sz w:val="24"/>
                <w:szCs w:val="24"/>
              </w:rPr>
            </w:pPr>
            <w:r w:rsidRPr="001A382B">
              <w:rPr>
                <w:rFonts w:cs="Times New Roman"/>
                <w:sz w:val="24"/>
                <w:szCs w:val="24"/>
              </w:rPr>
              <w:t>2days</w:t>
            </w:r>
          </w:p>
        </w:tc>
      </w:tr>
    </w:tbl>
    <w:p w:rsidR="009C315B" w:rsidRPr="001A382B" w:rsidRDefault="009C315B" w:rsidP="009C315B">
      <w:pPr>
        <w:pStyle w:val="ListParagraph"/>
        <w:rPr>
          <w:rFonts w:cs="Times New Roman"/>
          <w:sz w:val="24"/>
          <w:szCs w:val="24"/>
        </w:rPr>
      </w:pPr>
      <w:r>
        <w:rPr>
          <w:rFonts w:cs="Times New Roman"/>
          <w:sz w:val="24"/>
          <w:szCs w:val="24"/>
        </w:rPr>
        <w:t xml:space="preserve">  P5</w:t>
      </w:r>
      <w:r>
        <w:rPr>
          <w:rFonts w:cs="Times New Roman"/>
          <w:sz w:val="24"/>
          <w:szCs w:val="24"/>
        </w:rPr>
        <w:tab/>
        <w:t xml:space="preserve">            </w:t>
      </w:r>
      <w:r w:rsidRPr="001A382B">
        <w:rPr>
          <w:rFonts w:cs="Times New Roman"/>
          <w:sz w:val="24"/>
          <w:szCs w:val="24"/>
        </w:rPr>
        <w:t xml:space="preserve">1 Day                       </w:t>
      </w:r>
      <w:r>
        <w:rPr>
          <w:rFonts w:cs="Times New Roman"/>
          <w:sz w:val="24"/>
          <w:szCs w:val="24"/>
        </w:rPr>
        <w:t xml:space="preserve">    </w:t>
      </w:r>
      <w:r w:rsidRPr="001A382B">
        <w:rPr>
          <w:rFonts w:cs="Times New Roman"/>
          <w:sz w:val="24"/>
          <w:szCs w:val="24"/>
        </w:rPr>
        <w:t>5 Day</w:t>
      </w:r>
    </w:p>
    <w:p w:rsidR="009C315B" w:rsidRPr="001A382B" w:rsidRDefault="009C315B" w:rsidP="009C315B">
      <w:pPr>
        <w:pStyle w:val="ListParagraph"/>
        <w:rPr>
          <w:rFonts w:cs="Times New Roman"/>
          <w:sz w:val="24"/>
          <w:szCs w:val="24"/>
        </w:rPr>
      </w:pPr>
    </w:p>
    <w:p w:rsidR="009C315B" w:rsidRPr="001A382B" w:rsidRDefault="009C315B" w:rsidP="009C315B">
      <w:pPr>
        <w:rPr>
          <w:rFonts w:cs="Times New Roman"/>
          <w:b/>
          <w:sz w:val="24"/>
          <w:szCs w:val="24"/>
          <w:u w:val="single"/>
        </w:rPr>
      </w:pPr>
      <w:r w:rsidRPr="001A382B">
        <w:rPr>
          <w:rFonts w:cs="Times New Roman"/>
          <w:b/>
          <w:sz w:val="24"/>
          <w:szCs w:val="24"/>
          <w:u w:val="single"/>
        </w:rPr>
        <w:t>Disaster Recovery Plan:</w:t>
      </w:r>
    </w:p>
    <w:p w:rsidR="009C315B" w:rsidRPr="001A382B" w:rsidRDefault="004F45D6" w:rsidP="009C315B">
      <w:pPr>
        <w:rPr>
          <w:rFonts w:cs="Times New Roman"/>
          <w:sz w:val="24"/>
          <w:szCs w:val="24"/>
        </w:rPr>
      </w:pPr>
      <w:r>
        <w:rPr>
          <w:rFonts w:cs="Times New Roman"/>
          <w:sz w:val="24"/>
          <w:szCs w:val="24"/>
        </w:rPr>
        <w:t xml:space="preserve">&gt; </w:t>
      </w:r>
      <w:r w:rsidR="009C315B" w:rsidRPr="001A382B">
        <w:rPr>
          <w:rFonts w:cs="Times New Roman"/>
          <w:sz w:val="24"/>
          <w:szCs w:val="24"/>
        </w:rPr>
        <w:t>This defines a business which needs to run continuously without having any service interruption.</w:t>
      </w:r>
    </w:p>
    <w:p w:rsidR="009C315B" w:rsidRPr="001A382B" w:rsidRDefault="009C315B" w:rsidP="009C315B">
      <w:pPr>
        <w:rPr>
          <w:rFonts w:cs="Times New Roman"/>
          <w:sz w:val="24"/>
          <w:szCs w:val="24"/>
        </w:rPr>
      </w:pPr>
      <w:r w:rsidRPr="003B0989">
        <w:rPr>
          <w:rFonts w:cs="Times New Roman"/>
          <w:b/>
          <w:sz w:val="24"/>
          <w:szCs w:val="24"/>
        </w:rPr>
        <w:t>Ex:</w:t>
      </w:r>
      <w:r w:rsidRPr="001A382B">
        <w:rPr>
          <w:rFonts w:cs="Times New Roman"/>
          <w:sz w:val="24"/>
          <w:szCs w:val="24"/>
        </w:rPr>
        <w:t xml:space="preserve"> By implementing mirroring, replication, and clustering.</w:t>
      </w:r>
    </w:p>
    <w:p w:rsidR="009C315B" w:rsidRPr="001A382B" w:rsidRDefault="009C315B" w:rsidP="009C315B">
      <w:pPr>
        <w:rPr>
          <w:rFonts w:cs="Times New Roman"/>
          <w:sz w:val="24"/>
          <w:szCs w:val="24"/>
        </w:rPr>
      </w:pPr>
      <w:r w:rsidRPr="00213DFD">
        <w:rPr>
          <w:rFonts w:cs="Times New Roman"/>
          <w:b/>
          <w:sz w:val="24"/>
          <w:szCs w:val="24"/>
        </w:rPr>
        <w:t>Real time:</w:t>
      </w:r>
      <w:r w:rsidRPr="001A382B">
        <w:rPr>
          <w:rFonts w:cs="Times New Roman"/>
          <w:sz w:val="24"/>
          <w:szCs w:val="24"/>
        </w:rPr>
        <w:t xml:space="preserve"> DR test will happen every 1 year or 6 months.</w:t>
      </w:r>
    </w:p>
    <w:p w:rsidR="009C315B" w:rsidRPr="001A382B" w:rsidRDefault="009C315B" w:rsidP="009C315B">
      <w:pPr>
        <w:pStyle w:val="ListParagraph"/>
        <w:rPr>
          <w:rFonts w:cs="Times New Roman"/>
          <w:sz w:val="24"/>
          <w:szCs w:val="24"/>
        </w:rPr>
      </w:pPr>
    </w:p>
    <w:p w:rsidR="009C315B" w:rsidRPr="001A382B" w:rsidRDefault="009C315B" w:rsidP="009C315B">
      <w:pPr>
        <w:rPr>
          <w:rFonts w:cs="Times New Roman"/>
          <w:sz w:val="24"/>
          <w:szCs w:val="24"/>
        </w:rPr>
      </w:pPr>
      <w:r w:rsidRPr="001A382B">
        <w:rPr>
          <w:rFonts w:cs="Times New Roman"/>
          <w:sz w:val="24"/>
          <w:szCs w:val="24"/>
        </w:rPr>
        <w:t>Team size: 12</w:t>
      </w:r>
    </w:p>
    <w:p w:rsidR="009C315B" w:rsidRPr="001A382B" w:rsidRDefault="009C315B" w:rsidP="009C315B">
      <w:pPr>
        <w:rPr>
          <w:rFonts w:cs="Times New Roman"/>
          <w:sz w:val="24"/>
          <w:szCs w:val="24"/>
        </w:rPr>
      </w:pPr>
      <w:r w:rsidRPr="001A382B">
        <w:rPr>
          <w:rFonts w:cs="Times New Roman"/>
          <w:sz w:val="24"/>
          <w:szCs w:val="24"/>
        </w:rPr>
        <w:t xml:space="preserve">24*7 </w:t>
      </w:r>
    </w:p>
    <w:p w:rsidR="009C315B" w:rsidRPr="001A382B" w:rsidRDefault="009C315B" w:rsidP="009C315B">
      <w:pPr>
        <w:rPr>
          <w:rFonts w:cs="Times New Roman"/>
          <w:sz w:val="24"/>
          <w:szCs w:val="24"/>
        </w:rPr>
      </w:pPr>
      <w:r w:rsidRPr="001A382B">
        <w:rPr>
          <w:rFonts w:cs="Times New Roman"/>
          <w:sz w:val="24"/>
          <w:szCs w:val="24"/>
        </w:rPr>
        <w:t>L1</w:t>
      </w:r>
      <w:r w:rsidRPr="001A382B">
        <w:rPr>
          <w:rFonts w:cs="Times New Roman"/>
          <w:sz w:val="24"/>
          <w:szCs w:val="24"/>
        </w:rPr>
        <w:sym w:font="Wingdings" w:char="F0E0"/>
      </w:r>
      <w:r w:rsidRPr="001A382B">
        <w:rPr>
          <w:rFonts w:cs="Times New Roman"/>
          <w:sz w:val="24"/>
          <w:szCs w:val="24"/>
        </w:rPr>
        <w:t xml:space="preserve"> 3</w:t>
      </w:r>
    </w:p>
    <w:p w:rsidR="009C315B" w:rsidRPr="001A382B" w:rsidRDefault="009C315B" w:rsidP="009C315B">
      <w:pPr>
        <w:rPr>
          <w:rFonts w:cs="Times New Roman"/>
          <w:sz w:val="24"/>
          <w:szCs w:val="24"/>
        </w:rPr>
      </w:pPr>
      <w:r w:rsidRPr="001A382B">
        <w:rPr>
          <w:rFonts w:cs="Times New Roman"/>
          <w:sz w:val="24"/>
          <w:szCs w:val="24"/>
        </w:rPr>
        <w:t>L2</w:t>
      </w:r>
      <w:r w:rsidRPr="001A382B">
        <w:rPr>
          <w:rFonts w:cs="Times New Roman"/>
          <w:sz w:val="24"/>
          <w:szCs w:val="24"/>
        </w:rPr>
        <w:sym w:font="Wingdings" w:char="F0E0"/>
      </w:r>
      <w:r w:rsidRPr="001A382B">
        <w:rPr>
          <w:rFonts w:cs="Times New Roman"/>
          <w:sz w:val="24"/>
          <w:szCs w:val="24"/>
        </w:rPr>
        <w:t xml:space="preserve">4 </w:t>
      </w:r>
    </w:p>
    <w:p w:rsidR="009C315B" w:rsidRPr="001A382B" w:rsidRDefault="009C315B" w:rsidP="009C315B">
      <w:pPr>
        <w:rPr>
          <w:rFonts w:cs="Times New Roman"/>
          <w:sz w:val="24"/>
          <w:szCs w:val="24"/>
        </w:rPr>
      </w:pPr>
      <w:r w:rsidRPr="001A382B">
        <w:rPr>
          <w:rFonts w:cs="Times New Roman"/>
          <w:sz w:val="24"/>
          <w:szCs w:val="24"/>
        </w:rPr>
        <w:t>L3</w:t>
      </w:r>
      <w:r w:rsidRPr="001A382B">
        <w:rPr>
          <w:rFonts w:cs="Times New Roman"/>
          <w:sz w:val="24"/>
          <w:szCs w:val="24"/>
        </w:rPr>
        <w:sym w:font="Wingdings" w:char="F0E0"/>
      </w:r>
      <w:r w:rsidRPr="001A382B">
        <w:rPr>
          <w:rFonts w:cs="Times New Roman"/>
          <w:sz w:val="24"/>
          <w:szCs w:val="24"/>
        </w:rPr>
        <w:t xml:space="preserve"> 3</w:t>
      </w:r>
    </w:p>
    <w:p w:rsidR="009C315B" w:rsidRPr="001A382B" w:rsidRDefault="005E5C52" w:rsidP="009C315B">
      <w:pPr>
        <w:rPr>
          <w:rFonts w:cs="Times New Roman"/>
          <w:sz w:val="24"/>
          <w:szCs w:val="24"/>
        </w:rPr>
      </w:pPr>
      <w:r>
        <w:rPr>
          <w:rFonts w:cs="Times New Roman"/>
          <w:sz w:val="24"/>
          <w:szCs w:val="24"/>
        </w:rPr>
        <w:t>Team lead:</w:t>
      </w:r>
      <w:r w:rsidR="009C315B" w:rsidRPr="001A382B">
        <w:rPr>
          <w:rFonts w:cs="Times New Roman"/>
          <w:sz w:val="24"/>
          <w:szCs w:val="24"/>
        </w:rPr>
        <w:t xml:space="preserve"> 1</w:t>
      </w:r>
    </w:p>
    <w:p w:rsidR="009C315B" w:rsidRDefault="009C315B" w:rsidP="009C315B">
      <w:pPr>
        <w:rPr>
          <w:rFonts w:cs="Times New Roman"/>
          <w:sz w:val="24"/>
          <w:szCs w:val="24"/>
        </w:rPr>
      </w:pPr>
      <w:r w:rsidRPr="001A382B">
        <w:rPr>
          <w:rFonts w:cs="Times New Roman"/>
          <w:sz w:val="24"/>
          <w:szCs w:val="24"/>
        </w:rPr>
        <w:t>Manager: 1</w:t>
      </w:r>
    </w:p>
    <w:p w:rsidR="009C315B" w:rsidRPr="001A382B" w:rsidRDefault="009C315B" w:rsidP="009C315B">
      <w:pPr>
        <w:rPr>
          <w:rFonts w:cs="Times New Roman"/>
          <w:sz w:val="24"/>
          <w:szCs w:val="24"/>
        </w:rPr>
      </w:pPr>
    </w:p>
    <w:p w:rsidR="009C315B" w:rsidRDefault="009C315B" w:rsidP="009C315B">
      <w:pPr>
        <w:rPr>
          <w:rFonts w:cs="Times New Roman"/>
          <w:b/>
          <w:sz w:val="24"/>
          <w:szCs w:val="24"/>
          <w:u w:val="single"/>
        </w:rPr>
      </w:pPr>
    </w:p>
    <w:p w:rsidR="009C315B" w:rsidRPr="001A382B" w:rsidRDefault="009C315B" w:rsidP="009C315B">
      <w:pPr>
        <w:rPr>
          <w:rFonts w:cs="Times New Roman"/>
          <w:b/>
          <w:sz w:val="24"/>
          <w:szCs w:val="24"/>
          <w:u w:val="single"/>
        </w:rPr>
      </w:pPr>
      <w:r w:rsidRPr="001A382B">
        <w:rPr>
          <w:rFonts w:cs="Times New Roman"/>
          <w:b/>
          <w:sz w:val="24"/>
          <w:szCs w:val="24"/>
          <w:u w:val="single"/>
        </w:rPr>
        <w:t xml:space="preserve">Shift Management:   </w:t>
      </w:r>
    </w:p>
    <w:p w:rsidR="009C315B" w:rsidRPr="001A382B" w:rsidRDefault="009C315B" w:rsidP="009C315B">
      <w:pPr>
        <w:rPr>
          <w:rFonts w:cs="Times New Roman"/>
          <w:sz w:val="24"/>
          <w:szCs w:val="24"/>
        </w:rPr>
      </w:pPr>
      <w:r w:rsidRPr="001A382B">
        <w:rPr>
          <w:rFonts w:cs="Times New Roman"/>
          <w:sz w:val="24"/>
          <w:szCs w:val="24"/>
        </w:rPr>
        <w:t xml:space="preserve">8 </w:t>
      </w:r>
      <w:r>
        <w:rPr>
          <w:rFonts w:cs="Times New Roman"/>
          <w:sz w:val="24"/>
          <w:szCs w:val="24"/>
        </w:rPr>
        <w:t>Hr</w:t>
      </w:r>
      <w:r w:rsidRPr="001A382B">
        <w:rPr>
          <w:rFonts w:cs="Times New Roman"/>
          <w:sz w:val="24"/>
          <w:szCs w:val="24"/>
        </w:rPr>
        <w:t>:  6:00 AM- 4:30 PM: 1 L1+1 L2+ 1 L3</w:t>
      </w:r>
    </w:p>
    <w:p w:rsidR="009C315B" w:rsidRPr="001A382B" w:rsidRDefault="009C315B" w:rsidP="009C315B">
      <w:pPr>
        <w:rPr>
          <w:rFonts w:cs="Times New Roman"/>
          <w:sz w:val="24"/>
          <w:szCs w:val="24"/>
        </w:rPr>
      </w:pPr>
      <w:r w:rsidRPr="001A382B">
        <w:rPr>
          <w:rFonts w:cs="Times New Roman"/>
          <w:sz w:val="24"/>
          <w:szCs w:val="24"/>
        </w:rPr>
        <w:t xml:space="preserve">8 </w:t>
      </w:r>
      <w:r>
        <w:rPr>
          <w:rFonts w:cs="Times New Roman"/>
          <w:sz w:val="24"/>
          <w:szCs w:val="24"/>
        </w:rPr>
        <w:t>Hr</w:t>
      </w:r>
      <w:r w:rsidRPr="001A382B">
        <w:rPr>
          <w:rFonts w:cs="Times New Roman"/>
          <w:sz w:val="24"/>
          <w:szCs w:val="24"/>
        </w:rPr>
        <w:t>:  12:00 PM-9:30 PM: 1 L1+2 L2+ 1 L3</w:t>
      </w:r>
    </w:p>
    <w:p w:rsidR="009C315B" w:rsidRPr="001A382B" w:rsidRDefault="009C315B" w:rsidP="009C315B">
      <w:pPr>
        <w:rPr>
          <w:rFonts w:cs="Times New Roman"/>
          <w:sz w:val="24"/>
          <w:szCs w:val="24"/>
        </w:rPr>
      </w:pPr>
      <w:r w:rsidRPr="001A382B">
        <w:rPr>
          <w:rFonts w:cs="Times New Roman"/>
          <w:sz w:val="24"/>
          <w:szCs w:val="24"/>
        </w:rPr>
        <w:t xml:space="preserve">8 </w:t>
      </w:r>
      <w:r>
        <w:rPr>
          <w:rFonts w:cs="Times New Roman"/>
          <w:sz w:val="24"/>
          <w:szCs w:val="24"/>
        </w:rPr>
        <w:t>Hr</w:t>
      </w:r>
      <w:r w:rsidRPr="001A382B">
        <w:rPr>
          <w:rFonts w:cs="Times New Roman"/>
          <w:sz w:val="24"/>
          <w:szCs w:val="24"/>
        </w:rPr>
        <w:t xml:space="preserve">: </w:t>
      </w:r>
      <w:r>
        <w:rPr>
          <w:rFonts w:cs="Times New Roman"/>
          <w:sz w:val="24"/>
          <w:szCs w:val="24"/>
        </w:rPr>
        <w:t xml:space="preserve"> </w:t>
      </w:r>
      <w:r w:rsidRPr="001A382B">
        <w:rPr>
          <w:rFonts w:cs="Times New Roman"/>
          <w:sz w:val="24"/>
          <w:szCs w:val="24"/>
        </w:rPr>
        <w:t>9:00 PM -06:30 AM: 1 L1+1 L2+ 1 L3</w:t>
      </w:r>
    </w:p>
    <w:p w:rsidR="009C315B" w:rsidRPr="001A382B" w:rsidRDefault="009C315B" w:rsidP="009C315B">
      <w:pPr>
        <w:pBdr>
          <w:bottom w:val="single" w:sz="6" w:space="1" w:color="auto"/>
        </w:pBdr>
        <w:rPr>
          <w:rFonts w:cs="Times New Roman"/>
          <w:sz w:val="24"/>
          <w:szCs w:val="24"/>
        </w:rPr>
      </w:pPr>
    </w:p>
    <w:p w:rsidR="009C315B" w:rsidRPr="001A382B" w:rsidRDefault="009C315B" w:rsidP="009C315B">
      <w:pPr>
        <w:pStyle w:val="ListParagraph"/>
        <w:rPr>
          <w:rFonts w:cs="Times New Roman"/>
          <w:sz w:val="24"/>
          <w:szCs w:val="24"/>
        </w:rPr>
      </w:pPr>
    </w:p>
    <w:p w:rsidR="009C315B" w:rsidRPr="001A382B" w:rsidRDefault="009C315B" w:rsidP="009C315B">
      <w:pPr>
        <w:rPr>
          <w:rFonts w:cs="Times New Roman"/>
          <w:b/>
          <w:sz w:val="24"/>
          <w:szCs w:val="24"/>
        </w:rPr>
      </w:pPr>
      <w:r w:rsidRPr="001A382B">
        <w:rPr>
          <w:rFonts w:cs="Times New Roman"/>
          <w:b/>
          <w:sz w:val="24"/>
          <w:szCs w:val="24"/>
        </w:rPr>
        <w:t>Shift handover:</w:t>
      </w:r>
    </w:p>
    <w:p w:rsidR="009C315B" w:rsidRPr="001A382B" w:rsidRDefault="009C315B" w:rsidP="009C315B">
      <w:pPr>
        <w:rPr>
          <w:rFonts w:cs="Times New Roman"/>
          <w:sz w:val="24"/>
          <w:szCs w:val="24"/>
        </w:rPr>
      </w:pPr>
      <w:r w:rsidRPr="001A382B">
        <w:rPr>
          <w:rFonts w:cs="Times New Roman"/>
          <w:sz w:val="24"/>
          <w:szCs w:val="24"/>
        </w:rPr>
        <w:t>To handover to next shift person,</w:t>
      </w:r>
    </w:p>
    <w:p w:rsidR="009C315B" w:rsidRPr="001A382B" w:rsidRDefault="009C315B" w:rsidP="009C315B">
      <w:pPr>
        <w:rPr>
          <w:rFonts w:cs="Times New Roman"/>
          <w:sz w:val="24"/>
          <w:szCs w:val="24"/>
        </w:rPr>
      </w:pPr>
      <w:r>
        <w:rPr>
          <w:rFonts w:cs="Times New Roman"/>
          <w:sz w:val="24"/>
          <w:szCs w:val="24"/>
        </w:rPr>
        <w:t>1.</w:t>
      </w:r>
      <w:r w:rsidRPr="001A382B">
        <w:rPr>
          <w:rFonts w:cs="Times New Roman"/>
          <w:sz w:val="24"/>
          <w:szCs w:val="24"/>
        </w:rPr>
        <w:t xml:space="preserve"> What are the new requests came into our queue</w:t>
      </w:r>
    </w:p>
    <w:p w:rsidR="009C315B" w:rsidRPr="001A382B" w:rsidRDefault="009C315B" w:rsidP="009C315B">
      <w:pPr>
        <w:rPr>
          <w:rFonts w:cs="Times New Roman"/>
          <w:sz w:val="24"/>
          <w:szCs w:val="24"/>
        </w:rPr>
      </w:pPr>
      <w:r>
        <w:rPr>
          <w:rFonts w:cs="Times New Roman"/>
          <w:sz w:val="24"/>
          <w:szCs w:val="24"/>
        </w:rPr>
        <w:t>2.</w:t>
      </w:r>
      <w:r w:rsidRPr="001A382B">
        <w:rPr>
          <w:rFonts w:cs="Times New Roman"/>
          <w:sz w:val="24"/>
          <w:szCs w:val="24"/>
        </w:rPr>
        <w:t xml:space="preserve"> What are the tasks are pending</w:t>
      </w:r>
    </w:p>
    <w:p w:rsidR="009C315B" w:rsidRPr="001A382B" w:rsidRDefault="009C315B" w:rsidP="009C315B">
      <w:pPr>
        <w:rPr>
          <w:rFonts w:cs="Times New Roman"/>
          <w:sz w:val="24"/>
          <w:szCs w:val="24"/>
        </w:rPr>
      </w:pPr>
      <w:r>
        <w:rPr>
          <w:rFonts w:cs="Times New Roman"/>
          <w:sz w:val="24"/>
          <w:szCs w:val="24"/>
        </w:rPr>
        <w:t>3.</w:t>
      </w:r>
      <w:r w:rsidRPr="001A382B">
        <w:rPr>
          <w:rFonts w:cs="Times New Roman"/>
          <w:sz w:val="24"/>
          <w:szCs w:val="24"/>
        </w:rPr>
        <w:t xml:space="preserve"> What are the calls need to attend</w:t>
      </w:r>
    </w:p>
    <w:p w:rsidR="009C315B" w:rsidRPr="001A382B" w:rsidRDefault="009C315B" w:rsidP="009C315B">
      <w:pPr>
        <w:rPr>
          <w:rFonts w:cs="Times New Roman"/>
          <w:sz w:val="24"/>
          <w:szCs w:val="24"/>
        </w:rPr>
      </w:pPr>
      <w:r>
        <w:rPr>
          <w:rFonts w:cs="Times New Roman"/>
          <w:sz w:val="24"/>
          <w:szCs w:val="24"/>
        </w:rPr>
        <w:t>4.</w:t>
      </w:r>
      <w:r w:rsidRPr="001A382B">
        <w:rPr>
          <w:rFonts w:cs="Times New Roman"/>
          <w:sz w:val="24"/>
          <w:szCs w:val="24"/>
        </w:rPr>
        <w:t xml:space="preserve"> How many tickets are closed?</w:t>
      </w:r>
    </w:p>
    <w:p w:rsidR="009C315B" w:rsidRPr="001A382B" w:rsidRDefault="009C315B" w:rsidP="009C315B">
      <w:pPr>
        <w:rPr>
          <w:rFonts w:cs="Times New Roman"/>
          <w:sz w:val="24"/>
          <w:szCs w:val="24"/>
        </w:rPr>
      </w:pPr>
      <w:r>
        <w:rPr>
          <w:rFonts w:cs="Times New Roman"/>
          <w:sz w:val="24"/>
          <w:szCs w:val="24"/>
        </w:rPr>
        <w:t>5.</w:t>
      </w:r>
      <w:r w:rsidRPr="001A382B">
        <w:rPr>
          <w:rFonts w:cs="Times New Roman"/>
          <w:sz w:val="24"/>
          <w:szCs w:val="24"/>
        </w:rPr>
        <w:t xml:space="preserve"> How many critical tickets are came in shift?</w:t>
      </w:r>
    </w:p>
    <w:p w:rsidR="009C315B" w:rsidRPr="001A382B" w:rsidRDefault="009C315B" w:rsidP="009C315B">
      <w:pPr>
        <w:pStyle w:val="ListParagraph"/>
        <w:ind w:left="1080"/>
        <w:rPr>
          <w:rFonts w:cs="Times New Roman"/>
          <w:sz w:val="24"/>
          <w:szCs w:val="24"/>
        </w:rPr>
      </w:pPr>
    </w:p>
    <w:p w:rsidR="009C315B" w:rsidRPr="003B0989" w:rsidRDefault="009C315B" w:rsidP="009C315B">
      <w:pPr>
        <w:rPr>
          <w:rFonts w:cs="Times New Roman"/>
          <w:sz w:val="24"/>
          <w:szCs w:val="24"/>
        </w:rPr>
      </w:pPr>
    </w:p>
    <w:p w:rsidR="009C315B" w:rsidRPr="001A382B" w:rsidRDefault="009C315B" w:rsidP="009C315B">
      <w:pPr>
        <w:rPr>
          <w:rFonts w:cs="Times New Roman"/>
          <w:sz w:val="24"/>
          <w:szCs w:val="24"/>
        </w:rPr>
      </w:pPr>
      <w:r w:rsidRPr="001A382B">
        <w:rPr>
          <w:rFonts w:cs="Times New Roman"/>
          <w:b/>
          <w:sz w:val="24"/>
          <w:szCs w:val="24"/>
        </w:rPr>
        <w:t>How many number servers in your project support?</w:t>
      </w:r>
      <w:r w:rsidRPr="001A382B">
        <w:rPr>
          <w:rFonts w:cs="Times New Roman"/>
          <w:sz w:val="24"/>
          <w:szCs w:val="24"/>
        </w:rPr>
        <w:t xml:space="preserve">  500 +</w:t>
      </w:r>
    </w:p>
    <w:p w:rsidR="009C315B" w:rsidRPr="001A382B" w:rsidRDefault="009C315B" w:rsidP="009C315B">
      <w:pPr>
        <w:rPr>
          <w:rFonts w:cs="Times New Roman"/>
          <w:sz w:val="24"/>
          <w:szCs w:val="24"/>
        </w:rPr>
      </w:pPr>
      <w:r w:rsidRPr="001A382B">
        <w:rPr>
          <w:rFonts w:cs="Times New Roman"/>
          <w:b/>
          <w:sz w:val="24"/>
          <w:szCs w:val="24"/>
        </w:rPr>
        <w:t>How many prod and dev\uat\pre-prod servers?</w:t>
      </w:r>
      <w:r w:rsidRPr="001A382B">
        <w:rPr>
          <w:rFonts w:cs="Times New Roman"/>
          <w:sz w:val="24"/>
          <w:szCs w:val="24"/>
        </w:rPr>
        <w:t xml:space="preserve"> 350+ Prod and UAT\PRE-PROD\DEV-150+</w:t>
      </w:r>
    </w:p>
    <w:p w:rsidR="009C315B" w:rsidRPr="001A382B" w:rsidRDefault="009C315B" w:rsidP="009C315B">
      <w:pPr>
        <w:rPr>
          <w:rFonts w:cs="Times New Roman"/>
          <w:sz w:val="24"/>
          <w:szCs w:val="24"/>
        </w:rPr>
      </w:pPr>
      <w:r w:rsidRPr="001A382B">
        <w:rPr>
          <w:rFonts w:cs="Times New Roman"/>
          <w:b/>
          <w:sz w:val="24"/>
          <w:szCs w:val="24"/>
        </w:rPr>
        <w:t>How many Sql instances are installed?</w:t>
      </w:r>
      <w:r w:rsidRPr="001A382B">
        <w:rPr>
          <w:rFonts w:cs="Times New Roman"/>
          <w:sz w:val="24"/>
          <w:szCs w:val="24"/>
        </w:rPr>
        <w:t xml:space="preserve"> 700+ instance</w:t>
      </w:r>
    </w:p>
    <w:p w:rsidR="009C315B" w:rsidRPr="001A382B" w:rsidRDefault="009C315B" w:rsidP="009C315B">
      <w:pPr>
        <w:rPr>
          <w:rFonts w:cs="Times New Roman"/>
          <w:sz w:val="24"/>
          <w:szCs w:val="24"/>
        </w:rPr>
      </w:pPr>
      <w:r w:rsidRPr="001A382B">
        <w:rPr>
          <w:rFonts w:cs="Times New Roman"/>
          <w:b/>
          <w:sz w:val="24"/>
          <w:szCs w:val="24"/>
        </w:rPr>
        <w:t>How many database are?</w:t>
      </w:r>
      <w:r w:rsidRPr="001A382B">
        <w:rPr>
          <w:rFonts w:cs="Times New Roman"/>
          <w:sz w:val="24"/>
          <w:szCs w:val="24"/>
        </w:rPr>
        <w:t xml:space="preserve"> 5000+ databases</w:t>
      </w:r>
    </w:p>
    <w:p w:rsidR="009C315B" w:rsidRPr="001A382B" w:rsidRDefault="009C315B" w:rsidP="009C315B">
      <w:pPr>
        <w:rPr>
          <w:rFonts w:cs="Times New Roman"/>
          <w:sz w:val="24"/>
          <w:szCs w:val="24"/>
        </w:rPr>
      </w:pPr>
      <w:r w:rsidRPr="001A382B">
        <w:rPr>
          <w:rFonts w:cs="Times New Roman"/>
          <w:b/>
          <w:sz w:val="24"/>
          <w:szCs w:val="24"/>
        </w:rPr>
        <w:t>What is the max database size:</w:t>
      </w:r>
      <w:r w:rsidRPr="001A382B">
        <w:rPr>
          <w:rFonts w:cs="Times New Roman"/>
          <w:sz w:val="24"/>
          <w:szCs w:val="24"/>
        </w:rPr>
        <w:t xml:space="preserve"> 4 TB?</w:t>
      </w:r>
    </w:p>
    <w:p w:rsidR="009C315B" w:rsidRPr="001A382B" w:rsidRDefault="009C315B" w:rsidP="009C315B">
      <w:pPr>
        <w:rPr>
          <w:rFonts w:cs="Times New Roman"/>
          <w:b/>
          <w:sz w:val="24"/>
          <w:szCs w:val="24"/>
        </w:rPr>
      </w:pPr>
      <w:r w:rsidRPr="001A382B">
        <w:rPr>
          <w:rFonts w:cs="Times New Roman"/>
          <w:b/>
          <w:sz w:val="24"/>
          <w:szCs w:val="24"/>
        </w:rPr>
        <w:t xml:space="preserve">Backup strategy: </w:t>
      </w:r>
    </w:p>
    <w:p w:rsidR="009C315B" w:rsidRPr="001A382B" w:rsidRDefault="009C315B" w:rsidP="009C315B">
      <w:pPr>
        <w:rPr>
          <w:rFonts w:cs="Times New Roman"/>
          <w:sz w:val="24"/>
          <w:szCs w:val="24"/>
        </w:rPr>
      </w:pPr>
      <w:r w:rsidRPr="001A382B">
        <w:rPr>
          <w:rFonts w:cs="Times New Roman"/>
          <w:sz w:val="24"/>
          <w:szCs w:val="24"/>
        </w:rPr>
        <w:t>Full backup: Daily [After business hours]</w:t>
      </w:r>
    </w:p>
    <w:p w:rsidR="009C315B" w:rsidRPr="003B0989" w:rsidRDefault="009C315B" w:rsidP="009C315B">
      <w:pPr>
        <w:rPr>
          <w:rFonts w:cs="Times New Roman"/>
          <w:sz w:val="24"/>
          <w:szCs w:val="24"/>
        </w:rPr>
      </w:pPr>
      <w:r w:rsidRPr="001A382B">
        <w:rPr>
          <w:rFonts w:cs="Times New Roman"/>
          <w:sz w:val="24"/>
          <w:szCs w:val="24"/>
        </w:rPr>
        <w:t>Log backup: Daily [Every 15 min once]</w:t>
      </w:r>
    </w:p>
    <w:p w:rsidR="00F90C52" w:rsidRDefault="00F90C52" w:rsidP="009C315B">
      <w:pPr>
        <w:rPr>
          <w:rFonts w:cs="Times New Roman"/>
          <w:b/>
          <w:sz w:val="24"/>
          <w:szCs w:val="24"/>
        </w:rPr>
      </w:pPr>
    </w:p>
    <w:p w:rsidR="009C315B" w:rsidRPr="001A382B" w:rsidRDefault="009C315B" w:rsidP="009C315B">
      <w:pPr>
        <w:rPr>
          <w:rFonts w:cs="Times New Roman"/>
          <w:b/>
          <w:sz w:val="24"/>
          <w:szCs w:val="24"/>
        </w:rPr>
      </w:pPr>
      <w:r w:rsidRPr="001A382B">
        <w:rPr>
          <w:rFonts w:cs="Times New Roman"/>
          <w:b/>
          <w:sz w:val="24"/>
          <w:szCs w:val="24"/>
        </w:rPr>
        <w:t>How many database\instance configured with HA solutions?</w:t>
      </w:r>
    </w:p>
    <w:p w:rsidR="009C315B" w:rsidRPr="001A382B" w:rsidRDefault="009C315B" w:rsidP="009C315B">
      <w:pPr>
        <w:rPr>
          <w:rFonts w:cs="Times New Roman"/>
          <w:sz w:val="24"/>
          <w:szCs w:val="24"/>
        </w:rPr>
      </w:pPr>
      <w:r w:rsidRPr="001A382B">
        <w:rPr>
          <w:rFonts w:cs="Times New Roman"/>
          <w:sz w:val="24"/>
          <w:szCs w:val="24"/>
        </w:rPr>
        <w:t xml:space="preserve">Logshipping: 100 + </w:t>
      </w:r>
    </w:p>
    <w:p w:rsidR="009C315B" w:rsidRPr="001A382B" w:rsidRDefault="009C315B" w:rsidP="009C315B">
      <w:pPr>
        <w:rPr>
          <w:rFonts w:cs="Times New Roman"/>
          <w:sz w:val="24"/>
          <w:szCs w:val="24"/>
        </w:rPr>
      </w:pPr>
      <w:r w:rsidRPr="001A382B">
        <w:rPr>
          <w:rFonts w:cs="Times New Roman"/>
          <w:sz w:val="24"/>
          <w:szCs w:val="24"/>
        </w:rPr>
        <w:t>Mirroring: 200+</w:t>
      </w:r>
    </w:p>
    <w:p w:rsidR="009C315B" w:rsidRPr="001A382B" w:rsidRDefault="009C315B" w:rsidP="009C315B">
      <w:pPr>
        <w:rPr>
          <w:rFonts w:cs="Times New Roman"/>
          <w:sz w:val="24"/>
          <w:szCs w:val="24"/>
        </w:rPr>
      </w:pPr>
      <w:r w:rsidRPr="001A382B">
        <w:rPr>
          <w:rFonts w:cs="Times New Roman"/>
          <w:sz w:val="24"/>
          <w:szCs w:val="24"/>
        </w:rPr>
        <w:t>Replication: 2000+</w:t>
      </w:r>
    </w:p>
    <w:p w:rsidR="009C315B" w:rsidRPr="001A382B" w:rsidRDefault="009C315B" w:rsidP="009C315B">
      <w:pPr>
        <w:rPr>
          <w:rFonts w:cs="Times New Roman"/>
          <w:sz w:val="24"/>
          <w:szCs w:val="24"/>
        </w:rPr>
      </w:pPr>
      <w:r w:rsidRPr="001A382B">
        <w:rPr>
          <w:rFonts w:cs="Times New Roman"/>
          <w:sz w:val="24"/>
          <w:szCs w:val="24"/>
        </w:rPr>
        <w:t>Clustering: 100+ Instance</w:t>
      </w:r>
    </w:p>
    <w:p w:rsidR="009C315B" w:rsidRPr="001A382B" w:rsidRDefault="009C315B" w:rsidP="009C315B">
      <w:pPr>
        <w:ind w:left="720"/>
        <w:rPr>
          <w:rFonts w:cs="Times New Roman"/>
          <w:sz w:val="24"/>
          <w:szCs w:val="24"/>
        </w:rPr>
      </w:pPr>
    </w:p>
    <w:p w:rsidR="009C315B" w:rsidRPr="001A382B" w:rsidRDefault="009C315B" w:rsidP="009C315B">
      <w:pPr>
        <w:rPr>
          <w:rFonts w:cs="Times New Roman"/>
          <w:b/>
          <w:sz w:val="24"/>
          <w:szCs w:val="24"/>
        </w:rPr>
      </w:pPr>
      <w:r w:rsidRPr="001A382B">
        <w:rPr>
          <w:rFonts w:cs="Times New Roman"/>
          <w:b/>
          <w:sz w:val="24"/>
          <w:szCs w:val="24"/>
        </w:rPr>
        <w:t>Backup file retention period?</w:t>
      </w:r>
    </w:p>
    <w:p w:rsidR="009C315B" w:rsidRPr="001A382B" w:rsidRDefault="009C315B" w:rsidP="009C315B">
      <w:pPr>
        <w:rPr>
          <w:rFonts w:cs="Times New Roman"/>
          <w:sz w:val="24"/>
          <w:szCs w:val="24"/>
        </w:rPr>
      </w:pPr>
      <w:r w:rsidRPr="001A382B">
        <w:rPr>
          <w:rFonts w:cs="Times New Roman"/>
          <w:sz w:val="24"/>
          <w:szCs w:val="24"/>
        </w:rPr>
        <w:t>In disk: 7 days</w:t>
      </w:r>
    </w:p>
    <w:p w:rsidR="009C315B" w:rsidRPr="001A382B" w:rsidRDefault="009C315B" w:rsidP="009C315B">
      <w:pPr>
        <w:rPr>
          <w:rFonts w:cs="Times New Roman"/>
          <w:sz w:val="24"/>
          <w:szCs w:val="24"/>
        </w:rPr>
      </w:pPr>
      <w:r w:rsidRPr="001A382B">
        <w:rPr>
          <w:rFonts w:cs="Times New Roman"/>
          <w:sz w:val="24"/>
          <w:szCs w:val="24"/>
        </w:rPr>
        <w:t>In Tape: 2 months</w:t>
      </w:r>
    </w:p>
    <w:p w:rsidR="009C315B" w:rsidRPr="001A382B" w:rsidRDefault="009C315B" w:rsidP="009C315B">
      <w:pPr>
        <w:rPr>
          <w:rFonts w:cs="Times New Roman"/>
          <w:sz w:val="24"/>
          <w:szCs w:val="24"/>
        </w:rPr>
      </w:pPr>
      <w:r w:rsidRPr="001A382B">
        <w:rPr>
          <w:rFonts w:cs="Times New Roman"/>
          <w:sz w:val="24"/>
          <w:szCs w:val="24"/>
        </w:rPr>
        <w:t>Old backups automatically deleted from disk or tape by using clean up job.</w:t>
      </w:r>
    </w:p>
    <w:p w:rsidR="009C315B" w:rsidRPr="001A382B" w:rsidRDefault="009C315B" w:rsidP="009C315B">
      <w:pPr>
        <w:rPr>
          <w:rFonts w:cs="Times New Roman"/>
          <w:sz w:val="24"/>
          <w:szCs w:val="24"/>
        </w:rPr>
      </w:pPr>
    </w:p>
    <w:p w:rsidR="009C315B" w:rsidRPr="001A382B" w:rsidRDefault="009C315B" w:rsidP="009C315B">
      <w:pPr>
        <w:rPr>
          <w:rFonts w:cs="Times New Roman"/>
          <w:b/>
          <w:sz w:val="24"/>
          <w:szCs w:val="24"/>
          <w:u w:val="single"/>
        </w:rPr>
      </w:pPr>
      <w:r w:rsidRPr="001A382B">
        <w:rPr>
          <w:rFonts w:cs="Times New Roman"/>
          <w:b/>
          <w:sz w:val="24"/>
          <w:szCs w:val="24"/>
          <w:u w:val="single"/>
        </w:rPr>
        <w:t>DBA Daily Maintaince Activities:</w:t>
      </w:r>
    </w:p>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 xml:space="preserve">  Output File Cleanup</w:t>
      </w:r>
    </w:p>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 xml:space="preserve">  Cycle Error Log</w:t>
      </w:r>
    </w:p>
    <w:tbl>
      <w:tblPr>
        <w:tblW w:w="10220" w:type="dxa"/>
        <w:tblInd w:w="93" w:type="dxa"/>
        <w:tblLook w:val="04A0" w:firstRow="1" w:lastRow="0" w:firstColumn="1" w:lastColumn="0" w:noHBand="0" w:noVBand="1"/>
      </w:tblPr>
      <w:tblGrid>
        <w:gridCol w:w="10220"/>
      </w:tblGrid>
      <w:tr w:rsidR="009C315B" w:rsidRPr="001A382B" w:rsidTr="009C315B">
        <w:trPr>
          <w:trHeight w:val="315"/>
        </w:trPr>
        <w:tc>
          <w:tcPr>
            <w:tcW w:w="10220" w:type="dxa"/>
            <w:tcBorders>
              <w:top w:val="nil"/>
              <w:left w:val="nil"/>
              <w:bottom w:val="nil"/>
              <w:right w:val="nil"/>
            </w:tcBorders>
            <w:shd w:val="clear" w:color="auto" w:fill="auto"/>
            <w:noWrap/>
            <w:vAlign w:val="bottom"/>
            <w:hideMark/>
          </w:tcPr>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Database Backup - USER_DATABASES – FULL</w:t>
            </w:r>
          </w:p>
        </w:tc>
      </w:tr>
      <w:tr w:rsidR="009C315B" w:rsidRPr="001A382B" w:rsidTr="009C315B">
        <w:trPr>
          <w:trHeight w:val="315"/>
        </w:trPr>
        <w:tc>
          <w:tcPr>
            <w:tcW w:w="10220" w:type="dxa"/>
            <w:tcBorders>
              <w:top w:val="nil"/>
              <w:left w:val="nil"/>
              <w:bottom w:val="nil"/>
              <w:right w:val="nil"/>
            </w:tcBorders>
            <w:shd w:val="clear" w:color="auto" w:fill="auto"/>
            <w:noWrap/>
            <w:vAlign w:val="bottom"/>
            <w:hideMark/>
          </w:tcPr>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Database Integrity Check - SYSTEM_DATABASES</w:t>
            </w:r>
          </w:p>
        </w:tc>
      </w:tr>
      <w:tr w:rsidR="009C315B" w:rsidRPr="001A382B" w:rsidTr="009C315B">
        <w:trPr>
          <w:trHeight w:val="315"/>
        </w:trPr>
        <w:tc>
          <w:tcPr>
            <w:tcW w:w="10220" w:type="dxa"/>
            <w:tcBorders>
              <w:top w:val="nil"/>
              <w:left w:val="nil"/>
              <w:bottom w:val="nil"/>
              <w:right w:val="nil"/>
            </w:tcBorders>
            <w:shd w:val="clear" w:color="auto" w:fill="auto"/>
            <w:noWrap/>
            <w:vAlign w:val="bottom"/>
            <w:hideMark/>
          </w:tcPr>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 xml:space="preserve">Database Backup - USER_DATABASES </w:t>
            </w:r>
            <w:r>
              <w:rPr>
                <w:rFonts w:eastAsia="Times New Roman" w:cs="Times New Roman"/>
                <w:color w:val="000000"/>
                <w:sz w:val="24"/>
                <w:szCs w:val="24"/>
              </w:rPr>
              <w:t>–</w:t>
            </w:r>
            <w:r w:rsidRPr="001A382B">
              <w:rPr>
                <w:rFonts w:eastAsia="Times New Roman" w:cs="Times New Roman"/>
                <w:color w:val="000000"/>
                <w:sz w:val="24"/>
                <w:szCs w:val="24"/>
              </w:rPr>
              <w:t xml:space="preserve"> LOG</w:t>
            </w:r>
          </w:p>
        </w:tc>
      </w:tr>
      <w:tr w:rsidR="009C315B" w:rsidRPr="001A382B" w:rsidTr="009C315B">
        <w:trPr>
          <w:trHeight w:val="315"/>
        </w:trPr>
        <w:tc>
          <w:tcPr>
            <w:tcW w:w="10220" w:type="dxa"/>
            <w:tcBorders>
              <w:top w:val="nil"/>
              <w:left w:val="nil"/>
              <w:bottom w:val="nil"/>
              <w:right w:val="nil"/>
            </w:tcBorders>
            <w:shd w:val="clear" w:color="auto" w:fill="auto"/>
            <w:noWrap/>
            <w:vAlign w:val="bottom"/>
            <w:hideMark/>
          </w:tcPr>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DatabaseIntegrityCheck - SYSTEM_DATABASES</w:t>
            </w:r>
          </w:p>
        </w:tc>
      </w:tr>
      <w:tr w:rsidR="009C315B" w:rsidRPr="001A382B" w:rsidTr="009C315B">
        <w:trPr>
          <w:trHeight w:val="315"/>
        </w:trPr>
        <w:tc>
          <w:tcPr>
            <w:tcW w:w="10220" w:type="dxa"/>
            <w:tcBorders>
              <w:top w:val="nil"/>
              <w:left w:val="nil"/>
              <w:bottom w:val="nil"/>
              <w:right w:val="nil"/>
            </w:tcBorders>
            <w:shd w:val="clear" w:color="auto" w:fill="auto"/>
            <w:noWrap/>
            <w:vAlign w:val="bottom"/>
            <w:hideMark/>
          </w:tcPr>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DatabaseIntegrityCheck - User_DATABASES</w:t>
            </w:r>
          </w:p>
          <w:p w:rsidR="009C315B" w:rsidRPr="001A382B" w:rsidRDefault="009C315B" w:rsidP="009C315B">
            <w:pPr>
              <w:spacing w:after="0" w:line="240" w:lineRule="auto"/>
              <w:rPr>
                <w:rFonts w:eastAsia="Times New Roman" w:cs="Times New Roman"/>
                <w:color w:val="000000"/>
                <w:sz w:val="24"/>
                <w:szCs w:val="24"/>
              </w:rPr>
            </w:pPr>
          </w:p>
          <w:p w:rsidR="009C315B" w:rsidRPr="001A382B" w:rsidRDefault="009C315B" w:rsidP="009C315B">
            <w:pPr>
              <w:spacing w:after="0" w:line="240" w:lineRule="auto"/>
              <w:rPr>
                <w:rFonts w:eastAsia="Times New Roman" w:cs="Times New Roman"/>
                <w:b/>
                <w:color w:val="000000"/>
                <w:sz w:val="24"/>
                <w:szCs w:val="24"/>
                <w:u w:val="single"/>
              </w:rPr>
            </w:pPr>
          </w:p>
          <w:p w:rsidR="009C315B" w:rsidRPr="001A382B" w:rsidRDefault="009C315B" w:rsidP="009C315B">
            <w:pPr>
              <w:spacing w:after="0" w:line="240" w:lineRule="auto"/>
              <w:rPr>
                <w:rFonts w:eastAsia="Times New Roman" w:cs="Times New Roman"/>
                <w:b/>
                <w:color w:val="000000"/>
                <w:sz w:val="24"/>
                <w:szCs w:val="24"/>
                <w:u w:val="single"/>
              </w:rPr>
            </w:pPr>
          </w:p>
          <w:p w:rsidR="009C315B" w:rsidRPr="001A382B" w:rsidRDefault="009C315B" w:rsidP="009C315B">
            <w:pPr>
              <w:spacing w:after="0" w:line="240" w:lineRule="auto"/>
              <w:rPr>
                <w:rFonts w:eastAsia="Times New Roman" w:cs="Times New Roman"/>
                <w:b/>
                <w:color w:val="000000"/>
                <w:sz w:val="24"/>
                <w:szCs w:val="24"/>
                <w:u w:val="single"/>
              </w:rPr>
            </w:pPr>
            <w:r w:rsidRPr="001A382B">
              <w:rPr>
                <w:rFonts w:eastAsia="Times New Roman" w:cs="Times New Roman"/>
                <w:b/>
                <w:color w:val="000000"/>
                <w:sz w:val="24"/>
                <w:szCs w:val="24"/>
                <w:u w:val="single"/>
              </w:rPr>
              <w:t>DBA Weekly maintaince activities:</w:t>
            </w:r>
          </w:p>
          <w:p w:rsidR="009C315B" w:rsidRPr="001A382B" w:rsidRDefault="009C315B" w:rsidP="009C315B">
            <w:pPr>
              <w:spacing w:after="0" w:line="240" w:lineRule="auto"/>
              <w:rPr>
                <w:rFonts w:eastAsia="Times New Roman" w:cs="Times New Roman"/>
                <w:color w:val="000000"/>
                <w:sz w:val="24"/>
                <w:szCs w:val="24"/>
              </w:rPr>
            </w:pPr>
          </w:p>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OS LEVEL SNAP Backup</w:t>
            </w:r>
          </w:p>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Index Optimize - USER_DATABASES</w:t>
            </w:r>
          </w:p>
          <w:p w:rsidR="009C315B" w:rsidRPr="001A382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Servers reboot  on request basis</w:t>
            </w:r>
          </w:p>
          <w:p w:rsidR="009C315B" w:rsidRPr="001A382B" w:rsidRDefault="009C315B" w:rsidP="009C315B">
            <w:pPr>
              <w:spacing w:after="0" w:line="240" w:lineRule="auto"/>
              <w:rPr>
                <w:rFonts w:eastAsia="Times New Roman" w:cs="Times New Roman"/>
                <w:color w:val="000000"/>
                <w:sz w:val="24"/>
                <w:szCs w:val="24"/>
              </w:rPr>
            </w:pPr>
          </w:p>
          <w:p w:rsidR="009C315B" w:rsidRPr="001A382B" w:rsidRDefault="009C315B" w:rsidP="009C315B">
            <w:pPr>
              <w:spacing w:after="0" w:line="240" w:lineRule="auto"/>
              <w:rPr>
                <w:rFonts w:eastAsia="Times New Roman" w:cs="Times New Roman"/>
                <w:color w:val="000000"/>
                <w:sz w:val="24"/>
                <w:szCs w:val="24"/>
              </w:rPr>
            </w:pPr>
          </w:p>
          <w:p w:rsidR="009C315B" w:rsidRPr="001A382B" w:rsidRDefault="009C315B" w:rsidP="009C315B">
            <w:pPr>
              <w:spacing w:after="0" w:line="240" w:lineRule="auto"/>
              <w:rPr>
                <w:rFonts w:eastAsia="Times New Roman" w:cs="Times New Roman"/>
                <w:b/>
                <w:color w:val="000000"/>
                <w:sz w:val="24"/>
                <w:szCs w:val="24"/>
                <w:u w:val="single"/>
              </w:rPr>
            </w:pPr>
            <w:r w:rsidRPr="001A382B">
              <w:rPr>
                <w:rFonts w:eastAsia="Times New Roman" w:cs="Times New Roman"/>
                <w:b/>
                <w:color w:val="000000"/>
                <w:sz w:val="24"/>
                <w:szCs w:val="24"/>
                <w:u w:val="single"/>
              </w:rPr>
              <w:t>DBA monthly maintaince activities:</w:t>
            </w:r>
          </w:p>
          <w:p w:rsidR="009C315B" w:rsidRPr="001A382B" w:rsidRDefault="009C315B" w:rsidP="009C315B">
            <w:pPr>
              <w:spacing w:after="0" w:line="240" w:lineRule="auto"/>
              <w:rPr>
                <w:rFonts w:eastAsia="Times New Roman" w:cs="Times New Roman"/>
                <w:b/>
                <w:color w:val="000000"/>
                <w:sz w:val="24"/>
                <w:szCs w:val="24"/>
                <w:u w:val="single"/>
              </w:rPr>
            </w:pPr>
          </w:p>
          <w:p w:rsidR="009C315B"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Database growth report by monthly job as per schedule every month 1</w:t>
            </w:r>
            <w:r w:rsidRPr="001A382B">
              <w:rPr>
                <w:rFonts w:eastAsia="Times New Roman" w:cs="Times New Roman"/>
                <w:color w:val="000000"/>
                <w:sz w:val="24"/>
                <w:szCs w:val="24"/>
                <w:vertAlign w:val="superscript"/>
              </w:rPr>
              <w:t>st</w:t>
            </w:r>
            <w:r w:rsidRPr="001A382B">
              <w:rPr>
                <w:rFonts w:eastAsia="Times New Roman" w:cs="Times New Roman"/>
                <w:color w:val="000000"/>
                <w:sz w:val="24"/>
                <w:szCs w:val="24"/>
              </w:rPr>
              <w:t>.</w:t>
            </w:r>
          </w:p>
          <w:p w:rsidR="009C315B" w:rsidRPr="003B0989" w:rsidRDefault="009C315B" w:rsidP="009C315B">
            <w:pPr>
              <w:spacing w:after="0" w:line="240" w:lineRule="auto"/>
              <w:rPr>
                <w:rFonts w:eastAsia="Times New Roman" w:cs="Times New Roman"/>
                <w:color w:val="000000"/>
                <w:sz w:val="24"/>
                <w:szCs w:val="24"/>
              </w:rPr>
            </w:pPr>
            <w:r w:rsidRPr="001A382B">
              <w:rPr>
                <w:rFonts w:eastAsia="Times New Roman" w:cs="Times New Roman"/>
                <w:color w:val="000000"/>
                <w:sz w:val="24"/>
                <w:szCs w:val="24"/>
              </w:rPr>
              <w:t xml:space="preserve">Database refresh </w:t>
            </w:r>
          </w:p>
        </w:tc>
      </w:tr>
    </w:tbl>
    <w:p w:rsidR="009C315B" w:rsidRPr="003B0989" w:rsidRDefault="009C315B" w:rsidP="009C315B">
      <w:pPr>
        <w:rPr>
          <w:sz w:val="24"/>
          <w:szCs w:val="24"/>
        </w:rPr>
      </w:pPr>
      <w:r w:rsidRPr="001A382B">
        <w:rPr>
          <w:rFonts w:cs="Times New Roman"/>
          <w:b/>
          <w:sz w:val="24"/>
          <w:szCs w:val="24"/>
          <w:u w:val="single"/>
        </w:rPr>
        <w:t>Do we have a client interaction?</w:t>
      </w:r>
    </w:p>
    <w:p w:rsidR="009C315B" w:rsidRPr="001A382B" w:rsidRDefault="009C315B" w:rsidP="009C315B">
      <w:pPr>
        <w:rPr>
          <w:rFonts w:cs="Times New Roman"/>
          <w:sz w:val="24"/>
          <w:szCs w:val="24"/>
        </w:rPr>
      </w:pPr>
      <w:r w:rsidRPr="001A382B">
        <w:rPr>
          <w:rFonts w:cs="Times New Roman"/>
          <w:sz w:val="24"/>
          <w:szCs w:val="24"/>
        </w:rPr>
        <w:t>Yes, daily we have call with client</w:t>
      </w:r>
    </w:p>
    <w:p w:rsidR="009C315B" w:rsidRPr="001A382B" w:rsidRDefault="009C315B" w:rsidP="009C315B">
      <w:pPr>
        <w:rPr>
          <w:b/>
          <w:sz w:val="24"/>
          <w:szCs w:val="24"/>
        </w:rPr>
      </w:pPr>
      <w:r w:rsidRPr="001A382B">
        <w:rPr>
          <w:b/>
          <w:sz w:val="24"/>
          <w:szCs w:val="24"/>
        </w:rPr>
        <w:t>What you discuss?</w:t>
      </w:r>
    </w:p>
    <w:p w:rsidR="009C315B" w:rsidRPr="001A382B" w:rsidRDefault="009C315B" w:rsidP="009C315B">
      <w:pPr>
        <w:rPr>
          <w:sz w:val="24"/>
          <w:szCs w:val="24"/>
        </w:rPr>
      </w:pPr>
      <w:r w:rsidRPr="001A382B">
        <w:rPr>
          <w:sz w:val="24"/>
          <w:szCs w:val="24"/>
        </w:rPr>
        <w:t>How many P1 or P2 reported today or last week or last month?</w:t>
      </w:r>
    </w:p>
    <w:p w:rsidR="009C315B" w:rsidRPr="001A382B" w:rsidRDefault="009C315B" w:rsidP="009C315B">
      <w:pPr>
        <w:rPr>
          <w:sz w:val="24"/>
          <w:szCs w:val="24"/>
        </w:rPr>
      </w:pPr>
      <w:r w:rsidRPr="001A382B">
        <w:rPr>
          <w:sz w:val="24"/>
          <w:szCs w:val="24"/>
        </w:rPr>
        <w:t>How many changes are implemented today or last week or last month?</w:t>
      </w:r>
    </w:p>
    <w:p w:rsidR="009C315B" w:rsidRPr="001A382B" w:rsidRDefault="009C315B" w:rsidP="009C315B">
      <w:pPr>
        <w:rPr>
          <w:sz w:val="24"/>
          <w:szCs w:val="24"/>
        </w:rPr>
      </w:pPr>
      <w:r w:rsidRPr="001A382B">
        <w:rPr>
          <w:sz w:val="24"/>
          <w:szCs w:val="24"/>
        </w:rPr>
        <w:t xml:space="preserve">What are the current on-going issues? </w:t>
      </w:r>
    </w:p>
    <w:p w:rsidR="009C315B" w:rsidRPr="001A382B" w:rsidRDefault="009C315B" w:rsidP="009C315B">
      <w:pPr>
        <w:rPr>
          <w:sz w:val="24"/>
          <w:szCs w:val="24"/>
        </w:rPr>
      </w:pPr>
      <w:r w:rsidRPr="001A382B">
        <w:rPr>
          <w:sz w:val="24"/>
          <w:szCs w:val="24"/>
        </w:rPr>
        <w:t>Any improvements need to perform in technical side or process side?</w:t>
      </w:r>
    </w:p>
    <w:p w:rsidR="009C315B" w:rsidRPr="001A382B" w:rsidRDefault="009C315B" w:rsidP="009C315B">
      <w:pPr>
        <w:rPr>
          <w:sz w:val="24"/>
          <w:szCs w:val="24"/>
        </w:rPr>
      </w:pPr>
      <w:r w:rsidRPr="001A382B">
        <w:rPr>
          <w:sz w:val="24"/>
          <w:szCs w:val="24"/>
        </w:rPr>
        <w:t>Any client comments?</w:t>
      </w:r>
    </w:p>
    <w:p w:rsidR="009C315B" w:rsidRPr="001A382B" w:rsidRDefault="009C315B" w:rsidP="009C315B">
      <w:pPr>
        <w:rPr>
          <w:sz w:val="24"/>
          <w:szCs w:val="24"/>
        </w:rPr>
      </w:pPr>
    </w:p>
    <w:p w:rsidR="009C315B" w:rsidRPr="001A382B" w:rsidRDefault="009C315B" w:rsidP="009C315B">
      <w:pPr>
        <w:rPr>
          <w:b/>
          <w:sz w:val="24"/>
          <w:szCs w:val="24"/>
        </w:rPr>
      </w:pPr>
      <w:r w:rsidRPr="001A382B">
        <w:rPr>
          <w:b/>
          <w:sz w:val="24"/>
          <w:szCs w:val="24"/>
        </w:rPr>
        <w:t>Retention period Of SQL Server agent and Sql server logs?</w:t>
      </w:r>
    </w:p>
    <w:p w:rsidR="009C315B" w:rsidRPr="001A382B" w:rsidRDefault="009C315B" w:rsidP="009C315B">
      <w:pPr>
        <w:rPr>
          <w:sz w:val="24"/>
          <w:szCs w:val="24"/>
        </w:rPr>
      </w:pPr>
      <w:r w:rsidRPr="001A382B">
        <w:rPr>
          <w:sz w:val="24"/>
          <w:szCs w:val="24"/>
        </w:rPr>
        <w:t>1 month SQL Server logs can be maintained</w:t>
      </w:r>
    </w:p>
    <w:p w:rsidR="009C315B" w:rsidRPr="001A382B" w:rsidRDefault="009C315B" w:rsidP="009C315B">
      <w:pPr>
        <w:rPr>
          <w:sz w:val="24"/>
          <w:szCs w:val="24"/>
        </w:rPr>
      </w:pPr>
      <w:r w:rsidRPr="001A382B">
        <w:rPr>
          <w:sz w:val="24"/>
          <w:szCs w:val="24"/>
        </w:rPr>
        <w:t>10 Days Sql server agent error log can be maintained.</w:t>
      </w:r>
    </w:p>
    <w:p w:rsidR="009C315B" w:rsidRPr="001A382B" w:rsidRDefault="009C315B" w:rsidP="009C315B">
      <w:pPr>
        <w:rPr>
          <w:rFonts w:cs="Times New Roman"/>
          <w:sz w:val="24"/>
          <w:szCs w:val="24"/>
        </w:rPr>
      </w:pPr>
    </w:p>
    <w:p w:rsidR="009C315B" w:rsidRPr="001A382B" w:rsidRDefault="009C315B" w:rsidP="009C315B">
      <w:pPr>
        <w:rPr>
          <w:rFonts w:cs="Times New Roman"/>
          <w:sz w:val="24"/>
          <w:szCs w:val="24"/>
        </w:rPr>
      </w:pPr>
    </w:p>
    <w:p w:rsidR="009C315B" w:rsidRPr="001A382B" w:rsidRDefault="009C315B" w:rsidP="009C315B">
      <w:pPr>
        <w:rPr>
          <w:rFonts w:cs="Times New Roman"/>
          <w:b/>
          <w:sz w:val="24"/>
          <w:szCs w:val="24"/>
          <w:u w:val="single"/>
        </w:rPr>
      </w:pPr>
    </w:p>
    <w:p w:rsidR="009C315B" w:rsidRPr="001A382B" w:rsidRDefault="009C315B" w:rsidP="009C315B">
      <w:pPr>
        <w:pStyle w:val="ListParagraph"/>
        <w:rPr>
          <w:rFonts w:cs="Times New Roman"/>
          <w:sz w:val="24"/>
          <w:szCs w:val="24"/>
        </w:rPr>
      </w:pPr>
    </w:p>
    <w:p w:rsidR="009C315B" w:rsidRDefault="009C315B" w:rsidP="009C315B">
      <w:pPr>
        <w:rPr>
          <w:rFonts w:ascii="Calibri( Body)" w:hAnsi="Calibri( Body)"/>
          <w:b/>
          <w:sz w:val="24"/>
          <w:szCs w:val="24"/>
        </w:rPr>
      </w:pPr>
    </w:p>
    <w:p w:rsidR="0055445E" w:rsidRDefault="0055445E" w:rsidP="009C315B">
      <w:pPr>
        <w:rPr>
          <w:rFonts w:ascii="Calibri( Body)" w:hAnsi="Calibri( Body)"/>
          <w:b/>
          <w:sz w:val="24"/>
          <w:szCs w:val="24"/>
        </w:rPr>
      </w:pPr>
    </w:p>
    <w:p w:rsidR="0055445E" w:rsidRDefault="0055445E" w:rsidP="009C315B">
      <w:pPr>
        <w:rPr>
          <w:rFonts w:ascii="Calibri( Body)" w:hAnsi="Calibri( Body)"/>
          <w:b/>
          <w:sz w:val="24"/>
          <w:szCs w:val="24"/>
        </w:rPr>
      </w:pPr>
    </w:p>
    <w:p w:rsidR="0055445E" w:rsidRDefault="0055445E" w:rsidP="009C315B">
      <w:pPr>
        <w:rPr>
          <w:rFonts w:ascii="Calibri( Body)" w:hAnsi="Calibri( Body)"/>
          <w:b/>
          <w:sz w:val="24"/>
          <w:szCs w:val="24"/>
        </w:rPr>
      </w:pPr>
    </w:p>
    <w:p w:rsidR="0055445E" w:rsidRDefault="0055445E" w:rsidP="009C315B">
      <w:pPr>
        <w:rPr>
          <w:rFonts w:ascii="Calibri( Body)" w:hAnsi="Calibri( Body)"/>
          <w:b/>
          <w:sz w:val="24"/>
          <w:szCs w:val="24"/>
        </w:rPr>
      </w:pPr>
    </w:p>
    <w:p w:rsidR="0055445E" w:rsidRDefault="0055445E" w:rsidP="009C315B">
      <w:pPr>
        <w:rPr>
          <w:rFonts w:ascii="Calibri( Body)" w:hAnsi="Calibri( Body)"/>
          <w:b/>
          <w:sz w:val="24"/>
          <w:szCs w:val="24"/>
        </w:rPr>
      </w:pPr>
    </w:p>
    <w:p w:rsidR="0055445E" w:rsidRDefault="0055445E" w:rsidP="009C315B">
      <w:pPr>
        <w:rPr>
          <w:rFonts w:ascii="Calibri( Body)" w:hAnsi="Calibri( Body)"/>
          <w:b/>
          <w:sz w:val="24"/>
          <w:szCs w:val="24"/>
        </w:rPr>
      </w:pPr>
    </w:p>
    <w:p w:rsidR="0055445E" w:rsidRDefault="0055445E" w:rsidP="0055445E">
      <w:pPr>
        <w:rPr>
          <w:rFonts w:ascii="Calibri( Body)" w:hAnsi="Calibri( Body)"/>
          <w:b/>
          <w:sz w:val="24"/>
          <w:szCs w:val="24"/>
        </w:rPr>
      </w:pPr>
    </w:p>
    <w:p w:rsidR="0055445E" w:rsidRPr="0055445E" w:rsidRDefault="0055445E" w:rsidP="0055445E">
      <w:pPr>
        <w:rPr>
          <w:b/>
          <w:sz w:val="24"/>
          <w:szCs w:val="24"/>
          <w:u w:val="single"/>
        </w:rPr>
      </w:pPr>
      <w:r w:rsidRPr="0055445E">
        <w:rPr>
          <w:b/>
          <w:sz w:val="24"/>
          <w:szCs w:val="24"/>
          <w:u w:val="single"/>
        </w:rPr>
        <w:t>ROLES AND RESPONSIBILITIES:</w:t>
      </w:r>
    </w:p>
    <w:p w:rsidR="0055445E" w:rsidRDefault="0055445E" w:rsidP="00E61408">
      <w:pPr>
        <w:pStyle w:val="ListParagraph"/>
        <w:numPr>
          <w:ilvl w:val="0"/>
          <w:numId w:val="95"/>
        </w:numPr>
        <w:rPr>
          <w:b/>
        </w:rPr>
      </w:pPr>
      <w:r w:rsidRPr="00D11425">
        <w:rPr>
          <w:b/>
        </w:rPr>
        <w:t>I am currently supporting</w:t>
      </w:r>
      <w:r>
        <w:rPr>
          <w:b/>
        </w:rPr>
        <w:t xml:space="preserve"> client “PROJECT NAME” with </w:t>
      </w:r>
      <w:r w:rsidRPr="00D11425">
        <w:rPr>
          <w:b/>
        </w:rPr>
        <w:t xml:space="preserve"> </w:t>
      </w:r>
      <w:r>
        <w:rPr>
          <w:b/>
        </w:rPr>
        <w:t xml:space="preserve">1000 servers including </w:t>
      </w:r>
    </w:p>
    <w:p w:rsidR="0055445E" w:rsidRDefault="0055445E" w:rsidP="0055445E">
      <w:pPr>
        <w:pStyle w:val="ListParagraph"/>
        <w:rPr>
          <w:b/>
        </w:rPr>
      </w:pPr>
    </w:p>
    <w:p w:rsidR="0055445E" w:rsidRDefault="0055445E" w:rsidP="0055445E">
      <w:pPr>
        <w:pStyle w:val="ListParagraph"/>
        <w:rPr>
          <w:b/>
        </w:rPr>
      </w:pPr>
      <w:r>
        <w:rPr>
          <w:b/>
        </w:rPr>
        <w:t>700 production servers</w:t>
      </w:r>
    </w:p>
    <w:p w:rsidR="0055445E" w:rsidRDefault="0055445E" w:rsidP="0055445E">
      <w:pPr>
        <w:pStyle w:val="ListParagraph"/>
        <w:rPr>
          <w:b/>
        </w:rPr>
      </w:pPr>
      <w:r>
        <w:rPr>
          <w:b/>
        </w:rPr>
        <w:t>100 development servers</w:t>
      </w:r>
    </w:p>
    <w:p w:rsidR="0055445E" w:rsidRDefault="0055445E" w:rsidP="0055445E">
      <w:pPr>
        <w:pStyle w:val="ListParagraph"/>
        <w:rPr>
          <w:b/>
        </w:rPr>
      </w:pPr>
      <w:r>
        <w:rPr>
          <w:b/>
        </w:rPr>
        <w:t>200 pre-production, staging or testing servers.</w:t>
      </w:r>
    </w:p>
    <w:p w:rsidR="0055445E" w:rsidRDefault="0055445E" w:rsidP="0055445E">
      <w:pPr>
        <w:pStyle w:val="ListParagraph"/>
        <w:rPr>
          <w:b/>
        </w:rPr>
      </w:pPr>
    </w:p>
    <w:p w:rsidR="0055445E" w:rsidRDefault="0055445E" w:rsidP="00E61408">
      <w:pPr>
        <w:pStyle w:val="ListParagraph"/>
        <w:numPr>
          <w:ilvl w:val="0"/>
          <w:numId w:val="95"/>
        </w:numPr>
        <w:rPr>
          <w:b/>
        </w:rPr>
      </w:pPr>
      <w:r>
        <w:rPr>
          <w:b/>
        </w:rPr>
        <w:t>The project belongs to US\UK with 24*7 supporting mode.</w:t>
      </w:r>
    </w:p>
    <w:p w:rsidR="0055445E" w:rsidRDefault="0055445E" w:rsidP="00E61408">
      <w:pPr>
        <w:pStyle w:val="ListParagraph"/>
        <w:numPr>
          <w:ilvl w:val="0"/>
          <w:numId w:val="95"/>
        </w:numPr>
        <w:rPr>
          <w:b/>
        </w:rPr>
      </w:pPr>
      <w:r>
        <w:rPr>
          <w:b/>
        </w:rPr>
        <w:t>I am dividing my roles and responsibilities into 2 categories.</w:t>
      </w:r>
    </w:p>
    <w:p w:rsidR="0055445E" w:rsidRDefault="0055445E" w:rsidP="00E61408">
      <w:pPr>
        <w:pStyle w:val="ListParagraph"/>
        <w:numPr>
          <w:ilvl w:val="0"/>
          <w:numId w:val="96"/>
        </w:numPr>
        <w:rPr>
          <w:b/>
        </w:rPr>
      </w:pPr>
      <w:r>
        <w:rPr>
          <w:b/>
        </w:rPr>
        <w:t>Technical Roles</w:t>
      </w:r>
    </w:p>
    <w:p w:rsidR="0055445E" w:rsidRDefault="0055445E" w:rsidP="00E61408">
      <w:pPr>
        <w:pStyle w:val="ListParagraph"/>
        <w:numPr>
          <w:ilvl w:val="0"/>
          <w:numId w:val="96"/>
        </w:numPr>
        <w:rPr>
          <w:b/>
        </w:rPr>
      </w:pPr>
      <w:r>
        <w:rPr>
          <w:b/>
        </w:rPr>
        <w:t>Process roles</w:t>
      </w:r>
    </w:p>
    <w:p w:rsidR="0055445E" w:rsidRDefault="0055445E" w:rsidP="0055445E">
      <w:pPr>
        <w:pStyle w:val="ListParagraph"/>
        <w:ind w:left="1080"/>
        <w:rPr>
          <w:b/>
        </w:rPr>
      </w:pPr>
    </w:p>
    <w:p w:rsidR="0055445E" w:rsidRDefault="0055445E" w:rsidP="00E61408">
      <w:pPr>
        <w:pStyle w:val="ListParagraph"/>
        <w:numPr>
          <w:ilvl w:val="0"/>
          <w:numId w:val="95"/>
        </w:numPr>
        <w:rPr>
          <w:b/>
        </w:rPr>
      </w:pPr>
      <w:r w:rsidRPr="00BA2100">
        <w:rPr>
          <w:b/>
          <w:highlight w:val="yellow"/>
        </w:rPr>
        <w:t xml:space="preserve">In </w:t>
      </w:r>
      <w:r w:rsidRPr="00BA2100">
        <w:rPr>
          <w:b/>
          <w:highlight w:val="yellow"/>
          <w:u w:val="single"/>
        </w:rPr>
        <w:t>technical roles</w:t>
      </w:r>
      <w:r w:rsidRPr="00BA2100">
        <w:rPr>
          <w:b/>
          <w:u w:val="single"/>
        </w:rPr>
        <w:t>,</w:t>
      </w:r>
      <w:r>
        <w:rPr>
          <w:b/>
        </w:rPr>
        <w:t xml:space="preserve"> Performing SQL Server various version installation of 2005, 2008, 2008 R2 and 2012 along the configurations.</w:t>
      </w:r>
    </w:p>
    <w:p w:rsidR="0055445E" w:rsidRDefault="0055445E" w:rsidP="00E61408">
      <w:pPr>
        <w:pStyle w:val="ListParagraph"/>
        <w:numPr>
          <w:ilvl w:val="0"/>
          <w:numId w:val="95"/>
        </w:numPr>
        <w:rPr>
          <w:b/>
        </w:rPr>
      </w:pPr>
      <w:r>
        <w:rPr>
          <w:b/>
        </w:rPr>
        <w:t>Applying service packs, hot fixes and cumulative updates for various versions and if any failures trouble shoots accordingly.</w:t>
      </w:r>
    </w:p>
    <w:p w:rsidR="0055445E" w:rsidRDefault="0055445E" w:rsidP="00E61408">
      <w:pPr>
        <w:pStyle w:val="ListParagraph"/>
        <w:numPr>
          <w:ilvl w:val="0"/>
          <w:numId w:val="95"/>
        </w:numPr>
        <w:rPr>
          <w:b/>
        </w:rPr>
      </w:pPr>
      <w:r>
        <w:rPr>
          <w:b/>
        </w:rPr>
        <w:t>Whenever if we have any issues with file and file groups, to resolve adding the over flow files to database.</w:t>
      </w:r>
    </w:p>
    <w:p w:rsidR="0055445E" w:rsidRPr="00CE0EE5" w:rsidRDefault="0055445E" w:rsidP="00E61408">
      <w:pPr>
        <w:pStyle w:val="ListParagraph"/>
        <w:numPr>
          <w:ilvl w:val="0"/>
          <w:numId w:val="95"/>
        </w:numPr>
        <w:rPr>
          <w:b/>
        </w:rPr>
      </w:pPr>
      <w:r>
        <w:rPr>
          <w:b/>
        </w:rPr>
        <w:t xml:space="preserve">As a part of security, creation of users, login and providing relevant </w:t>
      </w:r>
      <w:r w:rsidRPr="00CE0EE5">
        <w:rPr>
          <w:b/>
        </w:rPr>
        <w:t>Permissions to the requestor.</w:t>
      </w:r>
    </w:p>
    <w:p w:rsidR="0055445E" w:rsidRDefault="0055445E" w:rsidP="00E61408">
      <w:pPr>
        <w:pStyle w:val="ListParagraph"/>
        <w:numPr>
          <w:ilvl w:val="0"/>
          <w:numId w:val="95"/>
        </w:numPr>
        <w:rPr>
          <w:b/>
        </w:rPr>
      </w:pPr>
      <w:r>
        <w:rPr>
          <w:b/>
        </w:rPr>
        <w:t>Implementing best security hardening rules i</w:t>
      </w:r>
      <w:r w:rsidRPr="003222AF">
        <w:rPr>
          <w:b/>
        </w:rPr>
        <w:t>n production servers.</w:t>
      </w:r>
    </w:p>
    <w:p w:rsidR="0055445E" w:rsidRDefault="0055445E" w:rsidP="00E61408">
      <w:pPr>
        <w:pStyle w:val="ListParagraph"/>
        <w:numPr>
          <w:ilvl w:val="0"/>
          <w:numId w:val="95"/>
        </w:numPr>
        <w:rPr>
          <w:b/>
        </w:rPr>
      </w:pPr>
      <w:r>
        <w:rPr>
          <w:b/>
        </w:rPr>
        <w:t>Configured different types of backups for various versions and involved in recovery scenarios if database crashes or depending on the requirement.</w:t>
      </w:r>
    </w:p>
    <w:p w:rsidR="0055445E" w:rsidRDefault="0055445E" w:rsidP="00E61408">
      <w:pPr>
        <w:pStyle w:val="ListParagraph"/>
        <w:numPr>
          <w:ilvl w:val="0"/>
          <w:numId w:val="95"/>
        </w:numPr>
        <w:rPr>
          <w:b/>
        </w:rPr>
      </w:pPr>
      <w:r>
        <w:rPr>
          <w:b/>
        </w:rPr>
        <w:t>Defining the best backup strategy especially for production servers.</w:t>
      </w:r>
    </w:p>
    <w:p w:rsidR="0055445E" w:rsidRDefault="0055445E" w:rsidP="00E61408">
      <w:pPr>
        <w:pStyle w:val="ListParagraph"/>
        <w:numPr>
          <w:ilvl w:val="0"/>
          <w:numId w:val="95"/>
        </w:numPr>
        <w:rPr>
          <w:b/>
        </w:rPr>
      </w:pPr>
      <w:r>
        <w:rPr>
          <w:b/>
        </w:rPr>
        <w:t>Suggest to application team on recovery models for database to resolve log file related issues   especially on production servers.</w:t>
      </w:r>
    </w:p>
    <w:p w:rsidR="0055445E" w:rsidRDefault="0055445E" w:rsidP="00E61408">
      <w:pPr>
        <w:pStyle w:val="ListParagraph"/>
        <w:numPr>
          <w:ilvl w:val="0"/>
          <w:numId w:val="95"/>
        </w:numPr>
        <w:rPr>
          <w:b/>
        </w:rPr>
      </w:pPr>
      <w:r>
        <w:rPr>
          <w:b/>
        </w:rPr>
        <w:t>Performed system and user database file movements whenever if we have any disk space crunch.</w:t>
      </w:r>
    </w:p>
    <w:p w:rsidR="0055445E" w:rsidRDefault="0055445E" w:rsidP="00E61408">
      <w:pPr>
        <w:pStyle w:val="ListParagraph"/>
        <w:numPr>
          <w:ilvl w:val="0"/>
          <w:numId w:val="95"/>
        </w:numPr>
        <w:rPr>
          <w:b/>
        </w:rPr>
      </w:pPr>
      <w:r>
        <w:rPr>
          <w:b/>
        </w:rPr>
        <w:t>Involve recovering of system and user database if any corruption happened especially MASTER REBULDING, model, msdb and tempdb.</w:t>
      </w:r>
    </w:p>
    <w:p w:rsidR="0055445E" w:rsidRDefault="0055445E" w:rsidP="00E61408">
      <w:pPr>
        <w:pStyle w:val="ListParagraph"/>
        <w:numPr>
          <w:ilvl w:val="0"/>
          <w:numId w:val="95"/>
        </w:numPr>
        <w:rPr>
          <w:b/>
        </w:rPr>
      </w:pPr>
      <w:r>
        <w:rPr>
          <w:b/>
        </w:rPr>
        <w:t>Performed attach\detach, import \export, copy database techniques.</w:t>
      </w:r>
    </w:p>
    <w:p w:rsidR="0055445E" w:rsidRDefault="0055445E" w:rsidP="00E61408">
      <w:pPr>
        <w:pStyle w:val="ListParagraph"/>
        <w:numPr>
          <w:ilvl w:val="0"/>
          <w:numId w:val="95"/>
        </w:numPr>
        <w:rPr>
          <w:b/>
        </w:rPr>
      </w:pPr>
      <w:r>
        <w:rPr>
          <w:b/>
        </w:rPr>
        <w:t>Configured jobs, maintaince plans, and dB mail to send any notification to end user on production servers.</w:t>
      </w:r>
    </w:p>
    <w:p w:rsidR="0055445E" w:rsidRDefault="0055445E" w:rsidP="00E61408">
      <w:pPr>
        <w:pStyle w:val="ListParagraph"/>
        <w:numPr>
          <w:ilvl w:val="0"/>
          <w:numId w:val="95"/>
        </w:numPr>
        <w:rPr>
          <w:b/>
        </w:rPr>
      </w:pPr>
      <w:r>
        <w:rPr>
          <w:b/>
        </w:rPr>
        <w:t>As a part high availability and disaster recovery solutions, configured log shipping, db mirroring, and replication and clustering.</w:t>
      </w:r>
    </w:p>
    <w:p w:rsidR="0055445E" w:rsidRDefault="0055445E" w:rsidP="00E61408">
      <w:pPr>
        <w:pStyle w:val="ListParagraph"/>
        <w:numPr>
          <w:ilvl w:val="0"/>
          <w:numId w:val="95"/>
        </w:numPr>
        <w:rPr>
          <w:b/>
        </w:rPr>
      </w:pPr>
      <w:r>
        <w:rPr>
          <w:b/>
        </w:rPr>
        <w:t xml:space="preserve"> Involved in UPGRADATION and Migration activities and resolved if any ORPAN user issues.</w:t>
      </w:r>
    </w:p>
    <w:p w:rsidR="0055445E" w:rsidRDefault="0055445E" w:rsidP="00E61408">
      <w:pPr>
        <w:pStyle w:val="ListParagraph"/>
        <w:numPr>
          <w:ilvl w:val="0"/>
          <w:numId w:val="95"/>
        </w:numPr>
        <w:rPr>
          <w:b/>
        </w:rPr>
      </w:pPr>
      <w:r>
        <w:rPr>
          <w:b/>
        </w:rPr>
        <w:t>As a part of performance tuning,</w:t>
      </w:r>
    </w:p>
    <w:p w:rsidR="0055445E" w:rsidRDefault="0055445E" w:rsidP="00E61408">
      <w:pPr>
        <w:pStyle w:val="ListParagraph"/>
        <w:numPr>
          <w:ilvl w:val="0"/>
          <w:numId w:val="97"/>
        </w:numPr>
        <w:rPr>
          <w:b/>
        </w:rPr>
      </w:pPr>
      <w:r>
        <w:rPr>
          <w:b/>
        </w:rPr>
        <w:t>Resolving blockings</w:t>
      </w:r>
    </w:p>
    <w:p w:rsidR="0055445E" w:rsidRDefault="0055445E" w:rsidP="00E61408">
      <w:pPr>
        <w:pStyle w:val="ListParagraph"/>
        <w:numPr>
          <w:ilvl w:val="0"/>
          <w:numId w:val="97"/>
        </w:numPr>
        <w:rPr>
          <w:b/>
        </w:rPr>
      </w:pPr>
      <w:r>
        <w:rPr>
          <w:b/>
        </w:rPr>
        <w:t>Resolving deadlocks</w:t>
      </w:r>
    </w:p>
    <w:p w:rsidR="0055445E" w:rsidRDefault="0055445E" w:rsidP="00E61408">
      <w:pPr>
        <w:pStyle w:val="ListParagraph"/>
        <w:numPr>
          <w:ilvl w:val="0"/>
          <w:numId w:val="97"/>
        </w:numPr>
        <w:rPr>
          <w:b/>
        </w:rPr>
      </w:pPr>
      <w:r>
        <w:rPr>
          <w:b/>
        </w:rPr>
        <w:t>Maintain indexes</w:t>
      </w:r>
    </w:p>
    <w:p w:rsidR="0055445E" w:rsidRDefault="0055445E" w:rsidP="00E61408">
      <w:pPr>
        <w:pStyle w:val="ListParagraph"/>
        <w:numPr>
          <w:ilvl w:val="0"/>
          <w:numId w:val="97"/>
        </w:numPr>
        <w:rPr>
          <w:b/>
        </w:rPr>
      </w:pPr>
      <w:r>
        <w:rPr>
          <w:b/>
        </w:rPr>
        <w:t>Query tuning</w:t>
      </w:r>
    </w:p>
    <w:p w:rsidR="0055445E" w:rsidRDefault="0055445E" w:rsidP="00E61408">
      <w:pPr>
        <w:pStyle w:val="ListParagraph"/>
        <w:numPr>
          <w:ilvl w:val="0"/>
          <w:numId w:val="97"/>
        </w:numPr>
        <w:rPr>
          <w:b/>
        </w:rPr>
      </w:pPr>
      <w:r>
        <w:rPr>
          <w:b/>
        </w:rPr>
        <w:t>Running Sql server profiler to capture event classes</w:t>
      </w:r>
    </w:p>
    <w:p w:rsidR="0055445E" w:rsidRPr="0055445E" w:rsidRDefault="0055445E" w:rsidP="00E61408">
      <w:pPr>
        <w:pStyle w:val="ListParagraph"/>
        <w:numPr>
          <w:ilvl w:val="0"/>
          <w:numId w:val="97"/>
        </w:numPr>
        <w:rPr>
          <w:b/>
        </w:rPr>
      </w:pPr>
      <w:r>
        <w:rPr>
          <w:b/>
        </w:rPr>
        <w:t>Running performance monitor tool to capture counters</w:t>
      </w:r>
    </w:p>
    <w:p w:rsidR="0055445E" w:rsidRDefault="0055445E" w:rsidP="0055445E">
      <w:pPr>
        <w:rPr>
          <w:b/>
        </w:rPr>
      </w:pPr>
      <w:r>
        <w:rPr>
          <w:b/>
        </w:rPr>
        <w:t xml:space="preserve">                       </w:t>
      </w:r>
      <w:r w:rsidRPr="00B235DF">
        <w:rPr>
          <w:b/>
        </w:rPr>
        <w:t>These all my technical roles and responsibilities</w:t>
      </w:r>
    </w:p>
    <w:p w:rsidR="009F2297" w:rsidRPr="0055445E" w:rsidRDefault="009F2297" w:rsidP="0055445E">
      <w:pPr>
        <w:rPr>
          <w:b/>
        </w:rPr>
      </w:pPr>
    </w:p>
    <w:p w:rsidR="0055445E" w:rsidRDefault="0055445E" w:rsidP="0055445E">
      <w:pPr>
        <w:rPr>
          <w:b/>
          <w:u w:val="single"/>
        </w:rPr>
      </w:pPr>
      <w:r w:rsidRPr="0055445E">
        <w:rPr>
          <w:b/>
          <w:u w:val="single"/>
        </w:rPr>
        <w:t>Process roles:</w:t>
      </w:r>
    </w:p>
    <w:p w:rsidR="0038530B" w:rsidRPr="0038530B" w:rsidRDefault="0038530B" w:rsidP="0055445E">
      <w:pPr>
        <w:rPr>
          <w:b/>
        </w:rPr>
      </w:pPr>
      <w:r>
        <w:rPr>
          <w:b/>
        </w:rPr>
        <w:t>We need to write</w:t>
      </w:r>
    </w:p>
    <w:p w:rsidR="0055445E" w:rsidRDefault="0055445E"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Default="008912F2" w:rsidP="009F2297">
      <w:pPr>
        <w:rPr>
          <w:u w:val="single"/>
        </w:rPr>
      </w:pPr>
    </w:p>
    <w:p w:rsidR="008912F2" w:rsidRPr="009F2297" w:rsidRDefault="008912F2" w:rsidP="009F2297">
      <w:pPr>
        <w:rPr>
          <w:u w:val="single"/>
        </w:rPr>
      </w:pPr>
    </w:p>
    <w:p w:rsidR="0055445E" w:rsidRPr="0055445E" w:rsidRDefault="0055445E" w:rsidP="0055445E">
      <w:pPr>
        <w:rPr>
          <w:b/>
          <w:sz w:val="24"/>
          <w:szCs w:val="24"/>
        </w:rPr>
      </w:pPr>
      <w:r w:rsidRPr="0055445E">
        <w:rPr>
          <w:b/>
          <w:sz w:val="24"/>
          <w:szCs w:val="24"/>
        </w:rPr>
        <w:t>Daily Responsibilities:</w:t>
      </w:r>
    </w:p>
    <w:p w:rsidR="0055445E" w:rsidRPr="0055445E" w:rsidRDefault="0055445E" w:rsidP="0055445E">
      <w:pPr>
        <w:rPr>
          <w:sz w:val="24"/>
          <w:szCs w:val="24"/>
        </w:rPr>
      </w:pPr>
      <w:r w:rsidRPr="0055445E">
        <w:rPr>
          <w:sz w:val="24"/>
          <w:szCs w:val="24"/>
        </w:rPr>
        <w:t>1) Check the Shift Handover.</w:t>
      </w:r>
    </w:p>
    <w:p w:rsidR="0055445E" w:rsidRPr="0055445E" w:rsidRDefault="0055445E" w:rsidP="0055445E">
      <w:pPr>
        <w:rPr>
          <w:sz w:val="24"/>
          <w:szCs w:val="24"/>
        </w:rPr>
      </w:pPr>
      <w:r w:rsidRPr="0055445E">
        <w:rPr>
          <w:sz w:val="24"/>
          <w:szCs w:val="24"/>
        </w:rPr>
        <w:t>2) Check for any task continuity support needed.</w:t>
      </w:r>
    </w:p>
    <w:p w:rsidR="0055445E" w:rsidRPr="0055445E" w:rsidRDefault="0055445E" w:rsidP="0055445E">
      <w:pPr>
        <w:rPr>
          <w:sz w:val="24"/>
          <w:szCs w:val="24"/>
        </w:rPr>
      </w:pPr>
      <w:r w:rsidRPr="0055445E">
        <w:rPr>
          <w:sz w:val="24"/>
          <w:szCs w:val="24"/>
        </w:rPr>
        <w:t>3) Verify the Ticket Queue</w:t>
      </w:r>
    </w:p>
    <w:p w:rsidR="0055445E" w:rsidRPr="0055445E" w:rsidRDefault="0055445E" w:rsidP="0055445E">
      <w:pPr>
        <w:rPr>
          <w:sz w:val="24"/>
          <w:szCs w:val="24"/>
        </w:rPr>
      </w:pPr>
      <w:r w:rsidRPr="0055445E">
        <w:rPr>
          <w:sz w:val="24"/>
          <w:szCs w:val="24"/>
        </w:rPr>
        <w:t>4) Check the mails</w:t>
      </w:r>
    </w:p>
    <w:p w:rsidR="0055445E" w:rsidRPr="0055445E" w:rsidRDefault="0055445E" w:rsidP="0055445E">
      <w:pPr>
        <w:rPr>
          <w:sz w:val="24"/>
          <w:szCs w:val="24"/>
        </w:rPr>
      </w:pPr>
      <w:r w:rsidRPr="0055445E">
        <w:rPr>
          <w:sz w:val="24"/>
          <w:szCs w:val="24"/>
        </w:rPr>
        <w:t>5) Perform Health Checks (Critical Servers)</w:t>
      </w:r>
    </w:p>
    <w:p w:rsidR="0055445E" w:rsidRPr="0055445E" w:rsidRDefault="0055445E" w:rsidP="0055445E">
      <w:pPr>
        <w:rPr>
          <w:sz w:val="24"/>
          <w:szCs w:val="24"/>
        </w:rPr>
      </w:pPr>
      <w:r w:rsidRPr="0055445E">
        <w:rPr>
          <w:sz w:val="24"/>
          <w:szCs w:val="24"/>
        </w:rPr>
        <w:t xml:space="preserve">6) </w:t>
      </w:r>
      <w:r>
        <w:rPr>
          <w:sz w:val="24"/>
          <w:szCs w:val="24"/>
        </w:rPr>
        <w:t>P</w:t>
      </w:r>
      <w:r w:rsidRPr="0055445E">
        <w:rPr>
          <w:sz w:val="24"/>
          <w:szCs w:val="24"/>
        </w:rPr>
        <w:t>erform any Change Requests during your shift (if any scheduled).</w:t>
      </w:r>
    </w:p>
    <w:p w:rsidR="0055445E" w:rsidRDefault="0055445E" w:rsidP="0055445E">
      <w:pPr>
        <w:rPr>
          <w:sz w:val="24"/>
          <w:szCs w:val="24"/>
        </w:rPr>
      </w:pPr>
      <w:r w:rsidRPr="0055445E">
        <w:rPr>
          <w:sz w:val="24"/>
          <w:szCs w:val="24"/>
        </w:rPr>
        <w:t>7) In an Offshore-Onsite model, attending Status Calls.</w:t>
      </w:r>
    </w:p>
    <w:p w:rsidR="008912F2" w:rsidRPr="0055445E" w:rsidRDefault="008912F2" w:rsidP="0055445E">
      <w:pPr>
        <w:rPr>
          <w:sz w:val="24"/>
          <w:szCs w:val="24"/>
        </w:rPr>
      </w:pPr>
    </w:p>
    <w:p w:rsidR="0055445E" w:rsidRPr="0055445E" w:rsidRDefault="0055445E" w:rsidP="0055445E">
      <w:pPr>
        <w:rPr>
          <w:b/>
          <w:sz w:val="24"/>
          <w:szCs w:val="24"/>
        </w:rPr>
      </w:pPr>
      <w:r w:rsidRPr="0055445E">
        <w:rPr>
          <w:b/>
          <w:sz w:val="24"/>
          <w:szCs w:val="24"/>
        </w:rPr>
        <w:t>Health Checks</w:t>
      </w:r>
      <w:r>
        <w:rPr>
          <w:b/>
          <w:sz w:val="24"/>
          <w:szCs w:val="24"/>
        </w:rPr>
        <w:t>:</w:t>
      </w:r>
    </w:p>
    <w:p w:rsidR="0055445E" w:rsidRPr="0055445E" w:rsidRDefault="0055445E" w:rsidP="0055445E">
      <w:pPr>
        <w:rPr>
          <w:sz w:val="24"/>
          <w:szCs w:val="24"/>
        </w:rPr>
      </w:pPr>
      <w:r w:rsidRPr="0055445E">
        <w:rPr>
          <w:sz w:val="24"/>
          <w:szCs w:val="24"/>
        </w:rPr>
        <w:t>1) Instance running or not</w:t>
      </w:r>
    </w:p>
    <w:p w:rsidR="0055445E" w:rsidRPr="0055445E" w:rsidRDefault="0055445E" w:rsidP="0055445E">
      <w:pPr>
        <w:rPr>
          <w:sz w:val="24"/>
          <w:szCs w:val="24"/>
        </w:rPr>
      </w:pPr>
      <w:r w:rsidRPr="0055445E">
        <w:rPr>
          <w:sz w:val="24"/>
          <w:szCs w:val="24"/>
        </w:rPr>
        <w:t>2) Agent running or not</w:t>
      </w:r>
    </w:p>
    <w:p w:rsidR="0055445E" w:rsidRPr="0055445E" w:rsidRDefault="0055445E" w:rsidP="0055445E">
      <w:pPr>
        <w:rPr>
          <w:sz w:val="24"/>
          <w:szCs w:val="24"/>
        </w:rPr>
      </w:pPr>
      <w:r w:rsidRPr="0055445E">
        <w:rPr>
          <w:sz w:val="24"/>
          <w:szCs w:val="24"/>
        </w:rPr>
        <w:t>3) Reading Error/Agent Logs</w:t>
      </w:r>
    </w:p>
    <w:p w:rsidR="0055445E" w:rsidRPr="0055445E" w:rsidRDefault="0055445E" w:rsidP="0055445E">
      <w:pPr>
        <w:rPr>
          <w:sz w:val="24"/>
          <w:szCs w:val="24"/>
        </w:rPr>
      </w:pPr>
      <w:r w:rsidRPr="0055445E">
        <w:rPr>
          <w:sz w:val="24"/>
          <w:szCs w:val="24"/>
        </w:rPr>
        <w:t>4) Checking Backups</w:t>
      </w:r>
    </w:p>
    <w:p w:rsidR="0055445E" w:rsidRPr="0055445E" w:rsidRDefault="0055445E" w:rsidP="0055445E">
      <w:pPr>
        <w:rPr>
          <w:sz w:val="24"/>
          <w:szCs w:val="24"/>
        </w:rPr>
      </w:pPr>
      <w:r w:rsidRPr="0055445E">
        <w:rPr>
          <w:sz w:val="24"/>
          <w:szCs w:val="24"/>
        </w:rPr>
        <w:t>5) Checking disk space</w:t>
      </w:r>
    </w:p>
    <w:p w:rsidR="0055445E" w:rsidRPr="0055445E" w:rsidRDefault="0055445E" w:rsidP="0055445E">
      <w:pPr>
        <w:rPr>
          <w:sz w:val="24"/>
          <w:szCs w:val="24"/>
        </w:rPr>
      </w:pPr>
      <w:r w:rsidRPr="0055445E">
        <w:rPr>
          <w:sz w:val="24"/>
          <w:szCs w:val="24"/>
        </w:rPr>
        <w:t>6) HA Synchronization/failure checks</w:t>
      </w:r>
    </w:p>
    <w:p w:rsidR="0055445E" w:rsidRPr="0055445E" w:rsidRDefault="0055445E" w:rsidP="0055445E">
      <w:pPr>
        <w:rPr>
          <w:sz w:val="24"/>
          <w:szCs w:val="24"/>
        </w:rPr>
      </w:pPr>
      <w:r w:rsidRPr="0055445E">
        <w:rPr>
          <w:sz w:val="24"/>
          <w:szCs w:val="24"/>
        </w:rPr>
        <w:t>7) Event Viewer</w:t>
      </w:r>
    </w:p>
    <w:p w:rsidR="0055445E" w:rsidRPr="0055445E" w:rsidRDefault="0055445E" w:rsidP="0055445E">
      <w:pPr>
        <w:rPr>
          <w:sz w:val="24"/>
          <w:szCs w:val="24"/>
        </w:rPr>
      </w:pPr>
      <w:r w:rsidRPr="0055445E">
        <w:rPr>
          <w:sz w:val="24"/>
          <w:szCs w:val="24"/>
        </w:rPr>
        <w:t>8) SQL Server settings</w:t>
      </w:r>
    </w:p>
    <w:p w:rsidR="0055445E" w:rsidRPr="0055445E" w:rsidRDefault="0055445E" w:rsidP="0055445E">
      <w:pPr>
        <w:rPr>
          <w:sz w:val="24"/>
          <w:szCs w:val="24"/>
        </w:rPr>
      </w:pPr>
      <w:r w:rsidRPr="0055445E">
        <w:rPr>
          <w:sz w:val="24"/>
          <w:szCs w:val="24"/>
        </w:rPr>
        <w:t>9) Database settings</w:t>
      </w:r>
    </w:p>
    <w:p w:rsidR="0055445E" w:rsidRPr="0055445E" w:rsidRDefault="0055445E" w:rsidP="0055445E">
      <w:pPr>
        <w:rPr>
          <w:sz w:val="24"/>
          <w:szCs w:val="24"/>
        </w:rPr>
      </w:pPr>
      <w:r w:rsidRPr="0055445E">
        <w:rPr>
          <w:sz w:val="24"/>
          <w:szCs w:val="24"/>
        </w:rPr>
        <w:t>10) High availability checks (failing (or) not)</w:t>
      </w:r>
    </w:p>
    <w:p w:rsidR="0055445E" w:rsidRPr="0055445E" w:rsidRDefault="0055445E" w:rsidP="0055445E">
      <w:pPr>
        <w:rPr>
          <w:sz w:val="24"/>
          <w:szCs w:val="24"/>
        </w:rPr>
      </w:pPr>
      <w:r w:rsidRPr="0055445E">
        <w:rPr>
          <w:sz w:val="24"/>
          <w:szCs w:val="24"/>
        </w:rPr>
        <w:t>11) SQL Server Error logs</w:t>
      </w:r>
    </w:p>
    <w:p w:rsidR="00F90C52" w:rsidRDefault="0055445E" w:rsidP="0055445E">
      <w:pPr>
        <w:rPr>
          <w:sz w:val="24"/>
          <w:szCs w:val="24"/>
        </w:rPr>
      </w:pPr>
      <w:r w:rsidRPr="0055445E">
        <w:rPr>
          <w:sz w:val="24"/>
          <w:szCs w:val="24"/>
        </w:rPr>
        <w:t>12) Storage</w:t>
      </w:r>
    </w:p>
    <w:p w:rsidR="008912F2" w:rsidRDefault="008912F2" w:rsidP="0055445E">
      <w:pPr>
        <w:rPr>
          <w:sz w:val="24"/>
          <w:szCs w:val="24"/>
        </w:rPr>
      </w:pPr>
    </w:p>
    <w:p w:rsidR="008912F2" w:rsidRDefault="008912F2" w:rsidP="0055445E">
      <w:pPr>
        <w:rPr>
          <w:sz w:val="24"/>
          <w:szCs w:val="24"/>
        </w:rPr>
      </w:pPr>
    </w:p>
    <w:p w:rsidR="00F90C52" w:rsidRPr="00F90C52" w:rsidRDefault="00F90C52" w:rsidP="00F90C52">
      <w:pPr>
        <w:rPr>
          <w:b/>
          <w:sz w:val="24"/>
          <w:szCs w:val="24"/>
        </w:rPr>
      </w:pPr>
      <w:r w:rsidRPr="00F90C52">
        <w:rPr>
          <w:b/>
          <w:sz w:val="24"/>
          <w:szCs w:val="24"/>
        </w:rPr>
        <w:t>These are the task list that must be done by a DBA on daily basis.</w:t>
      </w:r>
    </w:p>
    <w:p w:rsidR="00F90C52" w:rsidRPr="00F90C52" w:rsidRDefault="00F90C52" w:rsidP="00F90C52">
      <w:pPr>
        <w:rPr>
          <w:sz w:val="24"/>
          <w:szCs w:val="24"/>
        </w:rPr>
      </w:pPr>
      <w:r w:rsidRPr="00F90C52">
        <w:rPr>
          <w:sz w:val="24"/>
          <w:szCs w:val="24"/>
        </w:rPr>
        <w:t>1) Check System Event Logs and SQL Server Error Logs for unusual events.</w:t>
      </w:r>
    </w:p>
    <w:p w:rsidR="00F90C52" w:rsidRPr="00F90C52" w:rsidRDefault="00F90C52" w:rsidP="00F90C52">
      <w:pPr>
        <w:rPr>
          <w:sz w:val="24"/>
          <w:szCs w:val="24"/>
        </w:rPr>
      </w:pPr>
      <w:r w:rsidRPr="00F90C52">
        <w:rPr>
          <w:sz w:val="24"/>
          <w:szCs w:val="24"/>
        </w:rPr>
        <w:t>2) Verify that all scheduled jobs have run successfully.</w:t>
      </w:r>
    </w:p>
    <w:p w:rsidR="00F90C52" w:rsidRPr="00F90C52" w:rsidRDefault="00F90C52" w:rsidP="00F90C52">
      <w:pPr>
        <w:rPr>
          <w:sz w:val="24"/>
          <w:szCs w:val="24"/>
        </w:rPr>
      </w:pPr>
      <w:r w:rsidRPr="00F90C52">
        <w:rPr>
          <w:sz w:val="24"/>
          <w:szCs w:val="24"/>
        </w:rPr>
        <w:t>3) Confirm</w:t>
      </w:r>
      <w:r w:rsidR="00FB0773">
        <w:rPr>
          <w:sz w:val="24"/>
          <w:szCs w:val="24"/>
        </w:rPr>
        <w:t xml:space="preserve"> that backups have been made</w:t>
      </w:r>
      <w:r w:rsidRPr="00F90C52">
        <w:rPr>
          <w:sz w:val="24"/>
          <w:szCs w:val="24"/>
        </w:rPr>
        <w:t xml:space="preserve"> successfully and </w:t>
      </w:r>
      <w:r>
        <w:rPr>
          <w:sz w:val="24"/>
          <w:szCs w:val="24"/>
        </w:rPr>
        <w:t xml:space="preserve">moved to the backup storage or </w:t>
      </w:r>
      <w:r w:rsidRPr="00F90C52">
        <w:rPr>
          <w:sz w:val="24"/>
          <w:szCs w:val="24"/>
        </w:rPr>
        <w:t>secure location.</w:t>
      </w:r>
    </w:p>
    <w:p w:rsidR="00F90C52" w:rsidRPr="00F90C52" w:rsidRDefault="00F90C52" w:rsidP="00F90C52">
      <w:pPr>
        <w:rPr>
          <w:sz w:val="24"/>
          <w:szCs w:val="24"/>
        </w:rPr>
      </w:pPr>
      <w:r w:rsidRPr="00F90C52">
        <w:rPr>
          <w:sz w:val="24"/>
          <w:szCs w:val="24"/>
        </w:rPr>
        <w:t>4) Monitor disk space to make sure SQL Servers will not run out of disk space.</w:t>
      </w:r>
    </w:p>
    <w:p w:rsidR="00F90C52" w:rsidRPr="00F90C52" w:rsidRDefault="00F90C52" w:rsidP="00F90C52">
      <w:pPr>
        <w:rPr>
          <w:sz w:val="24"/>
          <w:szCs w:val="24"/>
        </w:rPr>
      </w:pPr>
      <w:r w:rsidRPr="00F90C52">
        <w:rPr>
          <w:sz w:val="24"/>
          <w:szCs w:val="24"/>
        </w:rPr>
        <w:t xml:space="preserve">5) Periodically monitor performance of database and system using </w:t>
      </w:r>
      <w:r>
        <w:rPr>
          <w:sz w:val="24"/>
          <w:szCs w:val="24"/>
        </w:rPr>
        <w:t xml:space="preserve">both System Monitor and </w:t>
      </w:r>
      <w:r w:rsidRPr="00F90C52">
        <w:rPr>
          <w:sz w:val="24"/>
          <w:szCs w:val="24"/>
        </w:rPr>
        <w:t>SQL Server Profiler.</w:t>
      </w:r>
    </w:p>
    <w:p w:rsidR="00F90C52" w:rsidRPr="00F90C52" w:rsidRDefault="00F90C52" w:rsidP="00F90C52">
      <w:pPr>
        <w:rPr>
          <w:sz w:val="24"/>
          <w:szCs w:val="24"/>
        </w:rPr>
      </w:pPr>
      <w:r w:rsidRPr="00F90C52">
        <w:rPr>
          <w:sz w:val="24"/>
          <w:szCs w:val="24"/>
        </w:rPr>
        <w:t>6) Monitor and identify blocking issues.</w:t>
      </w:r>
    </w:p>
    <w:p w:rsidR="00F90C52" w:rsidRDefault="00F90C52" w:rsidP="00F90C52">
      <w:pPr>
        <w:rPr>
          <w:sz w:val="24"/>
          <w:szCs w:val="24"/>
        </w:rPr>
      </w:pPr>
      <w:r w:rsidRPr="00F90C52">
        <w:rPr>
          <w:sz w:val="24"/>
          <w:szCs w:val="24"/>
        </w:rPr>
        <w:t>7) Keep a log of any changes you make to servers, instance</w:t>
      </w:r>
      <w:r>
        <w:rPr>
          <w:sz w:val="24"/>
          <w:szCs w:val="24"/>
        </w:rPr>
        <w:t xml:space="preserve"> setting, database setting and monitoring script.</w:t>
      </w:r>
    </w:p>
    <w:p w:rsidR="00F90C52" w:rsidRPr="00F90C52" w:rsidRDefault="00F90C52" w:rsidP="00F90C52">
      <w:pPr>
        <w:rPr>
          <w:sz w:val="24"/>
          <w:szCs w:val="24"/>
        </w:rPr>
      </w:pPr>
      <w:r w:rsidRPr="00F90C52">
        <w:rPr>
          <w:sz w:val="24"/>
          <w:szCs w:val="24"/>
        </w:rPr>
        <w:t>8) Create SQL Server alerts to notify you of problems, and e</w:t>
      </w:r>
      <w:r>
        <w:rPr>
          <w:sz w:val="24"/>
          <w:szCs w:val="24"/>
        </w:rPr>
        <w:t xml:space="preserve">-mailed to you. Take action as </w:t>
      </w:r>
      <w:r w:rsidRPr="00F90C52">
        <w:rPr>
          <w:sz w:val="24"/>
          <w:szCs w:val="24"/>
        </w:rPr>
        <w:t>needed.</w:t>
      </w:r>
    </w:p>
    <w:p w:rsidR="00F90C52" w:rsidRDefault="00F90C52" w:rsidP="00F90C52">
      <w:pPr>
        <w:rPr>
          <w:sz w:val="24"/>
          <w:szCs w:val="24"/>
        </w:rPr>
      </w:pPr>
      <w:r w:rsidRPr="00F90C52">
        <w:rPr>
          <w:sz w:val="24"/>
          <w:szCs w:val="24"/>
        </w:rPr>
        <w:t>9) Regularly restore backups to a test server in order to verify that you can restore them.</w:t>
      </w:r>
    </w:p>
    <w:p w:rsidR="008912F2" w:rsidRDefault="008912F2" w:rsidP="00F90C52">
      <w:pPr>
        <w:rPr>
          <w:sz w:val="24"/>
          <w:szCs w:val="24"/>
        </w:rPr>
      </w:pPr>
    </w:p>
    <w:p w:rsidR="008912F2" w:rsidRDefault="008912F2" w:rsidP="00F90C52">
      <w:pPr>
        <w:rPr>
          <w:sz w:val="24"/>
          <w:szCs w:val="24"/>
        </w:rPr>
      </w:pPr>
    </w:p>
    <w:p w:rsidR="00F90C52" w:rsidRPr="008E5445" w:rsidRDefault="00F90C52" w:rsidP="00F90C52">
      <w:pPr>
        <w:rPr>
          <w:rFonts w:cstheme="minorHAnsi"/>
          <w:b/>
          <w:sz w:val="24"/>
          <w:szCs w:val="24"/>
        </w:rPr>
      </w:pPr>
      <w:r w:rsidRPr="008E5445">
        <w:rPr>
          <w:rFonts w:cstheme="minorHAnsi"/>
          <w:b/>
          <w:sz w:val="24"/>
          <w:szCs w:val="24"/>
        </w:rPr>
        <w:t>Monthly Check list?</w:t>
      </w:r>
    </w:p>
    <w:p w:rsidR="00F90C52" w:rsidRPr="008E5445" w:rsidRDefault="00F90C52" w:rsidP="00E61408">
      <w:pPr>
        <w:pStyle w:val="ListParagraph"/>
        <w:numPr>
          <w:ilvl w:val="0"/>
          <w:numId w:val="122"/>
        </w:numPr>
        <w:rPr>
          <w:rFonts w:cstheme="minorHAnsi"/>
          <w:sz w:val="24"/>
          <w:szCs w:val="24"/>
        </w:rPr>
      </w:pPr>
      <w:r w:rsidRPr="008E5445">
        <w:rPr>
          <w:rFonts w:cstheme="minorHAnsi"/>
          <w:sz w:val="24"/>
          <w:szCs w:val="24"/>
        </w:rPr>
        <w:t>Make a list of all SA passwords for each server it in secure place.</w:t>
      </w:r>
    </w:p>
    <w:p w:rsidR="00F90C52" w:rsidRPr="008E5445" w:rsidRDefault="00F90C52" w:rsidP="00E61408">
      <w:pPr>
        <w:pStyle w:val="ListParagraph"/>
        <w:numPr>
          <w:ilvl w:val="0"/>
          <w:numId w:val="122"/>
        </w:numPr>
        <w:rPr>
          <w:rFonts w:cstheme="minorHAnsi"/>
          <w:sz w:val="24"/>
          <w:szCs w:val="24"/>
        </w:rPr>
      </w:pPr>
      <w:r w:rsidRPr="008E5445">
        <w:rPr>
          <w:rFonts w:cstheme="minorHAnsi"/>
          <w:sz w:val="24"/>
          <w:szCs w:val="24"/>
        </w:rPr>
        <w:t>Make a list of all the passwords for each login crated on the production boxes.</w:t>
      </w:r>
    </w:p>
    <w:p w:rsidR="00F90C52" w:rsidRPr="008E5445" w:rsidRDefault="00F90C52" w:rsidP="00E61408">
      <w:pPr>
        <w:pStyle w:val="ListParagraph"/>
        <w:numPr>
          <w:ilvl w:val="0"/>
          <w:numId w:val="122"/>
        </w:numPr>
        <w:rPr>
          <w:rFonts w:cstheme="minorHAnsi"/>
          <w:sz w:val="24"/>
          <w:szCs w:val="24"/>
        </w:rPr>
      </w:pPr>
      <w:r w:rsidRPr="008E5445">
        <w:rPr>
          <w:rFonts w:cstheme="minorHAnsi"/>
          <w:sz w:val="24"/>
          <w:szCs w:val="24"/>
        </w:rPr>
        <w:t>We save the SQL Servers and Windows configuration information in secure place. This information is needed to rebuild an NT&amp; SQL Server box in case of a disaster</w:t>
      </w:r>
    </w:p>
    <w:p w:rsidR="00F90C52" w:rsidRPr="008E5445" w:rsidRDefault="00F90C52" w:rsidP="00E61408">
      <w:pPr>
        <w:pStyle w:val="ListParagraph"/>
        <w:numPr>
          <w:ilvl w:val="0"/>
          <w:numId w:val="122"/>
        </w:numPr>
        <w:rPr>
          <w:rFonts w:cstheme="minorHAnsi"/>
          <w:sz w:val="24"/>
          <w:szCs w:val="24"/>
        </w:rPr>
      </w:pPr>
      <w:r w:rsidRPr="008E5445">
        <w:rPr>
          <w:rFonts w:cstheme="minorHAnsi"/>
          <w:sz w:val="24"/>
          <w:szCs w:val="24"/>
        </w:rPr>
        <w:t>Perform a test restore of a database backup. This is done in order to prepare for unforeseen situations.</w:t>
      </w:r>
    </w:p>
    <w:p w:rsidR="00F90C52" w:rsidRPr="008E5445" w:rsidRDefault="00F90C52" w:rsidP="00E61408">
      <w:pPr>
        <w:pStyle w:val="ListParagraph"/>
        <w:numPr>
          <w:ilvl w:val="0"/>
          <w:numId w:val="122"/>
        </w:numPr>
        <w:rPr>
          <w:rFonts w:cstheme="minorHAnsi"/>
          <w:sz w:val="24"/>
          <w:szCs w:val="24"/>
        </w:rPr>
      </w:pPr>
      <w:r w:rsidRPr="008E5445">
        <w:rPr>
          <w:rFonts w:cstheme="minorHAnsi"/>
          <w:sz w:val="24"/>
          <w:szCs w:val="24"/>
        </w:rPr>
        <w:t>We save information about any changes made to a server – hardware or software.</w:t>
      </w:r>
    </w:p>
    <w:p w:rsidR="00F90C52" w:rsidRPr="008E5445" w:rsidRDefault="00F90C52" w:rsidP="00E61408">
      <w:pPr>
        <w:pStyle w:val="ListParagraph"/>
        <w:numPr>
          <w:ilvl w:val="0"/>
          <w:numId w:val="122"/>
        </w:numPr>
        <w:rPr>
          <w:rFonts w:cstheme="minorHAnsi"/>
          <w:sz w:val="24"/>
          <w:szCs w:val="24"/>
        </w:rPr>
      </w:pPr>
      <w:r w:rsidRPr="008E5445">
        <w:rPr>
          <w:rFonts w:cstheme="minorHAnsi"/>
          <w:sz w:val="24"/>
          <w:szCs w:val="24"/>
        </w:rPr>
        <w:t>Maintain system logs in a secure fashion. Keep records of all service packs installed for both Microsoft Windows NT Server and Microsoft SQL Server. Keep records of network libraries used, the security mode, SA passwords and service accounts.</w:t>
      </w:r>
    </w:p>
    <w:p w:rsidR="00F90C52" w:rsidRPr="008E5445" w:rsidRDefault="00F90C52" w:rsidP="00E61408">
      <w:pPr>
        <w:pStyle w:val="ListParagraph"/>
        <w:numPr>
          <w:ilvl w:val="0"/>
          <w:numId w:val="122"/>
        </w:numPr>
        <w:rPr>
          <w:rFonts w:cstheme="minorHAnsi"/>
          <w:sz w:val="24"/>
          <w:szCs w:val="24"/>
        </w:rPr>
      </w:pPr>
      <w:r w:rsidRPr="008E5445">
        <w:rPr>
          <w:rFonts w:cstheme="minorHAnsi"/>
          <w:sz w:val="24"/>
          <w:szCs w:val="24"/>
        </w:rPr>
        <w:t>Valid that no error messages are generated during the restore process.</w:t>
      </w:r>
    </w:p>
    <w:p w:rsidR="00F90C52" w:rsidRPr="008E5445" w:rsidRDefault="00F90C52" w:rsidP="00E61408">
      <w:pPr>
        <w:pStyle w:val="ListParagraph"/>
        <w:numPr>
          <w:ilvl w:val="0"/>
          <w:numId w:val="122"/>
        </w:numPr>
        <w:rPr>
          <w:rFonts w:cstheme="minorHAnsi"/>
          <w:sz w:val="24"/>
          <w:szCs w:val="24"/>
        </w:rPr>
      </w:pPr>
      <w:r w:rsidRPr="008E5445">
        <w:rPr>
          <w:rFonts w:cstheme="minorHAnsi"/>
          <w:sz w:val="24"/>
          <w:szCs w:val="24"/>
        </w:rPr>
        <w:t>Set the MSSQL and SQL Server Agent services to Auto-Start when the server starts.</w:t>
      </w:r>
    </w:p>
    <w:p w:rsidR="00F90C52" w:rsidRPr="0055445E" w:rsidRDefault="00F90C52" w:rsidP="0055445E">
      <w:pPr>
        <w:rPr>
          <w:sz w:val="24"/>
          <w:szCs w:val="24"/>
        </w:rPr>
      </w:pPr>
    </w:p>
    <w:p w:rsidR="0055445E" w:rsidRDefault="0055445E" w:rsidP="0055445E">
      <w:pPr>
        <w:rPr>
          <w:b/>
          <w:sz w:val="24"/>
          <w:szCs w:val="24"/>
        </w:rPr>
      </w:pPr>
      <w:r w:rsidRPr="0055445E">
        <w:rPr>
          <w:b/>
          <w:sz w:val="24"/>
          <w:szCs w:val="24"/>
        </w:rPr>
        <w:t>What kind of Tickets will we get?</w:t>
      </w:r>
    </w:p>
    <w:p w:rsidR="008912F2" w:rsidRPr="0055445E" w:rsidRDefault="008912F2" w:rsidP="0055445E">
      <w:pPr>
        <w:rPr>
          <w:b/>
          <w:sz w:val="24"/>
          <w:szCs w:val="24"/>
        </w:rPr>
      </w:pPr>
    </w:p>
    <w:p w:rsidR="0055445E" w:rsidRPr="0055445E" w:rsidRDefault="0055445E" w:rsidP="0055445E">
      <w:pPr>
        <w:rPr>
          <w:b/>
          <w:sz w:val="24"/>
          <w:szCs w:val="24"/>
        </w:rPr>
      </w:pPr>
      <w:r w:rsidRPr="0055445E">
        <w:rPr>
          <w:b/>
          <w:sz w:val="24"/>
          <w:szCs w:val="24"/>
        </w:rPr>
        <w:t>P1 Tickets:</w:t>
      </w:r>
    </w:p>
    <w:p w:rsidR="0055445E" w:rsidRPr="0055445E" w:rsidRDefault="0055445E" w:rsidP="0055445E">
      <w:pPr>
        <w:rPr>
          <w:sz w:val="24"/>
          <w:szCs w:val="24"/>
        </w:rPr>
      </w:pPr>
      <w:r w:rsidRPr="0055445E">
        <w:rPr>
          <w:sz w:val="24"/>
          <w:szCs w:val="24"/>
        </w:rPr>
        <w:t>1) Instance Crashed (Prod)</w:t>
      </w:r>
    </w:p>
    <w:p w:rsidR="0055445E" w:rsidRPr="0055445E" w:rsidRDefault="0055445E" w:rsidP="0055445E">
      <w:pPr>
        <w:rPr>
          <w:sz w:val="24"/>
          <w:szCs w:val="24"/>
        </w:rPr>
      </w:pPr>
      <w:r w:rsidRPr="0055445E">
        <w:rPr>
          <w:sz w:val="24"/>
          <w:szCs w:val="24"/>
        </w:rPr>
        <w:t>2) Corruptions (Disk)</w:t>
      </w:r>
    </w:p>
    <w:p w:rsidR="0055445E" w:rsidRPr="0055445E" w:rsidRDefault="0055445E" w:rsidP="0055445E">
      <w:pPr>
        <w:rPr>
          <w:sz w:val="24"/>
          <w:szCs w:val="24"/>
        </w:rPr>
      </w:pPr>
      <w:r w:rsidRPr="0055445E">
        <w:rPr>
          <w:sz w:val="24"/>
          <w:szCs w:val="24"/>
        </w:rPr>
        <w:t>3) Hardware Failures</w:t>
      </w:r>
    </w:p>
    <w:p w:rsidR="0055445E" w:rsidRDefault="0055445E" w:rsidP="0055445E">
      <w:pPr>
        <w:rPr>
          <w:sz w:val="24"/>
          <w:szCs w:val="24"/>
        </w:rPr>
      </w:pPr>
      <w:r w:rsidRPr="0055445E">
        <w:rPr>
          <w:sz w:val="24"/>
          <w:szCs w:val="24"/>
        </w:rPr>
        <w:t>4) Suspect State of Database</w:t>
      </w:r>
    </w:p>
    <w:p w:rsidR="008912F2" w:rsidRPr="0055445E" w:rsidRDefault="008912F2" w:rsidP="0055445E">
      <w:pPr>
        <w:rPr>
          <w:sz w:val="24"/>
          <w:szCs w:val="24"/>
        </w:rPr>
      </w:pPr>
    </w:p>
    <w:p w:rsidR="0055445E" w:rsidRPr="0055445E" w:rsidRDefault="0055445E" w:rsidP="0055445E">
      <w:pPr>
        <w:rPr>
          <w:b/>
          <w:sz w:val="24"/>
          <w:szCs w:val="24"/>
        </w:rPr>
      </w:pPr>
      <w:r w:rsidRPr="0055445E">
        <w:rPr>
          <w:b/>
          <w:sz w:val="24"/>
          <w:szCs w:val="24"/>
        </w:rPr>
        <w:t>P2 Tickets:</w:t>
      </w:r>
    </w:p>
    <w:p w:rsidR="0055445E" w:rsidRPr="0055445E" w:rsidRDefault="0055445E" w:rsidP="0055445E">
      <w:pPr>
        <w:rPr>
          <w:sz w:val="24"/>
          <w:szCs w:val="24"/>
        </w:rPr>
      </w:pPr>
      <w:r w:rsidRPr="0055445E">
        <w:rPr>
          <w:sz w:val="24"/>
          <w:szCs w:val="24"/>
        </w:rPr>
        <w:t xml:space="preserve"> 1) Application Performance Slow</w:t>
      </w:r>
    </w:p>
    <w:p w:rsidR="0055445E" w:rsidRPr="0055445E" w:rsidRDefault="0055445E" w:rsidP="0055445E">
      <w:pPr>
        <w:rPr>
          <w:sz w:val="24"/>
          <w:szCs w:val="24"/>
        </w:rPr>
      </w:pPr>
      <w:r w:rsidRPr="0055445E">
        <w:rPr>
          <w:sz w:val="24"/>
          <w:szCs w:val="24"/>
        </w:rPr>
        <w:t xml:space="preserve"> 2) Long Running Queries</w:t>
      </w:r>
    </w:p>
    <w:p w:rsidR="0055445E" w:rsidRPr="0055445E" w:rsidRDefault="0055445E" w:rsidP="0055445E">
      <w:pPr>
        <w:rPr>
          <w:sz w:val="24"/>
          <w:szCs w:val="24"/>
        </w:rPr>
      </w:pPr>
      <w:r w:rsidRPr="0055445E">
        <w:rPr>
          <w:sz w:val="24"/>
          <w:szCs w:val="24"/>
        </w:rPr>
        <w:t xml:space="preserve"> 3) Blockings</w:t>
      </w:r>
    </w:p>
    <w:p w:rsidR="0055445E" w:rsidRPr="0055445E" w:rsidRDefault="0055445E" w:rsidP="0055445E">
      <w:pPr>
        <w:rPr>
          <w:sz w:val="24"/>
          <w:szCs w:val="24"/>
        </w:rPr>
      </w:pPr>
      <w:r w:rsidRPr="0055445E">
        <w:rPr>
          <w:sz w:val="24"/>
          <w:szCs w:val="24"/>
        </w:rPr>
        <w:t xml:space="preserve"> 4) Deadlocks</w:t>
      </w:r>
    </w:p>
    <w:p w:rsidR="0055445E" w:rsidRPr="0055445E" w:rsidRDefault="0055445E" w:rsidP="0055445E">
      <w:pPr>
        <w:rPr>
          <w:sz w:val="24"/>
          <w:szCs w:val="24"/>
        </w:rPr>
      </w:pPr>
      <w:r w:rsidRPr="0055445E">
        <w:rPr>
          <w:sz w:val="24"/>
          <w:szCs w:val="24"/>
        </w:rPr>
        <w:t xml:space="preserve"> 5) Log Space Used 95%</w:t>
      </w:r>
    </w:p>
    <w:p w:rsidR="0055445E" w:rsidRPr="0055445E" w:rsidRDefault="0055445E" w:rsidP="0055445E">
      <w:pPr>
        <w:rPr>
          <w:sz w:val="24"/>
          <w:szCs w:val="24"/>
        </w:rPr>
      </w:pPr>
      <w:r w:rsidRPr="0055445E">
        <w:rPr>
          <w:sz w:val="24"/>
          <w:szCs w:val="24"/>
        </w:rPr>
        <w:t xml:space="preserve"> 6) Tempdb Usage 95%</w:t>
      </w:r>
    </w:p>
    <w:p w:rsidR="0055445E" w:rsidRPr="0055445E" w:rsidRDefault="0055445E" w:rsidP="0055445E">
      <w:pPr>
        <w:rPr>
          <w:sz w:val="24"/>
          <w:szCs w:val="24"/>
        </w:rPr>
      </w:pPr>
      <w:r w:rsidRPr="0055445E">
        <w:rPr>
          <w:sz w:val="24"/>
          <w:szCs w:val="24"/>
        </w:rPr>
        <w:t xml:space="preserve"> 7) Space Issues</w:t>
      </w:r>
    </w:p>
    <w:p w:rsidR="0055445E" w:rsidRPr="0055445E" w:rsidRDefault="0055445E" w:rsidP="0055445E">
      <w:pPr>
        <w:rPr>
          <w:sz w:val="24"/>
          <w:szCs w:val="24"/>
        </w:rPr>
      </w:pPr>
      <w:r w:rsidRPr="0055445E">
        <w:rPr>
          <w:sz w:val="24"/>
          <w:szCs w:val="24"/>
        </w:rPr>
        <w:t xml:space="preserve"> 8) Connectivity Issues (User Raised Ticket)</w:t>
      </w:r>
    </w:p>
    <w:p w:rsidR="0055445E" w:rsidRPr="0055445E" w:rsidRDefault="0055445E" w:rsidP="0055445E">
      <w:pPr>
        <w:rPr>
          <w:sz w:val="24"/>
          <w:szCs w:val="24"/>
        </w:rPr>
      </w:pPr>
      <w:r w:rsidRPr="0055445E">
        <w:rPr>
          <w:sz w:val="24"/>
          <w:szCs w:val="24"/>
        </w:rPr>
        <w:t xml:space="preserve"> 9) Permission issues</w:t>
      </w:r>
    </w:p>
    <w:p w:rsidR="0055445E" w:rsidRPr="0055445E" w:rsidRDefault="0055445E" w:rsidP="0055445E">
      <w:pPr>
        <w:rPr>
          <w:sz w:val="24"/>
          <w:szCs w:val="24"/>
        </w:rPr>
      </w:pPr>
      <w:r w:rsidRPr="0055445E">
        <w:rPr>
          <w:sz w:val="24"/>
          <w:szCs w:val="24"/>
        </w:rPr>
        <w:t>11) Connections are full</w:t>
      </w:r>
    </w:p>
    <w:p w:rsidR="0055445E" w:rsidRPr="0055445E" w:rsidRDefault="0055445E" w:rsidP="0055445E">
      <w:pPr>
        <w:rPr>
          <w:sz w:val="24"/>
          <w:szCs w:val="24"/>
        </w:rPr>
      </w:pPr>
      <w:r w:rsidRPr="0055445E">
        <w:rPr>
          <w:sz w:val="24"/>
          <w:szCs w:val="24"/>
        </w:rPr>
        <w:t>12) Page Corruptions</w:t>
      </w:r>
    </w:p>
    <w:p w:rsidR="0055445E" w:rsidRPr="0055445E" w:rsidRDefault="0055445E" w:rsidP="0055445E">
      <w:pPr>
        <w:rPr>
          <w:sz w:val="24"/>
          <w:szCs w:val="24"/>
        </w:rPr>
      </w:pPr>
      <w:r w:rsidRPr="0055445E">
        <w:rPr>
          <w:sz w:val="24"/>
          <w:szCs w:val="24"/>
        </w:rPr>
        <w:t>13) CPU Utilization 100%</w:t>
      </w:r>
    </w:p>
    <w:p w:rsidR="0055445E" w:rsidRPr="0055445E" w:rsidRDefault="0055445E" w:rsidP="0055445E">
      <w:pPr>
        <w:rPr>
          <w:sz w:val="24"/>
          <w:szCs w:val="24"/>
        </w:rPr>
      </w:pPr>
      <w:r w:rsidRPr="0055445E">
        <w:rPr>
          <w:sz w:val="24"/>
          <w:szCs w:val="24"/>
        </w:rPr>
        <w:t>14) Memory Utilization High</w:t>
      </w:r>
    </w:p>
    <w:p w:rsidR="0055445E" w:rsidRDefault="0055445E" w:rsidP="0055445E">
      <w:pPr>
        <w:rPr>
          <w:sz w:val="24"/>
          <w:szCs w:val="24"/>
        </w:rPr>
      </w:pPr>
      <w:r w:rsidRPr="0055445E">
        <w:rPr>
          <w:sz w:val="24"/>
          <w:szCs w:val="24"/>
        </w:rPr>
        <w:t>15) Buffer Cache Hit Ratio &lt; 50%</w:t>
      </w: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p w:rsidR="008912F2" w:rsidRDefault="008912F2" w:rsidP="0055445E">
      <w:pPr>
        <w:rPr>
          <w:sz w:val="24"/>
          <w:szCs w:val="24"/>
        </w:rPr>
      </w:pPr>
    </w:p>
    <w:sectPr w:rsidR="008912F2">
      <w:headerReference w:type="default" r:id="rId171"/>
      <w:footerReference w:type="default" r:id="rId1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F3E" w:rsidRDefault="00CB1F3E" w:rsidP="00B14374">
      <w:pPr>
        <w:spacing w:after="0" w:line="240" w:lineRule="auto"/>
      </w:pPr>
      <w:r>
        <w:separator/>
      </w:r>
    </w:p>
  </w:endnote>
  <w:endnote w:type="continuationSeparator" w:id="0">
    <w:p w:rsidR="00CB1F3E" w:rsidRDefault="00CB1F3E" w:rsidP="00B14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Body)">
    <w:altName w:val="Times New Roman"/>
    <w:panose1 w:val="00000000000000000000"/>
    <w:charset w:val="00"/>
    <w:family w:val="roman"/>
    <w:notTrueType/>
    <w:pitch w:val="default"/>
  </w:font>
  <w:font w:name="Britannic Bold">
    <w:panose1 w:val="020B0903060703020204"/>
    <w:charset w:val="00"/>
    <w:family w:val="swiss"/>
    <w:pitch w:val="variable"/>
    <w:sig w:usb0="00000003" w:usb1="00000000" w:usb2="00000000" w:usb3="00000000" w:csb0="00000001" w:csb1="00000000"/>
  </w:font>
  <w:font w:name="Ebrima">
    <w:panose1 w:val="02000000000000000000"/>
    <w:charset w:val="00"/>
    <w:family w:val="auto"/>
    <w:pitch w:val="variable"/>
    <w:sig w:usb0="A000005F" w:usb1="02000041" w:usb2="00000000" w:usb3="00000000" w:csb0="00000093"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06F" w:usb1="1200FBEF" w:usb2="0064C000" w:usb3="00000000" w:csb0="00000001" w:csb1="00000000"/>
  </w:font>
  <w:font w:name="Calibri(Bod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622260"/>
      <w:docPartObj>
        <w:docPartGallery w:val="Page Numbers (Bottom of Page)"/>
        <w:docPartUnique/>
      </w:docPartObj>
    </w:sdtPr>
    <w:sdtEndPr/>
    <w:sdtContent>
      <w:p w:rsidR="002D37C0" w:rsidRDefault="002D37C0">
        <w:pPr>
          <w:pStyle w:val="Footer"/>
        </w:pPr>
        <w:r w:rsidRPr="00650E8E">
          <w:rPr>
            <w:caps/>
            <w:noProof/>
            <w:color w:val="4F81BD" w:themeColor="accent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7" name="Double Bracket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D37C0" w:rsidRDefault="002D37C0">
                              <w:pPr>
                                <w:jc w:val="center"/>
                              </w:pPr>
                              <w:r>
                                <w:fldChar w:fldCharType="begin"/>
                              </w:r>
                              <w:r>
                                <w:instrText xml:space="preserve"> PAGE    \* MERGEFORMAT </w:instrText>
                              </w:r>
                              <w:r>
                                <w:fldChar w:fldCharType="separate"/>
                              </w:r>
                              <w:r w:rsidR="00555B17">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7"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MY6NJ45AgAAbAQAAA4AAAAAAAAA&#10;AAAAAAAALgIAAGRycy9lMm9Eb2MueG1sUEsBAi0AFAAGAAgAAAAhAP8vKureAAAAAwEAAA8AAAAA&#10;AAAAAAAAAAAAkwQAAGRycy9kb3ducmV2LnhtbFBLBQYAAAAABAAEAPMAAACeBQAAAAA=&#10;" filled="t" strokecolor="gray" strokeweight="2.25pt">
                  <v:textbox inset=",0,,0">
                    <w:txbxContent>
                      <w:p w:rsidR="002D37C0" w:rsidRDefault="002D37C0">
                        <w:pPr>
                          <w:jc w:val="center"/>
                        </w:pPr>
                        <w:r>
                          <w:fldChar w:fldCharType="begin"/>
                        </w:r>
                        <w:r>
                          <w:instrText xml:space="preserve"> PAGE    \* MERGEFORMAT </w:instrText>
                        </w:r>
                        <w:r>
                          <w:fldChar w:fldCharType="separate"/>
                        </w:r>
                        <w:r w:rsidR="00555B17">
                          <w:rPr>
                            <w:noProof/>
                          </w:rPr>
                          <w:t>1</w:t>
                        </w:r>
                        <w:r>
                          <w:rPr>
                            <w:noProof/>
                          </w:rPr>
                          <w:fldChar w:fldCharType="end"/>
                        </w:r>
                      </w:p>
                    </w:txbxContent>
                  </v:textbox>
                  <w10:wrap anchorx="margin" anchory="margin"/>
                </v:shape>
              </w:pict>
            </mc:Fallback>
          </mc:AlternateContent>
        </w:r>
        <w:r w:rsidRPr="00650E8E">
          <w:rPr>
            <w:caps/>
            <w:noProof/>
            <w:color w:val="4F81BD"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729F512" id="_x0000_t32" coordsize="21600,21600" o:spt="32" o:oned="t" path="m,l21600,21600e" filled="f">
                  <v:path arrowok="t" fillok="f" o:connecttype="none"/>
                  <o:lock v:ext="edit" shapetype="t"/>
                </v:shapetype>
                <v:shape id="Straight Arrow Connector 2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8Bx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ZBY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Dd7wHE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F3E" w:rsidRDefault="00CB1F3E" w:rsidP="00B14374">
      <w:pPr>
        <w:spacing w:after="0" w:line="240" w:lineRule="auto"/>
      </w:pPr>
      <w:r>
        <w:separator/>
      </w:r>
    </w:p>
  </w:footnote>
  <w:footnote w:type="continuationSeparator" w:id="0">
    <w:p w:rsidR="00CB1F3E" w:rsidRDefault="00CB1F3E" w:rsidP="00B14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37C0" w:rsidRDefault="00A9653A">
    <w:pPr>
      <w:pStyle w:val="Header"/>
    </w:pPr>
    <w:r>
      <w:t>q</w:t>
    </w:r>
    <w:r w:rsidR="002D37C0">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5AE809D4"/>
    <w:lvl w:ilvl="0">
      <w:numFmt w:val="bullet"/>
      <w:lvlText w:val="*"/>
      <w:lvlJc w:val="left"/>
    </w:lvl>
  </w:abstractNum>
  <w:abstractNum w:abstractNumId="1" w15:restartNumberingAfterBreak="0">
    <w:nsid w:val="00002C91"/>
    <w:multiLevelType w:val="hybridMultilevel"/>
    <w:tmpl w:val="6A7C7338"/>
    <w:lvl w:ilvl="0" w:tplc="6742D29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F5FCF"/>
    <w:multiLevelType w:val="hybridMultilevel"/>
    <w:tmpl w:val="BA8E8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81410"/>
    <w:multiLevelType w:val="hybridMultilevel"/>
    <w:tmpl w:val="D8C2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B06AA2"/>
    <w:multiLevelType w:val="hybridMultilevel"/>
    <w:tmpl w:val="3F3643FC"/>
    <w:lvl w:ilvl="0" w:tplc="6646F6FC">
      <w:start w:val="1"/>
      <w:numFmt w:val="bullet"/>
      <w:lvlText w:val="•"/>
      <w:lvlJc w:val="left"/>
      <w:pPr>
        <w:tabs>
          <w:tab w:val="num" w:pos="720"/>
        </w:tabs>
        <w:ind w:left="720" w:hanging="360"/>
      </w:pPr>
      <w:rPr>
        <w:rFonts w:ascii="Arial" w:hAnsi="Arial" w:hint="default"/>
      </w:rPr>
    </w:lvl>
    <w:lvl w:ilvl="1" w:tplc="E5F81976" w:tentative="1">
      <w:start w:val="1"/>
      <w:numFmt w:val="bullet"/>
      <w:lvlText w:val="•"/>
      <w:lvlJc w:val="left"/>
      <w:pPr>
        <w:tabs>
          <w:tab w:val="num" w:pos="1440"/>
        </w:tabs>
        <w:ind w:left="1440" w:hanging="360"/>
      </w:pPr>
      <w:rPr>
        <w:rFonts w:ascii="Arial" w:hAnsi="Arial" w:hint="default"/>
      </w:rPr>
    </w:lvl>
    <w:lvl w:ilvl="2" w:tplc="3A7E5800" w:tentative="1">
      <w:start w:val="1"/>
      <w:numFmt w:val="bullet"/>
      <w:lvlText w:val="•"/>
      <w:lvlJc w:val="left"/>
      <w:pPr>
        <w:tabs>
          <w:tab w:val="num" w:pos="2160"/>
        </w:tabs>
        <w:ind w:left="2160" w:hanging="360"/>
      </w:pPr>
      <w:rPr>
        <w:rFonts w:ascii="Arial" w:hAnsi="Arial" w:hint="default"/>
      </w:rPr>
    </w:lvl>
    <w:lvl w:ilvl="3" w:tplc="941EE5AA" w:tentative="1">
      <w:start w:val="1"/>
      <w:numFmt w:val="bullet"/>
      <w:lvlText w:val="•"/>
      <w:lvlJc w:val="left"/>
      <w:pPr>
        <w:tabs>
          <w:tab w:val="num" w:pos="2880"/>
        </w:tabs>
        <w:ind w:left="2880" w:hanging="360"/>
      </w:pPr>
      <w:rPr>
        <w:rFonts w:ascii="Arial" w:hAnsi="Arial" w:hint="default"/>
      </w:rPr>
    </w:lvl>
    <w:lvl w:ilvl="4" w:tplc="5D40E87C" w:tentative="1">
      <w:start w:val="1"/>
      <w:numFmt w:val="bullet"/>
      <w:lvlText w:val="•"/>
      <w:lvlJc w:val="left"/>
      <w:pPr>
        <w:tabs>
          <w:tab w:val="num" w:pos="3600"/>
        </w:tabs>
        <w:ind w:left="3600" w:hanging="360"/>
      </w:pPr>
      <w:rPr>
        <w:rFonts w:ascii="Arial" w:hAnsi="Arial" w:hint="default"/>
      </w:rPr>
    </w:lvl>
    <w:lvl w:ilvl="5" w:tplc="96F24570" w:tentative="1">
      <w:start w:val="1"/>
      <w:numFmt w:val="bullet"/>
      <w:lvlText w:val="•"/>
      <w:lvlJc w:val="left"/>
      <w:pPr>
        <w:tabs>
          <w:tab w:val="num" w:pos="4320"/>
        </w:tabs>
        <w:ind w:left="4320" w:hanging="360"/>
      </w:pPr>
      <w:rPr>
        <w:rFonts w:ascii="Arial" w:hAnsi="Arial" w:hint="default"/>
      </w:rPr>
    </w:lvl>
    <w:lvl w:ilvl="6" w:tplc="45E48794" w:tentative="1">
      <w:start w:val="1"/>
      <w:numFmt w:val="bullet"/>
      <w:lvlText w:val="•"/>
      <w:lvlJc w:val="left"/>
      <w:pPr>
        <w:tabs>
          <w:tab w:val="num" w:pos="5040"/>
        </w:tabs>
        <w:ind w:left="5040" w:hanging="360"/>
      </w:pPr>
      <w:rPr>
        <w:rFonts w:ascii="Arial" w:hAnsi="Arial" w:hint="default"/>
      </w:rPr>
    </w:lvl>
    <w:lvl w:ilvl="7" w:tplc="A71EA250" w:tentative="1">
      <w:start w:val="1"/>
      <w:numFmt w:val="bullet"/>
      <w:lvlText w:val="•"/>
      <w:lvlJc w:val="left"/>
      <w:pPr>
        <w:tabs>
          <w:tab w:val="num" w:pos="5760"/>
        </w:tabs>
        <w:ind w:left="5760" w:hanging="360"/>
      </w:pPr>
      <w:rPr>
        <w:rFonts w:ascii="Arial" w:hAnsi="Arial" w:hint="default"/>
      </w:rPr>
    </w:lvl>
    <w:lvl w:ilvl="8" w:tplc="4CD291E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1E31F71"/>
    <w:multiLevelType w:val="multilevel"/>
    <w:tmpl w:val="F120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E40DCE"/>
    <w:multiLevelType w:val="hybridMultilevel"/>
    <w:tmpl w:val="A98C0282"/>
    <w:lvl w:ilvl="0" w:tplc="8836F7A0">
      <w:start w:val="1"/>
      <w:numFmt w:val="bullet"/>
      <w:lvlText w:val="•"/>
      <w:lvlJc w:val="left"/>
      <w:pPr>
        <w:tabs>
          <w:tab w:val="num" w:pos="720"/>
        </w:tabs>
        <w:ind w:left="720" w:hanging="360"/>
      </w:pPr>
      <w:rPr>
        <w:rFonts w:ascii="Arial" w:hAnsi="Arial" w:hint="default"/>
      </w:rPr>
    </w:lvl>
    <w:lvl w:ilvl="1" w:tplc="4192F4DE" w:tentative="1">
      <w:start w:val="1"/>
      <w:numFmt w:val="bullet"/>
      <w:lvlText w:val="•"/>
      <w:lvlJc w:val="left"/>
      <w:pPr>
        <w:tabs>
          <w:tab w:val="num" w:pos="1440"/>
        </w:tabs>
        <w:ind w:left="1440" w:hanging="360"/>
      </w:pPr>
      <w:rPr>
        <w:rFonts w:ascii="Arial" w:hAnsi="Arial" w:hint="default"/>
      </w:rPr>
    </w:lvl>
    <w:lvl w:ilvl="2" w:tplc="71C2BF00" w:tentative="1">
      <w:start w:val="1"/>
      <w:numFmt w:val="bullet"/>
      <w:lvlText w:val="•"/>
      <w:lvlJc w:val="left"/>
      <w:pPr>
        <w:tabs>
          <w:tab w:val="num" w:pos="2160"/>
        </w:tabs>
        <w:ind w:left="2160" w:hanging="360"/>
      </w:pPr>
      <w:rPr>
        <w:rFonts w:ascii="Arial" w:hAnsi="Arial" w:hint="default"/>
      </w:rPr>
    </w:lvl>
    <w:lvl w:ilvl="3" w:tplc="18F6D76A" w:tentative="1">
      <w:start w:val="1"/>
      <w:numFmt w:val="bullet"/>
      <w:lvlText w:val="•"/>
      <w:lvlJc w:val="left"/>
      <w:pPr>
        <w:tabs>
          <w:tab w:val="num" w:pos="2880"/>
        </w:tabs>
        <w:ind w:left="2880" w:hanging="360"/>
      </w:pPr>
      <w:rPr>
        <w:rFonts w:ascii="Arial" w:hAnsi="Arial" w:hint="default"/>
      </w:rPr>
    </w:lvl>
    <w:lvl w:ilvl="4" w:tplc="999EC6D8" w:tentative="1">
      <w:start w:val="1"/>
      <w:numFmt w:val="bullet"/>
      <w:lvlText w:val="•"/>
      <w:lvlJc w:val="left"/>
      <w:pPr>
        <w:tabs>
          <w:tab w:val="num" w:pos="3600"/>
        </w:tabs>
        <w:ind w:left="3600" w:hanging="360"/>
      </w:pPr>
      <w:rPr>
        <w:rFonts w:ascii="Arial" w:hAnsi="Arial" w:hint="default"/>
      </w:rPr>
    </w:lvl>
    <w:lvl w:ilvl="5" w:tplc="C7F6BFF4" w:tentative="1">
      <w:start w:val="1"/>
      <w:numFmt w:val="bullet"/>
      <w:lvlText w:val="•"/>
      <w:lvlJc w:val="left"/>
      <w:pPr>
        <w:tabs>
          <w:tab w:val="num" w:pos="4320"/>
        </w:tabs>
        <w:ind w:left="4320" w:hanging="360"/>
      </w:pPr>
      <w:rPr>
        <w:rFonts w:ascii="Arial" w:hAnsi="Arial" w:hint="default"/>
      </w:rPr>
    </w:lvl>
    <w:lvl w:ilvl="6" w:tplc="89FAA9CC" w:tentative="1">
      <w:start w:val="1"/>
      <w:numFmt w:val="bullet"/>
      <w:lvlText w:val="•"/>
      <w:lvlJc w:val="left"/>
      <w:pPr>
        <w:tabs>
          <w:tab w:val="num" w:pos="5040"/>
        </w:tabs>
        <w:ind w:left="5040" w:hanging="360"/>
      </w:pPr>
      <w:rPr>
        <w:rFonts w:ascii="Arial" w:hAnsi="Arial" w:hint="default"/>
      </w:rPr>
    </w:lvl>
    <w:lvl w:ilvl="7" w:tplc="9A309A32" w:tentative="1">
      <w:start w:val="1"/>
      <w:numFmt w:val="bullet"/>
      <w:lvlText w:val="•"/>
      <w:lvlJc w:val="left"/>
      <w:pPr>
        <w:tabs>
          <w:tab w:val="num" w:pos="5760"/>
        </w:tabs>
        <w:ind w:left="5760" w:hanging="360"/>
      </w:pPr>
      <w:rPr>
        <w:rFonts w:ascii="Arial" w:hAnsi="Arial" w:hint="default"/>
      </w:rPr>
    </w:lvl>
    <w:lvl w:ilvl="8" w:tplc="E95C18D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40742B8"/>
    <w:multiLevelType w:val="hybridMultilevel"/>
    <w:tmpl w:val="59E4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2350FD"/>
    <w:multiLevelType w:val="hybridMultilevel"/>
    <w:tmpl w:val="7CD0AB30"/>
    <w:lvl w:ilvl="0" w:tplc="D696D614">
      <w:start w:val="1"/>
      <w:numFmt w:val="bullet"/>
      <w:lvlText w:val="•"/>
      <w:lvlJc w:val="left"/>
      <w:pPr>
        <w:tabs>
          <w:tab w:val="num" w:pos="720"/>
        </w:tabs>
        <w:ind w:left="720" w:hanging="360"/>
      </w:pPr>
      <w:rPr>
        <w:rFonts w:ascii="Arial" w:hAnsi="Arial" w:hint="default"/>
      </w:rPr>
    </w:lvl>
    <w:lvl w:ilvl="1" w:tplc="48AA0A86" w:tentative="1">
      <w:start w:val="1"/>
      <w:numFmt w:val="bullet"/>
      <w:lvlText w:val="•"/>
      <w:lvlJc w:val="left"/>
      <w:pPr>
        <w:tabs>
          <w:tab w:val="num" w:pos="1440"/>
        </w:tabs>
        <w:ind w:left="1440" w:hanging="360"/>
      </w:pPr>
      <w:rPr>
        <w:rFonts w:ascii="Arial" w:hAnsi="Arial" w:hint="default"/>
      </w:rPr>
    </w:lvl>
    <w:lvl w:ilvl="2" w:tplc="F11C89C6" w:tentative="1">
      <w:start w:val="1"/>
      <w:numFmt w:val="bullet"/>
      <w:lvlText w:val="•"/>
      <w:lvlJc w:val="left"/>
      <w:pPr>
        <w:tabs>
          <w:tab w:val="num" w:pos="2160"/>
        </w:tabs>
        <w:ind w:left="2160" w:hanging="360"/>
      </w:pPr>
      <w:rPr>
        <w:rFonts w:ascii="Arial" w:hAnsi="Arial" w:hint="default"/>
      </w:rPr>
    </w:lvl>
    <w:lvl w:ilvl="3" w:tplc="02C6A232" w:tentative="1">
      <w:start w:val="1"/>
      <w:numFmt w:val="bullet"/>
      <w:lvlText w:val="•"/>
      <w:lvlJc w:val="left"/>
      <w:pPr>
        <w:tabs>
          <w:tab w:val="num" w:pos="2880"/>
        </w:tabs>
        <w:ind w:left="2880" w:hanging="360"/>
      </w:pPr>
      <w:rPr>
        <w:rFonts w:ascii="Arial" w:hAnsi="Arial" w:hint="default"/>
      </w:rPr>
    </w:lvl>
    <w:lvl w:ilvl="4" w:tplc="D05291A8" w:tentative="1">
      <w:start w:val="1"/>
      <w:numFmt w:val="bullet"/>
      <w:lvlText w:val="•"/>
      <w:lvlJc w:val="left"/>
      <w:pPr>
        <w:tabs>
          <w:tab w:val="num" w:pos="3600"/>
        </w:tabs>
        <w:ind w:left="3600" w:hanging="360"/>
      </w:pPr>
      <w:rPr>
        <w:rFonts w:ascii="Arial" w:hAnsi="Arial" w:hint="default"/>
      </w:rPr>
    </w:lvl>
    <w:lvl w:ilvl="5" w:tplc="58DC81AA" w:tentative="1">
      <w:start w:val="1"/>
      <w:numFmt w:val="bullet"/>
      <w:lvlText w:val="•"/>
      <w:lvlJc w:val="left"/>
      <w:pPr>
        <w:tabs>
          <w:tab w:val="num" w:pos="4320"/>
        </w:tabs>
        <w:ind w:left="4320" w:hanging="360"/>
      </w:pPr>
      <w:rPr>
        <w:rFonts w:ascii="Arial" w:hAnsi="Arial" w:hint="default"/>
      </w:rPr>
    </w:lvl>
    <w:lvl w:ilvl="6" w:tplc="D0D2841E" w:tentative="1">
      <w:start w:val="1"/>
      <w:numFmt w:val="bullet"/>
      <w:lvlText w:val="•"/>
      <w:lvlJc w:val="left"/>
      <w:pPr>
        <w:tabs>
          <w:tab w:val="num" w:pos="5040"/>
        </w:tabs>
        <w:ind w:left="5040" w:hanging="360"/>
      </w:pPr>
      <w:rPr>
        <w:rFonts w:ascii="Arial" w:hAnsi="Arial" w:hint="default"/>
      </w:rPr>
    </w:lvl>
    <w:lvl w:ilvl="7" w:tplc="F4A2B2F4" w:tentative="1">
      <w:start w:val="1"/>
      <w:numFmt w:val="bullet"/>
      <w:lvlText w:val="•"/>
      <w:lvlJc w:val="left"/>
      <w:pPr>
        <w:tabs>
          <w:tab w:val="num" w:pos="5760"/>
        </w:tabs>
        <w:ind w:left="5760" w:hanging="360"/>
      </w:pPr>
      <w:rPr>
        <w:rFonts w:ascii="Arial" w:hAnsi="Arial" w:hint="default"/>
      </w:rPr>
    </w:lvl>
    <w:lvl w:ilvl="8" w:tplc="C492C41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5651BE4"/>
    <w:multiLevelType w:val="hybridMultilevel"/>
    <w:tmpl w:val="42EC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7C6DCC"/>
    <w:multiLevelType w:val="hybridMultilevel"/>
    <w:tmpl w:val="D0F00D62"/>
    <w:lvl w:ilvl="0" w:tplc="D9B694D6">
      <w:start w:val="1"/>
      <w:numFmt w:val="bullet"/>
      <w:lvlText w:val="•"/>
      <w:lvlJc w:val="left"/>
      <w:pPr>
        <w:tabs>
          <w:tab w:val="num" w:pos="720"/>
        </w:tabs>
        <w:ind w:left="720" w:hanging="360"/>
      </w:pPr>
      <w:rPr>
        <w:rFonts w:ascii="Arial" w:hAnsi="Arial" w:hint="default"/>
      </w:rPr>
    </w:lvl>
    <w:lvl w:ilvl="1" w:tplc="473A01CA" w:tentative="1">
      <w:start w:val="1"/>
      <w:numFmt w:val="bullet"/>
      <w:lvlText w:val="•"/>
      <w:lvlJc w:val="left"/>
      <w:pPr>
        <w:tabs>
          <w:tab w:val="num" w:pos="1440"/>
        </w:tabs>
        <w:ind w:left="1440" w:hanging="360"/>
      </w:pPr>
      <w:rPr>
        <w:rFonts w:ascii="Arial" w:hAnsi="Arial" w:hint="default"/>
      </w:rPr>
    </w:lvl>
    <w:lvl w:ilvl="2" w:tplc="EE10A274" w:tentative="1">
      <w:start w:val="1"/>
      <w:numFmt w:val="bullet"/>
      <w:lvlText w:val="•"/>
      <w:lvlJc w:val="left"/>
      <w:pPr>
        <w:tabs>
          <w:tab w:val="num" w:pos="2160"/>
        </w:tabs>
        <w:ind w:left="2160" w:hanging="360"/>
      </w:pPr>
      <w:rPr>
        <w:rFonts w:ascii="Arial" w:hAnsi="Arial" w:hint="default"/>
      </w:rPr>
    </w:lvl>
    <w:lvl w:ilvl="3" w:tplc="A50C403A" w:tentative="1">
      <w:start w:val="1"/>
      <w:numFmt w:val="bullet"/>
      <w:lvlText w:val="•"/>
      <w:lvlJc w:val="left"/>
      <w:pPr>
        <w:tabs>
          <w:tab w:val="num" w:pos="2880"/>
        </w:tabs>
        <w:ind w:left="2880" w:hanging="360"/>
      </w:pPr>
      <w:rPr>
        <w:rFonts w:ascii="Arial" w:hAnsi="Arial" w:hint="default"/>
      </w:rPr>
    </w:lvl>
    <w:lvl w:ilvl="4" w:tplc="5FD04AFA" w:tentative="1">
      <w:start w:val="1"/>
      <w:numFmt w:val="bullet"/>
      <w:lvlText w:val="•"/>
      <w:lvlJc w:val="left"/>
      <w:pPr>
        <w:tabs>
          <w:tab w:val="num" w:pos="3600"/>
        </w:tabs>
        <w:ind w:left="3600" w:hanging="360"/>
      </w:pPr>
      <w:rPr>
        <w:rFonts w:ascii="Arial" w:hAnsi="Arial" w:hint="default"/>
      </w:rPr>
    </w:lvl>
    <w:lvl w:ilvl="5" w:tplc="BC94159A" w:tentative="1">
      <w:start w:val="1"/>
      <w:numFmt w:val="bullet"/>
      <w:lvlText w:val="•"/>
      <w:lvlJc w:val="left"/>
      <w:pPr>
        <w:tabs>
          <w:tab w:val="num" w:pos="4320"/>
        </w:tabs>
        <w:ind w:left="4320" w:hanging="360"/>
      </w:pPr>
      <w:rPr>
        <w:rFonts w:ascii="Arial" w:hAnsi="Arial" w:hint="default"/>
      </w:rPr>
    </w:lvl>
    <w:lvl w:ilvl="6" w:tplc="F34C5E9E" w:tentative="1">
      <w:start w:val="1"/>
      <w:numFmt w:val="bullet"/>
      <w:lvlText w:val="•"/>
      <w:lvlJc w:val="left"/>
      <w:pPr>
        <w:tabs>
          <w:tab w:val="num" w:pos="5040"/>
        </w:tabs>
        <w:ind w:left="5040" w:hanging="360"/>
      </w:pPr>
      <w:rPr>
        <w:rFonts w:ascii="Arial" w:hAnsi="Arial" w:hint="default"/>
      </w:rPr>
    </w:lvl>
    <w:lvl w:ilvl="7" w:tplc="269C99E4" w:tentative="1">
      <w:start w:val="1"/>
      <w:numFmt w:val="bullet"/>
      <w:lvlText w:val="•"/>
      <w:lvlJc w:val="left"/>
      <w:pPr>
        <w:tabs>
          <w:tab w:val="num" w:pos="5760"/>
        </w:tabs>
        <w:ind w:left="5760" w:hanging="360"/>
      </w:pPr>
      <w:rPr>
        <w:rFonts w:ascii="Arial" w:hAnsi="Arial" w:hint="default"/>
      </w:rPr>
    </w:lvl>
    <w:lvl w:ilvl="8" w:tplc="5E36B4E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73778AA"/>
    <w:multiLevelType w:val="hybridMultilevel"/>
    <w:tmpl w:val="AF52544C"/>
    <w:lvl w:ilvl="0" w:tplc="685C32FC">
      <w:start w:val="1"/>
      <w:numFmt w:val="bullet"/>
      <w:lvlText w:val="•"/>
      <w:lvlJc w:val="left"/>
      <w:pPr>
        <w:tabs>
          <w:tab w:val="num" w:pos="720"/>
        </w:tabs>
        <w:ind w:left="720" w:hanging="360"/>
      </w:pPr>
      <w:rPr>
        <w:rFonts w:ascii="Arial" w:hAnsi="Arial" w:hint="default"/>
      </w:rPr>
    </w:lvl>
    <w:lvl w:ilvl="1" w:tplc="4508CA44" w:tentative="1">
      <w:start w:val="1"/>
      <w:numFmt w:val="bullet"/>
      <w:lvlText w:val="•"/>
      <w:lvlJc w:val="left"/>
      <w:pPr>
        <w:tabs>
          <w:tab w:val="num" w:pos="1440"/>
        </w:tabs>
        <w:ind w:left="1440" w:hanging="360"/>
      </w:pPr>
      <w:rPr>
        <w:rFonts w:ascii="Arial" w:hAnsi="Arial" w:hint="default"/>
      </w:rPr>
    </w:lvl>
    <w:lvl w:ilvl="2" w:tplc="3C365C36" w:tentative="1">
      <w:start w:val="1"/>
      <w:numFmt w:val="bullet"/>
      <w:lvlText w:val="•"/>
      <w:lvlJc w:val="left"/>
      <w:pPr>
        <w:tabs>
          <w:tab w:val="num" w:pos="2160"/>
        </w:tabs>
        <w:ind w:left="2160" w:hanging="360"/>
      </w:pPr>
      <w:rPr>
        <w:rFonts w:ascii="Arial" w:hAnsi="Arial" w:hint="default"/>
      </w:rPr>
    </w:lvl>
    <w:lvl w:ilvl="3" w:tplc="20748D0E" w:tentative="1">
      <w:start w:val="1"/>
      <w:numFmt w:val="bullet"/>
      <w:lvlText w:val="•"/>
      <w:lvlJc w:val="left"/>
      <w:pPr>
        <w:tabs>
          <w:tab w:val="num" w:pos="2880"/>
        </w:tabs>
        <w:ind w:left="2880" w:hanging="360"/>
      </w:pPr>
      <w:rPr>
        <w:rFonts w:ascii="Arial" w:hAnsi="Arial" w:hint="default"/>
      </w:rPr>
    </w:lvl>
    <w:lvl w:ilvl="4" w:tplc="E76CC86A" w:tentative="1">
      <w:start w:val="1"/>
      <w:numFmt w:val="bullet"/>
      <w:lvlText w:val="•"/>
      <w:lvlJc w:val="left"/>
      <w:pPr>
        <w:tabs>
          <w:tab w:val="num" w:pos="3600"/>
        </w:tabs>
        <w:ind w:left="3600" w:hanging="360"/>
      </w:pPr>
      <w:rPr>
        <w:rFonts w:ascii="Arial" w:hAnsi="Arial" w:hint="default"/>
      </w:rPr>
    </w:lvl>
    <w:lvl w:ilvl="5" w:tplc="191EE2DC" w:tentative="1">
      <w:start w:val="1"/>
      <w:numFmt w:val="bullet"/>
      <w:lvlText w:val="•"/>
      <w:lvlJc w:val="left"/>
      <w:pPr>
        <w:tabs>
          <w:tab w:val="num" w:pos="4320"/>
        </w:tabs>
        <w:ind w:left="4320" w:hanging="360"/>
      </w:pPr>
      <w:rPr>
        <w:rFonts w:ascii="Arial" w:hAnsi="Arial" w:hint="default"/>
      </w:rPr>
    </w:lvl>
    <w:lvl w:ilvl="6" w:tplc="94F048C8" w:tentative="1">
      <w:start w:val="1"/>
      <w:numFmt w:val="bullet"/>
      <w:lvlText w:val="•"/>
      <w:lvlJc w:val="left"/>
      <w:pPr>
        <w:tabs>
          <w:tab w:val="num" w:pos="5040"/>
        </w:tabs>
        <w:ind w:left="5040" w:hanging="360"/>
      </w:pPr>
      <w:rPr>
        <w:rFonts w:ascii="Arial" w:hAnsi="Arial" w:hint="default"/>
      </w:rPr>
    </w:lvl>
    <w:lvl w:ilvl="7" w:tplc="8E12C748" w:tentative="1">
      <w:start w:val="1"/>
      <w:numFmt w:val="bullet"/>
      <w:lvlText w:val="•"/>
      <w:lvlJc w:val="left"/>
      <w:pPr>
        <w:tabs>
          <w:tab w:val="num" w:pos="5760"/>
        </w:tabs>
        <w:ind w:left="5760" w:hanging="360"/>
      </w:pPr>
      <w:rPr>
        <w:rFonts w:ascii="Arial" w:hAnsi="Arial" w:hint="default"/>
      </w:rPr>
    </w:lvl>
    <w:lvl w:ilvl="8" w:tplc="C2B0794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80C6089"/>
    <w:multiLevelType w:val="hybridMultilevel"/>
    <w:tmpl w:val="579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502245"/>
    <w:multiLevelType w:val="hybridMultilevel"/>
    <w:tmpl w:val="29609DC2"/>
    <w:lvl w:ilvl="0" w:tplc="2A4AA346">
      <w:numFmt w:val="bullet"/>
      <w:lvlText w:val=""/>
      <w:lvlJc w:val="left"/>
      <w:pPr>
        <w:ind w:left="720" w:hanging="360"/>
      </w:pPr>
      <w:rPr>
        <w:rFonts w:ascii="Wingdings" w:eastAsiaTheme="minorHAnsi" w:hAnsi="Wingdings" w:cs="Segoe UI" w:hint="default"/>
        <w:color w:val="252525"/>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332B3B"/>
    <w:multiLevelType w:val="hybridMultilevel"/>
    <w:tmpl w:val="725A6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6512A6"/>
    <w:multiLevelType w:val="hybridMultilevel"/>
    <w:tmpl w:val="7042F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B27E59"/>
    <w:multiLevelType w:val="hybridMultilevel"/>
    <w:tmpl w:val="EBB2BC22"/>
    <w:lvl w:ilvl="0" w:tplc="14C8A086">
      <w:start w:val="1"/>
      <w:numFmt w:val="bullet"/>
      <w:lvlText w:val="•"/>
      <w:lvlJc w:val="left"/>
      <w:pPr>
        <w:tabs>
          <w:tab w:val="num" w:pos="720"/>
        </w:tabs>
        <w:ind w:left="720" w:hanging="360"/>
      </w:pPr>
      <w:rPr>
        <w:rFonts w:ascii="Arial" w:hAnsi="Arial" w:hint="default"/>
      </w:rPr>
    </w:lvl>
    <w:lvl w:ilvl="1" w:tplc="D9E83784" w:tentative="1">
      <w:start w:val="1"/>
      <w:numFmt w:val="bullet"/>
      <w:lvlText w:val="•"/>
      <w:lvlJc w:val="left"/>
      <w:pPr>
        <w:tabs>
          <w:tab w:val="num" w:pos="1440"/>
        </w:tabs>
        <w:ind w:left="1440" w:hanging="360"/>
      </w:pPr>
      <w:rPr>
        <w:rFonts w:ascii="Arial" w:hAnsi="Arial" w:hint="default"/>
      </w:rPr>
    </w:lvl>
    <w:lvl w:ilvl="2" w:tplc="42ECDD32" w:tentative="1">
      <w:start w:val="1"/>
      <w:numFmt w:val="bullet"/>
      <w:lvlText w:val="•"/>
      <w:lvlJc w:val="left"/>
      <w:pPr>
        <w:tabs>
          <w:tab w:val="num" w:pos="2160"/>
        </w:tabs>
        <w:ind w:left="2160" w:hanging="360"/>
      </w:pPr>
      <w:rPr>
        <w:rFonts w:ascii="Arial" w:hAnsi="Arial" w:hint="default"/>
      </w:rPr>
    </w:lvl>
    <w:lvl w:ilvl="3" w:tplc="738C3E46" w:tentative="1">
      <w:start w:val="1"/>
      <w:numFmt w:val="bullet"/>
      <w:lvlText w:val="•"/>
      <w:lvlJc w:val="left"/>
      <w:pPr>
        <w:tabs>
          <w:tab w:val="num" w:pos="2880"/>
        </w:tabs>
        <w:ind w:left="2880" w:hanging="360"/>
      </w:pPr>
      <w:rPr>
        <w:rFonts w:ascii="Arial" w:hAnsi="Arial" w:hint="default"/>
      </w:rPr>
    </w:lvl>
    <w:lvl w:ilvl="4" w:tplc="968853DE" w:tentative="1">
      <w:start w:val="1"/>
      <w:numFmt w:val="bullet"/>
      <w:lvlText w:val="•"/>
      <w:lvlJc w:val="left"/>
      <w:pPr>
        <w:tabs>
          <w:tab w:val="num" w:pos="3600"/>
        </w:tabs>
        <w:ind w:left="3600" w:hanging="360"/>
      </w:pPr>
      <w:rPr>
        <w:rFonts w:ascii="Arial" w:hAnsi="Arial" w:hint="default"/>
      </w:rPr>
    </w:lvl>
    <w:lvl w:ilvl="5" w:tplc="E1F04C0A" w:tentative="1">
      <w:start w:val="1"/>
      <w:numFmt w:val="bullet"/>
      <w:lvlText w:val="•"/>
      <w:lvlJc w:val="left"/>
      <w:pPr>
        <w:tabs>
          <w:tab w:val="num" w:pos="4320"/>
        </w:tabs>
        <w:ind w:left="4320" w:hanging="360"/>
      </w:pPr>
      <w:rPr>
        <w:rFonts w:ascii="Arial" w:hAnsi="Arial" w:hint="default"/>
      </w:rPr>
    </w:lvl>
    <w:lvl w:ilvl="6" w:tplc="B27E377C" w:tentative="1">
      <w:start w:val="1"/>
      <w:numFmt w:val="bullet"/>
      <w:lvlText w:val="•"/>
      <w:lvlJc w:val="left"/>
      <w:pPr>
        <w:tabs>
          <w:tab w:val="num" w:pos="5040"/>
        </w:tabs>
        <w:ind w:left="5040" w:hanging="360"/>
      </w:pPr>
      <w:rPr>
        <w:rFonts w:ascii="Arial" w:hAnsi="Arial" w:hint="default"/>
      </w:rPr>
    </w:lvl>
    <w:lvl w:ilvl="7" w:tplc="00DAE3E2" w:tentative="1">
      <w:start w:val="1"/>
      <w:numFmt w:val="bullet"/>
      <w:lvlText w:val="•"/>
      <w:lvlJc w:val="left"/>
      <w:pPr>
        <w:tabs>
          <w:tab w:val="num" w:pos="5760"/>
        </w:tabs>
        <w:ind w:left="5760" w:hanging="360"/>
      </w:pPr>
      <w:rPr>
        <w:rFonts w:ascii="Arial" w:hAnsi="Arial" w:hint="default"/>
      </w:rPr>
    </w:lvl>
    <w:lvl w:ilvl="8" w:tplc="F894ECD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ACA117C"/>
    <w:multiLevelType w:val="hybridMultilevel"/>
    <w:tmpl w:val="DC60DF12"/>
    <w:lvl w:ilvl="0" w:tplc="EE606A8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416C98"/>
    <w:multiLevelType w:val="hybridMultilevel"/>
    <w:tmpl w:val="AD9497EE"/>
    <w:lvl w:ilvl="0" w:tplc="F6247370">
      <w:start w:val="1"/>
      <w:numFmt w:val="bullet"/>
      <w:lvlText w:val="•"/>
      <w:lvlJc w:val="left"/>
      <w:pPr>
        <w:tabs>
          <w:tab w:val="num" w:pos="720"/>
        </w:tabs>
        <w:ind w:left="720" w:hanging="360"/>
      </w:pPr>
      <w:rPr>
        <w:rFonts w:ascii="Arial" w:hAnsi="Arial" w:hint="default"/>
      </w:rPr>
    </w:lvl>
    <w:lvl w:ilvl="1" w:tplc="EA344B5A" w:tentative="1">
      <w:start w:val="1"/>
      <w:numFmt w:val="bullet"/>
      <w:lvlText w:val="•"/>
      <w:lvlJc w:val="left"/>
      <w:pPr>
        <w:tabs>
          <w:tab w:val="num" w:pos="1440"/>
        </w:tabs>
        <w:ind w:left="1440" w:hanging="360"/>
      </w:pPr>
      <w:rPr>
        <w:rFonts w:ascii="Arial" w:hAnsi="Arial" w:hint="default"/>
      </w:rPr>
    </w:lvl>
    <w:lvl w:ilvl="2" w:tplc="349C9308" w:tentative="1">
      <w:start w:val="1"/>
      <w:numFmt w:val="bullet"/>
      <w:lvlText w:val="•"/>
      <w:lvlJc w:val="left"/>
      <w:pPr>
        <w:tabs>
          <w:tab w:val="num" w:pos="2160"/>
        </w:tabs>
        <w:ind w:left="2160" w:hanging="360"/>
      </w:pPr>
      <w:rPr>
        <w:rFonts w:ascii="Arial" w:hAnsi="Arial" w:hint="default"/>
      </w:rPr>
    </w:lvl>
    <w:lvl w:ilvl="3" w:tplc="119C1410" w:tentative="1">
      <w:start w:val="1"/>
      <w:numFmt w:val="bullet"/>
      <w:lvlText w:val="•"/>
      <w:lvlJc w:val="left"/>
      <w:pPr>
        <w:tabs>
          <w:tab w:val="num" w:pos="2880"/>
        </w:tabs>
        <w:ind w:left="2880" w:hanging="360"/>
      </w:pPr>
      <w:rPr>
        <w:rFonts w:ascii="Arial" w:hAnsi="Arial" w:hint="default"/>
      </w:rPr>
    </w:lvl>
    <w:lvl w:ilvl="4" w:tplc="22F6B47A" w:tentative="1">
      <w:start w:val="1"/>
      <w:numFmt w:val="bullet"/>
      <w:lvlText w:val="•"/>
      <w:lvlJc w:val="left"/>
      <w:pPr>
        <w:tabs>
          <w:tab w:val="num" w:pos="3600"/>
        </w:tabs>
        <w:ind w:left="3600" w:hanging="360"/>
      </w:pPr>
      <w:rPr>
        <w:rFonts w:ascii="Arial" w:hAnsi="Arial" w:hint="default"/>
      </w:rPr>
    </w:lvl>
    <w:lvl w:ilvl="5" w:tplc="574ED0FE" w:tentative="1">
      <w:start w:val="1"/>
      <w:numFmt w:val="bullet"/>
      <w:lvlText w:val="•"/>
      <w:lvlJc w:val="left"/>
      <w:pPr>
        <w:tabs>
          <w:tab w:val="num" w:pos="4320"/>
        </w:tabs>
        <w:ind w:left="4320" w:hanging="360"/>
      </w:pPr>
      <w:rPr>
        <w:rFonts w:ascii="Arial" w:hAnsi="Arial" w:hint="default"/>
      </w:rPr>
    </w:lvl>
    <w:lvl w:ilvl="6" w:tplc="1FD0CCFA" w:tentative="1">
      <w:start w:val="1"/>
      <w:numFmt w:val="bullet"/>
      <w:lvlText w:val="•"/>
      <w:lvlJc w:val="left"/>
      <w:pPr>
        <w:tabs>
          <w:tab w:val="num" w:pos="5040"/>
        </w:tabs>
        <w:ind w:left="5040" w:hanging="360"/>
      </w:pPr>
      <w:rPr>
        <w:rFonts w:ascii="Arial" w:hAnsi="Arial" w:hint="default"/>
      </w:rPr>
    </w:lvl>
    <w:lvl w:ilvl="7" w:tplc="0A22FACE" w:tentative="1">
      <w:start w:val="1"/>
      <w:numFmt w:val="bullet"/>
      <w:lvlText w:val="•"/>
      <w:lvlJc w:val="left"/>
      <w:pPr>
        <w:tabs>
          <w:tab w:val="num" w:pos="5760"/>
        </w:tabs>
        <w:ind w:left="5760" w:hanging="360"/>
      </w:pPr>
      <w:rPr>
        <w:rFonts w:ascii="Arial" w:hAnsi="Arial" w:hint="default"/>
      </w:rPr>
    </w:lvl>
    <w:lvl w:ilvl="8" w:tplc="6CF6780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B777CD5"/>
    <w:multiLevelType w:val="hybridMultilevel"/>
    <w:tmpl w:val="8A1CE8D0"/>
    <w:lvl w:ilvl="0" w:tplc="FD0EA8C4">
      <w:start w:val="1"/>
      <w:numFmt w:val="bullet"/>
      <w:lvlText w:val="•"/>
      <w:lvlJc w:val="left"/>
      <w:pPr>
        <w:tabs>
          <w:tab w:val="num" w:pos="720"/>
        </w:tabs>
        <w:ind w:left="720" w:hanging="360"/>
      </w:pPr>
      <w:rPr>
        <w:rFonts w:ascii="Arial" w:hAnsi="Arial" w:hint="default"/>
      </w:rPr>
    </w:lvl>
    <w:lvl w:ilvl="1" w:tplc="0B28376E" w:tentative="1">
      <w:start w:val="1"/>
      <w:numFmt w:val="bullet"/>
      <w:lvlText w:val="•"/>
      <w:lvlJc w:val="left"/>
      <w:pPr>
        <w:tabs>
          <w:tab w:val="num" w:pos="1440"/>
        </w:tabs>
        <w:ind w:left="1440" w:hanging="360"/>
      </w:pPr>
      <w:rPr>
        <w:rFonts w:ascii="Arial" w:hAnsi="Arial" w:hint="default"/>
      </w:rPr>
    </w:lvl>
    <w:lvl w:ilvl="2" w:tplc="C4A2F3FC" w:tentative="1">
      <w:start w:val="1"/>
      <w:numFmt w:val="bullet"/>
      <w:lvlText w:val="•"/>
      <w:lvlJc w:val="left"/>
      <w:pPr>
        <w:tabs>
          <w:tab w:val="num" w:pos="2160"/>
        </w:tabs>
        <w:ind w:left="2160" w:hanging="360"/>
      </w:pPr>
      <w:rPr>
        <w:rFonts w:ascii="Arial" w:hAnsi="Arial" w:hint="default"/>
      </w:rPr>
    </w:lvl>
    <w:lvl w:ilvl="3" w:tplc="B5CAA132" w:tentative="1">
      <w:start w:val="1"/>
      <w:numFmt w:val="bullet"/>
      <w:lvlText w:val="•"/>
      <w:lvlJc w:val="left"/>
      <w:pPr>
        <w:tabs>
          <w:tab w:val="num" w:pos="2880"/>
        </w:tabs>
        <w:ind w:left="2880" w:hanging="360"/>
      </w:pPr>
      <w:rPr>
        <w:rFonts w:ascii="Arial" w:hAnsi="Arial" w:hint="default"/>
      </w:rPr>
    </w:lvl>
    <w:lvl w:ilvl="4" w:tplc="92FC325E" w:tentative="1">
      <w:start w:val="1"/>
      <w:numFmt w:val="bullet"/>
      <w:lvlText w:val="•"/>
      <w:lvlJc w:val="left"/>
      <w:pPr>
        <w:tabs>
          <w:tab w:val="num" w:pos="3600"/>
        </w:tabs>
        <w:ind w:left="3600" w:hanging="360"/>
      </w:pPr>
      <w:rPr>
        <w:rFonts w:ascii="Arial" w:hAnsi="Arial" w:hint="default"/>
      </w:rPr>
    </w:lvl>
    <w:lvl w:ilvl="5" w:tplc="97CE489E" w:tentative="1">
      <w:start w:val="1"/>
      <w:numFmt w:val="bullet"/>
      <w:lvlText w:val="•"/>
      <w:lvlJc w:val="left"/>
      <w:pPr>
        <w:tabs>
          <w:tab w:val="num" w:pos="4320"/>
        </w:tabs>
        <w:ind w:left="4320" w:hanging="360"/>
      </w:pPr>
      <w:rPr>
        <w:rFonts w:ascii="Arial" w:hAnsi="Arial" w:hint="default"/>
      </w:rPr>
    </w:lvl>
    <w:lvl w:ilvl="6" w:tplc="4C2CADFC" w:tentative="1">
      <w:start w:val="1"/>
      <w:numFmt w:val="bullet"/>
      <w:lvlText w:val="•"/>
      <w:lvlJc w:val="left"/>
      <w:pPr>
        <w:tabs>
          <w:tab w:val="num" w:pos="5040"/>
        </w:tabs>
        <w:ind w:left="5040" w:hanging="360"/>
      </w:pPr>
      <w:rPr>
        <w:rFonts w:ascii="Arial" w:hAnsi="Arial" w:hint="default"/>
      </w:rPr>
    </w:lvl>
    <w:lvl w:ilvl="7" w:tplc="3FAC1BCE" w:tentative="1">
      <w:start w:val="1"/>
      <w:numFmt w:val="bullet"/>
      <w:lvlText w:val="•"/>
      <w:lvlJc w:val="left"/>
      <w:pPr>
        <w:tabs>
          <w:tab w:val="num" w:pos="5760"/>
        </w:tabs>
        <w:ind w:left="5760" w:hanging="360"/>
      </w:pPr>
      <w:rPr>
        <w:rFonts w:ascii="Arial" w:hAnsi="Arial" w:hint="default"/>
      </w:rPr>
    </w:lvl>
    <w:lvl w:ilvl="8" w:tplc="2690F00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0BC41514"/>
    <w:multiLevelType w:val="hybridMultilevel"/>
    <w:tmpl w:val="BB0EBF5E"/>
    <w:lvl w:ilvl="0" w:tplc="1DB62578">
      <w:start w:val="1"/>
      <w:numFmt w:val="bullet"/>
      <w:lvlText w:val="•"/>
      <w:lvlJc w:val="left"/>
      <w:pPr>
        <w:tabs>
          <w:tab w:val="num" w:pos="720"/>
        </w:tabs>
        <w:ind w:left="720" w:hanging="360"/>
      </w:pPr>
      <w:rPr>
        <w:rFonts w:ascii="Arial" w:hAnsi="Arial" w:hint="default"/>
      </w:rPr>
    </w:lvl>
    <w:lvl w:ilvl="1" w:tplc="DF42A0C6" w:tentative="1">
      <w:start w:val="1"/>
      <w:numFmt w:val="bullet"/>
      <w:lvlText w:val="•"/>
      <w:lvlJc w:val="left"/>
      <w:pPr>
        <w:tabs>
          <w:tab w:val="num" w:pos="1440"/>
        </w:tabs>
        <w:ind w:left="1440" w:hanging="360"/>
      </w:pPr>
      <w:rPr>
        <w:rFonts w:ascii="Arial" w:hAnsi="Arial" w:hint="default"/>
      </w:rPr>
    </w:lvl>
    <w:lvl w:ilvl="2" w:tplc="60BEB5D8" w:tentative="1">
      <w:start w:val="1"/>
      <w:numFmt w:val="bullet"/>
      <w:lvlText w:val="•"/>
      <w:lvlJc w:val="left"/>
      <w:pPr>
        <w:tabs>
          <w:tab w:val="num" w:pos="2160"/>
        </w:tabs>
        <w:ind w:left="2160" w:hanging="360"/>
      </w:pPr>
      <w:rPr>
        <w:rFonts w:ascii="Arial" w:hAnsi="Arial" w:hint="default"/>
      </w:rPr>
    </w:lvl>
    <w:lvl w:ilvl="3" w:tplc="C8AE6D40" w:tentative="1">
      <w:start w:val="1"/>
      <w:numFmt w:val="bullet"/>
      <w:lvlText w:val="•"/>
      <w:lvlJc w:val="left"/>
      <w:pPr>
        <w:tabs>
          <w:tab w:val="num" w:pos="2880"/>
        </w:tabs>
        <w:ind w:left="2880" w:hanging="360"/>
      </w:pPr>
      <w:rPr>
        <w:rFonts w:ascii="Arial" w:hAnsi="Arial" w:hint="default"/>
      </w:rPr>
    </w:lvl>
    <w:lvl w:ilvl="4" w:tplc="A0A20F08" w:tentative="1">
      <w:start w:val="1"/>
      <w:numFmt w:val="bullet"/>
      <w:lvlText w:val="•"/>
      <w:lvlJc w:val="left"/>
      <w:pPr>
        <w:tabs>
          <w:tab w:val="num" w:pos="3600"/>
        </w:tabs>
        <w:ind w:left="3600" w:hanging="360"/>
      </w:pPr>
      <w:rPr>
        <w:rFonts w:ascii="Arial" w:hAnsi="Arial" w:hint="default"/>
      </w:rPr>
    </w:lvl>
    <w:lvl w:ilvl="5" w:tplc="0BB0C954" w:tentative="1">
      <w:start w:val="1"/>
      <w:numFmt w:val="bullet"/>
      <w:lvlText w:val="•"/>
      <w:lvlJc w:val="left"/>
      <w:pPr>
        <w:tabs>
          <w:tab w:val="num" w:pos="4320"/>
        </w:tabs>
        <w:ind w:left="4320" w:hanging="360"/>
      </w:pPr>
      <w:rPr>
        <w:rFonts w:ascii="Arial" w:hAnsi="Arial" w:hint="default"/>
      </w:rPr>
    </w:lvl>
    <w:lvl w:ilvl="6" w:tplc="19820278" w:tentative="1">
      <w:start w:val="1"/>
      <w:numFmt w:val="bullet"/>
      <w:lvlText w:val="•"/>
      <w:lvlJc w:val="left"/>
      <w:pPr>
        <w:tabs>
          <w:tab w:val="num" w:pos="5040"/>
        </w:tabs>
        <w:ind w:left="5040" w:hanging="360"/>
      </w:pPr>
      <w:rPr>
        <w:rFonts w:ascii="Arial" w:hAnsi="Arial" w:hint="default"/>
      </w:rPr>
    </w:lvl>
    <w:lvl w:ilvl="7" w:tplc="1DA4718A" w:tentative="1">
      <w:start w:val="1"/>
      <w:numFmt w:val="bullet"/>
      <w:lvlText w:val="•"/>
      <w:lvlJc w:val="left"/>
      <w:pPr>
        <w:tabs>
          <w:tab w:val="num" w:pos="5760"/>
        </w:tabs>
        <w:ind w:left="5760" w:hanging="360"/>
      </w:pPr>
      <w:rPr>
        <w:rFonts w:ascii="Arial" w:hAnsi="Arial" w:hint="default"/>
      </w:rPr>
    </w:lvl>
    <w:lvl w:ilvl="8" w:tplc="5B24F48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0C764464"/>
    <w:multiLevelType w:val="multilevel"/>
    <w:tmpl w:val="E4A2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D60699"/>
    <w:multiLevelType w:val="hybridMultilevel"/>
    <w:tmpl w:val="7D84B0F8"/>
    <w:lvl w:ilvl="0" w:tplc="CD388918">
      <w:start w:val="1"/>
      <w:numFmt w:val="bullet"/>
      <w:lvlText w:val="•"/>
      <w:lvlJc w:val="left"/>
      <w:pPr>
        <w:tabs>
          <w:tab w:val="num" w:pos="720"/>
        </w:tabs>
        <w:ind w:left="720" w:hanging="360"/>
      </w:pPr>
      <w:rPr>
        <w:rFonts w:ascii="Arial" w:hAnsi="Arial" w:hint="default"/>
      </w:rPr>
    </w:lvl>
    <w:lvl w:ilvl="1" w:tplc="FC643ADC" w:tentative="1">
      <w:start w:val="1"/>
      <w:numFmt w:val="bullet"/>
      <w:lvlText w:val="•"/>
      <w:lvlJc w:val="left"/>
      <w:pPr>
        <w:tabs>
          <w:tab w:val="num" w:pos="1440"/>
        </w:tabs>
        <w:ind w:left="1440" w:hanging="360"/>
      </w:pPr>
      <w:rPr>
        <w:rFonts w:ascii="Arial" w:hAnsi="Arial" w:hint="default"/>
      </w:rPr>
    </w:lvl>
    <w:lvl w:ilvl="2" w:tplc="6F50AC42" w:tentative="1">
      <w:start w:val="1"/>
      <w:numFmt w:val="bullet"/>
      <w:lvlText w:val="•"/>
      <w:lvlJc w:val="left"/>
      <w:pPr>
        <w:tabs>
          <w:tab w:val="num" w:pos="2160"/>
        </w:tabs>
        <w:ind w:left="2160" w:hanging="360"/>
      </w:pPr>
      <w:rPr>
        <w:rFonts w:ascii="Arial" w:hAnsi="Arial" w:hint="default"/>
      </w:rPr>
    </w:lvl>
    <w:lvl w:ilvl="3" w:tplc="FA482150" w:tentative="1">
      <w:start w:val="1"/>
      <w:numFmt w:val="bullet"/>
      <w:lvlText w:val="•"/>
      <w:lvlJc w:val="left"/>
      <w:pPr>
        <w:tabs>
          <w:tab w:val="num" w:pos="2880"/>
        </w:tabs>
        <w:ind w:left="2880" w:hanging="360"/>
      </w:pPr>
      <w:rPr>
        <w:rFonts w:ascii="Arial" w:hAnsi="Arial" w:hint="default"/>
      </w:rPr>
    </w:lvl>
    <w:lvl w:ilvl="4" w:tplc="7A76815E" w:tentative="1">
      <w:start w:val="1"/>
      <w:numFmt w:val="bullet"/>
      <w:lvlText w:val="•"/>
      <w:lvlJc w:val="left"/>
      <w:pPr>
        <w:tabs>
          <w:tab w:val="num" w:pos="3600"/>
        </w:tabs>
        <w:ind w:left="3600" w:hanging="360"/>
      </w:pPr>
      <w:rPr>
        <w:rFonts w:ascii="Arial" w:hAnsi="Arial" w:hint="default"/>
      </w:rPr>
    </w:lvl>
    <w:lvl w:ilvl="5" w:tplc="87205758" w:tentative="1">
      <w:start w:val="1"/>
      <w:numFmt w:val="bullet"/>
      <w:lvlText w:val="•"/>
      <w:lvlJc w:val="left"/>
      <w:pPr>
        <w:tabs>
          <w:tab w:val="num" w:pos="4320"/>
        </w:tabs>
        <w:ind w:left="4320" w:hanging="360"/>
      </w:pPr>
      <w:rPr>
        <w:rFonts w:ascii="Arial" w:hAnsi="Arial" w:hint="default"/>
      </w:rPr>
    </w:lvl>
    <w:lvl w:ilvl="6" w:tplc="30FC8A88" w:tentative="1">
      <w:start w:val="1"/>
      <w:numFmt w:val="bullet"/>
      <w:lvlText w:val="•"/>
      <w:lvlJc w:val="left"/>
      <w:pPr>
        <w:tabs>
          <w:tab w:val="num" w:pos="5040"/>
        </w:tabs>
        <w:ind w:left="5040" w:hanging="360"/>
      </w:pPr>
      <w:rPr>
        <w:rFonts w:ascii="Arial" w:hAnsi="Arial" w:hint="default"/>
      </w:rPr>
    </w:lvl>
    <w:lvl w:ilvl="7" w:tplc="209AF9B8" w:tentative="1">
      <w:start w:val="1"/>
      <w:numFmt w:val="bullet"/>
      <w:lvlText w:val="•"/>
      <w:lvlJc w:val="left"/>
      <w:pPr>
        <w:tabs>
          <w:tab w:val="num" w:pos="5760"/>
        </w:tabs>
        <w:ind w:left="5760" w:hanging="360"/>
      </w:pPr>
      <w:rPr>
        <w:rFonts w:ascii="Arial" w:hAnsi="Arial" w:hint="default"/>
      </w:rPr>
    </w:lvl>
    <w:lvl w:ilvl="8" w:tplc="C630CE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0DF51081"/>
    <w:multiLevelType w:val="hybridMultilevel"/>
    <w:tmpl w:val="BBB8F1A2"/>
    <w:lvl w:ilvl="0" w:tplc="8D22CD72">
      <w:start w:val="1"/>
      <w:numFmt w:val="bullet"/>
      <w:lvlText w:val="•"/>
      <w:lvlJc w:val="left"/>
      <w:pPr>
        <w:tabs>
          <w:tab w:val="num" w:pos="720"/>
        </w:tabs>
        <w:ind w:left="720" w:hanging="360"/>
      </w:pPr>
      <w:rPr>
        <w:rFonts w:ascii="Arial" w:hAnsi="Arial" w:hint="default"/>
      </w:rPr>
    </w:lvl>
    <w:lvl w:ilvl="1" w:tplc="35CAD912" w:tentative="1">
      <w:start w:val="1"/>
      <w:numFmt w:val="bullet"/>
      <w:lvlText w:val="•"/>
      <w:lvlJc w:val="left"/>
      <w:pPr>
        <w:tabs>
          <w:tab w:val="num" w:pos="1440"/>
        </w:tabs>
        <w:ind w:left="1440" w:hanging="360"/>
      </w:pPr>
      <w:rPr>
        <w:rFonts w:ascii="Arial" w:hAnsi="Arial" w:hint="default"/>
      </w:rPr>
    </w:lvl>
    <w:lvl w:ilvl="2" w:tplc="01D004A8" w:tentative="1">
      <w:start w:val="1"/>
      <w:numFmt w:val="bullet"/>
      <w:lvlText w:val="•"/>
      <w:lvlJc w:val="left"/>
      <w:pPr>
        <w:tabs>
          <w:tab w:val="num" w:pos="2160"/>
        </w:tabs>
        <w:ind w:left="2160" w:hanging="360"/>
      </w:pPr>
      <w:rPr>
        <w:rFonts w:ascii="Arial" w:hAnsi="Arial" w:hint="default"/>
      </w:rPr>
    </w:lvl>
    <w:lvl w:ilvl="3" w:tplc="1A801C0E" w:tentative="1">
      <w:start w:val="1"/>
      <w:numFmt w:val="bullet"/>
      <w:lvlText w:val="•"/>
      <w:lvlJc w:val="left"/>
      <w:pPr>
        <w:tabs>
          <w:tab w:val="num" w:pos="2880"/>
        </w:tabs>
        <w:ind w:left="2880" w:hanging="360"/>
      </w:pPr>
      <w:rPr>
        <w:rFonts w:ascii="Arial" w:hAnsi="Arial" w:hint="default"/>
      </w:rPr>
    </w:lvl>
    <w:lvl w:ilvl="4" w:tplc="9EB030DC" w:tentative="1">
      <w:start w:val="1"/>
      <w:numFmt w:val="bullet"/>
      <w:lvlText w:val="•"/>
      <w:lvlJc w:val="left"/>
      <w:pPr>
        <w:tabs>
          <w:tab w:val="num" w:pos="3600"/>
        </w:tabs>
        <w:ind w:left="3600" w:hanging="360"/>
      </w:pPr>
      <w:rPr>
        <w:rFonts w:ascii="Arial" w:hAnsi="Arial" w:hint="default"/>
      </w:rPr>
    </w:lvl>
    <w:lvl w:ilvl="5" w:tplc="D1B47C12" w:tentative="1">
      <w:start w:val="1"/>
      <w:numFmt w:val="bullet"/>
      <w:lvlText w:val="•"/>
      <w:lvlJc w:val="left"/>
      <w:pPr>
        <w:tabs>
          <w:tab w:val="num" w:pos="4320"/>
        </w:tabs>
        <w:ind w:left="4320" w:hanging="360"/>
      </w:pPr>
      <w:rPr>
        <w:rFonts w:ascii="Arial" w:hAnsi="Arial" w:hint="default"/>
      </w:rPr>
    </w:lvl>
    <w:lvl w:ilvl="6" w:tplc="380EBBDE" w:tentative="1">
      <w:start w:val="1"/>
      <w:numFmt w:val="bullet"/>
      <w:lvlText w:val="•"/>
      <w:lvlJc w:val="left"/>
      <w:pPr>
        <w:tabs>
          <w:tab w:val="num" w:pos="5040"/>
        </w:tabs>
        <w:ind w:left="5040" w:hanging="360"/>
      </w:pPr>
      <w:rPr>
        <w:rFonts w:ascii="Arial" w:hAnsi="Arial" w:hint="default"/>
      </w:rPr>
    </w:lvl>
    <w:lvl w:ilvl="7" w:tplc="C2A85BF4" w:tentative="1">
      <w:start w:val="1"/>
      <w:numFmt w:val="bullet"/>
      <w:lvlText w:val="•"/>
      <w:lvlJc w:val="left"/>
      <w:pPr>
        <w:tabs>
          <w:tab w:val="num" w:pos="5760"/>
        </w:tabs>
        <w:ind w:left="5760" w:hanging="360"/>
      </w:pPr>
      <w:rPr>
        <w:rFonts w:ascii="Arial" w:hAnsi="Arial" w:hint="default"/>
      </w:rPr>
    </w:lvl>
    <w:lvl w:ilvl="8" w:tplc="3A1A68D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0FE75426"/>
    <w:multiLevelType w:val="hybridMultilevel"/>
    <w:tmpl w:val="F210E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C56C3D"/>
    <w:multiLevelType w:val="hybridMultilevel"/>
    <w:tmpl w:val="A9500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2E458CC"/>
    <w:multiLevelType w:val="hybridMultilevel"/>
    <w:tmpl w:val="800255E4"/>
    <w:lvl w:ilvl="0" w:tplc="8B26B81C">
      <w:start w:val="1"/>
      <w:numFmt w:val="bullet"/>
      <w:lvlText w:val="•"/>
      <w:lvlJc w:val="left"/>
      <w:pPr>
        <w:tabs>
          <w:tab w:val="num" w:pos="720"/>
        </w:tabs>
        <w:ind w:left="720" w:hanging="360"/>
      </w:pPr>
      <w:rPr>
        <w:rFonts w:ascii="Arial" w:hAnsi="Arial" w:hint="default"/>
      </w:rPr>
    </w:lvl>
    <w:lvl w:ilvl="1" w:tplc="7A6CFF04" w:tentative="1">
      <w:start w:val="1"/>
      <w:numFmt w:val="bullet"/>
      <w:lvlText w:val="•"/>
      <w:lvlJc w:val="left"/>
      <w:pPr>
        <w:tabs>
          <w:tab w:val="num" w:pos="1440"/>
        </w:tabs>
        <w:ind w:left="1440" w:hanging="360"/>
      </w:pPr>
      <w:rPr>
        <w:rFonts w:ascii="Arial" w:hAnsi="Arial" w:hint="default"/>
      </w:rPr>
    </w:lvl>
    <w:lvl w:ilvl="2" w:tplc="CC1834F8" w:tentative="1">
      <w:start w:val="1"/>
      <w:numFmt w:val="bullet"/>
      <w:lvlText w:val="•"/>
      <w:lvlJc w:val="left"/>
      <w:pPr>
        <w:tabs>
          <w:tab w:val="num" w:pos="2160"/>
        </w:tabs>
        <w:ind w:left="2160" w:hanging="360"/>
      </w:pPr>
      <w:rPr>
        <w:rFonts w:ascii="Arial" w:hAnsi="Arial" w:hint="default"/>
      </w:rPr>
    </w:lvl>
    <w:lvl w:ilvl="3" w:tplc="828CA776" w:tentative="1">
      <w:start w:val="1"/>
      <w:numFmt w:val="bullet"/>
      <w:lvlText w:val="•"/>
      <w:lvlJc w:val="left"/>
      <w:pPr>
        <w:tabs>
          <w:tab w:val="num" w:pos="2880"/>
        </w:tabs>
        <w:ind w:left="2880" w:hanging="360"/>
      </w:pPr>
      <w:rPr>
        <w:rFonts w:ascii="Arial" w:hAnsi="Arial" w:hint="default"/>
      </w:rPr>
    </w:lvl>
    <w:lvl w:ilvl="4" w:tplc="C64CD6F2" w:tentative="1">
      <w:start w:val="1"/>
      <w:numFmt w:val="bullet"/>
      <w:lvlText w:val="•"/>
      <w:lvlJc w:val="left"/>
      <w:pPr>
        <w:tabs>
          <w:tab w:val="num" w:pos="3600"/>
        </w:tabs>
        <w:ind w:left="3600" w:hanging="360"/>
      </w:pPr>
      <w:rPr>
        <w:rFonts w:ascii="Arial" w:hAnsi="Arial" w:hint="default"/>
      </w:rPr>
    </w:lvl>
    <w:lvl w:ilvl="5" w:tplc="B55C2050" w:tentative="1">
      <w:start w:val="1"/>
      <w:numFmt w:val="bullet"/>
      <w:lvlText w:val="•"/>
      <w:lvlJc w:val="left"/>
      <w:pPr>
        <w:tabs>
          <w:tab w:val="num" w:pos="4320"/>
        </w:tabs>
        <w:ind w:left="4320" w:hanging="360"/>
      </w:pPr>
      <w:rPr>
        <w:rFonts w:ascii="Arial" w:hAnsi="Arial" w:hint="default"/>
      </w:rPr>
    </w:lvl>
    <w:lvl w:ilvl="6" w:tplc="09FED450" w:tentative="1">
      <w:start w:val="1"/>
      <w:numFmt w:val="bullet"/>
      <w:lvlText w:val="•"/>
      <w:lvlJc w:val="left"/>
      <w:pPr>
        <w:tabs>
          <w:tab w:val="num" w:pos="5040"/>
        </w:tabs>
        <w:ind w:left="5040" w:hanging="360"/>
      </w:pPr>
      <w:rPr>
        <w:rFonts w:ascii="Arial" w:hAnsi="Arial" w:hint="default"/>
      </w:rPr>
    </w:lvl>
    <w:lvl w:ilvl="7" w:tplc="AEFC6B1C" w:tentative="1">
      <w:start w:val="1"/>
      <w:numFmt w:val="bullet"/>
      <w:lvlText w:val="•"/>
      <w:lvlJc w:val="left"/>
      <w:pPr>
        <w:tabs>
          <w:tab w:val="num" w:pos="5760"/>
        </w:tabs>
        <w:ind w:left="5760" w:hanging="360"/>
      </w:pPr>
      <w:rPr>
        <w:rFonts w:ascii="Arial" w:hAnsi="Arial" w:hint="default"/>
      </w:rPr>
    </w:lvl>
    <w:lvl w:ilvl="8" w:tplc="98986D9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2E927AF"/>
    <w:multiLevelType w:val="hybridMultilevel"/>
    <w:tmpl w:val="2DA447A8"/>
    <w:lvl w:ilvl="0" w:tplc="63820A3C">
      <w:start w:val="1"/>
      <w:numFmt w:val="bullet"/>
      <w:lvlText w:val="•"/>
      <w:lvlJc w:val="left"/>
      <w:pPr>
        <w:tabs>
          <w:tab w:val="num" w:pos="720"/>
        </w:tabs>
        <w:ind w:left="720" w:hanging="360"/>
      </w:pPr>
      <w:rPr>
        <w:rFonts w:ascii="Arial" w:hAnsi="Arial" w:hint="default"/>
      </w:rPr>
    </w:lvl>
    <w:lvl w:ilvl="1" w:tplc="25545C82" w:tentative="1">
      <w:start w:val="1"/>
      <w:numFmt w:val="bullet"/>
      <w:lvlText w:val="•"/>
      <w:lvlJc w:val="left"/>
      <w:pPr>
        <w:tabs>
          <w:tab w:val="num" w:pos="1440"/>
        </w:tabs>
        <w:ind w:left="1440" w:hanging="360"/>
      </w:pPr>
      <w:rPr>
        <w:rFonts w:ascii="Arial" w:hAnsi="Arial" w:hint="default"/>
      </w:rPr>
    </w:lvl>
    <w:lvl w:ilvl="2" w:tplc="719A877E" w:tentative="1">
      <w:start w:val="1"/>
      <w:numFmt w:val="bullet"/>
      <w:lvlText w:val="•"/>
      <w:lvlJc w:val="left"/>
      <w:pPr>
        <w:tabs>
          <w:tab w:val="num" w:pos="2160"/>
        </w:tabs>
        <w:ind w:left="2160" w:hanging="360"/>
      </w:pPr>
      <w:rPr>
        <w:rFonts w:ascii="Arial" w:hAnsi="Arial" w:hint="default"/>
      </w:rPr>
    </w:lvl>
    <w:lvl w:ilvl="3" w:tplc="8968C376" w:tentative="1">
      <w:start w:val="1"/>
      <w:numFmt w:val="bullet"/>
      <w:lvlText w:val="•"/>
      <w:lvlJc w:val="left"/>
      <w:pPr>
        <w:tabs>
          <w:tab w:val="num" w:pos="2880"/>
        </w:tabs>
        <w:ind w:left="2880" w:hanging="360"/>
      </w:pPr>
      <w:rPr>
        <w:rFonts w:ascii="Arial" w:hAnsi="Arial" w:hint="default"/>
      </w:rPr>
    </w:lvl>
    <w:lvl w:ilvl="4" w:tplc="2668F02A" w:tentative="1">
      <w:start w:val="1"/>
      <w:numFmt w:val="bullet"/>
      <w:lvlText w:val="•"/>
      <w:lvlJc w:val="left"/>
      <w:pPr>
        <w:tabs>
          <w:tab w:val="num" w:pos="3600"/>
        </w:tabs>
        <w:ind w:left="3600" w:hanging="360"/>
      </w:pPr>
      <w:rPr>
        <w:rFonts w:ascii="Arial" w:hAnsi="Arial" w:hint="default"/>
      </w:rPr>
    </w:lvl>
    <w:lvl w:ilvl="5" w:tplc="17E861F0" w:tentative="1">
      <w:start w:val="1"/>
      <w:numFmt w:val="bullet"/>
      <w:lvlText w:val="•"/>
      <w:lvlJc w:val="left"/>
      <w:pPr>
        <w:tabs>
          <w:tab w:val="num" w:pos="4320"/>
        </w:tabs>
        <w:ind w:left="4320" w:hanging="360"/>
      </w:pPr>
      <w:rPr>
        <w:rFonts w:ascii="Arial" w:hAnsi="Arial" w:hint="default"/>
      </w:rPr>
    </w:lvl>
    <w:lvl w:ilvl="6" w:tplc="CD50090C" w:tentative="1">
      <w:start w:val="1"/>
      <w:numFmt w:val="bullet"/>
      <w:lvlText w:val="•"/>
      <w:lvlJc w:val="left"/>
      <w:pPr>
        <w:tabs>
          <w:tab w:val="num" w:pos="5040"/>
        </w:tabs>
        <w:ind w:left="5040" w:hanging="360"/>
      </w:pPr>
      <w:rPr>
        <w:rFonts w:ascii="Arial" w:hAnsi="Arial" w:hint="default"/>
      </w:rPr>
    </w:lvl>
    <w:lvl w:ilvl="7" w:tplc="79EAA52C" w:tentative="1">
      <w:start w:val="1"/>
      <w:numFmt w:val="bullet"/>
      <w:lvlText w:val="•"/>
      <w:lvlJc w:val="left"/>
      <w:pPr>
        <w:tabs>
          <w:tab w:val="num" w:pos="5760"/>
        </w:tabs>
        <w:ind w:left="5760" w:hanging="360"/>
      </w:pPr>
      <w:rPr>
        <w:rFonts w:ascii="Arial" w:hAnsi="Arial" w:hint="default"/>
      </w:rPr>
    </w:lvl>
    <w:lvl w:ilvl="8" w:tplc="F0B02AB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402328C"/>
    <w:multiLevelType w:val="hybridMultilevel"/>
    <w:tmpl w:val="A918832E"/>
    <w:lvl w:ilvl="0" w:tplc="D9A64F9E">
      <w:start w:val="1"/>
      <w:numFmt w:val="bullet"/>
      <w:lvlText w:val="•"/>
      <w:lvlJc w:val="left"/>
      <w:pPr>
        <w:tabs>
          <w:tab w:val="num" w:pos="720"/>
        </w:tabs>
        <w:ind w:left="720" w:hanging="360"/>
      </w:pPr>
      <w:rPr>
        <w:rFonts w:ascii="Arial" w:hAnsi="Arial" w:hint="default"/>
      </w:rPr>
    </w:lvl>
    <w:lvl w:ilvl="1" w:tplc="B3E87CDE" w:tentative="1">
      <w:start w:val="1"/>
      <w:numFmt w:val="bullet"/>
      <w:lvlText w:val="•"/>
      <w:lvlJc w:val="left"/>
      <w:pPr>
        <w:tabs>
          <w:tab w:val="num" w:pos="1440"/>
        </w:tabs>
        <w:ind w:left="1440" w:hanging="360"/>
      </w:pPr>
      <w:rPr>
        <w:rFonts w:ascii="Arial" w:hAnsi="Arial" w:hint="default"/>
      </w:rPr>
    </w:lvl>
    <w:lvl w:ilvl="2" w:tplc="BB9276BA" w:tentative="1">
      <w:start w:val="1"/>
      <w:numFmt w:val="bullet"/>
      <w:lvlText w:val="•"/>
      <w:lvlJc w:val="left"/>
      <w:pPr>
        <w:tabs>
          <w:tab w:val="num" w:pos="2160"/>
        </w:tabs>
        <w:ind w:left="2160" w:hanging="360"/>
      </w:pPr>
      <w:rPr>
        <w:rFonts w:ascii="Arial" w:hAnsi="Arial" w:hint="default"/>
      </w:rPr>
    </w:lvl>
    <w:lvl w:ilvl="3" w:tplc="36DCFE7C" w:tentative="1">
      <w:start w:val="1"/>
      <w:numFmt w:val="bullet"/>
      <w:lvlText w:val="•"/>
      <w:lvlJc w:val="left"/>
      <w:pPr>
        <w:tabs>
          <w:tab w:val="num" w:pos="2880"/>
        </w:tabs>
        <w:ind w:left="2880" w:hanging="360"/>
      </w:pPr>
      <w:rPr>
        <w:rFonts w:ascii="Arial" w:hAnsi="Arial" w:hint="default"/>
      </w:rPr>
    </w:lvl>
    <w:lvl w:ilvl="4" w:tplc="A448CBD0" w:tentative="1">
      <w:start w:val="1"/>
      <w:numFmt w:val="bullet"/>
      <w:lvlText w:val="•"/>
      <w:lvlJc w:val="left"/>
      <w:pPr>
        <w:tabs>
          <w:tab w:val="num" w:pos="3600"/>
        </w:tabs>
        <w:ind w:left="3600" w:hanging="360"/>
      </w:pPr>
      <w:rPr>
        <w:rFonts w:ascii="Arial" w:hAnsi="Arial" w:hint="default"/>
      </w:rPr>
    </w:lvl>
    <w:lvl w:ilvl="5" w:tplc="8F68FDB4" w:tentative="1">
      <w:start w:val="1"/>
      <w:numFmt w:val="bullet"/>
      <w:lvlText w:val="•"/>
      <w:lvlJc w:val="left"/>
      <w:pPr>
        <w:tabs>
          <w:tab w:val="num" w:pos="4320"/>
        </w:tabs>
        <w:ind w:left="4320" w:hanging="360"/>
      </w:pPr>
      <w:rPr>
        <w:rFonts w:ascii="Arial" w:hAnsi="Arial" w:hint="default"/>
      </w:rPr>
    </w:lvl>
    <w:lvl w:ilvl="6" w:tplc="6C30F060" w:tentative="1">
      <w:start w:val="1"/>
      <w:numFmt w:val="bullet"/>
      <w:lvlText w:val="•"/>
      <w:lvlJc w:val="left"/>
      <w:pPr>
        <w:tabs>
          <w:tab w:val="num" w:pos="5040"/>
        </w:tabs>
        <w:ind w:left="5040" w:hanging="360"/>
      </w:pPr>
      <w:rPr>
        <w:rFonts w:ascii="Arial" w:hAnsi="Arial" w:hint="default"/>
      </w:rPr>
    </w:lvl>
    <w:lvl w:ilvl="7" w:tplc="5C6E4E88" w:tentative="1">
      <w:start w:val="1"/>
      <w:numFmt w:val="bullet"/>
      <w:lvlText w:val="•"/>
      <w:lvlJc w:val="left"/>
      <w:pPr>
        <w:tabs>
          <w:tab w:val="num" w:pos="5760"/>
        </w:tabs>
        <w:ind w:left="5760" w:hanging="360"/>
      </w:pPr>
      <w:rPr>
        <w:rFonts w:ascii="Arial" w:hAnsi="Arial" w:hint="default"/>
      </w:rPr>
    </w:lvl>
    <w:lvl w:ilvl="8" w:tplc="4A864EF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4FC43DB"/>
    <w:multiLevelType w:val="hybridMultilevel"/>
    <w:tmpl w:val="B4F0F7B6"/>
    <w:lvl w:ilvl="0" w:tplc="84A04E1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5BB5A45"/>
    <w:multiLevelType w:val="hybridMultilevel"/>
    <w:tmpl w:val="B52CDDAA"/>
    <w:lvl w:ilvl="0" w:tplc="4AAC1EC2">
      <w:start w:val="1"/>
      <w:numFmt w:val="bullet"/>
      <w:lvlText w:val="•"/>
      <w:lvlJc w:val="left"/>
      <w:pPr>
        <w:tabs>
          <w:tab w:val="num" w:pos="720"/>
        </w:tabs>
        <w:ind w:left="720" w:hanging="360"/>
      </w:pPr>
      <w:rPr>
        <w:rFonts w:ascii="Arial" w:hAnsi="Arial" w:hint="default"/>
      </w:rPr>
    </w:lvl>
    <w:lvl w:ilvl="1" w:tplc="6BB0A7DE" w:tentative="1">
      <w:start w:val="1"/>
      <w:numFmt w:val="bullet"/>
      <w:lvlText w:val="•"/>
      <w:lvlJc w:val="left"/>
      <w:pPr>
        <w:tabs>
          <w:tab w:val="num" w:pos="1440"/>
        </w:tabs>
        <w:ind w:left="1440" w:hanging="360"/>
      </w:pPr>
      <w:rPr>
        <w:rFonts w:ascii="Arial" w:hAnsi="Arial" w:hint="default"/>
      </w:rPr>
    </w:lvl>
    <w:lvl w:ilvl="2" w:tplc="7AD4901E" w:tentative="1">
      <w:start w:val="1"/>
      <w:numFmt w:val="bullet"/>
      <w:lvlText w:val="•"/>
      <w:lvlJc w:val="left"/>
      <w:pPr>
        <w:tabs>
          <w:tab w:val="num" w:pos="2160"/>
        </w:tabs>
        <w:ind w:left="2160" w:hanging="360"/>
      </w:pPr>
      <w:rPr>
        <w:rFonts w:ascii="Arial" w:hAnsi="Arial" w:hint="default"/>
      </w:rPr>
    </w:lvl>
    <w:lvl w:ilvl="3" w:tplc="5C9409EE" w:tentative="1">
      <w:start w:val="1"/>
      <w:numFmt w:val="bullet"/>
      <w:lvlText w:val="•"/>
      <w:lvlJc w:val="left"/>
      <w:pPr>
        <w:tabs>
          <w:tab w:val="num" w:pos="2880"/>
        </w:tabs>
        <w:ind w:left="2880" w:hanging="360"/>
      </w:pPr>
      <w:rPr>
        <w:rFonts w:ascii="Arial" w:hAnsi="Arial" w:hint="default"/>
      </w:rPr>
    </w:lvl>
    <w:lvl w:ilvl="4" w:tplc="60F4DAE0" w:tentative="1">
      <w:start w:val="1"/>
      <w:numFmt w:val="bullet"/>
      <w:lvlText w:val="•"/>
      <w:lvlJc w:val="left"/>
      <w:pPr>
        <w:tabs>
          <w:tab w:val="num" w:pos="3600"/>
        </w:tabs>
        <w:ind w:left="3600" w:hanging="360"/>
      </w:pPr>
      <w:rPr>
        <w:rFonts w:ascii="Arial" w:hAnsi="Arial" w:hint="default"/>
      </w:rPr>
    </w:lvl>
    <w:lvl w:ilvl="5" w:tplc="49EC6482" w:tentative="1">
      <w:start w:val="1"/>
      <w:numFmt w:val="bullet"/>
      <w:lvlText w:val="•"/>
      <w:lvlJc w:val="left"/>
      <w:pPr>
        <w:tabs>
          <w:tab w:val="num" w:pos="4320"/>
        </w:tabs>
        <w:ind w:left="4320" w:hanging="360"/>
      </w:pPr>
      <w:rPr>
        <w:rFonts w:ascii="Arial" w:hAnsi="Arial" w:hint="default"/>
      </w:rPr>
    </w:lvl>
    <w:lvl w:ilvl="6" w:tplc="3BEE9422" w:tentative="1">
      <w:start w:val="1"/>
      <w:numFmt w:val="bullet"/>
      <w:lvlText w:val="•"/>
      <w:lvlJc w:val="left"/>
      <w:pPr>
        <w:tabs>
          <w:tab w:val="num" w:pos="5040"/>
        </w:tabs>
        <w:ind w:left="5040" w:hanging="360"/>
      </w:pPr>
      <w:rPr>
        <w:rFonts w:ascii="Arial" w:hAnsi="Arial" w:hint="default"/>
      </w:rPr>
    </w:lvl>
    <w:lvl w:ilvl="7" w:tplc="6F9639D2" w:tentative="1">
      <w:start w:val="1"/>
      <w:numFmt w:val="bullet"/>
      <w:lvlText w:val="•"/>
      <w:lvlJc w:val="left"/>
      <w:pPr>
        <w:tabs>
          <w:tab w:val="num" w:pos="5760"/>
        </w:tabs>
        <w:ind w:left="5760" w:hanging="360"/>
      </w:pPr>
      <w:rPr>
        <w:rFonts w:ascii="Arial" w:hAnsi="Arial" w:hint="default"/>
      </w:rPr>
    </w:lvl>
    <w:lvl w:ilvl="8" w:tplc="9762252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6AF5E8D"/>
    <w:multiLevelType w:val="hybridMultilevel"/>
    <w:tmpl w:val="F54E3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F5226F"/>
    <w:multiLevelType w:val="hybridMultilevel"/>
    <w:tmpl w:val="6FB01FE8"/>
    <w:lvl w:ilvl="0" w:tplc="8C6EFAF4">
      <w:start w:val="1"/>
      <w:numFmt w:val="bullet"/>
      <w:lvlText w:val="•"/>
      <w:lvlJc w:val="left"/>
      <w:pPr>
        <w:tabs>
          <w:tab w:val="num" w:pos="720"/>
        </w:tabs>
        <w:ind w:left="720" w:hanging="360"/>
      </w:pPr>
      <w:rPr>
        <w:rFonts w:ascii="Arial" w:hAnsi="Arial" w:hint="default"/>
      </w:rPr>
    </w:lvl>
    <w:lvl w:ilvl="1" w:tplc="05804848" w:tentative="1">
      <w:start w:val="1"/>
      <w:numFmt w:val="bullet"/>
      <w:lvlText w:val="•"/>
      <w:lvlJc w:val="left"/>
      <w:pPr>
        <w:tabs>
          <w:tab w:val="num" w:pos="1440"/>
        </w:tabs>
        <w:ind w:left="1440" w:hanging="360"/>
      </w:pPr>
      <w:rPr>
        <w:rFonts w:ascii="Arial" w:hAnsi="Arial" w:hint="default"/>
      </w:rPr>
    </w:lvl>
    <w:lvl w:ilvl="2" w:tplc="872E7BF0" w:tentative="1">
      <w:start w:val="1"/>
      <w:numFmt w:val="bullet"/>
      <w:lvlText w:val="•"/>
      <w:lvlJc w:val="left"/>
      <w:pPr>
        <w:tabs>
          <w:tab w:val="num" w:pos="2160"/>
        </w:tabs>
        <w:ind w:left="2160" w:hanging="360"/>
      </w:pPr>
      <w:rPr>
        <w:rFonts w:ascii="Arial" w:hAnsi="Arial" w:hint="default"/>
      </w:rPr>
    </w:lvl>
    <w:lvl w:ilvl="3" w:tplc="2CA043E0" w:tentative="1">
      <w:start w:val="1"/>
      <w:numFmt w:val="bullet"/>
      <w:lvlText w:val="•"/>
      <w:lvlJc w:val="left"/>
      <w:pPr>
        <w:tabs>
          <w:tab w:val="num" w:pos="2880"/>
        </w:tabs>
        <w:ind w:left="2880" w:hanging="360"/>
      </w:pPr>
      <w:rPr>
        <w:rFonts w:ascii="Arial" w:hAnsi="Arial" w:hint="default"/>
      </w:rPr>
    </w:lvl>
    <w:lvl w:ilvl="4" w:tplc="51F4597C" w:tentative="1">
      <w:start w:val="1"/>
      <w:numFmt w:val="bullet"/>
      <w:lvlText w:val="•"/>
      <w:lvlJc w:val="left"/>
      <w:pPr>
        <w:tabs>
          <w:tab w:val="num" w:pos="3600"/>
        </w:tabs>
        <w:ind w:left="3600" w:hanging="360"/>
      </w:pPr>
      <w:rPr>
        <w:rFonts w:ascii="Arial" w:hAnsi="Arial" w:hint="default"/>
      </w:rPr>
    </w:lvl>
    <w:lvl w:ilvl="5" w:tplc="678AA380" w:tentative="1">
      <w:start w:val="1"/>
      <w:numFmt w:val="bullet"/>
      <w:lvlText w:val="•"/>
      <w:lvlJc w:val="left"/>
      <w:pPr>
        <w:tabs>
          <w:tab w:val="num" w:pos="4320"/>
        </w:tabs>
        <w:ind w:left="4320" w:hanging="360"/>
      </w:pPr>
      <w:rPr>
        <w:rFonts w:ascii="Arial" w:hAnsi="Arial" w:hint="default"/>
      </w:rPr>
    </w:lvl>
    <w:lvl w:ilvl="6" w:tplc="EDD6C4C2" w:tentative="1">
      <w:start w:val="1"/>
      <w:numFmt w:val="bullet"/>
      <w:lvlText w:val="•"/>
      <w:lvlJc w:val="left"/>
      <w:pPr>
        <w:tabs>
          <w:tab w:val="num" w:pos="5040"/>
        </w:tabs>
        <w:ind w:left="5040" w:hanging="360"/>
      </w:pPr>
      <w:rPr>
        <w:rFonts w:ascii="Arial" w:hAnsi="Arial" w:hint="default"/>
      </w:rPr>
    </w:lvl>
    <w:lvl w:ilvl="7" w:tplc="B9103A40" w:tentative="1">
      <w:start w:val="1"/>
      <w:numFmt w:val="bullet"/>
      <w:lvlText w:val="•"/>
      <w:lvlJc w:val="left"/>
      <w:pPr>
        <w:tabs>
          <w:tab w:val="num" w:pos="5760"/>
        </w:tabs>
        <w:ind w:left="5760" w:hanging="360"/>
      </w:pPr>
      <w:rPr>
        <w:rFonts w:ascii="Arial" w:hAnsi="Arial" w:hint="default"/>
      </w:rPr>
    </w:lvl>
    <w:lvl w:ilvl="8" w:tplc="0C6CF19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AE91237"/>
    <w:multiLevelType w:val="hybridMultilevel"/>
    <w:tmpl w:val="9266F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C577C2E"/>
    <w:multiLevelType w:val="hybridMultilevel"/>
    <w:tmpl w:val="5A68D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0C1ACA"/>
    <w:multiLevelType w:val="hybridMultilevel"/>
    <w:tmpl w:val="0B58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754127"/>
    <w:multiLevelType w:val="hybridMultilevel"/>
    <w:tmpl w:val="6CFEEC32"/>
    <w:lvl w:ilvl="0" w:tplc="4CEC5DD6">
      <w:start w:val="5"/>
      <w:numFmt w:val="bullet"/>
      <w:lvlText w:val=""/>
      <w:lvlJc w:val="left"/>
      <w:pPr>
        <w:ind w:left="36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22501DAF"/>
    <w:multiLevelType w:val="hybridMultilevel"/>
    <w:tmpl w:val="172C492C"/>
    <w:lvl w:ilvl="0" w:tplc="7F96392A">
      <w:start w:val="1"/>
      <w:numFmt w:val="bullet"/>
      <w:lvlText w:val="•"/>
      <w:lvlJc w:val="left"/>
      <w:pPr>
        <w:tabs>
          <w:tab w:val="num" w:pos="720"/>
        </w:tabs>
        <w:ind w:left="720" w:hanging="360"/>
      </w:pPr>
      <w:rPr>
        <w:rFonts w:ascii="Arial" w:hAnsi="Arial" w:hint="default"/>
      </w:rPr>
    </w:lvl>
    <w:lvl w:ilvl="1" w:tplc="6136DFC4" w:tentative="1">
      <w:start w:val="1"/>
      <w:numFmt w:val="bullet"/>
      <w:lvlText w:val="•"/>
      <w:lvlJc w:val="left"/>
      <w:pPr>
        <w:tabs>
          <w:tab w:val="num" w:pos="1440"/>
        </w:tabs>
        <w:ind w:left="1440" w:hanging="360"/>
      </w:pPr>
      <w:rPr>
        <w:rFonts w:ascii="Arial" w:hAnsi="Arial" w:hint="default"/>
      </w:rPr>
    </w:lvl>
    <w:lvl w:ilvl="2" w:tplc="2766FD4C" w:tentative="1">
      <w:start w:val="1"/>
      <w:numFmt w:val="bullet"/>
      <w:lvlText w:val="•"/>
      <w:lvlJc w:val="left"/>
      <w:pPr>
        <w:tabs>
          <w:tab w:val="num" w:pos="2160"/>
        </w:tabs>
        <w:ind w:left="2160" w:hanging="360"/>
      </w:pPr>
      <w:rPr>
        <w:rFonts w:ascii="Arial" w:hAnsi="Arial" w:hint="default"/>
      </w:rPr>
    </w:lvl>
    <w:lvl w:ilvl="3" w:tplc="EF1238EC" w:tentative="1">
      <w:start w:val="1"/>
      <w:numFmt w:val="bullet"/>
      <w:lvlText w:val="•"/>
      <w:lvlJc w:val="left"/>
      <w:pPr>
        <w:tabs>
          <w:tab w:val="num" w:pos="2880"/>
        </w:tabs>
        <w:ind w:left="2880" w:hanging="360"/>
      </w:pPr>
      <w:rPr>
        <w:rFonts w:ascii="Arial" w:hAnsi="Arial" w:hint="default"/>
      </w:rPr>
    </w:lvl>
    <w:lvl w:ilvl="4" w:tplc="07D86650" w:tentative="1">
      <w:start w:val="1"/>
      <w:numFmt w:val="bullet"/>
      <w:lvlText w:val="•"/>
      <w:lvlJc w:val="left"/>
      <w:pPr>
        <w:tabs>
          <w:tab w:val="num" w:pos="3600"/>
        </w:tabs>
        <w:ind w:left="3600" w:hanging="360"/>
      </w:pPr>
      <w:rPr>
        <w:rFonts w:ascii="Arial" w:hAnsi="Arial" w:hint="default"/>
      </w:rPr>
    </w:lvl>
    <w:lvl w:ilvl="5" w:tplc="80B2CFC6" w:tentative="1">
      <w:start w:val="1"/>
      <w:numFmt w:val="bullet"/>
      <w:lvlText w:val="•"/>
      <w:lvlJc w:val="left"/>
      <w:pPr>
        <w:tabs>
          <w:tab w:val="num" w:pos="4320"/>
        </w:tabs>
        <w:ind w:left="4320" w:hanging="360"/>
      </w:pPr>
      <w:rPr>
        <w:rFonts w:ascii="Arial" w:hAnsi="Arial" w:hint="default"/>
      </w:rPr>
    </w:lvl>
    <w:lvl w:ilvl="6" w:tplc="910E4018" w:tentative="1">
      <w:start w:val="1"/>
      <w:numFmt w:val="bullet"/>
      <w:lvlText w:val="•"/>
      <w:lvlJc w:val="left"/>
      <w:pPr>
        <w:tabs>
          <w:tab w:val="num" w:pos="5040"/>
        </w:tabs>
        <w:ind w:left="5040" w:hanging="360"/>
      </w:pPr>
      <w:rPr>
        <w:rFonts w:ascii="Arial" w:hAnsi="Arial" w:hint="default"/>
      </w:rPr>
    </w:lvl>
    <w:lvl w:ilvl="7" w:tplc="5498E658" w:tentative="1">
      <w:start w:val="1"/>
      <w:numFmt w:val="bullet"/>
      <w:lvlText w:val="•"/>
      <w:lvlJc w:val="left"/>
      <w:pPr>
        <w:tabs>
          <w:tab w:val="num" w:pos="5760"/>
        </w:tabs>
        <w:ind w:left="5760" w:hanging="360"/>
      </w:pPr>
      <w:rPr>
        <w:rFonts w:ascii="Arial" w:hAnsi="Arial" w:hint="default"/>
      </w:rPr>
    </w:lvl>
    <w:lvl w:ilvl="8" w:tplc="52201A7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641546A"/>
    <w:multiLevelType w:val="hybridMultilevel"/>
    <w:tmpl w:val="59E4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756AC1"/>
    <w:multiLevelType w:val="hybridMultilevel"/>
    <w:tmpl w:val="85FE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8307D5"/>
    <w:multiLevelType w:val="hybridMultilevel"/>
    <w:tmpl w:val="1E226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A05429"/>
    <w:multiLevelType w:val="hybridMultilevel"/>
    <w:tmpl w:val="F5685BC2"/>
    <w:lvl w:ilvl="0" w:tplc="C2E0B8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89A4EC2"/>
    <w:multiLevelType w:val="hybridMultilevel"/>
    <w:tmpl w:val="356A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0C7D86"/>
    <w:multiLevelType w:val="hybridMultilevel"/>
    <w:tmpl w:val="E292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C82787"/>
    <w:multiLevelType w:val="hybridMultilevel"/>
    <w:tmpl w:val="248C9B12"/>
    <w:lvl w:ilvl="0" w:tplc="929CEA4E">
      <w:start w:val="1"/>
      <w:numFmt w:val="bullet"/>
      <w:lvlText w:val="•"/>
      <w:lvlJc w:val="left"/>
      <w:pPr>
        <w:tabs>
          <w:tab w:val="num" w:pos="720"/>
        </w:tabs>
        <w:ind w:left="720" w:hanging="360"/>
      </w:pPr>
      <w:rPr>
        <w:rFonts w:ascii="Arial" w:hAnsi="Arial" w:hint="default"/>
      </w:rPr>
    </w:lvl>
    <w:lvl w:ilvl="1" w:tplc="412A5210" w:tentative="1">
      <w:start w:val="1"/>
      <w:numFmt w:val="bullet"/>
      <w:lvlText w:val="•"/>
      <w:lvlJc w:val="left"/>
      <w:pPr>
        <w:tabs>
          <w:tab w:val="num" w:pos="1440"/>
        </w:tabs>
        <w:ind w:left="1440" w:hanging="360"/>
      </w:pPr>
      <w:rPr>
        <w:rFonts w:ascii="Arial" w:hAnsi="Arial" w:hint="default"/>
      </w:rPr>
    </w:lvl>
    <w:lvl w:ilvl="2" w:tplc="91BC482C" w:tentative="1">
      <w:start w:val="1"/>
      <w:numFmt w:val="bullet"/>
      <w:lvlText w:val="•"/>
      <w:lvlJc w:val="left"/>
      <w:pPr>
        <w:tabs>
          <w:tab w:val="num" w:pos="2160"/>
        </w:tabs>
        <w:ind w:left="2160" w:hanging="360"/>
      </w:pPr>
      <w:rPr>
        <w:rFonts w:ascii="Arial" w:hAnsi="Arial" w:hint="default"/>
      </w:rPr>
    </w:lvl>
    <w:lvl w:ilvl="3" w:tplc="24588E58" w:tentative="1">
      <w:start w:val="1"/>
      <w:numFmt w:val="bullet"/>
      <w:lvlText w:val="•"/>
      <w:lvlJc w:val="left"/>
      <w:pPr>
        <w:tabs>
          <w:tab w:val="num" w:pos="2880"/>
        </w:tabs>
        <w:ind w:left="2880" w:hanging="360"/>
      </w:pPr>
      <w:rPr>
        <w:rFonts w:ascii="Arial" w:hAnsi="Arial" w:hint="default"/>
      </w:rPr>
    </w:lvl>
    <w:lvl w:ilvl="4" w:tplc="2EF85080" w:tentative="1">
      <w:start w:val="1"/>
      <w:numFmt w:val="bullet"/>
      <w:lvlText w:val="•"/>
      <w:lvlJc w:val="left"/>
      <w:pPr>
        <w:tabs>
          <w:tab w:val="num" w:pos="3600"/>
        </w:tabs>
        <w:ind w:left="3600" w:hanging="360"/>
      </w:pPr>
      <w:rPr>
        <w:rFonts w:ascii="Arial" w:hAnsi="Arial" w:hint="default"/>
      </w:rPr>
    </w:lvl>
    <w:lvl w:ilvl="5" w:tplc="8CE6D38A" w:tentative="1">
      <w:start w:val="1"/>
      <w:numFmt w:val="bullet"/>
      <w:lvlText w:val="•"/>
      <w:lvlJc w:val="left"/>
      <w:pPr>
        <w:tabs>
          <w:tab w:val="num" w:pos="4320"/>
        </w:tabs>
        <w:ind w:left="4320" w:hanging="360"/>
      </w:pPr>
      <w:rPr>
        <w:rFonts w:ascii="Arial" w:hAnsi="Arial" w:hint="default"/>
      </w:rPr>
    </w:lvl>
    <w:lvl w:ilvl="6" w:tplc="0FFA50F2" w:tentative="1">
      <w:start w:val="1"/>
      <w:numFmt w:val="bullet"/>
      <w:lvlText w:val="•"/>
      <w:lvlJc w:val="left"/>
      <w:pPr>
        <w:tabs>
          <w:tab w:val="num" w:pos="5040"/>
        </w:tabs>
        <w:ind w:left="5040" w:hanging="360"/>
      </w:pPr>
      <w:rPr>
        <w:rFonts w:ascii="Arial" w:hAnsi="Arial" w:hint="default"/>
      </w:rPr>
    </w:lvl>
    <w:lvl w:ilvl="7" w:tplc="B0428744" w:tentative="1">
      <w:start w:val="1"/>
      <w:numFmt w:val="bullet"/>
      <w:lvlText w:val="•"/>
      <w:lvlJc w:val="left"/>
      <w:pPr>
        <w:tabs>
          <w:tab w:val="num" w:pos="5760"/>
        </w:tabs>
        <w:ind w:left="5760" w:hanging="360"/>
      </w:pPr>
      <w:rPr>
        <w:rFonts w:ascii="Arial" w:hAnsi="Arial" w:hint="default"/>
      </w:rPr>
    </w:lvl>
    <w:lvl w:ilvl="8" w:tplc="CBE82B7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2B2721C6"/>
    <w:multiLevelType w:val="hybridMultilevel"/>
    <w:tmpl w:val="E7262DAC"/>
    <w:lvl w:ilvl="0" w:tplc="9280BB9E">
      <w:start w:val="1"/>
      <w:numFmt w:val="bullet"/>
      <w:lvlText w:val="•"/>
      <w:lvlJc w:val="left"/>
      <w:pPr>
        <w:tabs>
          <w:tab w:val="num" w:pos="720"/>
        </w:tabs>
        <w:ind w:left="720" w:hanging="360"/>
      </w:pPr>
      <w:rPr>
        <w:rFonts w:ascii="Arial" w:hAnsi="Arial" w:hint="default"/>
      </w:rPr>
    </w:lvl>
    <w:lvl w:ilvl="1" w:tplc="0F7A181C" w:tentative="1">
      <w:start w:val="1"/>
      <w:numFmt w:val="bullet"/>
      <w:lvlText w:val="•"/>
      <w:lvlJc w:val="left"/>
      <w:pPr>
        <w:tabs>
          <w:tab w:val="num" w:pos="1440"/>
        </w:tabs>
        <w:ind w:left="1440" w:hanging="360"/>
      </w:pPr>
      <w:rPr>
        <w:rFonts w:ascii="Arial" w:hAnsi="Arial" w:hint="default"/>
      </w:rPr>
    </w:lvl>
    <w:lvl w:ilvl="2" w:tplc="4E3CA2D6" w:tentative="1">
      <w:start w:val="1"/>
      <w:numFmt w:val="bullet"/>
      <w:lvlText w:val="•"/>
      <w:lvlJc w:val="left"/>
      <w:pPr>
        <w:tabs>
          <w:tab w:val="num" w:pos="2160"/>
        </w:tabs>
        <w:ind w:left="2160" w:hanging="360"/>
      </w:pPr>
      <w:rPr>
        <w:rFonts w:ascii="Arial" w:hAnsi="Arial" w:hint="default"/>
      </w:rPr>
    </w:lvl>
    <w:lvl w:ilvl="3" w:tplc="7032B882" w:tentative="1">
      <w:start w:val="1"/>
      <w:numFmt w:val="bullet"/>
      <w:lvlText w:val="•"/>
      <w:lvlJc w:val="left"/>
      <w:pPr>
        <w:tabs>
          <w:tab w:val="num" w:pos="2880"/>
        </w:tabs>
        <w:ind w:left="2880" w:hanging="360"/>
      </w:pPr>
      <w:rPr>
        <w:rFonts w:ascii="Arial" w:hAnsi="Arial" w:hint="default"/>
      </w:rPr>
    </w:lvl>
    <w:lvl w:ilvl="4" w:tplc="F962ABFC" w:tentative="1">
      <w:start w:val="1"/>
      <w:numFmt w:val="bullet"/>
      <w:lvlText w:val="•"/>
      <w:lvlJc w:val="left"/>
      <w:pPr>
        <w:tabs>
          <w:tab w:val="num" w:pos="3600"/>
        </w:tabs>
        <w:ind w:left="3600" w:hanging="360"/>
      </w:pPr>
      <w:rPr>
        <w:rFonts w:ascii="Arial" w:hAnsi="Arial" w:hint="default"/>
      </w:rPr>
    </w:lvl>
    <w:lvl w:ilvl="5" w:tplc="7EF29AAE" w:tentative="1">
      <w:start w:val="1"/>
      <w:numFmt w:val="bullet"/>
      <w:lvlText w:val="•"/>
      <w:lvlJc w:val="left"/>
      <w:pPr>
        <w:tabs>
          <w:tab w:val="num" w:pos="4320"/>
        </w:tabs>
        <w:ind w:left="4320" w:hanging="360"/>
      </w:pPr>
      <w:rPr>
        <w:rFonts w:ascii="Arial" w:hAnsi="Arial" w:hint="default"/>
      </w:rPr>
    </w:lvl>
    <w:lvl w:ilvl="6" w:tplc="A5FE6A30" w:tentative="1">
      <w:start w:val="1"/>
      <w:numFmt w:val="bullet"/>
      <w:lvlText w:val="•"/>
      <w:lvlJc w:val="left"/>
      <w:pPr>
        <w:tabs>
          <w:tab w:val="num" w:pos="5040"/>
        </w:tabs>
        <w:ind w:left="5040" w:hanging="360"/>
      </w:pPr>
      <w:rPr>
        <w:rFonts w:ascii="Arial" w:hAnsi="Arial" w:hint="default"/>
      </w:rPr>
    </w:lvl>
    <w:lvl w:ilvl="7" w:tplc="235CF4EE" w:tentative="1">
      <w:start w:val="1"/>
      <w:numFmt w:val="bullet"/>
      <w:lvlText w:val="•"/>
      <w:lvlJc w:val="left"/>
      <w:pPr>
        <w:tabs>
          <w:tab w:val="num" w:pos="5760"/>
        </w:tabs>
        <w:ind w:left="5760" w:hanging="360"/>
      </w:pPr>
      <w:rPr>
        <w:rFonts w:ascii="Arial" w:hAnsi="Arial" w:hint="default"/>
      </w:rPr>
    </w:lvl>
    <w:lvl w:ilvl="8" w:tplc="00A8988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2B3307CE"/>
    <w:multiLevelType w:val="hybridMultilevel"/>
    <w:tmpl w:val="4C04A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BE35DEB"/>
    <w:multiLevelType w:val="hybridMultilevel"/>
    <w:tmpl w:val="89D4EDBC"/>
    <w:lvl w:ilvl="0" w:tplc="E03A9E16">
      <w:start w:val="1"/>
      <w:numFmt w:val="bullet"/>
      <w:lvlText w:val="•"/>
      <w:lvlJc w:val="left"/>
      <w:pPr>
        <w:tabs>
          <w:tab w:val="num" w:pos="720"/>
        </w:tabs>
        <w:ind w:left="720" w:hanging="360"/>
      </w:pPr>
      <w:rPr>
        <w:rFonts w:ascii="Arial" w:hAnsi="Arial" w:hint="default"/>
      </w:rPr>
    </w:lvl>
    <w:lvl w:ilvl="1" w:tplc="31EC9AB6" w:tentative="1">
      <w:start w:val="1"/>
      <w:numFmt w:val="bullet"/>
      <w:lvlText w:val="•"/>
      <w:lvlJc w:val="left"/>
      <w:pPr>
        <w:tabs>
          <w:tab w:val="num" w:pos="1440"/>
        </w:tabs>
        <w:ind w:left="1440" w:hanging="360"/>
      </w:pPr>
      <w:rPr>
        <w:rFonts w:ascii="Arial" w:hAnsi="Arial" w:hint="default"/>
      </w:rPr>
    </w:lvl>
    <w:lvl w:ilvl="2" w:tplc="A07AE610" w:tentative="1">
      <w:start w:val="1"/>
      <w:numFmt w:val="bullet"/>
      <w:lvlText w:val="•"/>
      <w:lvlJc w:val="left"/>
      <w:pPr>
        <w:tabs>
          <w:tab w:val="num" w:pos="2160"/>
        </w:tabs>
        <w:ind w:left="2160" w:hanging="360"/>
      </w:pPr>
      <w:rPr>
        <w:rFonts w:ascii="Arial" w:hAnsi="Arial" w:hint="default"/>
      </w:rPr>
    </w:lvl>
    <w:lvl w:ilvl="3" w:tplc="971A4F1E" w:tentative="1">
      <w:start w:val="1"/>
      <w:numFmt w:val="bullet"/>
      <w:lvlText w:val="•"/>
      <w:lvlJc w:val="left"/>
      <w:pPr>
        <w:tabs>
          <w:tab w:val="num" w:pos="2880"/>
        </w:tabs>
        <w:ind w:left="2880" w:hanging="360"/>
      </w:pPr>
      <w:rPr>
        <w:rFonts w:ascii="Arial" w:hAnsi="Arial" w:hint="default"/>
      </w:rPr>
    </w:lvl>
    <w:lvl w:ilvl="4" w:tplc="96CEDBE4" w:tentative="1">
      <w:start w:val="1"/>
      <w:numFmt w:val="bullet"/>
      <w:lvlText w:val="•"/>
      <w:lvlJc w:val="left"/>
      <w:pPr>
        <w:tabs>
          <w:tab w:val="num" w:pos="3600"/>
        </w:tabs>
        <w:ind w:left="3600" w:hanging="360"/>
      </w:pPr>
      <w:rPr>
        <w:rFonts w:ascii="Arial" w:hAnsi="Arial" w:hint="default"/>
      </w:rPr>
    </w:lvl>
    <w:lvl w:ilvl="5" w:tplc="48D2248E" w:tentative="1">
      <w:start w:val="1"/>
      <w:numFmt w:val="bullet"/>
      <w:lvlText w:val="•"/>
      <w:lvlJc w:val="left"/>
      <w:pPr>
        <w:tabs>
          <w:tab w:val="num" w:pos="4320"/>
        </w:tabs>
        <w:ind w:left="4320" w:hanging="360"/>
      </w:pPr>
      <w:rPr>
        <w:rFonts w:ascii="Arial" w:hAnsi="Arial" w:hint="default"/>
      </w:rPr>
    </w:lvl>
    <w:lvl w:ilvl="6" w:tplc="D34211FC" w:tentative="1">
      <w:start w:val="1"/>
      <w:numFmt w:val="bullet"/>
      <w:lvlText w:val="•"/>
      <w:lvlJc w:val="left"/>
      <w:pPr>
        <w:tabs>
          <w:tab w:val="num" w:pos="5040"/>
        </w:tabs>
        <w:ind w:left="5040" w:hanging="360"/>
      </w:pPr>
      <w:rPr>
        <w:rFonts w:ascii="Arial" w:hAnsi="Arial" w:hint="default"/>
      </w:rPr>
    </w:lvl>
    <w:lvl w:ilvl="7" w:tplc="57AEFF56" w:tentative="1">
      <w:start w:val="1"/>
      <w:numFmt w:val="bullet"/>
      <w:lvlText w:val="•"/>
      <w:lvlJc w:val="left"/>
      <w:pPr>
        <w:tabs>
          <w:tab w:val="num" w:pos="5760"/>
        </w:tabs>
        <w:ind w:left="5760" w:hanging="360"/>
      </w:pPr>
      <w:rPr>
        <w:rFonts w:ascii="Arial" w:hAnsi="Arial" w:hint="default"/>
      </w:rPr>
    </w:lvl>
    <w:lvl w:ilvl="8" w:tplc="31F866A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DA978B4"/>
    <w:multiLevelType w:val="hybridMultilevel"/>
    <w:tmpl w:val="CD664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9B7449"/>
    <w:multiLevelType w:val="hybridMultilevel"/>
    <w:tmpl w:val="C44A03D6"/>
    <w:lvl w:ilvl="0" w:tplc="8B8E68F8">
      <w:start w:val="1"/>
      <w:numFmt w:val="bullet"/>
      <w:lvlText w:val="•"/>
      <w:lvlJc w:val="left"/>
      <w:pPr>
        <w:tabs>
          <w:tab w:val="num" w:pos="720"/>
        </w:tabs>
        <w:ind w:left="720" w:hanging="360"/>
      </w:pPr>
      <w:rPr>
        <w:rFonts w:ascii="Arial" w:hAnsi="Arial" w:hint="default"/>
      </w:rPr>
    </w:lvl>
    <w:lvl w:ilvl="1" w:tplc="493E4BC2" w:tentative="1">
      <w:start w:val="1"/>
      <w:numFmt w:val="bullet"/>
      <w:lvlText w:val="•"/>
      <w:lvlJc w:val="left"/>
      <w:pPr>
        <w:tabs>
          <w:tab w:val="num" w:pos="1440"/>
        </w:tabs>
        <w:ind w:left="1440" w:hanging="360"/>
      </w:pPr>
      <w:rPr>
        <w:rFonts w:ascii="Arial" w:hAnsi="Arial" w:hint="default"/>
      </w:rPr>
    </w:lvl>
    <w:lvl w:ilvl="2" w:tplc="B3AEC24A" w:tentative="1">
      <w:start w:val="1"/>
      <w:numFmt w:val="bullet"/>
      <w:lvlText w:val="•"/>
      <w:lvlJc w:val="left"/>
      <w:pPr>
        <w:tabs>
          <w:tab w:val="num" w:pos="2160"/>
        </w:tabs>
        <w:ind w:left="2160" w:hanging="360"/>
      </w:pPr>
      <w:rPr>
        <w:rFonts w:ascii="Arial" w:hAnsi="Arial" w:hint="default"/>
      </w:rPr>
    </w:lvl>
    <w:lvl w:ilvl="3" w:tplc="17F2DE4A" w:tentative="1">
      <w:start w:val="1"/>
      <w:numFmt w:val="bullet"/>
      <w:lvlText w:val="•"/>
      <w:lvlJc w:val="left"/>
      <w:pPr>
        <w:tabs>
          <w:tab w:val="num" w:pos="2880"/>
        </w:tabs>
        <w:ind w:left="2880" w:hanging="360"/>
      </w:pPr>
      <w:rPr>
        <w:rFonts w:ascii="Arial" w:hAnsi="Arial" w:hint="default"/>
      </w:rPr>
    </w:lvl>
    <w:lvl w:ilvl="4" w:tplc="39282EE4" w:tentative="1">
      <w:start w:val="1"/>
      <w:numFmt w:val="bullet"/>
      <w:lvlText w:val="•"/>
      <w:lvlJc w:val="left"/>
      <w:pPr>
        <w:tabs>
          <w:tab w:val="num" w:pos="3600"/>
        </w:tabs>
        <w:ind w:left="3600" w:hanging="360"/>
      </w:pPr>
      <w:rPr>
        <w:rFonts w:ascii="Arial" w:hAnsi="Arial" w:hint="default"/>
      </w:rPr>
    </w:lvl>
    <w:lvl w:ilvl="5" w:tplc="5D227DDE" w:tentative="1">
      <w:start w:val="1"/>
      <w:numFmt w:val="bullet"/>
      <w:lvlText w:val="•"/>
      <w:lvlJc w:val="left"/>
      <w:pPr>
        <w:tabs>
          <w:tab w:val="num" w:pos="4320"/>
        </w:tabs>
        <w:ind w:left="4320" w:hanging="360"/>
      </w:pPr>
      <w:rPr>
        <w:rFonts w:ascii="Arial" w:hAnsi="Arial" w:hint="default"/>
      </w:rPr>
    </w:lvl>
    <w:lvl w:ilvl="6" w:tplc="4E629344" w:tentative="1">
      <w:start w:val="1"/>
      <w:numFmt w:val="bullet"/>
      <w:lvlText w:val="•"/>
      <w:lvlJc w:val="left"/>
      <w:pPr>
        <w:tabs>
          <w:tab w:val="num" w:pos="5040"/>
        </w:tabs>
        <w:ind w:left="5040" w:hanging="360"/>
      </w:pPr>
      <w:rPr>
        <w:rFonts w:ascii="Arial" w:hAnsi="Arial" w:hint="default"/>
      </w:rPr>
    </w:lvl>
    <w:lvl w:ilvl="7" w:tplc="26A4B70C" w:tentative="1">
      <w:start w:val="1"/>
      <w:numFmt w:val="bullet"/>
      <w:lvlText w:val="•"/>
      <w:lvlJc w:val="left"/>
      <w:pPr>
        <w:tabs>
          <w:tab w:val="num" w:pos="5760"/>
        </w:tabs>
        <w:ind w:left="5760" w:hanging="360"/>
      </w:pPr>
      <w:rPr>
        <w:rFonts w:ascii="Arial" w:hAnsi="Arial" w:hint="default"/>
      </w:rPr>
    </w:lvl>
    <w:lvl w:ilvl="8" w:tplc="C95C7A38"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1C4745F"/>
    <w:multiLevelType w:val="hybridMultilevel"/>
    <w:tmpl w:val="F6769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4392990"/>
    <w:multiLevelType w:val="hybridMultilevel"/>
    <w:tmpl w:val="DD9A07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5B22647"/>
    <w:multiLevelType w:val="hybridMultilevel"/>
    <w:tmpl w:val="3ACC2E74"/>
    <w:lvl w:ilvl="0" w:tplc="67245E08">
      <w:start w:val="1"/>
      <w:numFmt w:val="bullet"/>
      <w:lvlText w:val="•"/>
      <w:lvlJc w:val="left"/>
      <w:pPr>
        <w:tabs>
          <w:tab w:val="num" w:pos="720"/>
        </w:tabs>
        <w:ind w:left="720" w:hanging="360"/>
      </w:pPr>
      <w:rPr>
        <w:rFonts w:ascii="Arial" w:hAnsi="Arial" w:hint="default"/>
      </w:rPr>
    </w:lvl>
    <w:lvl w:ilvl="1" w:tplc="DCD44A74" w:tentative="1">
      <w:start w:val="1"/>
      <w:numFmt w:val="bullet"/>
      <w:lvlText w:val="•"/>
      <w:lvlJc w:val="left"/>
      <w:pPr>
        <w:tabs>
          <w:tab w:val="num" w:pos="1440"/>
        </w:tabs>
        <w:ind w:left="1440" w:hanging="360"/>
      </w:pPr>
      <w:rPr>
        <w:rFonts w:ascii="Arial" w:hAnsi="Arial" w:hint="default"/>
      </w:rPr>
    </w:lvl>
    <w:lvl w:ilvl="2" w:tplc="A954A67C" w:tentative="1">
      <w:start w:val="1"/>
      <w:numFmt w:val="bullet"/>
      <w:lvlText w:val="•"/>
      <w:lvlJc w:val="left"/>
      <w:pPr>
        <w:tabs>
          <w:tab w:val="num" w:pos="2160"/>
        </w:tabs>
        <w:ind w:left="2160" w:hanging="360"/>
      </w:pPr>
      <w:rPr>
        <w:rFonts w:ascii="Arial" w:hAnsi="Arial" w:hint="default"/>
      </w:rPr>
    </w:lvl>
    <w:lvl w:ilvl="3" w:tplc="5EF68672" w:tentative="1">
      <w:start w:val="1"/>
      <w:numFmt w:val="bullet"/>
      <w:lvlText w:val="•"/>
      <w:lvlJc w:val="left"/>
      <w:pPr>
        <w:tabs>
          <w:tab w:val="num" w:pos="2880"/>
        </w:tabs>
        <w:ind w:left="2880" w:hanging="360"/>
      </w:pPr>
      <w:rPr>
        <w:rFonts w:ascii="Arial" w:hAnsi="Arial" w:hint="default"/>
      </w:rPr>
    </w:lvl>
    <w:lvl w:ilvl="4" w:tplc="2A628070" w:tentative="1">
      <w:start w:val="1"/>
      <w:numFmt w:val="bullet"/>
      <w:lvlText w:val="•"/>
      <w:lvlJc w:val="left"/>
      <w:pPr>
        <w:tabs>
          <w:tab w:val="num" w:pos="3600"/>
        </w:tabs>
        <w:ind w:left="3600" w:hanging="360"/>
      </w:pPr>
      <w:rPr>
        <w:rFonts w:ascii="Arial" w:hAnsi="Arial" w:hint="default"/>
      </w:rPr>
    </w:lvl>
    <w:lvl w:ilvl="5" w:tplc="A65E0CC2" w:tentative="1">
      <w:start w:val="1"/>
      <w:numFmt w:val="bullet"/>
      <w:lvlText w:val="•"/>
      <w:lvlJc w:val="left"/>
      <w:pPr>
        <w:tabs>
          <w:tab w:val="num" w:pos="4320"/>
        </w:tabs>
        <w:ind w:left="4320" w:hanging="360"/>
      </w:pPr>
      <w:rPr>
        <w:rFonts w:ascii="Arial" w:hAnsi="Arial" w:hint="default"/>
      </w:rPr>
    </w:lvl>
    <w:lvl w:ilvl="6" w:tplc="E9341B6C" w:tentative="1">
      <w:start w:val="1"/>
      <w:numFmt w:val="bullet"/>
      <w:lvlText w:val="•"/>
      <w:lvlJc w:val="left"/>
      <w:pPr>
        <w:tabs>
          <w:tab w:val="num" w:pos="5040"/>
        </w:tabs>
        <w:ind w:left="5040" w:hanging="360"/>
      </w:pPr>
      <w:rPr>
        <w:rFonts w:ascii="Arial" w:hAnsi="Arial" w:hint="default"/>
      </w:rPr>
    </w:lvl>
    <w:lvl w:ilvl="7" w:tplc="4D867C42" w:tentative="1">
      <w:start w:val="1"/>
      <w:numFmt w:val="bullet"/>
      <w:lvlText w:val="•"/>
      <w:lvlJc w:val="left"/>
      <w:pPr>
        <w:tabs>
          <w:tab w:val="num" w:pos="5760"/>
        </w:tabs>
        <w:ind w:left="5760" w:hanging="360"/>
      </w:pPr>
      <w:rPr>
        <w:rFonts w:ascii="Arial" w:hAnsi="Arial" w:hint="default"/>
      </w:rPr>
    </w:lvl>
    <w:lvl w:ilvl="8" w:tplc="5E58C5C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360A5CBB"/>
    <w:multiLevelType w:val="hybridMultilevel"/>
    <w:tmpl w:val="6DEC6590"/>
    <w:lvl w:ilvl="0" w:tplc="C1B0F2B4">
      <w:start w:val="1"/>
      <w:numFmt w:val="bullet"/>
      <w:lvlText w:val="•"/>
      <w:lvlJc w:val="left"/>
      <w:pPr>
        <w:tabs>
          <w:tab w:val="num" w:pos="720"/>
        </w:tabs>
        <w:ind w:left="720" w:hanging="360"/>
      </w:pPr>
      <w:rPr>
        <w:rFonts w:ascii="Arial" w:hAnsi="Arial" w:hint="default"/>
      </w:rPr>
    </w:lvl>
    <w:lvl w:ilvl="1" w:tplc="9E0841BA" w:tentative="1">
      <w:start w:val="1"/>
      <w:numFmt w:val="bullet"/>
      <w:lvlText w:val="•"/>
      <w:lvlJc w:val="left"/>
      <w:pPr>
        <w:tabs>
          <w:tab w:val="num" w:pos="1440"/>
        </w:tabs>
        <w:ind w:left="1440" w:hanging="360"/>
      </w:pPr>
      <w:rPr>
        <w:rFonts w:ascii="Arial" w:hAnsi="Arial" w:hint="default"/>
      </w:rPr>
    </w:lvl>
    <w:lvl w:ilvl="2" w:tplc="0AAE1AB6" w:tentative="1">
      <w:start w:val="1"/>
      <w:numFmt w:val="bullet"/>
      <w:lvlText w:val="•"/>
      <w:lvlJc w:val="left"/>
      <w:pPr>
        <w:tabs>
          <w:tab w:val="num" w:pos="2160"/>
        </w:tabs>
        <w:ind w:left="2160" w:hanging="360"/>
      </w:pPr>
      <w:rPr>
        <w:rFonts w:ascii="Arial" w:hAnsi="Arial" w:hint="default"/>
      </w:rPr>
    </w:lvl>
    <w:lvl w:ilvl="3" w:tplc="07DE3952" w:tentative="1">
      <w:start w:val="1"/>
      <w:numFmt w:val="bullet"/>
      <w:lvlText w:val="•"/>
      <w:lvlJc w:val="left"/>
      <w:pPr>
        <w:tabs>
          <w:tab w:val="num" w:pos="2880"/>
        </w:tabs>
        <w:ind w:left="2880" w:hanging="360"/>
      </w:pPr>
      <w:rPr>
        <w:rFonts w:ascii="Arial" w:hAnsi="Arial" w:hint="default"/>
      </w:rPr>
    </w:lvl>
    <w:lvl w:ilvl="4" w:tplc="78CA501C" w:tentative="1">
      <w:start w:val="1"/>
      <w:numFmt w:val="bullet"/>
      <w:lvlText w:val="•"/>
      <w:lvlJc w:val="left"/>
      <w:pPr>
        <w:tabs>
          <w:tab w:val="num" w:pos="3600"/>
        </w:tabs>
        <w:ind w:left="3600" w:hanging="360"/>
      </w:pPr>
      <w:rPr>
        <w:rFonts w:ascii="Arial" w:hAnsi="Arial" w:hint="default"/>
      </w:rPr>
    </w:lvl>
    <w:lvl w:ilvl="5" w:tplc="D81085C8" w:tentative="1">
      <w:start w:val="1"/>
      <w:numFmt w:val="bullet"/>
      <w:lvlText w:val="•"/>
      <w:lvlJc w:val="left"/>
      <w:pPr>
        <w:tabs>
          <w:tab w:val="num" w:pos="4320"/>
        </w:tabs>
        <w:ind w:left="4320" w:hanging="360"/>
      </w:pPr>
      <w:rPr>
        <w:rFonts w:ascii="Arial" w:hAnsi="Arial" w:hint="default"/>
      </w:rPr>
    </w:lvl>
    <w:lvl w:ilvl="6" w:tplc="CC4C032A" w:tentative="1">
      <w:start w:val="1"/>
      <w:numFmt w:val="bullet"/>
      <w:lvlText w:val="•"/>
      <w:lvlJc w:val="left"/>
      <w:pPr>
        <w:tabs>
          <w:tab w:val="num" w:pos="5040"/>
        </w:tabs>
        <w:ind w:left="5040" w:hanging="360"/>
      </w:pPr>
      <w:rPr>
        <w:rFonts w:ascii="Arial" w:hAnsi="Arial" w:hint="default"/>
      </w:rPr>
    </w:lvl>
    <w:lvl w:ilvl="7" w:tplc="AEF0C04A" w:tentative="1">
      <w:start w:val="1"/>
      <w:numFmt w:val="bullet"/>
      <w:lvlText w:val="•"/>
      <w:lvlJc w:val="left"/>
      <w:pPr>
        <w:tabs>
          <w:tab w:val="num" w:pos="5760"/>
        </w:tabs>
        <w:ind w:left="5760" w:hanging="360"/>
      </w:pPr>
      <w:rPr>
        <w:rFonts w:ascii="Arial" w:hAnsi="Arial" w:hint="default"/>
      </w:rPr>
    </w:lvl>
    <w:lvl w:ilvl="8" w:tplc="64C4276C"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366214F4"/>
    <w:multiLevelType w:val="hybridMultilevel"/>
    <w:tmpl w:val="2088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FB7D25"/>
    <w:multiLevelType w:val="hybridMultilevel"/>
    <w:tmpl w:val="9AC04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B0E4C21"/>
    <w:multiLevelType w:val="hybridMultilevel"/>
    <w:tmpl w:val="0FFC8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B783361"/>
    <w:multiLevelType w:val="hybridMultilevel"/>
    <w:tmpl w:val="9A46F326"/>
    <w:lvl w:ilvl="0" w:tplc="84A04E1E">
      <w:start w:val="1"/>
      <w:numFmt w:val="bullet"/>
      <w:lvlText w:val="•"/>
      <w:lvlJc w:val="left"/>
      <w:pPr>
        <w:tabs>
          <w:tab w:val="num" w:pos="720"/>
        </w:tabs>
        <w:ind w:left="720" w:hanging="360"/>
      </w:pPr>
      <w:rPr>
        <w:rFonts w:ascii="Arial" w:hAnsi="Arial" w:hint="default"/>
      </w:rPr>
    </w:lvl>
    <w:lvl w:ilvl="1" w:tplc="48624306" w:tentative="1">
      <w:start w:val="1"/>
      <w:numFmt w:val="bullet"/>
      <w:lvlText w:val="•"/>
      <w:lvlJc w:val="left"/>
      <w:pPr>
        <w:tabs>
          <w:tab w:val="num" w:pos="1440"/>
        </w:tabs>
        <w:ind w:left="1440" w:hanging="360"/>
      </w:pPr>
      <w:rPr>
        <w:rFonts w:ascii="Arial" w:hAnsi="Arial" w:hint="default"/>
      </w:rPr>
    </w:lvl>
    <w:lvl w:ilvl="2" w:tplc="CAF84650" w:tentative="1">
      <w:start w:val="1"/>
      <w:numFmt w:val="bullet"/>
      <w:lvlText w:val="•"/>
      <w:lvlJc w:val="left"/>
      <w:pPr>
        <w:tabs>
          <w:tab w:val="num" w:pos="2160"/>
        </w:tabs>
        <w:ind w:left="2160" w:hanging="360"/>
      </w:pPr>
      <w:rPr>
        <w:rFonts w:ascii="Arial" w:hAnsi="Arial" w:hint="default"/>
      </w:rPr>
    </w:lvl>
    <w:lvl w:ilvl="3" w:tplc="D66EB1DC" w:tentative="1">
      <w:start w:val="1"/>
      <w:numFmt w:val="bullet"/>
      <w:lvlText w:val="•"/>
      <w:lvlJc w:val="left"/>
      <w:pPr>
        <w:tabs>
          <w:tab w:val="num" w:pos="2880"/>
        </w:tabs>
        <w:ind w:left="2880" w:hanging="360"/>
      </w:pPr>
      <w:rPr>
        <w:rFonts w:ascii="Arial" w:hAnsi="Arial" w:hint="default"/>
      </w:rPr>
    </w:lvl>
    <w:lvl w:ilvl="4" w:tplc="FB408DCE" w:tentative="1">
      <w:start w:val="1"/>
      <w:numFmt w:val="bullet"/>
      <w:lvlText w:val="•"/>
      <w:lvlJc w:val="left"/>
      <w:pPr>
        <w:tabs>
          <w:tab w:val="num" w:pos="3600"/>
        </w:tabs>
        <w:ind w:left="3600" w:hanging="360"/>
      </w:pPr>
      <w:rPr>
        <w:rFonts w:ascii="Arial" w:hAnsi="Arial" w:hint="default"/>
      </w:rPr>
    </w:lvl>
    <w:lvl w:ilvl="5" w:tplc="7A68504E" w:tentative="1">
      <w:start w:val="1"/>
      <w:numFmt w:val="bullet"/>
      <w:lvlText w:val="•"/>
      <w:lvlJc w:val="left"/>
      <w:pPr>
        <w:tabs>
          <w:tab w:val="num" w:pos="4320"/>
        </w:tabs>
        <w:ind w:left="4320" w:hanging="360"/>
      </w:pPr>
      <w:rPr>
        <w:rFonts w:ascii="Arial" w:hAnsi="Arial" w:hint="default"/>
      </w:rPr>
    </w:lvl>
    <w:lvl w:ilvl="6" w:tplc="257A4442" w:tentative="1">
      <w:start w:val="1"/>
      <w:numFmt w:val="bullet"/>
      <w:lvlText w:val="•"/>
      <w:lvlJc w:val="left"/>
      <w:pPr>
        <w:tabs>
          <w:tab w:val="num" w:pos="5040"/>
        </w:tabs>
        <w:ind w:left="5040" w:hanging="360"/>
      </w:pPr>
      <w:rPr>
        <w:rFonts w:ascii="Arial" w:hAnsi="Arial" w:hint="default"/>
      </w:rPr>
    </w:lvl>
    <w:lvl w:ilvl="7" w:tplc="06960F32" w:tentative="1">
      <w:start w:val="1"/>
      <w:numFmt w:val="bullet"/>
      <w:lvlText w:val="•"/>
      <w:lvlJc w:val="left"/>
      <w:pPr>
        <w:tabs>
          <w:tab w:val="num" w:pos="5760"/>
        </w:tabs>
        <w:ind w:left="5760" w:hanging="360"/>
      </w:pPr>
      <w:rPr>
        <w:rFonts w:ascii="Arial" w:hAnsi="Arial" w:hint="default"/>
      </w:rPr>
    </w:lvl>
    <w:lvl w:ilvl="8" w:tplc="459865AC"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3BD224EC"/>
    <w:multiLevelType w:val="hybridMultilevel"/>
    <w:tmpl w:val="4B5E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3F0102"/>
    <w:multiLevelType w:val="hybridMultilevel"/>
    <w:tmpl w:val="BF081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C761AD"/>
    <w:multiLevelType w:val="hybridMultilevel"/>
    <w:tmpl w:val="7F846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D3153A4"/>
    <w:multiLevelType w:val="hybridMultilevel"/>
    <w:tmpl w:val="0C64B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D63327A"/>
    <w:multiLevelType w:val="hybridMultilevel"/>
    <w:tmpl w:val="76F8A62C"/>
    <w:lvl w:ilvl="0" w:tplc="91005330">
      <w:start w:val="1"/>
      <w:numFmt w:val="bullet"/>
      <w:lvlText w:val="•"/>
      <w:lvlJc w:val="left"/>
      <w:pPr>
        <w:tabs>
          <w:tab w:val="num" w:pos="720"/>
        </w:tabs>
        <w:ind w:left="720" w:hanging="360"/>
      </w:pPr>
      <w:rPr>
        <w:rFonts w:ascii="Arial" w:hAnsi="Arial" w:hint="default"/>
      </w:rPr>
    </w:lvl>
    <w:lvl w:ilvl="1" w:tplc="D72432D4" w:tentative="1">
      <w:start w:val="1"/>
      <w:numFmt w:val="bullet"/>
      <w:lvlText w:val="•"/>
      <w:lvlJc w:val="left"/>
      <w:pPr>
        <w:tabs>
          <w:tab w:val="num" w:pos="1440"/>
        </w:tabs>
        <w:ind w:left="1440" w:hanging="360"/>
      </w:pPr>
      <w:rPr>
        <w:rFonts w:ascii="Arial" w:hAnsi="Arial" w:hint="default"/>
      </w:rPr>
    </w:lvl>
    <w:lvl w:ilvl="2" w:tplc="390290D8" w:tentative="1">
      <w:start w:val="1"/>
      <w:numFmt w:val="bullet"/>
      <w:lvlText w:val="•"/>
      <w:lvlJc w:val="left"/>
      <w:pPr>
        <w:tabs>
          <w:tab w:val="num" w:pos="2160"/>
        </w:tabs>
        <w:ind w:left="2160" w:hanging="360"/>
      </w:pPr>
      <w:rPr>
        <w:rFonts w:ascii="Arial" w:hAnsi="Arial" w:hint="default"/>
      </w:rPr>
    </w:lvl>
    <w:lvl w:ilvl="3" w:tplc="2F785CA8" w:tentative="1">
      <w:start w:val="1"/>
      <w:numFmt w:val="bullet"/>
      <w:lvlText w:val="•"/>
      <w:lvlJc w:val="left"/>
      <w:pPr>
        <w:tabs>
          <w:tab w:val="num" w:pos="2880"/>
        </w:tabs>
        <w:ind w:left="2880" w:hanging="360"/>
      </w:pPr>
      <w:rPr>
        <w:rFonts w:ascii="Arial" w:hAnsi="Arial" w:hint="default"/>
      </w:rPr>
    </w:lvl>
    <w:lvl w:ilvl="4" w:tplc="F22AD0C8" w:tentative="1">
      <w:start w:val="1"/>
      <w:numFmt w:val="bullet"/>
      <w:lvlText w:val="•"/>
      <w:lvlJc w:val="left"/>
      <w:pPr>
        <w:tabs>
          <w:tab w:val="num" w:pos="3600"/>
        </w:tabs>
        <w:ind w:left="3600" w:hanging="360"/>
      </w:pPr>
      <w:rPr>
        <w:rFonts w:ascii="Arial" w:hAnsi="Arial" w:hint="default"/>
      </w:rPr>
    </w:lvl>
    <w:lvl w:ilvl="5" w:tplc="1C38EDE2" w:tentative="1">
      <w:start w:val="1"/>
      <w:numFmt w:val="bullet"/>
      <w:lvlText w:val="•"/>
      <w:lvlJc w:val="left"/>
      <w:pPr>
        <w:tabs>
          <w:tab w:val="num" w:pos="4320"/>
        </w:tabs>
        <w:ind w:left="4320" w:hanging="360"/>
      </w:pPr>
      <w:rPr>
        <w:rFonts w:ascii="Arial" w:hAnsi="Arial" w:hint="default"/>
      </w:rPr>
    </w:lvl>
    <w:lvl w:ilvl="6" w:tplc="AB4AE4F6" w:tentative="1">
      <w:start w:val="1"/>
      <w:numFmt w:val="bullet"/>
      <w:lvlText w:val="•"/>
      <w:lvlJc w:val="left"/>
      <w:pPr>
        <w:tabs>
          <w:tab w:val="num" w:pos="5040"/>
        </w:tabs>
        <w:ind w:left="5040" w:hanging="360"/>
      </w:pPr>
      <w:rPr>
        <w:rFonts w:ascii="Arial" w:hAnsi="Arial" w:hint="default"/>
      </w:rPr>
    </w:lvl>
    <w:lvl w:ilvl="7" w:tplc="71CE58AA" w:tentative="1">
      <w:start w:val="1"/>
      <w:numFmt w:val="bullet"/>
      <w:lvlText w:val="•"/>
      <w:lvlJc w:val="left"/>
      <w:pPr>
        <w:tabs>
          <w:tab w:val="num" w:pos="5760"/>
        </w:tabs>
        <w:ind w:left="5760" w:hanging="360"/>
      </w:pPr>
      <w:rPr>
        <w:rFonts w:ascii="Arial" w:hAnsi="Arial" w:hint="default"/>
      </w:rPr>
    </w:lvl>
    <w:lvl w:ilvl="8" w:tplc="F8FEB9B2"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3E200825"/>
    <w:multiLevelType w:val="hybridMultilevel"/>
    <w:tmpl w:val="6E1ED826"/>
    <w:lvl w:ilvl="0" w:tplc="E6FAC4CE">
      <w:start w:val="1"/>
      <w:numFmt w:val="bullet"/>
      <w:lvlText w:val="•"/>
      <w:lvlJc w:val="left"/>
      <w:pPr>
        <w:tabs>
          <w:tab w:val="num" w:pos="720"/>
        </w:tabs>
        <w:ind w:left="720" w:hanging="360"/>
      </w:pPr>
      <w:rPr>
        <w:rFonts w:ascii="Arial" w:hAnsi="Arial" w:hint="default"/>
      </w:rPr>
    </w:lvl>
    <w:lvl w:ilvl="1" w:tplc="A164FE98" w:tentative="1">
      <w:start w:val="1"/>
      <w:numFmt w:val="bullet"/>
      <w:lvlText w:val="•"/>
      <w:lvlJc w:val="left"/>
      <w:pPr>
        <w:tabs>
          <w:tab w:val="num" w:pos="1440"/>
        </w:tabs>
        <w:ind w:left="1440" w:hanging="360"/>
      </w:pPr>
      <w:rPr>
        <w:rFonts w:ascii="Arial" w:hAnsi="Arial" w:hint="default"/>
      </w:rPr>
    </w:lvl>
    <w:lvl w:ilvl="2" w:tplc="98B4A55C" w:tentative="1">
      <w:start w:val="1"/>
      <w:numFmt w:val="bullet"/>
      <w:lvlText w:val="•"/>
      <w:lvlJc w:val="left"/>
      <w:pPr>
        <w:tabs>
          <w:tab w:val="num" w:pos="2160"/>
        </w:tabs>
        <w:ind w:left="2160" w:hanging="360"/>
      </w:pPr>
      <w:rPr>
        <w:rFonts w:ascii="Arial" w:hAnsi="Arial" w:hint="default"/>
      </w:rPr>
    </w:lvl>
    <w:lvl w:ilvl="3" w:tplc="68DAF5F0" w:tentative="1">
      <w:start w:val="1"/>
      <w:numFmt w:val="bullet"/>
      <w:lvlText w:val="•"/>
      <w:lvlJc w:val="left"/>
      <w:pPr>
        <w:tabs>
          <w:tab w:val="num" w:pos="2880"/>
        </w:tabs>
        <w:ind w:left="2880" w:hanging="360"/>
      </w:pPr>
      <w:rPr>
        <w:rFonts w:ascii="Arial" w:hAnsi="Arial" w:hint="default"/>
      </w:rPr>
    </w:lvl>
    <w:lvl w:ilvl="4" w:tplc="79C4CF6A" w:tentative="1">
      <w:start w:val="1"/>
      <w:numFmt w:val="bullet"/>
      <w:lvlText w:val="•"/>
      <w:lvlJc w:val="left"/>
      <w:pPr>
        <w:tabs>
          <w:tab w:val="num" w:pos="3600"/>
        </w:tabs>
        <w:ind w:left="3600" w:hanging="360"/>
      </w:pPr>
      <w:rPr>
        <w:rFonts w:ascii="Arial" w:hAnsi="Arial" w:hint="default"/>
      </w:rPr>
    </w:lvl>
    <w:lvl w:ilvl="5" w:tplc="8C4602E2" w:tentative="1">
      <w:start w:val="1"/>
      <w:numFmt w:val="bullet"/>
      <w:lvlText w:val="•"/>
      <w:lvlJc w:val="left"/>
      <w:pPr>
        <w:tabs>
          <w:tab w:val="num" w:pos="4320"/>
        </w:tabs>
        <w:ind w:left="4320" w:hanging="360"/>
      </w:pPr>
      <w:rPr>
        <w:rFonts w:ascii="Arial" w:hAnsi="Arial" w:hint="default"/>
      </w:rPr>
    </w:lvl>
    <w:lvl w:ilvl="6" w:tplc="D450A2E8" w:tentative="1">
      <w:start w:val="1"/>
      <w:numFmt w:val="bullet"/>
      <w:lvlText w:val="•"/>
      <w:lvlJc w:val="left"/>
      <w:pPr>
        <w:tabs>
          <w:tab w:val="num" w:pos="5040"/>
        </w:tabs>
        <w:ind w:left="5040" w:hanging="360"/>
      </w:pPr>
      <w:rPr>
        <w:rFonts w:ascii="Arial" w:hAnsi="Arial" w:hint="default"/>
      </w:rPr>
    </w:lvl>
    <w:lvl w:ilvl="7" w:tplc="3ADA4B9A" w:tentative="1">
      <w:start w:val="1"/>
      <w:numFmt w:val="bullet"/>
      <w:lvlText w:val="•"/>
      <w:lvlJc w:val="left"/>
      <w:pPr>
        <w:tabs>
          <w:tab w:val="num" w:pos="5760"/>
        </w:tabs>
        <w:ind w:left="5760" w:hanging="360"/>
      </w:pPr>
      <w:rPr>
        <w:rFonts w:ascii="Arial" w:hAnsi="Arial" w:hint="default"/>
      </w:rPr>
    </w:lvl>
    <w:lvl w:ilvl="8" w:tplc="D398FB72"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3FC106D6"/>
    <w:multiLevelType w:val="multilevel"/>
    <w:tmpl w:val="FF42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787BCD"/>
    <w:multiLevelType w:val="hybridMultilevel"/>
    <w:tmpl w:val="6DC81B54"/>
    <w:lvl w:ilvl="0" w:tplc="A84ABCFE">
      <w:start w:val="1"/>
      <w:numFmt w:val="bullet"/>
      <w:lvlText w:val="•"/>
      <w:lvlJc w:val="left"/>
      <w:pPr>
        <w:tabs>
          <w:tab w:val="num" w:pos="720"/>
        </w:tabs>
        <w:ind w:left="720" w:hanging="360"/>
      </w:pPr>
      <w:rPr>
        <w:rFonts w:ascii="Arial" w:hAnsi="Arial" w:hint="default"/>
      </w:rPr>
    </w:lvl>
    <w:lvl w:ilvl="1" w:tplc="F8AEF1F8" w:tentative="1">
      <w:start w:val="1"/>
      <w:numFmt w:val="bullet"/>
      <w:lvlText w:val="•"/>
      <w:lvlJc w:val="left"/>
      <w:pPr>
        <w:tabs>
          <w:tab w:val="num" w:pos="1440"/>
        </w:tabs>
        <w:ind w:left="1440" w:hanging="360"/>
      </w:pPr>
      <w:rPr>
        <w:rFonts w:ascii="Arial" w:hAnsi="Arial" w:hint="default"/>
      </w:rPr>
    </w:lvl>
    <w:lvl w:ilvl="2" w:tplc="79321750" w:tentative="1">
      <w:start w:val="1"/>
      <w:numFmt w:val="bullet"/>
      <w:lvlText w:val="•"/>
      <w:lvlJc w:val="left"/>
      <w:pPr>
        <w:tabs>
          <w:tab w:val="num" w:pos="2160"/>
        </w:tabs>
        <w:ind w:left="2160" w:hanging="360"/>
      </w:pPr>
      <w:rPr>
        <w:rFonts w:ascii="Arial" w:hAnsi="Arial" w:hint="default"/>
      </w:rPr>
    </w:lvl>
    <w:lvl w:ilvl="3" w:tplc="A54A9BC6" w:tentative="1">
      <w:start w:val="1"/>
      <w:numFmt w:val="bullet"/>
      <w:lvlText w:val="•"/>
      <w:lvlJc w:val="left"/>
      <w:pPr>
        <w:tabs>
          <w:tab w:val="num" w:pos="2880"/>
        </w:tabs>
        <w:ind w:left="2880" w:hanging="360"/>
      </w:pPr>
      <w:rPr>
        <w:rFonts w:ascii="Arial" w:hAnsi="Arial" w:hint="default"/>
      </w:rPr>
    </w:lvl>
    <w:lvl w:ilvl="4" w:tplc="65561FAE" w:tentative="1">
      <w:start w:val="1"/>
      <w:numFmt w:val="bullet"/>
      <w:lvlText w:val="•"/>
      <w:lvlJc w:val="left"/>
      <w:pPr>
        <w:tabs>
          <w:tab w:val="num" w:pos="3600"/>
        </w:tabs>
        <w:ind w:left="3600" w:hanging="360"/>
      </w:pPr>
      <w:rPr>
        <w:rFonts w:ascii="Arial" w:hAnsi="Arial" w:hint="default"/>
      </w:rPr>
    </w:lvl>
    <w:lvl w:ilvl="5" w:tplc="DB48188A" w:tentative="1">
      <w:start w:val="1"/>
      <w:numFmt w:val="bullet"/>
      <w:lvlText w:val="•"/>
      <w:lvlJc w:val="left"/>
      <w:pPr>
        <w:tabs>
          <w:tab w:val="num" w:pos="4320"/>
        </w:tabs>
        <w:ind w:left="4320" w:hanging="360"/>
      </w:pPr>
      <w:rPr>
        <w:rFonts w:ascii="Arial" w:hAnsi="Arial" w:hint="default"/>
      </w:rPr>
    </w:lvl>
    <w:lvl w:ilvl="6" w:tplc="D8C0FEDC" w:tentative="1">
      <w:start w:val="1"/>
      <w:numFmt w:val="bullet"/>
      <w:lvlText w:val="•"/>
      <w:lvlJc w:val="left"/>
      <w:pPr>
        <w:tabs>
          <w:tab w:val="num" w:pos="5040"/>
        </w:tabs>
        <w:ind w:left="5040" w:hanging="360"/>
      </w:pPr>
      <w:rPr>
        <w:rFonts w:ascii="Arial" w:hAnsi="Arial" w:hint="default"/>
      </w:rPr>
    </w:lvl>
    <w:lvl w:ilvl="7" w:tplc="CE3E95CE" w:tentative="1">
      <w:start w:val="1"/>
      <w:numFmt w:val="bullet"/>
      <w:lvlText w:val="•"/>
      <w:lvlJc w:val="left"/>
      <w:pPr>
        <w:tabs>
          <w:tab w:val="num" w:pos="5760"/>
        </w:tabs>
        <w:ind w:left="5760" w:hanging="360"/>
      </w:pPr>
      <w:rPr>
        <w:rFonts w:ascii="Arial" w:hAnsi="Arial" w:hint="default"/>
      </w:rPr>
    </w:lvl>
    <w:lvl w:ilvl="8" w:tplc="A12CC404"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0E845CB"/>
    <w:multiLevelType w:val="hybridMultilevel"/>
    <w:tmpl w:val="02DAC2A2"/>
    <w:lvl w:ilvl="0" w:tplc="02A6E3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2654D35"/>
    <w:multiLevelType w:val="hybridMultilevel"/>
    <w:tmpl w:val="BC1C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3444E1F"/>
    <w:multiLevelType w:val="hybridMultilevel"/>
    <w:tmpl w:val="693EF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4194236"/>
    <w:multiLevelType w:val="hybridMultilevel"/>
    <w:tmpl w:val="5186D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6DB79B9"/>
    <w:multiLevelType w:val="multilevel"/>
    <w:tmpl w:val="FB2C7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78D2EB6"/>
    <w:multiLevelType w:val="hybridMultilevel"/>
    <w:tmpl w:val="8B444596"/>
    <w:lvl w:ilvl="0" w:tplc="210410BA">
      <w:start w:val="1"/>
      <w:numFmt w:val="bullet"/>
      <w:lvlText w:val="•"/>
      <w:lvlJc w:val="left"/>
      <w:pPr>
        <w:tabs>
          <w:tab w:val="num" w:pos="720"/>
        </w:tabs>
        <w:ind w:left="720" w:hanging="360"/>
      </w:pPr>
      <w:rPr>
        <w:rFonts w:ascii="Arial" w:hAnsi="Arial" w:hint="default"/>
      </w:rPr>
    </w:lvl>
    <w:lvl w:ilvl="1" w:tplc="341C8110" w:tentative="1">
      <w:start w:val="1"/>
      <w:numFmt w:val="bullet"/>
      <w:lvlText w:val="•"/>
      <w:lvlJc w:val="left"/>
      <w:pPr>
        <w:tabs>
          <w:tab w:val="num" w:pos="1440"/>
        </w:tabs>
        <w:ind w:left="1440" w:hanging="360"/>
      </w:pPr>
      <w:rPr>
        <w:rFonts w:ascii="Arial" w:hAnsi="Arial" w:hint="default"/>
      </w:rPr>
    </w:lvl>
    <w:lvl w:ilvl="2" w:tplc="E6CA66C0" w:tentative="1">
      <w:start w:val="1"/>
      <w:numFmt w:val="bullet"/>
      <w:lvlText w:val="•"/>
      <w:lvlJc w:val="left"/>
      <w:pPr>
        <w:tabs>
          <w:tab w:val="num" w:pos="2160"/>
        </w:tabs>
        <w:ind w:left="2160" w:hanging="360"/>
      </w:pPr>
      <w:rPr>
        <w:rFonts w:ascii="Arial" w:hAnsi="Arial" w:hint="default"/>
      </w:rPr>
    </w:lvl>
    <w:lvl w:ilvl="3" w:tplc="4C56E050" w:tentative="1">
      <w:start w:val="1"/>
      <w:numFmt w:val="bullet"/>
      <w:lvlText w:val="•"/>
      <w:lvlJc w:val="left"/>
      <w:pPr>
        <w:tabs>
          <w:tab w:val="num" w:pos="2880"/>
        </w:tabs>
        <w:ind w:left="2880" w:hanging="360"/>
      </w:pPr>
      <w:rPr>
        <w:rFonts w:ascii="Arial" w:hAnsi="Arial" w:hint="default"/>
      </w:rPr>
    </w:lvl>
    <w:lvl w:ilvl="4" w:tplc="DA348C66" w:tentative="1">
      <w:start w:val="1"/>
      <w:numFmt w:val="bullet"/>
      <w:lvlText w:val="•"/>
      <w:lvlJc w:val="left"/>
      <w:pPr>
        <w:tabs>
          <w:tab w:val="num" w:pos="3600"/>
        </w:tabs>
        <w:ind w:left="3600" w:hanging="360"/>
      </w:pPr>
      <w:rPr>
        <w:rFonts w:ascii="Arial" w:hAnsi="Arial" w:hint="default"/>
      </w:rPr>
    </w:lvl>
    <w:lvl w:ilvl="5" w:tplc="C4BE6558" w:tentative="1">
      <w:start w:val="1"/>
      <w:numFmt w:val="bullet"/>
      <w:lvlText w:val="•"/>
      <w:lvlJc w:val="left"/>
      <w:pPr>
        <w:tabs>
          <w:tab w:val="num" w:pos="4320"/>
        </w:tabs>
        <w:ind w:left="4320" w:hanging="360"/>
      </w:pPr>
      <w:rPr>
        <w:rFonts w:ascii="Arial" w:hAnsi="Arial" w:hint="default"/>
      </w:rPr>
    </w:lvl>
    <w:lvl w:ilvl="6" w:tplc="6BFAC0B0" w:tentative="1">
      <w:start w:val="1"/>
      <w:numFmt w:val="bullet"/>
      <w:lvlText w:val="•"/>
      <w:lvlJc w:val="left"/>
      <w:pPr>
        <w:tabs>
          <w:tab w:val="num" w:pos="5040"/>
        </w:tabs>
        <w:ind w:left="5040" w:hanging="360"/>
      </w:pPr>
      <w:rPr>
        <w:rFonts w:ascii="Arial" w:hAnsi="Arial" w:hint="default"/>
      </w:rPr>
    </w:lvl>
    <w:lvl w:ilvl="7" w:tplc="BA6EBF58" w:tentative="1">
      <w:start w:val="1"/>
      <w:numFmt w:val="bullet"/>
      <w:lvlText w:val="•"/>
      <w:lvlJc w:val="left"/>
      <w:pPr>
        <w:tabs>
          <w:tab w:val="num" w:pos="5760"/>
        </w:tabs>
        <w:ind w:left="5760" w:hanging="360"/>
      </w:pPr>
      <w:rPr>
        <w:rFonts w:ascii="Arial" w:hAnsi="Arial" w:hint="default"/>
      </w:rPr>
    </w:lvl>
    <w:lvl w:ilvl="8" w:tplc="3FF4FEB0"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47BA779E"/>
    <w:multiLevelType w:val="hybridMultilevel"/>
    <w:tmpl w:val="977630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49AB6102"/>
    <w:multiLevelType w:val="hybridMultilevel"/>
    <w:tmpl w:val="CDD28134"/>
    <w:lvl w:ilvl="0" w:tplc="46D612D6">
      <w:start w:val="1"/>
      <w:numFmt w:val="bullet"/>
      <w:lvlText w:val="•"/>
      <w:lvlJc w:val="left"/>
      <w:pPr>
        <w:tabs>
          <w:tab w:val="num" w:pos="720"/>
        </w:tabs>
        <w:ind w:left="720" w:hanging="360"/>
      </w:pPr>
      <w:rPr>
        <w:rFonts w:ascii="Arial" w:hAnsi="Arial" w:hint="default"/>
      </w:rPr>
    </w:lvl>
    <w:lvl w:ilvl="1" w:tplc="E7FE9858" w:tentative="1">
      <w:start w:val="1"/>
      <w:numFmt w:val="bullet"/>
      <w:lvlText w:val="•"/>
      <w:lvlJc w:val="left"/>
      <w:pPr>
        <w:tabs>
          <w:tab w:val="num" w:pos="1440"/>
        </w:tabs>
        <w:ind w:left="1440" w:hanging="360"/>
      </w:pPr>
      <w:rPr>
        <w:rFonts w:ascii="Arial" w:hAnsi="Arial" w:hint="default"/>
      </w:rPr>
    </w:lvl>
    <w:lvl w:ilvl="2" w:tplc="0F34BCDC" w:tentative="1">
      <w:start w:val="1"/>
      <w:numFmt w:val="bullet"/>
      <w:lvlText w:val="•"/>
      <w:lvlJc w:val="left"/>
      <w:pPr>
        <w:tabs>
          <w:tab w:val="num" w:pos="2160"/>
        </w:tabs>
        <w:ind w:left="2160" w:hanging="360"/>
      </w:pPr>
      <w:rPr>
        <w:rFonts w:ascii="Arial" w:hAnsi="Arial" w:hint="default"/>
      </w:rPr>
    </w:lvl>
    <w:lvl w:ilvl="3" w:tplc="BA1C6894" w:tentative="1">
      <w:start w:val="1"/>
      <w:numFmt w:val="bullet"/>
      <w:lvlText w:val="•"/>
      <w:lvlJc w:val="left"/>
      <w:pPr>
        <w:tabs>
          <w:tab w:val="num" w:pos="2880"/>
        </w:tabs>
        <w:ind w:left="2880" w:hanging="360"/>
      </w:pPr>
      <w:rPr>
        <w:rFonts w:ascii="Arial" w:hAnsi="Arial" w:hint="default"/>
      </w:rPr>
    </w:lvl>
    <w:lvl w:ilvl="4" w:tplc="55701764" w:tentative="1">
      <w:start w:val="1"/>
      <w:numFmt w:val="bullet"/>
      <w:lvlText w:val="•"/>
      <w:lvlJc w:val="left"/>
      <w:pPr>
        <w:tabs>
          <w:tab w:val="num" w:pos="3600"/>
        </w:tabs>
        <w:ind w:left="3600" w:hanging="360"/>
      </w:pPr>
      <w:rPr>
        <w:rFonts w:ascii="Arial" w:hAnsi="Arial" w:hint="default"/>
      </w:rPr>
    </w:lvl>
    <w:lvl w:ilvl="5" w:tplc="CDF01000" w:tentative="1">
      <w:start w:val="1"/>
      <w:numFmt w:val="bullet"/>
      <w:lvlText w:val="•"/>
      <w:lvlJc w:val="left"/>
      <w:pPr>
        <w:tabs>
          <w:tab w:val="num" w:pos="4320"/>
        </w:tabs>
        <w:ind w:left="4320" w:hanging="360"/>
      </w:pPr>
      <w:rPr>
        <w:rFonts w:ascii="Arial" w:hAnsi="Arial" w:hint="default"/>
      </w:rPr>
    </w:lvl>
    <w:lvl w:ilvl="6" w:tplc="4E5442DE" w:tentative="1">
      <w:start w:val="1"/>
      <w:numFmt w:val="bullet"/>
      <w:lvlText w:val="•"/>
      <w:lvlJc w:val="left"/>
      <w:pPr>
        <w:tabs>
          <w:tab w:val="num" w:pos="5040"/>
        </w:tabs>
        <w:ind w:left="5040" w:hanging="360"/>
      </w:pPr>
      <w:rPr>
        <w:rFonts w:ascii="Arial" w:hAnsi="Arial" w:hint="default"/>
      </w:rPr>
    </w:lvl>
    <w:lvl w:ilvl="7" w:tplc="C61CC942" w:tentative="1">
      <w:start w:val="1"/>
      <w:numFmt w:val="bullet"/>
      <w:lvlText w:val="•"/>
      <w:lvlJc w:val="left"/>
      <w:pPr>
        <w:tabs>
          <w:tab w:val="num" w:pos="5760"/>
        </w:tabs>
        <w:ind w:left="5760" w:hanging="360"/>
      </w:pPr>
      <w:rPr>
        <w:rFonts w:ascii="Arial" w:hAnsi="Arial" w:hint="default"/>
      </w:rPr>
    </w:lvl>
    <w:lvl w:ilvl="8" w:tplc="7FD0B3AA"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4BA9601D"/>
    <w:multiLevelType w:val="hybridMultilevel"/>
    <w:tmpl w:val="E288F5F4"/>
    <w:lvl w:ilvl="0" w:tplc="1B0861C8">
      <w:start w:val="1"/>
      <w:numFmt w:val="bullet"/>
      <w:lvlText w:val="•"/>
      <w:lvlJc w:val="left"/>
      <w:pPr>
        <w:tabs>
          <w:tab w:val="num" w:pos="720"/>
        </w:tabs>
        <w:ind w:left="720" w:hanging="360"/>
      </w:pPr>
      <w:rPr>
        <w:rFonts w:ascii="Arial" w:hAnsi="Arial" w:hint="default"/>
      </w:rPr>
    </w:lvl>
    <w:lvl w:ilvl="1" w:tplc="98D0E2B8" w:tentative="1">
      <w:start w:val="1"/>
      <w:numFmt w:val="bullet"/>
      <w:lvlText w:val="•"/>
      <w:lvlJc w:val="left"/>
      <w:pPr>
        <w:tabs>
          <w:tab w:val="num" w:pos="1440"/>
        </w:tabs>
        <w:ind w:left="1440" w:hanging="360"/>
      </w:pPr>
      <w:rPr>
        <w:rFonts w:ascii="Arial" w:hAnsi="Arial" w:hint="default"/>
      </w:rPr>
    </w:lvl>
    <w:lvl w:ilvl="2" w:tplc="31EA64FA" w:tentative="1">
      <w:start w:val="1"/>
      <w:numFmt w:val="bullet"/>
      <w:lvlText w:val="•"/>
      <w:lvlJc w:val="left"/>
      <w:pPr>
        <w:tabs>
          <w:tab w:val="num" w:pos="2160"/>
        </w:tabs>
        <w:ind w:left="2160" w:hanging="360"/>
      </w:pPr>
      <w:rPr>
        <w:rFonts w:ascii="Arial" w:hAnsi="Arial" w:hint="default"/>
      </w:rPr>
    </w:lvl>
    <w:lvl w:ilvl="3" w:tplc="52223F74" w:tentative="1">
      <w:start w:val="1"/>
      <w:numFmt w:val="bullet"/>
      <w:lvlText w:val="•"/>
      <w:lvlJc w:val="left"/>
      <w:pPr>
        <w:tabs>
          <w:tab w:val="num" w:pos="2880"/>
        </w:tabs>
        <w:ind w:left="2880" w:hanging="360"/>
      </w:pPr>
      <w:rPr>
        <w:rFonts w:ascii="Arial" w:hAnsi="Arial" w:hint="default"/>
      </w:rPr>
    </w:lvl>
    <w:lvl w:ilvl="4" w:tplc="D2A0FED2" w:tentative="1">
      <w:start w:val="1"/>
      <w:numFmt w:val="bullet"/>
      <w:lvlText w:val="•"/>
      <w:lvlJc w:val="left"/>
      <w:pPr>
        <w:tabs>
          <w:tab w:val="num" w:pos="3600"/>
        </w:tabs>
        <w:ind w:left="3600" w:hanging="360"/>
      </w:pPr>
      <w:rPr>
        <w:rFonts w:ascii="Arial" w:hAnsi="Arial" w:hint="default"/>
      </w:rPr>
    </w:lvl>
    <w:lvl w:ilvl="5" w:tplc="541648A6" w:tentative="1">
      <w:start w:val="1"/>
      <w:numFmt w:val="bullet"/>
      <w:lvlText w:val="•"/>
      <w:lvlJc w:val="left"/>
      <w:pPr>
        <w:tabs>
          <w:tab w:val="num" w:pos="4320"/>
        </w:tabs>
        <w:ind w:left="4320" w:hanging="360"/>
      </w:pPr>
      <w:rPr>
        <w:rFonts w:ascii="Arial" w:hAnsi="Arial" w:hint="default"/>
      </w:rPr>
    </w:lvl>
    <w:lvl w:ilvl="6" w:tplc="8D02E920" w:tentative="1">
      <w:start w:val="1"/>
      <w:numFmt w:val="bullet"/>
      <w:lvlText w:val="•"/>
      <w:lvlJc w:val="left"/>
      <w:pPr>
        <w:tabs>
          <w:tab w:val="num" w:pos="5040"/>
        </w:tabs>
        <w:ind w:left="5040" w:hanging="360"/>
      </w:pPr>
      <w:rPr>
        <w:rFonts w:ascii="Arial" w:hAnsi="Arial" w:hint="default"/>
      </w:rPr>
    </w:lvl>
    <w:lvl w:ilvl="7" w:tplc="18421DE0" w:tentative="1">
      <w:start w:val="1"/>
      <w:numFmt w:val="bullet"/>
      <w:lvlText w:val="•"/>
      <w:lvlJc w:val="left"/>
      <w:pPr>
        <w:tabs>
          <w:tab w:val="num" w:pos="5760"/>
        </w:tabs>
        <w:ind w:left="5760" w:hanging="360"/>
      </w:pPr>
      <w:rPr>
        <w:rFonts w:ascii="Arial" w:hAnsi="Arial" w:hint="default"/>
      </w:rPr>
    </w:lvl>
    <w:lvl w:ilvl="8" w:tplc="7FF2E500"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4F3E35DD"/>
    <w:multiLevelType w:val="hybridMultilevel"/>
    <w:tmpl w:val="BE266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F6765F7"/>
    <w:multiLevelType w:val="hybridMultilevel"/>
    <w:tmpl w:val="FB3E0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01E6554"/>
    <w:multiLevelType w:val="hybridMultilevel"/>
    <w:tmpl w:val="1EDE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8F4D88"/>
    <w:multiLevelType w:val="hybridMultilevel"/>
    <w:tmpl w:val="A358E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DF0C99"/>
    <w:multiLevelType w:val="hybridMultilevel"/>
    <w:tmpl w:val="D6CE1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32C5"/>
    <w:multiLevelType w:val="multilevel"/>
    <w:tmpl w:val="A19EDBE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4C71521"/>
    <w:multiLevelType w:val="hybridMultilevel"/>
    <w:tmpl w:val="B2E22CD4"/>
    <w:lvl w:ilvl="0" w:tplc="113A2BB6">
      <w:start w:val="1"/>
      <w:numFmt w:val="bullet"/>
      <w:lvlText w:val="•"/>
      <w:lvlJc w:val="left"/>
      <w:pPr>
        <w:tabs>
          <w:tab w:val="num" w:pos="720"/>
        </w:tabs>
        <w:ind w:left="720" w:hanging="360"/>
      </w:pPr>
      <w:rPr>
        <w:rFonts w:ascii="Arial" w:hAnsi="Arial" w:hint="default"/>
      </w:rPr>
    </w:lvl>
    <w:lvl w:ilvl="1" w:tplc="32C4FB76" w:tentative="1">
      <w:start w:val="1"/>
      <w:numFmt w:val="bullet"/>
      <w:lvlText w:val="•"/>
      <w:lvlJc w:val="left"/>
      <w:pPr>
        <w:tabs>
          <w:tab w:val="num" w:pos="1440"/>
        </w:tabs>
        <w:ind w:left="1440" w:hanging="360"/>
      </w:pPr>
      <w:rPr>
        <w:rFonts w:ascii="Arial" w:hAnsi="Arial" w:hint="default"/>
      </w:rPr>
    </w:lvl>
    <w:lvl w:ilvl="2" w:tplc="7C460A86" w:tentative="1">
      <w:start w:val="1"/>
      <w:numFmt w:val="bullet"/>
      <w:lvlText w:val="•"/>
      <w:lvlJc w:val="left"/>
      <w:pPr>
        <w:tabs>
          <w:tab w:val="num" w:pos="2160"/>
        </w:tabs>
        <w:ind w:left="2160" w:hanging="360"/>
      </w:pPr>
      <w:rPr>
        <w:rFonts w:ascii="Arial" w:hAnsi="Arial" w:hint="default"/>
      </w:rPr>
    </w:lvl>
    <w:lvl w:ilvl="3" w:tplc="F942DC06" w:tentative="1">
      <w:start w:val="1"/>
      <w:numFmt w:val="bullet"/>
      <w:lvlText w:val="•"/>
      <w:lvlJc w:val="left"/>
      <w:pPr>
        <w:tabs>
          <w:tab w:val="num" w:pos="2880"/>
        </w:tabs>
        <w:ind w:left="2880" w:hanging="360"/>
      </w:pPr>
      <w:rPr>
        <w:rFonts w:ascii="Arial" w:hAnsi="Arial" w:hint="default"/>
      </w:rPr>
    </w:lvl>
    <w:lvl w:ilvl="4" w:tplc="8270752E" w:tentative="1">
      <w:start w:val="1"/>
      <w:numFmt w:val="bullet"/>
      <w:lvlText w:val="•"/>
      <w:lvlJc w:val="left"/>
      <w:pPr>
        <w:tabs>
          <w:tab w:val="num" w:pos="3600"/>
        </w:tabs>
        <w:ind w:left="3600" w:hanging="360"/>
      </w:pPr>
      <w:rPr>
        <w:rFonts w:ascii="Arial" w:hAnsi="Arial" w:hint="default"/>
      </w:rPr>
    </w:lvl>
    <w:lvl w:ilvl="5" w:tplc="02C0E422" w:tentative="1">
      <w:start w:val="1"/>
      <w:numFmt w:val="bullet"/>
      <w:lvlText w:val="•"/>
      <w:lvlJc w:val="left"/>
      <w:pPr>
        <w:tabs>
          <w:tab w:val="num" w:pos="4320"/>
        </w:tabs>
        <w:ind w:left="4320" w:hanging="360"/>
      </w:pPr>
      <w:rPr>
        <w:rFonts w:ascii="Arial" w:hAnsi="Arial" w:hint="default"/>
      </w:rPr>
    </w:lvl>
    <w:lvl w:ilvl="6" w:tplc="A75A9D3C" w:tentative="1">
      <w:start w:val="1"/>
      <w:numFmt w:val="bullet"/>
      <w:lvlText w:val="•"/>
      <w:lvlJc w:val="left"/>
      <w:pPr>
        <w:tabs>
          <w:tab w:val="num" w:pos="5040"/>
        </w:tabs>
        <w:ind w:left="5040" w:hanging="360"/>
      </w:pPr>
      <w:rPr>
        <w:rFonts w:ascii="Arial" w:hAnsi="Arial" w:hint="default"/>
      </w:rPr>
    </w:lvl>
    <w:lvl w:ilvl="7" w:tplc="85BC1E36" w:tentative="1">
      <w:start w:val="1"/>
      <w:numFmt w:val="bullet"/>
      <w:lvlText w:val="•"/>
      <w:lvlJc w:val="left"/>
      <w:pPr>
        <w:tabs>
          <w:tab w:val="num" w:pos="5760"/>
        </w:tabs>
        <w:ind w:left="5760" w:hanging="360"/>
      </w:pPr>
      <w:rPr>
        <w:rFonts w:ascii="Arial" w:hAnsi="Arial" w:hint="default"/>
      </w:rPr>
    </w:lvl>
    <w:lvl w:ilvl="8" w:tplc="7748644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56B348C8"/>
    <w:multiLevelType w:val="hybridMultilevel"/>
    <w:tmpl w:val="E1AE51C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575F3010"/>
    <w:multiLevelType w:val="hybridMultilevel"/>
    <w:tmpl w:val="3E9AE93A"/>
    <w:lvl w:ilvl="0" w:tplc="F8A47492">
      <w:start w:val="1"/>
      <w:numFmt w:val="bullet"/>
      <w:lvlText w:val="•"/>
      <w:lvlJc w:val="left"/>
      <w:pPr>
        <w:tabs>
          <w:tab w:val="num" w:pos="720"/>
        </w:tabs>
        <w:ind w:left="720" w:hanging="360"/>
      </w:pPr>
      <w:rPr>
        <w:rFonts w:ascii="Arial" w:hAnsi="Arial" w:hint="default"/>
      </w:rPr>
    </w:lvl>
    <w:lvl w:ilvl="1" w:tplc="A1EA2E88" w:tentative="1">
      <w:start w:val="1"/>
      <w:numFmt w:val="bullet"/>
      <w:lvlText w:val="•"/>
      <w:lvlJc w:val="left"/>
      <w:pPr>
        <w:tabs>
          <w:tab w:val="num" w:pos="1440"/>
        </w:tabs>
        <w:ind w:left="1440" w:hanging="360"/>
      </w:pPr>
      <w:rPr>
        <w:rFonts w:ascii="Arial" w:hAnsi="Arial" w:hint="default"/>
      </w:rPr>
    </w:lvl>
    <w:lvl w:ilvl="2" w:tplc="73E6A3E8" w:tentative="1">
      <w:start w:val="1"/>
      <w:numFmt w:val="bullet"/>
      <w:lvlText w:val="•"/>
      <w:lvlJc w:val="left"/>
      <w:pPr>
        <w:tabs>
          <w:tab w:val="num" w:pos="2160"/>
        </w:tabs>
        <w:ind w:left="2160" w:hanging="360"/>
      </w:pPr>
      <w:rPr>
        <w:rFonts w:ascii="Arial" w:hAnsi="Arial" w:hint="default"/>
      </w:rPr>
    </w:lvl>
    <w:lvl w:ilvl="3" w:tplc="A522A446" w:tentative="1">
      <w:start w:val="1"/>
      <w:numFmt w:val="bullet"/>
      <w:lvlText w:val="•"/>
      <w:lvlJc w:val="left"/>
      <w:pPr>
        <w:tabs>
          <w:tab w:val="num" w:pos="2880"/>
        </w:tabs>
        <w:ind w:left="2880" w:hanging="360"/>
      </w:pPr>
      <w:rPr>
        <w:rFonts w:ascii="Arial" w:hAnsi="Arial" w:hint="default"/>
      </w:rPr>
    </w:lvl>
    <w:lvl w:ilvl="4" w:tplc="A74813EC" w:tentative="1">
      <w:start w:val="1"/>
      <w:numFmt w:val="bullet"/>
      <w:lvlText w:val="•"/>
      <w:lvlJc w:val="left"/>
      <w:pPr>
        <w:tabs>
          <w:tab w:val="num" w:pos="3600"/>
        </w:tabs>
        <w:ind w:left="3600" w:hanging="360"/>
      </w:pPr>
      <w:rPr>
        <w:rFonts w:ascii="Arial" w:hAnsi="Arial" w:hint="default"/>
      </w:rPr>
    </w:lvl>
    <w:lvl w:ilvl="5" w:tplc="9E1AE424" w:tentative="1">
      <w:start w:val="1"/>
      <w:numFmt w:val="bullet"/>
      <w:lvlText w:val="•"/>
      <w:lvlJc w:val="left"/>
      <w:pPr>
        <w:tabs>
          <w:tab w:val="num" w:pos="4320"/>
        </w:tabs>
        <w:ind w:left="4320" w:hanging="360"/>
      </w:pPr>
      <w:rPr>
        <w:rFonts w:ascii="Arial" w:hAnsi="Arial" w:hint="default"/>
      </w:rPr>
    </w:lvl>
    <w:lvl w:ilvl="6" w:tplc="BC0CAA58" w:tentative="1">
      <w:start w:val="1"/>
      <w:numFmt w:val="bullet"/>
      <w:lvlText w:val="•"/>
      <w:lvlJc w:val="left"/>
      <w:pPr>
        <w:tabs>
          <w:tab w:val="num" w:pos="5040"/>
        </w:tabs>
        <w:ind w:left="5040" w:hanging="360"/>
      </w:pPr>
      <w:rPr>
        <w:rFonts w:ascii="Arial" w:hAnsi="Arial" w:hint="default"/>
      </w:rPr>
    </w:lvl>
    <w:lvl w:ilvl="7" w:tplc="731EA1DE" w:tentative="1">
      <w:start w:val="1"/>
      <w:numFmt w:val="bullet"/>
      <w:lvlText w:val="•"/>
      <w:lvlJc w:val="left"/>
      <w:pPr>
        <w:tabs>
          <w:tab w:val="num" w:pos="5760"/>
        </w:tabs>
        <w:ind w:left="5760" w:hanging="360"/>
      </w:pPr>
      <w:rPr>
        <w:rFonts w:ascii="Arial" w:hAnsi="Arial" w:hint="default"/>
      </w:rPr>
    </w:lvl>
    <w:lvl w:ilvl="8" w:tplc="68E6BC18"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57D675E6"/>
    <w:multiLevelType w:val="hybridMultilevel"/>
    <w:tmpl w:val="A65E136E"/>
    <w:lvl w:ilvl="0" w:tplc="E2DCBE1C">
      <w:start w:val="1"/>
      <w:numFmt w:val="bullet"/>
      <w:lvlText w:val="•"/>
      <w:lvlJc w:val="left"/>
      <w:pPr>
        <w:tabs>
          <w:tab w:val="num" w:pos="720"/>
        </w:tabs>
        <w:ind w:left="720" w:hanging="360"/>
      </w:pPr>
      <w:rPr>
        <w:rFonts w:ascii="Arial" w:hAnsi="Arial" w:hint="default"/>
      </w:rPr>
    </w:lvl>
    <w:lvl w:ilvl="1" w:tplc="D4460FB4" w:tentative="1">
      <w:start w:val="1"/>
      <w:numFmt w:val="bullet"/>
      <w:lvlText w:val="•"/>
      <w:lvlJc w:val="left"/>
      <w:pPr>
        <w:tabs>
          <w:tab w:val="num" w:pos="1440"/>
        </w:tabs>
        <w:ind w:left="1440" w:hanging="360"/>
      </w:pPr>
      <w:rPr>
        <w:rFonts w:ascii="Arial" w:hAnsi="Arial" w:hint="default"/>
      </w:rPr>
    </w:lvl>
    <w:lvl w:ilvl="2" w:tplc="DEACF334" w:tentative="1">
      <w:start w:val="1"/>
      <w:numFmt w:val="bullet"/>
      <w:lvlText w:val="•"/>
      <w:lvlJc w:val="left"/>
      <w:pPr>
        <w:tabs>
          <w:tab w:val="num" w:pos="2160"/>
        </w:tabs>
        <w:ind w:left="2160" w:hanging="360"/>
      </w:pPr>
      <w:rPr>
        <w:rFonts w:ascii="Arial" w:hAnsi="Arial" w:hint="default"/>
      </w:rPr>
    </w:lvl>
    <w:lvl w:ilvl="3" w:tplc="916ED540" w:tentative="1">
      <w:start w:val="1"/>
      <w:numFmt w:val="bullet"/>
      <w:lvlText w:val="•"/>
      <w:lvlJc w:val="left"/>
      <w:pPr>
        <w:tabs>
          <w:tab w:val="num" w:pos="2880"/>
        </w:tabs>
        <w:ind w:left="2880" w:hanging="360"/>
      </w:pPr>
      <w:rPr>
        <w:rFonts w:ascii="Arial" w:hAnsi="Arial" w:hint="default"/>
      </w:rPr>
    </w:lvl>
    <w:lvl w:ilvl="4" w:tplc="A8F8DB0E" w:tentative="1">
      <w:start w:val="1"/>
      <w:numFmt w:val="bullet"/>
      <w:lvlText w:val="•"/>
      <w:lvlJc w:val="left"/>
      <w:pPr>
        <w:tabs>
          <w:tab w:val="num" w:pos="3600"/>
        </w:tabs>
        <w:ind w:left="3600" w:hanging="360"/>
      </w:pPr>
      <w:rPr>
        <w:rFonts w:ascii="Arial" w:hAnsi="Arial" w:hint="default"/>
      </w:rPr>
    </w:lvl>
    <w:lvl w:ilvl="5" w:tplc="5D584F3C" w:tentative="1">
      <w:start w:val="1"/>
      <w:numFmt w:val="bullet"/>
      <w:lvlText w:val="•"/>
      <w:lvlJc w:val="left"/>
      <w:pPr>
        <w:tabs>
          <w:tab w:val="num" w:pos="4320"/>
        </w:tabs>
        <w:ind w:left="4320" w:hanging="360"/>
      </w:pPr>
      <w:rPr>
        <w:rFonts w:ascii="Arial" w:hAnsi="Arial" w:hint="default"/>
      </w:rPr>
    </w:lvl>
    <w:lvl w:ilvl="6" w:tplc="0A887DAA" w:tentative="1">
      <w:start w:val="1"/>
      <w:numFmt w:val="bullet"/>
      <w:lvlText w:val="•"/>
      <w:lvlJc w:val="left"/>
      <w:pPr>
        <w:tabs>
          <w:tab w:val="num" w:pos="5040"/>
        </w:tabs>
        <w:ind w:left="5040" w:hanging="360"/>
      </w:pPr>
      <w:rPr>
        <w:rFonts w:ascii="Arial" w:hAnsi="Arial" w:hint="default"/>
      </w:rPr>
    </w:lvl>
    <w:lvl w:ilvl="7" w:tplc="8752EE36" w:tentative="1">
      <w:start w:val="1"/>
      <w:numFmt w:val="bullet"/>
      <w:lvlText w:val="•"/>
      <w:lvlJc w:val="left"/>
      <w:pPr>
        <w:tabs>
          <w:tab w:val="num" w:pos="5760"/>
        </w:tabs>
        <w:ind w:left="5760" w:hanging="360"/>
      </w:pPr>
      <w:rPr>
        <w:rFonts w:ascii="Arial" w:hAnsi="Arial" w:hint="default"/>
      </w:rPr>
    </w:lvl>
    <w:lvl w:ilvl="8" w:tplc="55EA87AA"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59320DEC"/>
    <w:multiLevelType w:val="hybridMultilevel"/>
    <w:tmpl w:val="29AC309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2D3257"/>
    <w:multiLevelType w:val="hybridMultilevel"/>
    <w:tmpl w:val="9EB88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F4162F"/>
    <w:multiLevelType w:val="hybridMultilevel"/>
    <w:tmpl w:val="6AFE1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DDD2A56"/>
    <w:multiLevelType w:val="hybridMultilevel"/>
    <w:tmpl w:val="97C0468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E0E10FC"/>
    <w:multiLevelType w:val="hybridMultilevel"/>
    <w:tmpl w:val="85A81DCC"/>
    <w:lvl w:ilvl="0" w:tplc="8F0C5622">
      <w:start w:val="1"/>
      <w:numFmt w:val="bullet"/>
      <w:lvlText w:val="•"/>
      <w:lvlJc w:val="left"/>
      <w:pPr>
        <w:tabs>
          <w:tab w:val="num" w:pos="720"/>
        </w:tabs>
        <w:ind w:left="720" w:hanging="360"/>
      </w:pPr>
      <w:rPr>
        <w:rFonts w:ascii="Arial" w:hAnsi="Arial" w:hint="default"/>
      </w:rPr>
    </w:lvl>
    <w:lvl w:ilvl="1" w:tplc="ADD68254" w:tentative="1">
      <w:start w:val="1"/>
      <w:numFmt w:val="bullet"/>
      <w:lvlText w:val="•"/>
      <w:lvlJc w:val="left"/>
      <w:pPr>
        <w:tabs>
          <w:tab w:val="num" w:pos="1440"/>
        </w:tabs>
        <w:ind w:left="1440" w:hanging="360"/>
      </w:pPr>
      <w:rPr>
        <w:rFonts w:ascii="Arial" w:hAnsi="Arial" w:hint="default"/>
      </w:rPr>
    </w:lvl>
    <w:lvl w:ilvl="2" w:tplc="65E21B86" w:tentative="1">
      <w:start w:val="1"/>
      <w:numFmt w:val="bullet"/>
      <w:lvlText w:val="•"/>
      <w:lvlJc w:val="left"/>
      <w:pPr>
        <w:tabs>
          <w:tab w:val="num" w:pos="2160"/>
        </w:tabs>
        <w:ind w:left="2160" w:hanging="360"/>
      </w:pPr>
      <w:rPr>
        <w:rFonts w:ascii="Arial" w:hAnsi="Arial" w:hint="default"/>
      </w:rPr>
    </w:lvl>
    <w:lvl w:ilvl="3" w:tplc="4A6EB08A" w:tentative="1">
      <w:start w:val="1"/>
      <w:numFmt w:val="bullet"/>
      <w:lvlText w:val="•"/>
      <w:lvlJc w:val="left"/>
      <w:pPr>
        <w:tabs>
          <w:tab w:val="num" w:pos="2880"/>
        </w:tabs>
        <w:ind w:left="2880" w:hanging="360"/>
      </w:pPr>
      <w:rPr>
        <w:rFonts w:ascii="Arial" w:hAnsi="Arial" w:hint="default"/>
      </w:rPr>
    </w:lvl>
    <w:lvl w:ilvl="4" w:tplc="09E4BB3E" w:tentative="1">
      <w:start w:val="1"/>
      <w:numFmt w:val="bullet"/>
      <w:lvlText w:val="•"/>
      <w:lvlJc w:val="left"/>
      <w:pPr>
        <w:tabs>
          <w:tab w:val="num" w:pos="3600"/>
        </w:tabs>
        <w:ind w:left="3600" w:hanging="360"/>
      </w:pPr>
      <w:rPr>
        <w:rFonts w:ascii="Arial" w:hAnsi="Arial" w:hint="default"/>
      </w:rPr>
    </w:lvl>
    <w:lvl w:ilvl="5" w:tplc="CF543E80" w:tentative="1">
      <w:start w:val="1"/>
      <w:numFmt w:val="bullet"/>
      <w:lvlText w:val="•"/>
      <w:lvlJc w:val="left"/>
      <w:pPr>
        <w:tabs>
          <w:tab w:val="num" w:pos="4320"/>
        </w:tabs>
        <w:ind w:left="4320" w:hanging="360"/>
      </w:pPr>
      <w:rPr>
        <w:rFonts w:ascii="Arial" w:hAnsi="Arial" w:hint="default"/>
      </w:rPr>
    </w:lvl>
    <w:lvl w:ilvl="6" w:tplc="249249A2" w:tentative="1">
      <w:start w:val="1"/>
      <w:numFmt w:val="bullet"/>
      <w:lvlText w:val="•"/>
      <w:lvlJc w:val="left"/>
      <w:pPr>
        <w:tabs>
          <w:tab w:val="num" w:pos="5040"/>
        </w:tabs>
        <w:ind w:left="5040" w:hanging="360"/>
      </w:pPr>
      <w:rPr>
        <w:rFonts w:ascii="Arial" w:hAnsi="Arial" w:hint="default"/>
      </w:rPr>
    </w:lvl>
    <w:lvl w:ilvl="7" w:tplc="3EAE20C8" w:tentative="1">
      <w:start w:val="1"/>
      <w:numFmt w:val="bullet"/>
      <w:lvlText w:val="•"/>
      <w:lvlJc w:val="left"/>
      <w:pPr>
        <w:tabs>
          <w:tab w:val="num" w:pos="5760"/>
        </w:tabs>
        <w:ind w:left="5760" w:hanging="360"/>
      </w:pPr>
      <w:rPr>
        <w:rFonts w:ascii="Arial" w:hAnsi="Arial" w:hint="default"/>
      </w:rPr>
    </w:lvl>
    <w:lvl w:ilvl="8" w:tplc="249034FC"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5E2C0FDB"/>
    <w:multiLevelType w:val="hybridMultilevel"/>
    <w:tmpl w:val="CEB0EA5A"/>
    <w:lvl w:ilvl="0" w:tplc="FBCC86EC">
      <w:start w:val="1"/>
      <w:numFmt w:val="bullet"/>
      <w:lvlText w:val="•"/>
      <w:lvlJc w:val="left"/>
      <w:pPr>
        <w:tabs>
          <w:tab w:val="num" w:pos="720"/>
        </w:tabs>
        <w:ind w:left="720" w:hanging="360"/>
      </w:pPr>
      <w:rPr>
        <w:rFonts w:ascii="Arial" w:hAnsi="Arial" w:hint="default"/>
      </w:rPr>
    </w:lvl>
    <w:lvl w:ilvl="1" w:tplc="879CE3B8" w:tentative="1">
      <w:start w:val="1"/>
      <w:numFmt w:val="bullet"/>
      <w:lvlText w:val="•"/>
      <w:lvlJc w:val="left"/>
      <w:pPr>
        <w:tabs>
          <w:tab w:val="num" w:pos="1440"/>
        </w:tabs>
        <w:ind w:left="1440" w:hanging="360"/>
      </w:pPr>
      <w:rPr>
        <w:rFonts w:ascii="Arial" w:hAnsi="Arial" w:hint="default"/>
      </w:rPr>
    </w:lvl>
    <w:lvl w:ilvl="2" w:tplc="A100FA4A" w:tentative="1">
      <w:start w:val="1"/>
      <w:numFmt w:val="bullet"/>
      <w:lvlText w:val="•"/>
      <w:lvlJc w:val="left"/>
      <w:pPr>
        <w:tabs>
          <w:tab w:val="num" w:pos="2160"/>
        </w:tabs>
        <w:ind w:left="2160" w:hanging="360"/>
      </w:pPr>
      <w:rPr>
        <w:rFonts w:ascii="Arial" w:hAnsi="Arial" w:hint="default"/>
      </w:rPr>
    </w:lvl>
    <w:lvl w:ilvl="3" w:tplc="A3129C14" w:tentative="1">
      <w:start w:val="1"/>
      <w:numFmt w:val="bullet"/>
      <w:lvlText w:val="•"/>
      <w:lvlJc w:val="left"/>
      <w:pPr>
        <w:tabs>
          <w:tab w:val="num" w:pos="2880"/>
        </w:tabs>
        <w:ind w:left="2880" w:hanging="360"/>
      </w:pPr>
      <w:rPr>
        <w:rFonts w:ascii="Arial" w:hAnsi="Arial" w:hint="default"/>
      </w:rPr>
    </w:lvl>
    <w:lvl w:ilvl="4" w:tplc="440022EC" w:tentative="1">
      <w:start w:val="1"/>
      <w:numFmt w:val="bullet"/>
      <w:lvlText w:val="•"/>
      <w:lvlJc w:val="left"/>
      <w:pPr>
        <w:tabs>
          <w:tab w:val="num" w:pos="3600"/>
        </w:tabs>
        <w:ind w:left="3600" w:hanging="360"/>
      </w:pPr>
      <w:rPr>
        <w:rFonts w:ascii="Arial" w:hAnsi="Arial" w:hint="default"/>
      </w:rPr>
    </w:lvl>
    <w:lvl w:ilvl="5" w:tplc="02748AA2" w:tentative="1">
      <w:start w:val="1"/>
      <w:numFmt w:val="bullet"/>
      <w:lvlText w:val="•"/>
      <w:lvlJc w:val="left"/>
      <w:pPr>
        <w:tabs>
          <w:tab w:val="num" w:pos="4320"/>
        </w:tabs>
        <w:ind w:left="4320" w:hanging="360"/>
      </w:pPr>
      <w:rPr>
        <w:rFonts w:ascii="Arial" w:hAnsi="Arial" w:hint="default"/>
      </w:rPr>
    </w:lvl>
    <w:lvl w:ilvl="6" w:tplc="DDACB62E" w:tentative="1">
      <w:start w:val="1"/>
      <w:numFmt w:val="bullet"/>
      <w:lvlText w:val="•"/>
      <w:lvlJc w:val="left"/>
      <w:pPr>
        <w:tabs>
          <w:tab w:val="num" w:pos="5040"/>
        </w:tabs>
        <w:ind w:left="5040" w:hanging="360"/>
      </w:pPr>
      <w:rPr>
        <w:rFonts w:ascii="Arial" w:hAnsi="Arial" w:hint="default"/>
      </w:rPr>
    </w:lvl>
    <w:lvl w:ilvl="7" w:tplc="8268558A" w:tentative="1">
      <w:start w:val="1"/>
      <w:numFmt w:val="bullet"/>
      <w:lvlText w:val="•"/>
      <w:lvlJc w:val="left"/>
      <w:pPr>
        <w:tabs>
          <w:tab w:val="num" w:pos="5760"/>
        </w:tabs>
        <w:ind w:left="5760" w:hanging="360"/>
      </w:pPr>
      <w:rPr>
        <w:rFonts w:ascii="Arial" w:hAnsi="Arial" w:hint="default"/>
      </w:rPr>
    </w:lvl>
    <w:lvl w:ilvl="8" w:tplc="0DBC36EA"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5F8B2541"/>
    <w:multiLevelType w:val="hybridMultilevel"/>
    <w:tmpl w:val="D4705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2867F60"/>
    <w:multiLevelType w:val="hybridMultilevel"/>
    <w:tmpl w:val="D278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358781C"/>
    <w:multiLevelType w:val="hybridMultilevel"/>
    <w:tmpl w:val="F8F0B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4170568"/>
    <w:multiLevelType w:val="hybridMultilevel"/>
    <w:tmpl w:val="303CC75C"/>
    <w:lvl w:ilvl="0" w:tplc="84A04E1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4A734C5"/>
    <w:multiLevelType w:val="hybridMultilevel"/>
    <w:tmpl w:val="0BA0734C"/>
    <w:lvl w:ilvl="0" w:tplc="84A04E1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70A2CF5"/>
    <w:multiLevelType w:val="hybridMultilevel"/>
    <w:tmpl w:val="9BD6C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76C60AF"/>
    <w:multiLevelType w:val="hybridMultilevel"/>
    <w:tmpl w:val="D9DC5166"/>
    <w:lvl w:ilvl="0" w:tplc="5AE809D4">
      <w:numFmt w:val="bullet"/>
      <w:lvlText w:val="•"/>
      <w:lvlJc w:val="left"/>
      <w:pPr>
        <w:ind w:left="720" w:hanging="360"/>
      </w:pPr>
      <w:rPr>
        <w:rFonts w:ascii="Arial" w:hAnsi="Arial" w:cs="Arial"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DB5BD6"/>
    <w:multiLevelType w:val="hybridMultilevel"/>
    <w:tmpl w:val="B3101286"/>
    <w:lvl w:ilvl="0" w:tplc="15F84A40">
      <w:start w:val="1"/>
      <w:numFmt w:val="bullet"/>
      <w:lvlText w:val="•"/>
      <w:lvlJc w:val="left"/>
      <w:pPr>
        <w:tabs>
          <w:tab w:val="num" w:pos="720"/>
        </w:tabs>
        <w:ind w:left="720" w:hanging="360"/>
      </w:pPr>
      <w:rPr>
        <w:rFonts w:ascii="Arial" w:hAnsi="Arial" w:hint="default"/>
      </w:rPr>
    </w:lvl>
    <w:lvl w:ilvl="1" w:tplc="E9FE68EA" w:tentative="1">
      <w:start w:val="1"/>
      <w:numFmt w:val="bullet"/>
      <w:lvlText w:val="•"/>
      <w:lvlJc w:val="left"/>
      <w:pPr>
        <w:tabs>
          <w:tab w:val="num" w:pos="1440"/>
        </w:tabs>
        <w:ind w:left="1440" w:hanging="360"/>
      </w:pPr>
      <w:rPr>
        <w:rFonts w:ascii="Arial" w:hAnsi="Arial" w:hint="default"/>
      </w:rPr>
    </w:lvl>
    <w:lvl w:ilvl="2" w:tplc="462EE730" w:tentative="1">
      <w:start w:val="1"/>
      <w:numFmt w:val="bullet"/>
      <w:lvlText w:val="•"/>
      <w:lvlJc w:val="left"/>
      <w:pPr>
        <w:tabs>
          <w:tab w:val="num" w:pos="2160"/>
        </w:tabs>
        <w:ind w:left="2160" w:hanging="360"/>
      </w:pPr>
      <w:rPr>
        <w:rFonts w:ascii="Arial" w:hAnsi="Arial" w:hint="default"/>
      </w:rPr>
    </w:lvl>
    <w:lvl w:ilvl="3" w:tplc="9B5247E0" w:tentative="1">
      <w:start w:val="1"/>
      <w:numFmt w:val="bullet"/>
      <w:lvlText w:val="•"/>
      <w:lvlJc w:val="left"/>
      <w:pPr>
        <w:tabs>
          <w:tab w:val="num" w:pos="2880"/>
        </w:tabs>
        <w:ind w:left="2880" w:hanging="360"/>
      </w:pPr>
      <w:rPr>
        <w:rFonts w:ascii="Arial" w:hAnsi="Arial" w:hint="default"/>
      </w:rPr>
    </w:lvl>
    <w:lvl w:ilvl="4" w:tplc="F3D4D496" w:tentative="1">
      <w:start w:val="1"/>
      <w:numFmt w:val="bullet"/>
      <w:lvlText w:val="•"/>
      <w:lvlJc w:val="left"/>
      <w:pPr>
        <w:tabs>
          <w:tab w:val="num" w:pos="3600"/>
        </w:tabs>
        <w:ind w:left="3600" w:hanging="360"/>
      </w:pPr>
      <w:rPr>
        <w:rFonts w:ascii="Arial" w:hAnsi="Arial" w:hint="default"/>
      </w:rPr>
    </w:lvl>
    <w:lvl w:ilvl="5" w:tplc="2CAC4198" w:tentative="1">
      <w:start w:val="1"/>
      <w:numFmt w:val="bullet"/>
      <w:lvlText w:val="•"/>
      <w:lvlJc w:val="left"/>
      <w:pPr>
        <w:tabs>
          <w:tab w:val="num" w:pos="4320"/>
        </w:tabs>
        <w:ind w:left="4320" w:hanging="360"/>
      </w:pPr>
      <w:rPr>
        <w:rFonts w:ascii="Arial" w:hAnsi="Arial" w:hint="default"/>
      </w:rPr>
    </w:lvl>
    <w:lvl w:ilvl="6" w:tplc="E114764E" w:tentative="1">
      <w:start w:val="1"/>
      <w:numFmt w:val="bullet"/>
      <w:lvlText w:val="•"/>
      <w:lvlJc w:val="left"/>
      <w:pPr>
        <w:tabs>
          <w:tab w:val="num" w:pos="5040"/>
        </w:tabs>
        <w:ind w:left="5040" w:hanging="360"/>
      </w:pPr>
      <w:rPr>
        <w:rFonts w:ascii="Arial" w:hAnsi="Arial" w:hint="default"/>
      </w:rPr>
    </w:lvl>
    <w:lvl w:ilvl="7" w:tplc="EF0682A4" w:tentative="1">
      <w:start w:val="1"/>
      <w:numFmt w:val="bullet"/>
      <w:lvlText w:val="•"/>
      <w:lvlJc w:val="left"/>
      <w:pPr>
        <w:tabs>
          <w:tab w:val="num" w:pos="5760"/>
        </w:tabs>
        <w:ind w:left="5760" w:hanging="360"/>
      </w:pPr>
      <w:rPr>
        <w:rFonts w:ascii="Arial" w:hAnsi="Arial" w:hint="default"/>
      </w:rPr>
    </w:lvl>
    <w:lvl w:ilvl="8" w:tplc="4886BCE4"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68F973D1"/>
    <w:multiLevelType w:val="hybridMultilevel"/>
    <w:tmpl w:val="E43EDEC4"/>
    <w:lvl w:ilvl="0" w:tplc="933A7B22">
      <w:start w:val="1"/>
      <w:numFmt w:val="bullet"/>
      <w:lvlText w:val="•"/>
      <w:lvlJc w:val="left"/>
      <w:pPr>
        <w:tabs>
          <w:tab w:val="num" w:pos="720"/>
        </w:tabs>
        <w:ind w:left="720" w:hanging="360"/>
      </w:pPr>
      <w:rPr>
        <w:rFonts w:ascii="Arial" w:hAnsi="Arial" w:hint="default"/>
      </w:rPr>
    </w:lvl>
    <w:lvl w:ilvl="1" w:tplc="370427C0" w:tentative="1">
      <w:start w:val="1"/>
      <w:numFmt w:val="bullet"/>
      <w:lvlText w:val="•"/>
      <w:lvlJc w:val="left"/>
      <w:pPr>
        <w:tabs>
          <w:tab w:val="num" w:pos="1440"/>
        </w:tabs>
        <w:ind w:left="1440" w:hanging="360"/>
      </w:pPr>
      <w:rPr>
        <w:rFonts w:ascii="Arial" w:hAnsi="Arial" w:hint="default"/>
      </w:rPr>
    </w:lvl>
    <w:lvl w:ilvl="2" w:tplc="742A0360" w:tentative="1">
      <w:start w:val="1"/>
      <w:numFmt w:val="bullet"/>
      <w:lvlText w:val="•"/>
      <w:lvlJc w:val="left"/>
      <w:pPr>
        <w:tabs>
          <w:tab w:val="num" w:pos="2160"/>
        </w:tabs>
        <w:ind w:left="2160" w:hanging="360"/>
      </w:pPr>
      <w:rPr>
        <w:rFonts w:ascii="Arial" w:hAnsi="Arial" w:hint="default"/>
      </w:rPr>
    </w:lvl>
    <w:lvl w:ilvl="3" w:tplc="D070156C" w:tentative="1">
      <w:start w:val="1"/>
      <w:numFmt w:val="bullet"/>
      <w:lvlText w:val="•"/>
      <w:lvlJc w:val="left"/>
      <w:pPr>
        <w:tabs>
          <w:tab w:val="num" w:pos="2880"/>
        </w:tabs>
        <w:ind w:left="2880" w:hanging="360"/>
      </w:pPr>
      <w:rPr>
        <w:rFonts w:ascii="Arial" w:hAnsi="Arial" w:hint="default"/>
      </w:rPr>
    </w:lvl>
    <w:lvl w:ilvl="4" w:tplc="15942DB8" w:tentative="1">
      <w:start w:val="1"/>
      <w:numFmt w:val="bullet"/>
      <w:lvlText w:val="•"/>
      <w:lvlJc w:val="left"/>
      <w:pPr>
        <w:tabs>
          <w:tab w:val="num" w:pos="3600"/>
        </w:tabs>
        <w:ind w:left="3600" w:hanging="360"/>
      </w:pPr>
      <w:rPr>
        <w:rFonts w:ascii="Arial" w:hAnsi="Arial" w:hint="default"/>
      </w:rPr>
    </w:lvl>
    <w:lvl w:ilvl="5" w:tplc="5D8C5386" w:tentative="1">
      <w:start w:val="1"/>
      <w:numFmt w:val="bullet"/>
      <w:lvlText w:val="•"/>
      <w:lvlJc w:val="left"/>
      <w:pPr>
        <w:tabs>
          <w:tab w:val="num" w:pos="4320"/>
        </w:tabs>
        <w:ind w:left="4320" w:hanging="360"/>
      </w:pPr>
      <w:rPr>
        <w:rFonts w:ascii="Arial" w:hAnsi="Arial" w:hint="default"/>
      </w:rPr>
    </w:lvl>
    <w:lvl w:ilvl="6" w:tplc="D01EBC50" w:tentative="1">
      <w:start w:val="1"/>
      <w:numFmt w:val="bullet"/>
      <w:lvlText w:val="•"/>
      <w:lvlJc w:val="left"/>
      <w:pPr>
        <w:tabs>
          <w:tab w:val="num" w:pos="5040"/>
        </w:tabs>
        <w:ind w:left="5040" w:hanging="360"/>
      </w:pPr>
      <w:rPr>
        <w:rFonts w:ascii="Arial" w:hAnsi="Arial" w:hint="default"/>
      </w:rPr>
    </w:lvl>
    <w:lvl w:ilvl="7" w:tplc="F4F27922" w:tentative="1">
      <w:start w:val="1"/>
      <w:numFmt w:val="bullet"/>
      <w:lvlText w:val="•"/>
      <w:lvlJc w:val="left"/>
      <w:pPr>
        <w:tabs>
          <w:tab w:val="num" w:pos="5760"/>
        </w:tabs>
        <w:ind w:left="5760" w:hanging="360"/>
      </w:pPr>
      <w:rPr>
        <w:rFonts w:ascii="Arial" w:hAnsi="Arial" w:hint="default"/>
      </w:rPr>
    </w:lvl>
    <w:lvl w:ilvl="8" w:tplc="A0186B22"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69B752CC"/>
    <w:multiLevelType w:val="hybridMultilevel"/>
    <w:tmpl w:val="688413D6"/>
    <w:lvl w:ilvl="0" w:tplc="3DD47216">
      <w:start w:val="1"/>
      <w:numFmt w:val="bullet"/>
      <w:lvlText w:val="•"/>
      <w:lvlJc w:val="left"/>
      <w:pPr>
        <w:tabs>
          <w:tab w:val="num" w:pos="720"/>
        </w:tabs>
        <w:ind w:left="720" w:hanging="360"/>
      </w:pPr>
      <w:rPr>
        <w:rFonts w:ascii="Arial" w:hAnsi="Arial" w:hint="default"/>
      </w:rPr>
    </w:lvl>
    <w:lvl w:ilvl="1" w:tplc="278A297E" w:tentative="1">
      <w:start w:val="1"/>
      <w:numFmt w:val="bullet"/>
      <w:lvlText w:val="•"/>
      <w:lvlJc w:val="left"/>
      <w:pPr>
        <w:tabs>
          <w:tab w:val="num" w:pos="1440"/>
        </w:tabs>
        <w:ind w:left="1440" w:hanging="360"/>
      </w:pPr>
      <w:rPr>
        <w:rFonts w:ascii="Arial" w:hAnsi="Arial" w:hint="default"/>
      </w:rPr>
    </w:lvl>
    <w:lvl w:ilvl="2" w:tplc="4D541102" w:tentative="1">
      <w:start w:val="1"/>
      <w:numFmt w:val="bullet"/>
      <w:lvlText w:val="•"/>
      <w:lvlJc w:val="left"/>
      <w:pPr>
        <w:tabs>
          <w:tab w:val="num" w:pos="2160"/>
        </w:tabs>
        <w:ind w:left="2160" w:hanging="360"/>
      </w:pPr>
      <w:rPr>
        <w:rFonts w:ascii="Arial" w:hAnsi="Arial" w:hint="default"/>
      </w:rPr>
    </w:lvl>
    <w:lvl w:ilvl="3" w:tplc="D5940A96" w:tentative="1">
      <w:start w:val="1"/>
      <w:numFmt w:val="bullet"/>
      <w:lvlText w:val="•"/>
      <w:lvlJc w:val="left"/>
      <w:pPr>
        <w:tabs>
          <w:tab w:val="num" w:pos="2880"/>
        </w:tabs>
        <w:ind w:left="2880" w:hanging="360"/>
      </w:pPr>
      <w:rPr>
        <w:rFonts w:ascii="Arial" w:hAnsi="Arial" w:hint="default"/>
      </w:rPr>
    </w:lvl>
    <w:lvl w:ilvl="4" w:tplc="853AA6C8" w:tentative="1">
      <w:start w:val="1"/>
      <w:numFmt w:val="bullet"/>
      <w:lvlText w:val="•"/>
      <w:lvlJc w:val="left"/>
      <w:pPr>
        <w:tabs>
          <w:tab w:val="num" w:pos="3600"/>
        </w:tabs>
        <w:ind w:left="3600" w:hanging="360"/>
      </w:pPr>
      <w:rPr>
        <w:rFonts w:ascii="Arial" w:hAnsi="Arial" w:hint="default"/>
      </w:rPr>
    </w:lvl>
    <w:lvl w:ilvl="5" w:tplc="D8BA1604" w:tentative="1">
      <w:start w:val="1"/>
      <w:numFmt w:val="bullet"/>
      <w:lvlText w:val="•"/>
      <w:lvlJc w:val="left"/>
      <w:pPr>
        <w:tabs>
          <w:tab w:val="num" w:pos="4320"/>
        </w:tabs>
        <w:ind w:left="4320" w:hanging="360"/>
      </w:pPr>
      <w:rPr>
        <w:rFonts w:ascii="Arial" w:hAnsi="Arial" w:hint="default"/>
      </w:rPr>
    </w:lvl>
    <w:lvl w:ilvl="6" w:tplc="D7706258" w:tentative="1">
      <w:start w:val="1"/>
      <w:numFmt w:val="bullet"/>
      <w:lvlText w:val="•"/>
      <w:lvlJc w:val="left"/>
      <w:pPr>
        <w:tabs>
          <w:tab w:val="num" w:pos="5040"/>
        </w:tabs>
        <w:ind w:left="5040" w:hanging="360"/>
      </w:pPr>
      <w:rPr>
        <w:rFonts w:ascii="Arial" w:hAnsi="Arial" w:hint="default"/>
      </w:rPr>
    </w:lvl>
    <w:lvl w:ilvl="7" w:tplc="543260BA" w:tentative="1">
      <w:start w:val="1"/>
      <w:numFmt w:val="bullet"/>
      <w:lvlText w:val="•"/>
      <w:lvlJc w:val="left"/>
      <w:pPr>
        <w:tabs>
          <w:tab w:val="num" w:pos="5760"/>
        </w:tabs>
        <w:ind w:left="5760" w:hanging="360"/>
      </w:pPr>
      <w:rPr>
        <w:rFonts w:ascii="Arial" w:hAnsi="Arial" w:hint="default"/>
      </w:rPr>
    </w:lvl>
    <w:lvl w:ilvl="8" w:tplc="5094D4C2"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69C91E85"/>
    <w:multiLevelType w:val="hybridMultilevel"/>
    <w:tmpl w:val="28D264C0"/>
    <w:lvl w:ilvl="0" w:tplc="7C72BB82">
      <w:start w:val="1"/>
      <w:numFmt w:val="bullet"/>
      <w:lvlText w:val="•"/>
      <w:lvlJc w:val="left"/>
      <w:pPr>
        <w:tabs>
          <w:tab w:val="num" w:pos="720"/>
        </w:tabs>
        <w:ind w:left="720" w:hanging="360"/>
      </w:pPr>
      <w:rPr>
        <w:rFonts w:ascii="Arial" w:hAnsi="Arial" w:hint="default"/>
      </w:rPr>
    </w:lvl>
    <w:lvl w:ilvl="1" w:tplc="DA688760" w:tentative="1">
      <w:start w:val="1"/>
      <w:numFmt w:val="bullet"/>
      <w:lvlText w:val="•"/>
      <w:lvlJc w:val="left"/>
      <w:pPr>
        <w:tabs>
          <w:tab w:val="num" w:pos="1440"/>
        </w:tabs>
        <w:ind w:left="1440" w:hanging="360"/>
      </w:pPr>
      <w:rPr>
        <w:rFonts w:ascii="Arial" w:hAnsi="Arial" w:hint="default"/>
      </w:rPr>
    </w:lvl>
    <w:lvl w:ilvl="2" w:tplc="D1AC39A4" w:tentative="1">
      <w:start w:val="1"/>
      <w:numFmt w:val="bullet"/>
      <w:lvlText w:val="•"/>
      <w:lvlJc w:val="left"/>
      <w:pPr>
        <w:tabs>
          <w:tab w:val="num" w:pos="2160"/>
        </w:tabs>
        <w:ind w:left="2160" w:hanging="360"/>
      </w:pPr>
      <w:rPr>
        <w:rFonts w:ascii="Arial" w:hAnsi="Arial" w:hint="default"/>
      </w:rPr>
    </w:lvl>
    <w:lvl w:ilvl="3" w:tplc="DBE80566" w:tentative="1">
      <w:start w:val="1"/>
      <w:numFmt w:val="bullet"/>
      <w:lvlText w:val="•"/>
      <w:lvlJc w:val="left"/>
      <w:pPr>
        <w:tabs>
          <w:tab w:val="num" w:pos="2880"/>
        </w:tabs>
        <w:ind w:left="2880" w:hanging="360"/>
      </w:pPr>
      <w:rPr>
        <w:rFonts w:ascii="Arial" w:hAnsi="Arial" w:hint="default"/>
      </w:rPr>
    </w:lvl>
    <w:lvl w:ilvl="4" w:tplc="9E780CD8" w:tentative="1">
      <w:start w:val="1"/>
      <w:numFmt w:val="bullet"/>
      <w:lvlText w:val="•"/>
      <w:lvlJc w:val="left"/>
      <w:pPr>
        <w:tabs>
          <w:tab w:val="num" w:pos="3600"/>
        </w:tabs>
        <w:ind w:left="3600" w:hanging="360"/>
      </w:pPr>
      <w:rPr>
        <w:rFonts w:ascii="Arial" w:hAnsi="Arial" w:hint="default"/>
      </w:rPr>
    </w:lvl>
    <w:lvl w:ilvl="5" w:tplc="1EA2AF08" w:tentative="1">
      <w:start w:val="1"/>
      <w:numFmt w:val="bullet"/>
      <w:lvlText w:val="•"/>
      <w:lvlJc w:val="left"/>
      <w:pPr>
        <w:tabs>
          <w:tab w:val="num" w:pos="4320"/>
        </w:tabs>
        <w:ind w:left="4320" w:hanging="360"/>
      </w:pPr>
      <w:rPr>
        <w:rFonts w:ascii="Arial" w:hAnsi="Arial" w:hint="default"/>
      </w:rPr>
    </w:lvl>
    <w:lvl w:ilvl="6" w:tplc="39FE4640" w:tentative="1">
      <w:start w:val="1"/>
      <w:numFmt w:val="bullet"/>
      <w:lvlText w:val="•"/>
      <w:lvlJc w:val="left"/>
      <w:pPr>
        <w:tabs>
          <w:tab w:val="num" w:pos="5040"/>
        </w:tabs>
        <w:ind w:left="5040" w:hanging="360"/>
      </w:pPr>
      <w:rPr>
        <w:rFonts w:ascii="Arial" w:hAnsi="Arial" w:hint="default"/>
      </w:rPr>
    </w:lvl>
    <w:lvl w:ilvl="7" w:tplc="8892DA2A" w:tentative="1">
      <w:start w:val="1"/>
      <w:numFmt w:val="bullet"/>
      <w:lvlText w:val="•"/>
      <w:lvlJc w:val="left"/>
      <w:pPr>
        <w:tabs>
          <w:tab w:val="num" w:pos="5760"/>
        </w:tabs>
        <w:ind w:left="5760" w:hanging="360"/>
      </w:pPr>
      <w:rPr>
        <w:rFonts w:ascii="Arial" w:hAnsi="Arial" w:hint="default"/>
      </w:rPr>
    </w:lvl>
    <w:lvl w:ilvl="8" w:tplc="35F6A91E"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6B624DC7"/>
    <w:multiLevelType w:val="hybridMultilevel"/>
    <w:tmpl w:val="1074784C"/>
    <w:lvl w:ilvl="0" w:tplc="7BFE26F8">
      <w:start w:val="1"/>
      <w:numFmt w:val="bullet"/>
      <w:lvlText w:val="•"/>
      <w:lvlJc w:val="left"/>
      <w:pPr>
        <w:tabs>
          <w:tab w:val="num" w:pos="720"/>
        </w:tabs>
        <w:ind w:left="720" w:hanging="360"/>
      </w:pPr>
      <w:rPr>
        <w:rFonts w:ascii="Arial" w:hAnsi="Arial" w:hint="default"/>
      </w:rPr>
    </w:lvl>
    <w:lvl w:ilvl="1" w:tplc="534E3676" w:tentative="1">
      <w:start w:val="1"/>
      <w:numFmt w:val="bullet"/>
      <w:lvlText w:val="•"/>
      <w:lvlJc w:val="left"/>
      <w:pPr>
        <w:tabs>
          <w:tab w:val="num" w:pos="1440"/>
        </w:tabs>
        <w:ind w:left="1440" w:hanging="360"/>
      </w:pPr>
      <w:rPr>
        <w:rFonts w:ascii="Arial" w:hAnsi="Arial" w:hint="default"/>
      </w:rPr>
    </w:lvl>
    <w:lvl w:ilvl="2" w:tplc="B99AE356" w:tentative="1">
      <w:start w:val="1"/>
      <w:numFmt w:val="bullet"/>
      <w:lvlText w:val="•"/>
      <w:lvlJc w:val="left"/>
      <w:pPr>
        <w:tabs>
          <w:tab w:val="num" w:pos="2160"/>
        </w:tabs>
        <w:ind w:left="2160" w:hanging="360"/>
      </w:pPr>
      <w:rPr>
        <w:rFonts w:ascii="Arial" w:hAnsi="Arial" w:hint="default"/>
      </w:rPr>
    </w:lvl>
    <w:lvl w:ilvl="3" w:tplc="14685616" w:tentative="1">
      <w:start w:val="1"/>
      <w:numFmt w:val="bullet"/>
      <w:lvlText w:val="•"/>
      <w:lvlJc w:val="left"/>
      <w:pPr>
        <w:tabs>
          <w:tab w:val="num" w:pos="2880"/>
        </w:tabs>
        <w:ind w:left="2880" w:hanging="360"/>
      </w:pPr>
      <w:rPr>
        <w:rFonts w:ascii="Arial" w:hAnsi="Arial" w:hint="default"/>
      </w:rPr>
    </w:lvl>
    <w:lvl w:ilvl="4" w:tplc="FE26C16C" w:tentative="1">
      <w:start w:val="1"/>
      <w:numFmt w:val="bullet"/>
      <w:lvlText w:val="•"/>
      <w:lvlJc w:val="left"/>
      <w:pPr>
        <w:tabs>
          <w:tab w:val="num" w:pos="3600"/>
        </w:tabs>
        <w:ind w:left="3600" w:hanging="360"/>
      </w:pPr>
      <w:rPr>
        <w:rFonts w:ascii="Arial" w:hAnsi="Arial" w:hint="default"/>
      </w:rPr>
    </w:lvl>
    <w:lvl w:ilvl="5" w:tplc="C2AA83CC" w:tentative="1">
      <w:start w:val="1"/>
      <w:numFmt w:val="bullet"/>
      <w:lvlText w:val="•"/>
      <w:lvlJc w:val="left"/>
      <w:pPr>
        <w:tabs>
          <w:tab w:val="num" w:pos="4320"/>
        </w:tabs>
        <w:ind w:left="4320" w:hanging="360"/>
      </w:pPr>
      <w:rPr>
        <w:rFonts w:ascii="Arial" w:hAnsi="Arial" w:hint="default"/>
      </w:rPr>
    </w:lvl>
    <w:lvl w:ilvl="6" w:tplc="D1D46E78" w:tentative="1">
      <w:start w:val="1"/>
      <w:numFmt w:val="bullet"/>
      <w:lvlText w:val="•"/>
      <w:lvlJc w:val="left"/>
      <w:pPr>
        <w:tabs>
          <w:tab w:val="num" w:pos="5040"/>
        </w:tabs>
        <w:ind w:left="5040" w:hanging="360"/>
      </w:pPr>
      <w:rPr>
        <w:rFonts w:ascii="Arial" w:hAnsi="Arial" w:hint="default"/>
      </w:rPr>
    </w:lvl>
    <w:lvl w:ilvl="7" w:tplc="756C36B8" w:tentative="1">
      <w:start w:val="1"/>
      <w:numFmt w:val="bullet"/>
      <w:lvlText w:val="•"/>
      <w:lvlJc w:val="left"/>
      <w:pPr>
        <w:tabs>
          <w:tab w:val="num" w:pos="5760"/>
        </w:tabs>
        <w:ind w:left="5760" w:hanging="360"/>
      </w:pPr>
      <w:rPr>
        <w:rFonts w:ascii="Arial" w:hAnsi="Arial" w:hint="default"/>
      </w:rPr>
    </w:lvl>
    <w:lvl w:ilvl="8" w:tplc="BD6AFD32"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C511FA9"/>
    <w:multiLevelType w:val="hybridMultilevel"/>
    <w:tmpl w:val="B5F8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DBA4206"/>
    <w:multiLevelType w:val="hybridMultilevel"/>
    <w:tmpl w:val="FF42554A"/>
    <w:lvl w:ilvl="0" w:tplc="A9E06DE2">
      <w:start w:val="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E155FA3"/>
    <w:multiLevelType w:val="hybridMultilevel"/>
    <w:tmpl w:val="5FFC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F585109"/>
    <w:multiLevelType w:val="hybridMultilevel"/>
    <w:tmpl w:val="EDF8F6CC"/>
    <w:lvl w:ilvl="0" w:tplc="04090001">
      <w:start w:val="1"/>
      <w:numFmt w:val="bullet"/>
      <w:lvlText w:val=""/>
      <w:lvlJc w:val="left"/>
      <w:pPr>
        <w:tabs>
          <w:tab w:val="num" w:pos="720"/>
        </w:tabs>
        <w:ind w:left="720" w:hanging="360"/>
      </w:pPr>
      <w:rPr>
        <w:rFonts w:ascii="Symbol" w:hAnsi="Symbol" w:hint="default"/>
      </w:rPr>
    </w:lvl>
    <w:lvl w:ilvl="1" w:tplc="DE2E4C86" w:tentative="1">
      <w:start w:val="1"/>
      <w:numFmt w:val="bullet"/>
      <w:lvlText w:val="•"/>
      <w:lvlJc w:val="left"/>
      <w:pPr>
        <w:tabs>
          <w:tab w:val="num" w:pos="1440"/>
        </w:tabs>
        <w:ind w:left="1440" w:hanging="360"/>
      </w:pPr>
      <w:rPr>
        <w:rFonts w:ascii="Arial" w:hAnsi="Arial" w:hint="default"/>
      </w:rPr>
    </w:lvl>
    <w:lvl w:ilvl="2" w:tplc="19E24520" w:tentative="1">
      <w:start w:val="1"/>
      <w:numFmt w:val="bullet"/>
      <w:lvlText w:val="•"/>
      <w:lvlJc w:val="left"/>
      <w:pPr>
        <w:tabs>
          <w:tab w:val="num" w:pos="2160"/>
        </w:tabs>
        <w:ind w:left="2160" w:hanging="360"/>
      </w:pPr>
      <w:rPr>
        <w:rFonts w:ascii="Arial" w:hAnsi="Arial" w:hint="default"/>
      </w:rPr>
    </w:lvl>
    <w:lvl w:ilvl="3" w:tplc="72909DDE" w:tentative="1">
      <w:start w:val="1"/>
      <w:numFmt w:val="bullet"/>
      <w:lvlText w:val="•"/>
      <w:lvlJc w:val="left"/>
      <w:pPr>
        <w:tabs>
          <w:tab w:val="num" w:pos="2880"/>
        </w:tabs>
        <w:ind w:left="2880" w:hanging="360"/>
      </w:pPr>
      <w:rPr>
        <w:rFonts w:ascii="Arial" w:hAnsi="Arial" w:hint="default"/>
      </w:rPr>
    </w:lvl>
    <w:lvl w:ilvl="4" w:tplc="E04433E2" w:tentative="1">
      <w:start w:val="1"/>
      <w:numFmt w:val="bullet"/>
      <w:lvlText w:val="•"/>
      <w:lvlJc w:val="left"/>
      <w:pPr>
        <w:tabs>
          <w:tab w:val="num" w:pos="3600"/>
        </w:tabs>
        <w:ind w:left="3600" w:hanging="360"/>
      </w:pPr>
      <w:rPr>
        <w:rFonts w:ascii="Arial" w:hAnsi="Arial" w:hint="default"/>
      </w:rPr>
    </w:lvl>
    <w:lvl w:ilvl="5" w:tplc="BB9C0556" w:tentative="1">
      <w:start w:val="1"/>
      <w:numFmt w:val="bullet"/>
      <w:lvlText w:val="•"/>
      <w:lvlJc w:val="left"/>
      <w:pPr>
        <w:tabs>
          <w:tab w:val="num" w:pos="4320"/>
        </w:tabs>
        <w:ind w:left="4320" w:hanging="360"/>
      </w:pPr>
      <w:rPr>
        <w:rFonts w:ascii="Arial" w:hAnsi="Arial" w:hint="default"/>
      </w:rPr>
    </w:lvl>
    <w:lvl w:ilvl="6" w:tplc="027CB67E" w:tentative="1">
      <w:start w:val="1"/>
      <w:numFmt w:val="bullet"/>
      <w:lvlText w:val="•"/>
      <w:lvlJc w:val="left"/>
      <w:pPr>
        <w:tabs>
          <w:tab w:val="num" w:pos="5040"/>
        </w:tabs>
        <w:ind w:left="5040" w:hanging="360"/>
      </w:pPr>
      <w:rPr>
        <w:rFonts w:ascii="Arial" w:hAnsi="Arial" w:hint="default"/>
      </w:rPr>
    </w:lvl>
    <w:lvl w:ilvl="7" w:tplc="7D023F88" w:tentative="1">
      <w:start w:val="1"/>
      <w:numFmt w:val="bullet"/>
      <w:lvlText w:val="•"/>
      <w:lvlJc w:val="left"/>
      <w:pPr>
        <w:tabs>
          <w:tab w:val="num" w:pos="5760"/>
        </w:tabs>
        <w:ind w:left="5760" w:hanging="360"/>
      </w:pPr>
      <w:rPr>
        <w:rFonts w:ascii="Arial" w:hAnsi="Arial" w:hint="default"/>
      </w:rPr>
    </w:lvl>
    <w:lvl w:ilvl="8" w:tplc="9C7EF676"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6FEC6DC2"/>
    <w:multiLevelType w:val="hybridMultilevel"/>
    <w:tmpl w:val="F8FC6464"/>
    <w:lvl w:ilvl="0" w:tplc="DCD8D900">
      <w:start w:val="1"/>
      <w:numFmt w:val="bullet"/>
      <w:lvlText w:val="•"/>
      <w:lvlJc w:val="left"/>
      <w:pPr>
        <w:tabs>
          <w:tab w:val="num" w:pos="720"/>
        </w:tabs>
        <w:ind w:left="720" w:hanging="360"/>
      </w:pPr>
      <w:rPr>
        <w:rFonts w:ascii="Arial" w:hAnsi="Arial" w:hint="default"/>
      </w:rPr>
    </w:lvl>
    <w:lvl w:ilvl="1" w:tplc="75AE2E08" w:tentative="1">
      <w:start w:val="1"/>
      <w:numFmt w:val="bullet"/>
      <w:lvlText w:val="•"/>
      <w:lvlJc w:val="left"/>
      <w:pPr>
        <w:tabs>
          <w:tab w:val="num" w:pos="1440"/>
        </w:tabs>
        <w:ind w:left="1440" w:hanging="360"/>
      </w:pPr>
      <w:rPr>
        <w:rFonts w:ascii="Arial" w:hAnsi="Arial" w:hint="default"/>
      </w:rPr>
    </w:lvl>
    <w:lvl w:ilvl="2" w:tplc="5F965E3C" w:tentative="1">
      <w:start w:val="1"/>
      <w:numFmt w:val="bullet"/>
      <w:lvlText w:val="•"/>
      <w:lvlJc w:val="left"/>
      <w:pPr>
        <w:tabs>
          <w:tab w:val="num" w:pos="2160"/>
        </w:tabs>
        <w:ind w:left="2160" w:hanging="360"/>
      </w:pPr>
      <w:rPr>
        <w:rFonts w:ascii="Arial" w:hAnsi="Arial" w:hint="default"/>
      </w:rPr>
    </w:lvl>
    <w:lvl w:ilvl="3" w:tplc="B60EAB1E" w:tentative="1">
      <w:start w:val="1"/>
      <w:numFmt w:val="bullet"/>
      <w:lvlText w:val="•"/>
      <w:lvlJc w:val="left"/>
      <w:pPr>
        <w:tabs>
          <w:tab w:val="num" w:pos="2880"/>
        </w:tabs>
        <w:ind w:left="2880" w:hanging="360"/>
      </w:pPr>
      <w:rPr>
        <w:rFonts w:ascii="Arial" w:hAnsi="Arial" w:hint="default"/>
      </w:rPr>
    </w:lvl>
    <w:lvl w:ilvl="4" w:tplc="0DD641D0" w:tentative="1">
      <w:start w:val="1"/>
      <w:numFmt w:val="bullet"/>
      <w:lvlText w:val="•"/>
      <w:lvlJc w:val="left"/>
      <w:pPr>
        <w:tabs>
          <w:tab w:val="num" w:pos="3600"/>
        </w:tabs>
        <w:ind w:left="3600" w:hanging="360"/>
      </w:pPr>
      <w:rPr>
        <w:rFonts w:ascii="Arial" w:hAnsi="Arial" w:hint="default"/>
      </w:rPr>
    </w:lvl>
    <w:lvl w:ilvl="5" w:tplc="36E65C98" w:tentative="1">
      <w:start w:val="1"/>
      <w:numFmt w:val="bullet"/>
      <w:lvlText w:val="•"/>
      <w:lvlJc w:val="left"/>
      <w:pPr>
        <w:tabs>
          <w:tab w:val="num" w:pos="4320"/>
        </w:tabs>
        <w:ind w:left="4320" w:hanging="360"/>
      </w:pPr>
      <w:rPr>
        <w:rFonts w:ascii="Arial" w:hAnsi="Arial" w:hint="default"/>
      </w:rPr>
    </w:lvl>
    <w:lvl w:ilvl="6" w:tplc="876E0810" w:tentative="1">
      <w:start w:val="1"/>
      <w:numFmt w:val="bullet"/>
      <w:lvlText w:val="•"/>
      <w:lvlJc w:val="left"/>
      <w:pPr>
        <w:tabs>
          <w:tab w:val="num" w:pos="5040"/>
        </w:tabs>
        <w:ind w:left="5040" w:hanging="360"/>
      </w:pPr>
      <w:rPr>
        <w:rFonts w:ascii="Arial" w:hAnsi="Arial" w:hint="default"/>
      </w:rPr>
    </w:lvl>
    <w:lvl w:ilvl="7" w:tplc="AF3C06D2" w:tentative="1">
      <w:start w:val="1"/>
      <w:numFmt w:val="bullet"/>
      <w:lvlText w:val="•"/>
      <w:lvlJc w:val="left"/>
      <w:pPr>
        <w:tabs>
          <w:tab w:val="num" w:pos="5760"/>
        </w:tabs>
        <w:ind w:left="5760" w:hanging="360"/>
      </w:pPr>
      <w:rPr>
        <w:rFonts w:ascii="Arial" w:hAnsi="Arial" w:hint="default"/>
      </w:rPr>
    </w:lvl>
    <w:lvl w:ilvl="8" w:tplc="21E2342E"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702D2D39"/>
    <w:multiLevelType w:val="multilevel"/>
    <w:tmpl w:val="25A45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A24FB0"/>
    <w:multiLevelType w:val="hybridMultilevel"/>
    <w:tmpl w:val="23328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22A17D9"/>
    <w:multiLevelType w:val="hybridMultilevel"/>
    <w:tmpl w:val="0F7417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31404A1"/>
    <w:multiLevelType w:val="hybridMultilevel"/>
    <w:tmpl w:val="672097AA"/>
    <w:lvl w:ilvl="0" w:tplc="84A04E1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3E85205"/>
    <w:multiLevelType w:val="hybridMultilevel"/>
    <w:tmpl w:val="63B0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5436BDC"/>
    <w:multiLevelType w:val="hybridMultilevel"/>
    <w:tmpl w:val="5FD02F88"/>
    <w:lvl w:ilvl="0" w:tplc="F8FEEEE8">
      <w:start w:val="1"/>
      <w:numFmt w:val="bullet"/>
      <w:lvlText w:val="•"/>
      <w:lvlJc w:val="left"/>
      <w:pPr>
        <w:tabs>
          <w:tab w:val="num" w:pos="720"/>
        </w:tabs>
        <w:ind w:left="720" w:hanging="360"/>
      </w:pPr>
      <w:rPr>
        <w:rFonts w:ascii="Arial" w:hAnsi="Arial" w:hint="default"/>
      </w:rPr>
    </w:lvl>
    <w:lvl w:ilvl="1" w:tplc="0130E678" w:tentative="1">
      <w:start w:val="1"/>
      <w:numFmt w:val="bullet"/>
      <w:lvlText w:val="•"/>
      <w:lvlJc w:val="left"/>
      <w:pPr>
        <w:tabs>
          <w:tab w:val="num" w:pos="1440"/>
        </w:tabs>
        <w:ind w:left="1440" w:hanging="360"/>
      </w:pPr>
      <w:rPr>
        <w:rFonts w:ascii="Arial" w:hAnsi="Arial" w:hint="default"/>
      </w:rPr>
    </w:lvl>
    <w:lvl w:ilvl="2" w:tplc="0E74EEF2" w:tentative="1">
      <w:start w:val="1"/>
      <w:numFmt w:val="bullet"/>
      <w:lvlText w:val="•"/>
      <w:lvlJc w:val="left"/>
      <w:pPr>
        <w:tabs>
          <w:tab w:val="num" w:pos="2160"/>
        </w:tabs>
        <w:ind w:left="2160" w:hanging="360"/>
      </w:pPr>
      <w:rPr>
        <w:rFonts w:ascii="Arial" w:hAnsi="Arial" w:hint="default"/>
      </w:rPr>
    </w:lvl>
    <w:lvl w:ilvl="3" w:tplc="41FE0F86" w:tentative="1">
      <w:start w:val="1"/>
      <w:numFmt w:val="bullet"/>
      <w:lvlText w:val="•"/>
      <w:lvlJc w:val="left"/>
      <w:pPr>
        <w:tabs>
          <w:tab w:val="num" w:pos="2880"/>
        </w:tabs>
        <w:ind w:left="2880" w:hanging="360"/>
      </w:pPr>
      <w:rPr>
        <w:rFonts w:ascii="Arial" w:hAnsi="Arial" w:hint="default"/>
      </w:rPr>
    </w:lvl>
    <w:lvl w:ilvl="4" w:tplc="010452FA" w:tentative="1">
      <w:start w:val="1"/>
      <w:numFmt w:val="bullet"/>
      <w:lvlText w:val="•"/>
      <w:lvlJc w:val="left"/>
      <w:pPr>
        <w:tabs>
          <w:tab w:val="num" w:pos="3600"/>
        </w:tabs>
        <w:ind w:left="3600" w:hanging="360"/>
      </w:pPr>
      <w:rPr>
        <w:rFonts w:ascii="Arial" w:hAnsi="Arial" w:hint="default"/>
      </w:rPr>
    </w:lvl>
    <w:lvl w:ilvl="5" w:tplc="9A0AFE40" w:tentative="1">
      <w:start w:val="1"/>
      <w:numFmt w:val="bullet"/>
      <w:lvlText w:val="•"/>
      <w:lvlJc w:val="left"/>
      <w:pPr>
        <w:tabs>
          <w:tab w:val="num" w:pos="4320"/>
        </w:tabs>
        <w:ind w:left="4320" w:hanging="360"/>
      </w:pPr>
      <w:rPr>
        <w:rFonts w:ascii="Arial" w:hAnsi="Arial" w:hint="default"/>
      </w:rPr>
    </w:lvl>
    <w:lvl w:ilvl="6" w:tplc="98A6884E" w:tentative="1">
      <w:start w:val="1"/>
      <w:numFmt w:val="bullet"/>
      <w:lvlText w:val="•"/>
      <w:lvlJc w:val="left"/>
      <w:pPr>
        <w:tabs>
          <w:tab w:val="num" w:pos="5040"/>
        </w:tabs>
        <w:ind w:left="5040" w:hanging="360"/>
      </w:pPr>
      <w:rPr>
        <w:rFonts w:ascii="Arial" w:hAnsi="Arial" w:hint="default"/>
      </w:rPr>
    </w:lvl>
    <w:lvl w:ilvl="7" w:tplc="9B72E976" w:tentative="1">
      <w:start w:val="1"/>
      <w:numFmt w:val="bullet"/>
      <w:lvlText w:val="•"/>
      <w:lvlJc w:val="left"/>
      <w:pPr>
        <w:tabs>
          <w:tab w:val="num" w:pos="5760"/>
        </w:tabs>
        <w:ind w:left="5760" w:hanging="360"/>
      </w:pPr>
      <w:rPr>
        <w:rFonts w:ascii="Arial" w:hAnsi="Arial" w:hint="default"/>
      </w:rPr>
    </w:lvl>
    <w:lvl w:ilvl="8" w:tplc="160E75C2"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77C21460"/>
    <w:multiLevelType w:val="hybridMultilevel"/>
    <w:tmpl w:val="BC68718A"/>
    <w:lvl w:ilvl="0" w:tplc="46D6F270">
      <w:start w:val="1"/>
      <w:numFmt w:val="bullet"/>
      <w:lvlText w:val="•"/>
      <w:lvlJc w:val="left"/>
      <w:pPr>
        <w:tabs>
          <w:tab w:val="num" w:pos="720"/>
        </w:tabs>
        <w:ind w:left="720" w:hanging="360"/>
      </w:pPr>
      <w:rPr>
        <w:rFonts w:ascii="Arial" w:hAnsi="Arial" w:hint="default"/>
      </w:rPr>
    </w:lvl>
    <w:lvl w:ilvl="1" w:tplc="4A24C838" w:tentative="1">
      <w:start w:val="1"/>
      <w:numFmt w:val="bullet"/>
      <w:lvlText w:val="•"/>
      <w:lvlJc w:val="left"/>
      <w:pPr>
        <w:tabs>
          <w:tab w:val="num" w:pos="1440"/>
        </w:tabs>
        <w:ind w:left="1440" w:hanging="360"/>
      </w:pPr>
      <w:rPr>
        <w:rFonts w:ascii="Arial" w:hAnsi="Arial" w:hint="default"/>
      </w:rPr>
    </w:lvl>
    <w:lvl w:ilvl="2" w:tplc="7F9E572E" w:tentative="1">
      <w:start w:val="1"/>
      <w:numFmt w:val="bullet"/>
      <w:lvlText w:val="•"/>
      <w:lvlJc w:val="left"/>
      <w:pPr>
        <w:tabs>
          <w:tab w:val="num" w:pos="2160"/>
        </w:tabs>
        <w:ind w:left="2160" w:hanging="360"/>
      </w:pPr>
      <w:rPr>
        <w:rFonts w:ascii="Arial" w:hAnsi="Arial" w:hint="default"/>
      </w:rPr>
    </w:lvl>
    <w:lvl w:ilvl="3" w:tplc="F948E7AA" w:tentative="1">
      <w:start w:val="1"/>
      <w:numFmt w:val="bullet"/>
      <w:lvlText w:val="•"/>
      <w:lvlJc w:val="left"/>
      <w:pPr>
        <w:tabs>
          <w:tab w:val="num" w:pos="2880"/>
        </w:tabs>
        <w:ind w:left="2880" w:hanging="360"/>
      </w:pPr>
      <w:rPr>
        <w:rFonts w:ascii="Arial" w:hAnsi="Arial" w:hint="default"/>
      </w:rPr>
    </w:lvl>
    <w:lvl w:ilvl="4" w:tplc="1EB44908" w:tentative="1">
      <w:start w:val="1"/>
      <w:numFmt w:val="bullet"/>
      <w:lvlText w:val="•"/>
      <w:lvlJc w:val="left"/>
      <w:pPr>
        <w:tabs>
          <w:tab w:val="num" w:pos="3600"/>
        </w:tabs>
        <w:ind w:left="3600" w:hanging="360"/>
      </w:pPr>
      <w:rPr>
        <w:rFonts w:ascii="Arial" w:hAnsi="Arial" w:hint="default"/>
      </w:rPr>
    </w:lvl>
    <w:lvl w:ilvl="5" w:tplc="18B8BB50" w:tentative="1">
      <w:start w:val="1"/>
      <w:numFmt w:val="bullet"/>
      <w:lvlText w:val="•"/>
      <w:lvlJc w:val="left"/>
      <w:pPr>
        <w:tabs>
          <w:tab w:val="num" w:pos="4320"/>
        </w:tabs>
        <w:ind w:left="4320" w:hanging="360"/>
      </w:pPr>
      <w:rPr>
        <w:rFonts w:ascii="Arial" w:hAnsi="Arial" w:hint="default"/>
      </w:rPr>
    </w:lvl>
    <w:lvl w:ilvl="6" w:tplc="8E340BB6" w:tentative="1">
      <w:start w:val="1"/>
      <w:numFmt w:val="bullet"/>
      <w:lvlText w:val="•"/>
      <w:lvlJc w:val="left"/>
      <w:pPr>
        <w:tabs>
          <w:tab w:val="num" w:pos="5040"/>
        </w:tabs>
        <w:ind w:left="5040" w:hanging="360"/>
      </w:pPr>
      <w:rPr>
        <w:rFonts w:ascii="Arial" w:hAnsi="Arial" w:hint="default"/>
      </w:rPr>
    </w:lvl>
    <w:lvl w:ilvl="7" w:tplc="80D0375A" w:tentative="1">
      <w:start w:val="1"/>
      <w:numFmt w:val="bullet"/>
      <w:lvlText w:val="•"/>
      <w:lvlJc w:val="left"/>
      <w:pPr>
        <w:tabs>
          <w:tab w:val="num" w:pos="5760"/>
        </w:tabs>
        <w:ind w:left="5760" w:hanging="360"/>
      </w:pPr>
      <w:rPr>
        <w:rFonts w:ascii="Arial" w:hAnsi="Arial" w:hint="default"/>
      </w:rPr>
    </w:lvl>
    <w:lvl w:ilvl="8" w:tplc="D3F6439C"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78657ED6"/>
    <w:multiLevelType w:val="hybridMultilevel"/>
    <w:tmpl w:val="51F699C2"/>
    <w:lvl w:ilvl="0" w:tplc="5380D1A8">
      <w:start w:val="1"/>
      <w:numFmt w:val="bullet"/>
      <w:lvlText w:val="•"/>
      <w:lvlJc w:val="left"/>
      <w:pPr>
        <w:tabs>
          <w:tab w:val="num" w:pos="720"/>
        </w:tabs>
        <w:ind w:left="720" w:hanging="360"/>
      </w:pPr>
      <w:rPr>
        <w:rFonts w:ascii="Arial" w:hAnsi="Arial" w:hint="default"/>
      </w:rPr>
    </w:lvl>
    <w:lvl w:ilvl="1" w:tplc="C2548386" w:tentative="1">
      <w:start w:val="1"/>
      <w:numFmt w:val="bullet"/>
      <w:lvlText w:val="•"/>
      <w:lvlJc w:val="left"/>
      <w:pPr>
        <w:tabs>
          <w:tab w:val="num" w:pos="1440"/>
        </w:tabs>
        <w:ind w:left="1440" w:hanging="360"/>
      </w:pPr>
      <w:rPr>
        <w:rFonts w:ascii="Arial" w:hAnsi="Arial" w:hint="default"/>
      </w:rPr>
    </w:lvl>
    <w:lvl w:ilvl="2" w:tplc="1ADE371A" w:tentative="1">
      <w:start w:val="1"/>
      <w:numFmt w:val="bullet"/>
      <w:lvlText w:val="•"/>
      <w:lvlJc w:val="left"/>
      <w:pPr>
        <w:tabs>
          <w:tab w:val="num" w:pos="2160"/>
        </w:tabs>
        <w:ind w:left="2160" w:hanging="360"/>
      </w:pPr>
      <w:rPr>
        <w:rFonts w:ascii="Arial" w:hAnsi="Arial" w:hint="default"/>
      </w:rPr>
    </w:lvl>
    <w:lvl w:ilvl="3" w:tplc="273C6D7A" w:tentative="1">
      <w:start w:val="1"/>
      <w:numFmt w:val="bullet"/>
      <w:lvlText w:val="•"/>
      <w:lvlJc w:val="left"/>
      <w:pPr>
        <w:tabs>
          <w:tab w:val="num" w:pos="2880"/>
        </w:tabs>
        <w:ind w:left="2880" w:hanging="360"/>
      </w:pPr>
      <w:rPr>
        <w:rFonts w:ascii="Arial" w:hAnsi="Arial" w:hint="default"/>
      </w:rPr>
    </w:lvl>
    <w:lvl w:ilvl="4" w:tplc="38B4E03C" w:tentative="1">
      <w:start w:val="1"/>
      <w:numFmt w:val="bullet"/>
      <w:lvlText w:val="•"/>
      <w:lvlJc w:val="left"/>
      <w:pPr>
        <w:tabs>
          <w:tab w:val="num" w:pos="3600"/>
        </w:tabs>
        <w:ind w:left="3600" w:hanging="360"/>
      </w:pPr>
      <w:rPr>
        <w:rFonts w:ascii="Arial" w:hAnsi="Arial" w:hint="default"/>
      </w:rPr>
    </w:lvl>
    <w:lvl w:ilvl="5" w:tplc="07161BBC" w:tentative="1">
      <w:start w:val="1"/>
      <w:numFmt w:val="bullet"/>
      <w:lvlText w:val="•"/>
      <w:lvlJc w:val="left"/>
      <w:pPr>
        <w:tabs>
          <w:tab w:val="num" w:pos="4320"/>
        </w:tabs>
        <w:ind w:left="4320" w:hanging="360"/>
      </w:pPr>
      <w:rPr>
        <w:rFonts w:ascii="Arial" w:hAnsi="Arial" w:hint="default"/>
      </w:rPr>
    </w:lvl>
    <w:lvl w:ilvl="6" w:tplc="5E2AD4A8" w:tentative="1">
      <w:start w:val="1"/>
      <w:numFmt w:val="bullet"/>
      <w:lvlText w:val="•"/>
      <w:lvlJc w:val="left"/>
      <w:pPr>
        <w:tabs>
          <w:tab w:val="num" w:pos="5040"/>
        </w:tabs>
        <w:ind w:left="5040" w:hanging="360"/>
      </w:pPr>
      <w:rPr>
        <w:rFonts w:ascii="Arial" w:hAnsi="Arial" w:hint="default"/>
      </w:rPr>
    </w:lvl>
    <w:lvl w:ilvl="7" w:tplc="EE944C90" w:tentative="1">
      <w:start w:val="1"/>
      <w:numFmt w:val="bullet"/>
      <w:lvlText w:val="•"/>
      <w:lvlJc w:val="left"/>
      <w:pPr>
        <w:tabs>
          <w:tab w:val="num" w:pos="5760"/>
        </w:tabs>
        <w:ind w:left="5760" w:hanging="360"/>
      </w:pPr>
      <w:rPr>
        <w:rFonts w:ascii="Arial" w:hAnsi="Arial" w:hint="default"/>
      </w:rPr>
    </w:lvl>
    <w:lvl w:ilvl="8" w:tplc="7F7E7178"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7A6672F9"/>
    <w:multiLevelType w:val="hybridMultilevel"/>
    <w:tmpl w:val="38E04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B3E4DAA"/>
    <w:multiLevelType w:val="hybridMultilevel"/>
    <w:tmpl w:val="817C138C"/>
    <w:lvl w:ilvl="0" w:tplc="605E93EA">
      <w:start w:val="1"/>
      <w:numFmt w:val="bullet"/>
      <w:lvlText w:val="•"/>
      <w:lvlJc w:val="left"/>
      <w:pPr>
        <w:tabs>
          <w:tab w:val="num" w:pos="720"/>
        </w:tabs>
        <w:ind w:left="720" w:hanging="360"/>
      </w:pPr>
      <w:rPr>
        <w:rFonts w:ascii="Arial" w:hAnsi="Arial" w:hint="default"/>
      </w:rPr>
    </w:lvl>
    <w:lvl w:ilvl="1" w:tplc="21AAB8DC" w:tentative="1">
      <w:start w:val="1"/>
      <w:numFmt w:val="bullet"/>
      <w:lvlText w:val="•"/>
      <w:lvlJc w:val="left"/>
      <w:pPr>
        <w:tabs>
          <w:tab w:val="num" w:pos="1440"/>
        </w:tabs>
        <w:ind w:left="1440" w:hanging="360"/>
      </w:pPr>
      <w:rPr>
        <w:rFonts w:ascii="Arial" w:hAnsi="Arial" w:hint="default"/>
      </w:rPr>
    </w:lvl>
    <w:lvl w:ilvl="2" w:tplc="844E1560" w:tentative="1">
      <w:start w:val="1"/>
      <w:numFmt w:val="bullet"/>
      <w:lvlText w:val="•"/>
      <w:lvlJc w:val="left"/>
      <w:pPr>
        <w:tabs>
          <w:tab w:val="num" w:pos="2160"/>
        </w:tabs>
        <w:ind w:left="2160" w:hanging="360"/>
      </w:pPr>
      <w:rPr>
        <w:rFonts w:ascii="Arial" w:hAnsi="Arial" w:hint="default"/>
      </w:rPr>
    </w:lvl>
    <w:lvl w:ilvl="3" w:tplc="64126D24" w:tentative="1">
      <w:start w:val="1"/>
      <w:numFmt w:val="bullet"/>
      <w:lvlText w:val="•"/>
      <w:lvlJc w:val="left"/>
      <w:pPr>
        <w:tabs>
          <w:tab w:val="num" w:pos="2880"/>
        </w:tabs>
        <w:ind w:left="2880" w:hanging="360"/>
      </w:pPr>
      <w:rPr>
        <w:rFonts w:ascii="Arial" w:hAnsi="Arial" w:hint="default"/>
      </w:rPr>
    </w:lvl>
    <w:lvl w:ilvl="4" w:tplc="76144EEE" w:tentative="1">
      <w:start w:val="1"/>
      <w:numFmt w:val="bullet"/>
      <w:lvlText w:val="•"/>
      <w:lvlJc w:val="left"/>
      <w:pPr>
        <w:tabs>
          <w:tab w:val="num" w:pos="3600"/>
        </w:tabs>
        <w:ind w:left="3600" w:hanging="360"/>
      </w:pPr>
      <w:rPr>
        <w:rFonts w:ascii="Arial" w:hAnsi="Arial" w:hint="default"/>
      </w:rPr>
    </w:lvl>
    <w:lvl w:ilvl="5" w:tplc="96A487FA" w:tentative="1">
      <w:start w:val="1"/>
      <w:numFmt w:val="bullet"/>
      <w:lvlText w:val="•"/>
      <w:lvlJc w:val="left"/>
      <w:pPr>
        <w:tabs>
          <w:tab w:val="num" w:pos="4320"/>
        </w:tabs>
        <w:ind w:left="4320" w:hanging="360"/>
      </w:pPr>
      <w:rPr>
        <w:rFonts w:ascii="Arial" w:hAnsi="Arial" w:hint="default"/>
      </w:rPr>
    </w:lvl>
    <w:lvl w:ilvl="6" w:tplc="217CE87E" w:tentative="1">
      <w:start w:val="1"/>
      <w:numFmt w:val="bullet"/>
      <w:lvlText w:val="•"/>
      <w:lvlJc w:val="left"/>
      <w:pPr>
        <w:tabs>
          <w:tab w:val="num" w:pos="5040"/>
        </w:tabs>
        <w:ind w:left="5040" w:hanging="360"/>
      </w:pPr>
      <w:rPr>
        <w:rFonts w:ascii="Arial" w:hAnsi="Arial" w:hint="default"/>
      </w:rPr>
    </w:lvl>
    <w:lvl w:ilvl="7" w:tplc="D1E84B44" w:tentative="1">
      <w:start w:val="1"/>
      <w:numFmt w:val="bullet"/>
      <w:lvlText w:val="•"/>
      <w:lvlJc w:val="left"/>
      <w:pPr>
        <w:tabs>
          <w:tab w:val="num" w:pos="5760"/>
        </w:tabs>
        <w:ind w:left="5760" w:hanging="360"/>
      </w:pPr>
      <w:rPr>
        <w:rFonts w:ascii="Arial" w:hAnsi="Arial" w:hint="default"/>
      </w:rPr>
    </w:lvl>
    <w:lvl w:ilvl="8" w:tplc="DE76D6C6"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7BB937D1"/>
    <w:multiLevelType w:val="hybridMultilevel"/>
    <w:tmpl w:val="0B6A483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7C243686"/>
    <w:multiLevelType w:val="hybridMultilevel"/>
    <w:tmpl w:val="CA2463A8"/>
    <w:lvl w:ilvl="0" w:tplc="A5BCAC1E">
      <w:start w:val="1"/>
      <w:numFmt w:val="bullet"/>
      <w:lvlText w:val="•"/>
      <w:lvlJc w:val="left"/>
      <w:pPr>
        <w:tabs>
          <w:tab w:val="num" w:pos="720"/>
        </w:tabs>
        <w:ind w:left="720" w:hanging="360"/>
      </w:pPr>
      <w:rPr>
        <w:rFonts w:ascii="Arial" w:hAnsi="Arial" w:hint="default"/>
      </w:rPr>
    </w:lvl>
    <w:lvl w:ilvl="1" w:tplc="9D32EF36" w:tentative="1">
      <w:start w:val="1"/>
      <w:numFmt w:val="bullet"/>
      <w:lvlText w:val="•"/>
      <w:lvlJc w:val="left"/>
      <w:pPr>
        <w:tabs>
          <w:tab w:val="num" w:pos="1440"/>
        </w:tabs>
        <w:ind w:left="1440" w:hanging="360"/>
      </w:pPr>
      <w:rPr>
        <w:rFonts w:ascii="Arial" w:hAnsi="Arial" w:hint="default"/>
      </w:rPr>
    </w:lvl>
    <w:lvl w:ilvl="2" w:tplc="7B40C268" w:tentative="1">
      <w:start w:val="1"/>
      <w:numFmt w:val="bullet"/>
      <w:lvlText w:val="•"/>
      <w:lvlJc w:val="left"/>
      <w:pPr>
        <w:tabs>
          <w:tab w:val="num" w:pos="2160"/>
        </w:tabs>
        <w:ind w:left="2160" w:hanging="360"/>
      </w:pPr>
      <w:rPr>
        <w:rFonts w:ascii="Arial" w:hAnsi="Arial" w:hint="default"/>
      </w:rPr>
    </w:lvl>
    <w:lvl w:ilvl="3" w:tplc="8F066CAE" w:tentative="1">
      <w:start w:val="1"/>
      <w:numFmt w:val="bullet"/>
      <w:lvlText w:val="•"/>
      <w:lvlJc w:val="left"/>
      <w:pPr>
        <w:tabs>
          <w:tab w:val="num" w:pos="2880"/>
        </w:tabs>
        <w:ind w:left="2880" w:hanging="360"/>
      </w:pPr>
      <w:rPr>
        <w:rFonts w:ascii="Arial" w:hAnsi="Arial" w:hint="default"/>
      </w:rPr>
    </w:lvl>
    <w:lvl w:ilvl="4" w:tplc="B4C45AD4" w:tentative="1">
      <w:start w:val="1"/>
      <w:numFmt w:val="bullet"/>
      <w:lvlText w:val="•"/>
      <w:lvlJc w:val="left"/>
      <w:pPr>
        <w:tabs>
          <w:tab w:val="num" w:pos="3600"/>
        </w:tabs>
        <w:ind w:left="3600" w:hanging="360"/>
      </w:pPr>
      <w:rPr>
        <w:rFonts w:ascii="Arial" w:hAnsi="Arial" w:hint="default"/>
      </w:rPr>
    </w:lvl>
    <w:lvl w:ilvl="5" w:tplc="14902FE2" w:tentative="1">
      <w:start w:val="1"/>
      <w:numFmt w:val="bullet"/>
      <w:lvlText w:val="•"/>
      <w:lvlJc w:val="left"/>
      <w:pPr>
        <w:tabs>
          <w:tab w:val="num" w:pos="4320"/>
        </w:tabs>
        <w:ind w:left="4320" w:hanging="360"/>
      </w:pPr>
      <w:rPr>
        <w:rFonts w:ascii="Arial" w:hAnsi="Arial" w:hint="default"/>
      </w:rPr>
    </w:lvl>
    <w:lvl w:ilvl="6" w:tplc="40985A4C" w:tentative="1">
      <w:start w:val="1"/>
      <w:numFmt w:val="bullet"/>
      <w:lvlText w:val="•"/>
      <w:lvlJc w:val="left"/>
      <w:pPr>
        <w:tabs>
          <w:tab w:val="num" w:pos="5040"/>
        </w:tabs>
        <w:ind w:left="5040" w:hanging="360"/>
      </w:pPr>
      <w:rPr>
        <w:rFonts w:ascii="Arial" w:hAnsi="Arial" w:hint="default"/>
      </w:rPr>
    </w:lvl>
    <w:lvl w:ilvl="7" w:tplc="79D4452C" w:tentative="1">
      <w:start w:val="1"/>
      <w:numFmt w:val="bullet"/>
      <w:lvlText w:val="•"/>
      <w:lvlJc w:val="left"/>
      <w:pPr>
        <w:tabs>
          <w:tab w:val="num" w:pos="5760"/>
        </w:tabs>
        <w:ind w:left="5760" w:hanging="360"/>
      </w:pPr>
      <w:rPr>
        <w:rFonts w:ascii="Arial" w:hAnsi="Arial" w:hint="default"/>
      </w:rPr>
    </w:lvl>
    <w:lvl w:ilvl="8" w:tplc="2DA6B718"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7C466CC4"/>
    <w:multiLevelType w:val="hybridMultilevel"/>
    <w:tmpl w:val="F378EBA8"/>
    <w:lvl w:ilvl="0" w:tplc="31FAA61C">
      <w:start w:val="1"/>
      <w:numFmt w:val="bullet"/>
      <w:lvlText w:val="•"/>
      <w:lvlJc w:val="left"/>
      <w:pPr>
        <w:tabs>
          <w:tab w:val="num" w:pos="720"/>
        </w:tabs>
        <w:ind w:left="720" w:hanging="360"/>
      </w:pPr>
      <w:rPr>
        <w:rFonts w:ascii="Arial" w:hAnsi="Arial" w:hint="default"/>
      </w:rPr>
    </w:lvl>
    <w:lvl w:ilvl="1" w:tplc="17B60C42" w:tentative="1">
      <w:start w:val="1"/>
      <w:numFmt w:val="bullet"/>
      <w:lvlText w:val="•"/>
      <w:lvlJc w:val="left"/>
      <w:pPr>
        <w:tabs>
          <w:tab w:val="num" w:pos="1440"/>
        </w:tabs>
        <w:ind w:left="1440" w:hanging="360"/>
      </w:pPr>
      <w:rPr>
        <w:rFonts w:ascii="Arial" w:hAnsi="Arial" w:hint="default"/>
      </w:rPr>
    </w:lvl>
    <w:lvl w:ilvl="2" w:tplc="BD807EAC" w:tentative="1">
      <w:start w:val="1"/>
      <w:numFmt w:val="bullet"/>
      <w:lvlText w:val="•"/>
      <w:lvlJc w:val="left"/>
      <w:pPr>
        <w:tabs>
          <w:tab w:val="num" w:pos="2160"/>
        </w:tabs>
        <w:ind w:left="2160" w:hanging="360"/>
      </w:pPr>
      <w:rPr>
        <w:rFonts w:ascii="Arial" w:hAnsi="Arial" w:hint="default"/>
      </w:rPr>
    </w:lvl>
    <w:lvl w:ilvl="3" w:tplc="074090F6" w:tentative="1">
      <w:start w:val="1"/>
      <w:numFmt w:val="bullet"/>
      <w:lvlText w:val="•"/>
      <w:lvlJc w:val="left"/>
      <w:pPr>
        <w:tabs>
          <w:tab w:val="num" w:pos="2880"/>
        </w:tabs>
        <w:ind w:left="2880" w:hanging="360"/>
      </w:pPr>
      <w:rPr>
        <w:rFonts w:ascii="Arial" w:hAnsi="Arial" w:hint="default"/>
      </w:rPr>
    </w:lvl>
    <w:lvl w:ilvl="4" w:tplc="BEDE0698" w:tentative="1">
      <w:start w:val="1"/>
      <w:numFmt w:val="bullet"/>
      <w:lvlText w:val="•"/>
      <w:lvlJc w:val="left"/>
      <w:pPr>
        <w:tabs>
          <w:tab w:val="num" w:pos="3600"/>
        </w:tabs>
        <w:ind w:left="3600" w:hanging="360"/>
      </w:pPr>
      <w:rPr>
        <w:rFonts w:ascii="Arial" w:hAnsi="Arial" w:hint="default"/>
      </w:rPr>
    </w:lvl>
    <w:lvl w:ilvl="5" w:tplc="561CC4D8" w:tentative="1">
      <w:start w:val="1"/>
      <w:numFmt w:val="bullet"/>
      <w:lvlText w:val="•"/>
      <w:lvlJc w:val="left"/>
      <w:pPr>
        <w:tabs>
          <w:tab w:val="num" w:pos="4320"/>
        </w:tabs>
        <w:ind w:left="4320" w:hanging="360"/>
      </w:pPr>
      <w:rPr>
        <w:rFonts w:ascii="Arial" w:hAnsi="Arial" w:hint="default"/>
      </w:rPr>
    </w:lvl>
    <w:lvl w:ilvl="6" w:tplc="03EE34C2" w:tentative="1">
      <w:start w:val="1"/>
      <w:numFmt w:val="bullet"/>
      <w:lvlText w:val="•"/>
      <w:lvlJc w:val="left"/>
      <w:pPr>
        <w:tabs>
          <w:tab w:val="num" w:pos="5040"/>
        </w:tabs>
        <w:ind w:left="5040" w:hanging="360"/>
      </w:pPr>
      <w:rPr>
        <w:rFonts w:ascii="Arial" w:hAnsi="Arial" w:hint="default"/>
      </w:rPr>
    </w:lvl>
    <w:lvl w:ilvl="7" w:tplc="5C6E662E" w:tentative="1">
      <w:start w:val="1"/>
      <w:numFmt w:val="bullet"/>
      <w:lvlText w:val="•"/>
      <w:lvlJc w:val="left"/>
      <w:pPr>
        <w:tabs>
          <w:tab w:val="num" w:pos="5760"/>
        </w:tabs>
        <w:ind w:left="5760" w:hanging="360"/>
      </w:pPr>
      <w:rPr>
        <w:rFonts w:ascii="Arial" w:hAnsi="Arial" w:hint="default"/>
      </w:rPr>
    </w:lvl>
    <w:lvl w:ilvl="8" w:tplc="578A9DD6"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7D102FB3"/>
    <w:multiLevelType w:val="hybridMultilevel"/>
    <w:tmpl w:val="6054D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6148C9"/>
    <w:multiLevelType w:val="hybridMultilevel"/>
    <w:tmpl w:val="302C6824"/>
    <w:lvl w:ilvl="0" w:tplc="B7D60044">
      <w:start w:val="1"/>
      <w:numFmt w:val="bullet"/>
      <w:lvlText w:val="•"/>
      <w:lvlJc w:val="left"/>
      <w:pPr>
        <w:tabs>
          <w:tab w:val="num" w:pos="720"/>
        </w:tabs>
        <w:ind w:left="720" w:hanging="360"/>
      </w:pPr>
      <w:rPr>
        <w:rFonts w:ascii="Arial" w:hAnsi="Arial" w:hint="default"/>
      </w:rPr>
    </w:lvl>
    <w:lvl w:ilvl="1" w:tplc="9484F68C" w:tentative="1">
      <w:start w:val="1"/>
      <w:numFmt w:val="bullet"/>
      <w:lvlText w:val="•"/>
      <w:lvlJc w:val="left"/>
      <w:pPr>
        <w:tabs>
          <w:tab w:val="num" w:pos="1440"/>
        </w:tabs>
        <w:ind w:left="1440" w:hanging="360"/>
      </w:pPr>
      <w:rPr>
        <w:rFonts w:ascii="Arial" w:hAnsi="Arial" w:hint="default"/>
      </w:rPr>
    </w:lvl>
    <w:lvl w:ilvl="2" w:tplc="0C44EA22" w:tentative="1">
      <w:start w:val="1"/>
      <w:numFmt w:val="bullet"/>
      <w:lvlText w:val="•"/>
      <w:lvlJc w:val="left"/>
      <w:pPr>
        <w:tabs>
          <w:tab w:val="num" w:pos="2160"/>
        </w:tabs>
        <w:ind w:left="2160" w:hanging="360"/>
      </w:pPr>
      <w:rPr>
        <w:rFonts w:ascii="Arial" w:hAnsi="Arial" w:hint="default"/>
      </w:rPr>
    </w:lvl>
    <w:lvl w:ilvl="3" w:tplc="AF8AC8CE" w:tentative="1">
      <w:start w:val="1"/>
      <w:numFmt w:val="bullet"/>
      <w:lvlText w:val="•"/>
      <w:lvlJc w:val="left"/>
      <w:pPr>
        <w:tabs>
          <w:tab w:val="num" w:pos="2880"/>
        </w:tabs>
        <w:ind w:left="2880" w:hanging="360"/>
      </w:pPr>
      <w:rPr>
        <w:rFonts w:ascii="Arial" w:hAnsi="Arial" w:hint="default"/>
      </w:rPr>
    </w:lvl>
    <w:lvl w:ilvl="4" w:tplc="34E81B86" w:tentative="1">
      <w:start w:val="1"/>
      <w:numFmt w:val="bullet"/>
      <w:lvlText w:val="•"/>
      <w:lvlJc w:val="left"/>
      <w:pPr>
        <w:tabs>
          <w:tab w:val="num" w:pos="3600"/>
        </w:tabs>
        <w:ind w:left="3600" w:hanging="360"/>
      </w:pPr>
      <w:rPr>
        <w:rFonts w:ascii="Arial" w:hAnsi="Arial" w:hint="default"/>
      </w:rPr>
    </w:lvl>
    <w:lvl w:ilvl="5" w:tplc="3E7A4950" w:tentative="1">
      <w:start w:val="1"/>
      <w:numFmt w:val="bullet"/>
      <w:lvlText w:val="•"/>
      <w:lvlJc w:val="left"/>
      <w:pPr>
        <w:tabs>
          <w:tab w:val="num" w:pos="4320"/>
        </w:tabs>
        <w:ind w:left="4320" w:hanging="360"/>
      </w:pPr>
      <w:rPr>
        <w:rFonts w:ascii="Arial" w:hAnsi="Arial" w:hint="default"/>
      </w:rPr>
    </w:lvl>
    <w:lvl w:ilvl="6" w:tplc="D9C4DFB0" w:tentative="1">
      <w:start w:val="1"/>
      <w:numFmt w:val="bullet"/>
      <w:lvlText w:val="•"/>
      <w:lvlJc w:val="left"/>
      <w:pPr>
        <w:tabs>
          <w:tab w:val="num" w:pos="5040"/>
        </w:tabs>
        <w:ind w:left="5040" w:hanging="360"/>
      </w:pPr>
      <w:rPr>
        <w:rFonts w:ascii="Arial" w:hAnsi="Arial" w:hint="default"/>
      </w:rPr>
    </w:lvl>
    <w:lvl w:ilvl="7" w:tplc="131EEB92" w:tentative="1">
      <w:start w:val="1"/>
      <w:numFmt w:val="bullet"/>
      <w:lvlText w:val="•"/>
      <w:lvlJc w:val="left"/>
      <w:pPr>
        <w:tabs>
          <w:tab w:val="num" w:pos="5760"/>
        </w:tabs>
        <w:ind w:left="5760" w:hanging="360"/>
      </w:pPr>
      <w:rPr>
        <w:rFonts w:ascii="Arial" w:hAnsi="Arial" w:hint="default"/>
      </w:rPr>
    </w:lvl>
    <w:lvl w:ilvl="8" w:tplc="CFEAF364"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7EB828CA"/>
    <w:multiLevelType w:val="hybridMultilevel"/>
    <w:tmpl w:val="F57E7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FD60322"/>
    <w:multiLevelType w:val="hybridMultilevel"/>
    <w:tmpl w:val="A4D05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Arial" w:hAnsi="Arial" w:cs="Arial" w:hint="default"/>
          <w:sz w:val="40"/>
        </w:rPr>
      </w:lvl>
    </w:lvlOverride>
  </w:num>
  <w:num w:numId="2">
    <w:abstractNumId w:val="0"/>
    <w:lvlOverride w:ilvl="0">
      <w:lvl w:ilvl="0">
        <w:numFmt w:val="bullet"/>
        <w:lvlText w:val=""/>
        <w:legacy w:legacy="1" w:legacySpace="0" w:legacyIndent="0"/>
        <w:lvlJc w:val="left"/>
        <w:rPr>
          <w:rFonts w:ascii="Wingdings" w:hAnsi="Wingdings" w:hint="default"/>
          <w:sz w:val="40"/>
        </w:rPr>
      </w:lvl>
    </w:lvlOverride>
  </w:num>
  <w:num w:numId="3">
    <w:abstractNumId w:val="0"/>
    <w:lvlOverride w:ilvl="0">
      <w:lvl w:ilvl="0">
        <w:numFmt w:val="bullet"/>
        <w:lvlText w:val="–"/>
        <w:legacy w:legacy="1" w:legacySpace="0" w:legacyIndent="0"/>
        <w:lvlJc w:val="left"/>
        <w:rPr>
          <w:rFonts w:ascii="Arial" w:hAnsi="Arial" w:cs="Arial" w:hint="default"/>
          <w:sz w:val="40"/>
        </w:rPr>
      </w:lvl>
    </w:lvlOverride>
  </w:num>
  <w:num w:numId="4">
    <w:abstractNumId w:val="106"/>
  </w:num>
  <w:num w:numId="5">
    <w:abstractNumId w:val="57"/>
  </w:num>
  <w:num w:numId="6">
    <w:abstractNumId w:val="20"/>
  </w:num>
  <w:num w:numId="7">
    <w:abstractNumId w:val="37"/>
  </w:num>
  <w:num w:numId="8">
    <w:abstractNumId w:val="50"/>
  </w:num>
  <w:num w:numId="9">
    <w:abstractNumId w:val="60"/>
  </w:num>
  <w:num w:numId="10">
    <w:abstractNumId w:val="15"/>
  </w:num>
  <w:num w:numId="11">
    <w:abstractNumId w:val="96"/>
  </w:num>
  <w:num w:numId="12">
    <w:abstractNumId w:val="9"/>
  </w:num>
  <w:num w:numId="13">
    <w:abstractNumId w:val="43"/>
  </w:num>
  <w:num w:numId="14">
    <w:abstractNumId w:val="54"/>
  </w:num>
  <w:num w:numId="15">
    <w:abstractNumId w:val="12"/>
  </w:num>
  <w:num w:numId="16">
    <w:abstractNumId w:val="77"/>
  </w:num>
  <w:num w:numId="17">
    <w:abstractNumId w:val="2"/>
  </w:num>
  <w:num w:numId="18">
    <w:abstractNumId w:val="75"/>
  </w:num>
  <w:num w:numId="19">
    <w:abstractNumId w:val="39"/>
  </w:num>
  <w:num w:numId="20">
    <w:abstractNumId w:val="116"/>
  </w:num>
  <w:num w:numId="21">
    <w:abstractNumId w:val="59"/>
  </w:num>
  <w:num w:numId="22">
    <w:abstractNumId w:val="87"/>
  </w:num>
  <w:num w:numId="23">
    <w:abstractNumId w:val="105"/>
  </w:num>
  <w:num w:numId="24">
    <w:abstractNumId w:val="67"/>
  </w:num>
  <w:num w:numId="25">
    <w:abstractNumId w:val="58"/>
  </w:num>
  <w:num w:numId="26">
    <w:abstractNumId w:val="79"/>
  </w:num>
  <w:num w:numId="27">
    <w:abstractNumId w:val="14"/>
  </w:num>
  <w:num w:numId="28">
    <w:abstractNumId w:val="92"/>
  </w:num>
  <w:num w:numId="29">
    <w:abstractNumId w:val="76"/>
  </w:num>
  <w:num w:numId="30">
    <w:abstractNumId w:val="108"/>
  </w:num>
  <w:num w:numId="31">
    <w:abstractNumId w:val="64"/>
  </w:num>
  <w:num w:numId="32">
    <w:abstractNumId w:val="80"/>
  </w:num>
  <w:num w:numId="33">
    <w:abstractNumId w:val="70"/>
  </w:num>
  <w:num w:numId="34">
    <w:abstractNumId w:val="120"/>
  </w:num>
  <w:num w:numId="35">
    <w:abstractNumId w:val="102"/>
  </w:num>
  <w:num w:numId="36">
    <w:abstractNumId w:val="1"/>
  </w:num>
  <w:num w:numId="37">
    <w:abstractNumId w:val="17"/>
  </w:num>
  <w:num w:numId="38">
    <w:abstractNumId w:val="28"/>
  </w:num>
  <w:num w:numId="39">
    <w:abstractNumId w:val="22"/>
  </w:num>
  <w:num w:numId="40">
    <w:abstractNumId w:val="24"/>
  </w:num>
  <w:num w:numId="41">
    <w:abstractNumId w:val="103"/>
  </w:num>
  <w:num w:numId="42">
    <w:abstractNumId w:val="119"/>
  </w:num>
  <w:num w:numId="43">
    <w:abstractNumId w:val="63"/>
  </w:num>
  <w:num w:numId="44">
    <w:abstractNumId w:val="74"/>
  </w:num>
  <w:num w:numId="45">
    <w:abstractNumId w:val="27"/>
  </w:num>
  <w:num w:numId="46">
    <w:abstractNumId w:val="6"/>
  </w:num>
  <w:num w:numId="47">
    <w:abstractNumId w:val="113"/>
  </w:num>
  <w:num w:numId="48">
    <w:abstractNumId w:val="4"/>
  </w:num>
  <w:num w:numId="49">
    <w:abstractNumId w:val="122"/>
  </w:num>
  <w:num w:numId="50">
    <w:abstractNumId w:val="85"/>
  </w:num>
  <w:num w:numId="51">
    <w:abstractNumId w:val="46"/>
  </w:num>
  <w:num w:numId="52">
    <w:abstractNumId w:val="109"/>
  </w:num>
  <w:num w:numId="53">
    <w:abstractNumId w:val="53"/>
  </w:num>
  <w:num w:numId="54">
    <w:abstractNumId w:val="90"/>
  </w:num>
  <w:num w:numId="55">
    <w:abstractNumId w:val="36"/>
  </w:num>
  <w:num w:numId="56">
    <w:abstractNumId w:val="97"/>
  </w:num>
  <w:num w:numId="57">
    <w:abstractNumId w:val="10"/>
  </w:num>
  <w:num w:numId="58">
    <w:abstractNumId w:val="35"/>
  </w:num>
  <w:num w:numId="59">
    <w:abstractNumId w:val="95"/>
  </w:num>
  <w:num w:numId="60">
    <w:abstractNumId w:val="26"/>
  </w:num>
  <w:num w:numId="61">
    <w:abstractNumId w:val="11"/>
  </w:num>
  <w:num w:numId="62">
    <w:abstractNumId w:val="73"/>
  </w:num>
  <w:num w:numId="63">
    <w:abstractNumId w:val="16"/>
  </w:num>
  <w:num w:numId="64">
    <w:abstractNumId w:val="32"/>
  </w:num>
  <w:num w:numId="65">
    <w:abstractNumId w:val="84"/>
  </w:num>
  <w:num w:numId="66">
    <w:abstractNumId w:val="71"/>
  </w:num>
  <w:num w:numId="67">
    <w:abstractNumId w:val="38"/>
  </w:num>
  <w:num w:numId="68">
    <w:abstractNumId w:val="7"/>
  </w:num>
  <w:num w:numId="69">
    <w:abstractNumId w:val="18"/>
  </w:num>
  <w:num w:numId="70">
    <w:abstractNumId w:val="101"/>
  </w:num>
  <w:num w:numId="71">
    <w:abstractNumId w:val="19"/>
  </w:num>
  <w:num w:numId="72">
    <w:abstractNumId w:val="33"/>
  </w:num>
  <w:num w:numId="73">
    <w:abstractNumId w:val="111"/>
  </w:num>
  <w:num w:numId="74">
    <w:abstractNumId w:val="66"/>
  </w:num>
  <w:num w:numId="75">
    <w:abstractNumId w:val="29"/>
  </w:num>
  <w:num w:numId="76">
    <w:abstractNumId w:val="94"/>
  </w:num>
  <w:num w:numId="77">
    <w:abstractNumId w:val="86"/>
  </w:num>
  <w:num w:numId="78">
    <w:abstractNumId w:val="51"/>
  </w:num>
  <w:num w:numId="79">
    <w:abstractNumId w:val="48"/>
  </w:num>
  <w:num w:numId="80">
    <w:abstractNumId w:val="110"/>
  </w:num>
  <w:num w:numId="81">
    <w:abstractNumId w:val="118"/>
  </w:num>
  <w:num w:numId="82">
    <w:abstractNumId w:val="55"/>
  </w:num>
  <w:num w:numId="83">
    <w:abstractNumId w:val="61"/>
  </w:num>
  <w:num w:numId="84">
    <w:abstractNumId w:val="68"/>
  </w:num>
  <w:num w:numId="85">
    <w:abstractNumId w:val="123"/>
  </w:num>
  <w:num w:numId="86">
    <w:abstractNumId w:val="124"/>
  </w:num>
  <w:num w:numId="87">
    <w:abstractNumId w:val="82"/>
  </w:num>
  <w:num w:numId="88">
    <w:abstractNumId w:val="121"/>
  </w:num>
  <w:num w:numId="89">
    <w:abstractNumId w:val="40"/>
  </w:num>
  <w:num w:numId="90">
    <w:abstractNumId w:val="88"/>
  </w:num>
  <w:num w:numId="91">
    <w:abstractNumId w:val="93"/>
  </w:num>
  <w:num w:numId="92">
    <w:abstractNumId w:val="78"/>
  </w:num>
  <w:num w:numId="93">
    <w:abstractNumId w:val="72"/>
  </w:num>
  <w:num w:numId="94">
    <w:abstractNumId w:val="42"/>
  </w:num>
  <w:num w:numId="95">
    <w:abstractNumId w:val="34"/>
  </w:num>
  <w:num w:numId="96">
    <w:abstractNumId w:val="41"/>
  </w:num>
  <w:num w:numId="97">
    <w:abstractNumId w:val="104"/>
  </w:num>
  <w:num w:numId="98">
    <w:abstractNumId w:val="100"/>
  </w:num>
  <w:num w:numId="99">
    <w:abstractNumId w:val="83"/>
  </w:num>
  <w:num w:numId="100">
    <w:abstractNumId w:val="81"/>
  </w:num>
  <w:num w:numId="101">
    <w:abstractNumId w:val="62"/>
  </w:num>
  <w:num w:numId="102">
    <w:abstractNumId w:val="8"/>
  </w:num>
  <w:num w:numId="103">
    <w:abstractNumId w:val="44"/>
  </w:num>
  <w:num w:numId="104">
    <w:abstractNumId w:val="107"/>
  </w:num>
  <w:num w:numId="105">
    <w:abstractNumId w:val="114"/>
  </w:num>
  <w:num w:numId="106">
    <w:abstractNumId w:val="47"/>
  </w:num>
  <w:num w:numId="107">
    <w:abstractNumId w:val="30"/>
  </w:num>
  <w:num w:numId="108">
    <w:abstractNumId w:val="23"/>
  </w:num>
  <w:num w:numId="109">
    <w:abstractNumId w:val="89"/>
  </w:num>
  <w:num w:numId="110">
    <w:abstractNumId w:val="99"/>
  </w:num>
  <w:num w:numId="111">
    <w:abstractNumId w:val="117"/>
  </w:num>
  <w:num w:numId="112">
    <w:abstractNumId w:val="49"/>
  </w:num>
  <w:num w:numId="113">
    <w:abstractNumId w:val="98"/>
  </w:num>
  <w:num w:numId="114">
    <w:abstractNumId w:val="45"/>
  </w:num>
  <w:num w:numId="115">
    <w:abstractNumId w:val="52"/>
  </w:num>
  <w:num w:numId="116">
    <w:abstractNumId w:val="65"/>
  </w:num>
  <w:num w:numId="117">
    <w:abstractNumId w:val="115"/>
  </w:num>
  <w:num w:numId="118">
    <w:abstractNumId w:val="69"/>
  </w:num>
  <w:num w:numId="119">
    <w:abstractNumId w:val="3"/>
  </w:num>
  <w:num w:numId="120">
    <w:abstractNumId w:val="112"/>
  </w:num>
  <w:num w:numId="121">
    <w:abstractNumId w:val="31"/>
  </w:num>
  <w:num w:numId="122">
    <w:abstractNumId w:val="56"/>
  </w:num>
  <w:num w:numId="123">
    <w:abstractNumId w:val="5"/>
  </w:num>
  <w:num w:numId="124">
    <w:abstractNumId w:val="13"/>
  </w:num>
  <w:num w:numId="125">
    <w:abstractNumId w:val="21"/>
  </w:num>
  <w:num w:numId="126">
    <w:abstractNumId w:val="25"/>
  </w:num>
  <w:num w:numId="127">
    <w:abstractNumId w:val="91"/>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E7E"/>
    <w:rsid w:val="000019E8"/>
    <w:rsid w:val="0000467E"/>
    <w:rsid w:val="0000511E"/>
    <w:rsid w:val="000058A7"/>
    <w:rsid w:val="00005A7C"/>
    <w:rsid w:val="00005BCF"/>
    <w:rsid w:val="00006421"/>
    <w:rsid w:val="00006CCA"/>
    <w:rsid w:val="000105CA"/>
    <w:rsid w:val="00010882"/>
    <w:rsid w:val="00011D29"/>
    <w:rsid w:val="000137DD"/>
    <w:rsid w:val="000147D1"/>
    <w:rsid w:val="00014A29"/>
    <w:rsid w:val="000169FC"/>
    <w:rsid w:val="00016DCD"/>
    <w:rsid w:val="00020008"/>
    <w:rsid w:val="000223C1"/>
    <w:rsid w:val="00022AF2"/>
    <w:rsid w:val="000245EC"/>
    <w:rsid w:val="000258F3"/>
    <w:rsid w:val="00027C44"/>
    <w:rsid w:val="00030507"/>
    <w:rsid w:val="00030ABC"/>
    <w:rsid w:val="00031D34"/>
    <w:rsid w:val="00032A99"/>
    <w:rsid w:val="000343BA"/>
    <w:rsid w:val="00034BEF"/>
    <w:rsid w:val="0003688B"/>
    <w:rsid w:val="000376CE"/>
    <w:rsid w:val="00037BD5"/>
    <w:rsid w:val="000416B5"/>
    <w:rsid w:val="000428C3"/>
    <w:rsid w:val="00043D6A"/>
    <w:rsid w:val="00045076"/>
    <w:rsid w:val="00045BFE"/>
    <w:rsid w:val="000461FC"/>
    <w:rsid w:val="0004635E"/>
    <w:rsid w:val="00046592"/>
    <w:rsid w:val="00050FEA"/>
    <w:rsid w:val="0005291D"/>
    <w:rsid w:val="00052A3C"/>
    <w:rsid w:val="000538D4"/>
    <w:rsid w:val="00054277"/>
    <w:rsid w:val="00056E1C"/>
    <w:rsid w:val="00060035"/>
    <w:rsid w:val="00060FEA"/>
    <w:rsid w:val="0006234E"/>
    <w:rsid w:val="000625F5"/>
    <w:rsid w:val="00063520"/>
    <w:rsid w:val="00063F0A"/>
    <w:rsid w:val="00065B4B"/>
    <w:rsid w:val="00067A7F"/>
    <w:rsid w:val="000729EB"/>
    <w:rsid w:val="000754CD"/>
    <w:rsid w:val="0008130F"/>
    <w:rsid w:val="0008187A"/>
    <w:rsid w:val="00081DD6"/>
    <w:rsid w:val="0008348A"/>
    <w:rsid w:val="00083664"/>
    <w:rsid w:val="00083972"/>
    <w:rsid w:val="00085339"/>
    <w:rsid w:val="00085E12"/>
    <w:rsid w:val="000876F8"/>
    <w:rsid w:val="00087B1F"/>
    <w:rsid w:val="00091FC6"/>
    <w:rsid w:val="000925C9"/>
    <w:rsid w:val="00092895"/>
    <w:rsid w:val="00092C2A"/>
    <w:rsid w:val="0009309E"/>
    <w:rsid w:val="000935E7"/>
    <w:rsid w:val="00095F3E"/>
    <w:rsid w:val="000963B5"/>
    <w:rsid w:val="0009666A"/>
    <w:rsid w:val="000A04FB"/>
    <w:rsid w:val="000A269C"/>
    <w:rsid w:val="000A3157"/>
    <w:rsid w:val="000A3CB1"/>
    <w:rsid w:val="000A4542"/>
    <w:rsid w:val="000A513E"/>
    <w:rsid w:val="000A51BF"/>
    <w:rsid w:val="000A6592"/>
    <w:rsid w:val="000B02A5"/>
    <w:rsid w:val="000B1452"/>
    <w:rsid w:val="000B1BE7"/>
    <w:rsid w:val="000B1E5D"/>
    <w:rsid w:val="000B25D7"/>
    <w:rsid w:val="000B2F39"/>
    <w:rsid w:val="000B3CE1"/>
    <w:rsid w:val="000B436C"/>
    <w:rsid w:val="000B5B0D"/>
    <w:rsid w:val="000B7009"/>
    <w:rsid w:val="000B7156"/>
    <w:rsid w:val="000C07AD"/>
    <w:rsid w:val="000C0A9E"/>
    <w:rsid w:val="000C12D0"/>
    <w:rsid w:val="000C1D4A"/>
    <w:rsid w:val="000C23B6"/>
    <w:rsid w:val="000C3126"/>
    <w:rsid w:val="000C36A7"/>
    <w:rsid w:val="000C3B2D"/>
    <w:rsid w:val="000C4BFF"/>
    <w:rsid w:val="000C69BC"/>
    <w:rsid w:val="000C6F05"/>
    <w:rsid w:val="000C6FC6"/>
    <w:rsid w:val="000D1923"/>
    <w:rsid w:val="000D3144"/>
    <w:rsid w:val="000D4AE6"/>
    <w:rsid w:val="000D4EA0"/>
    <w:rsid w:val="000D50A4"/>
    <w:rsid w:val="000D5E77"/>
    <w:rsid w:val="000D62CC"/>
    <w:rsid w:val="000D67BD"/>
    <w:rsid w:val="000D6B20"/>
    <w:rsid w:val="000D6E9E"/>
    <w:rsid w:val="000D6F66"/>
    <w:rsid w:val="000D714A"/>
    <w:rsid w:val="000D7ECE"/>
    <w:rsid w:val="000E13E7"/>
    <w:rsid w:val="000E39BF"/>
    <w:rsid w:val="000E3DCC"/>
    <w:rsid w:val="000E3E1F"/>
    <w:rsid w:val="000E5370"/>
    <w:rsid w:val="000E5868"/>
    <w:rsid w:val="000E6275"/>
    <w:rsid w:val="000E7583"/>
    <w:rsid w:val="000E7A71"/>
    <w:rsid w:val="000F0ADE"/>
    <w:rsid w:val="000F0E67"/>
    <w:rsid w:val="000F3967"/>
    <w:rsid w:val="000F499C"/>
    <w:rsid w:val="000F4E69"/>
    <w:rsid w:val="000F664E"/>
    <w:rsid w:val="000F7FF3"/>
    <w:rsid w:val="00100F2F"/>
    <w:rsid w:val="001013AB"/>
    <w:rsid w:val="0010185B"/>
    <w:rsid w:val="001029EA"/>
    <w:rsid w:val="0010354D"/>
    <w:rsid w:val="001072CA"/>
    <w:rsid w:val="001111F9"/>
    <w:rsid w:val="0011162C"/>
    <w:rsid w:val="00111717"/>
    <w:rsid w:val="001129DE"/>
    <w:rsid w:val="0011421C"/>
    <w:rsid w:val="00114655"/>
    <w:rsid w:val="0011559D"/>
    <w:rsid w:val="001179BA"/>
    <w:rsid w:val="00121063"/>
    <w:rsid w:val="001215E7"/>
    <w:rsid w:val="00121973"/>
    <w:rsid w:val="00123F58"/>
    <w:rsid w:val="00124D35"/>
    <w:rsid w:val="0012655D"/>
    <w:rsid w:val="001272E5"/>
    <w:rsid w:val="00131A64"/>
    <w:rsid w:val="00131A6F"/>
    <w:rsid w:val="00131EFF"/>
    <w:rsid w:val="001321E7"/>
    <w:rsid w:val="00134029"/>
    <w:rsid w:val="001340BE"/>
    <w:rsid w:val="00134E45"/>
    <w:rsid w:val="00135811"/>
    <w:rsid w:val="001359C1"/>
    <w:rsid w:val="00135EE1"/>
    <w:rsid w:val="00136870"/>
    <w:rsid w:val="0013777F"/>
    <w:rsid w:val="00141706"/>
    <w:rsid w:val="00141FDA"/>
    <w:rsid w:val="00142CE5"/>
    <w:rsid w:val="00144F7A"/>
    <w:rsid w:val="00145521"/>
    <w:rsid w:val="00145B83"/>
    <w:rsid w:val="00150C7B"/>
    <w:rsid w:val="001537C6"/>
    <w:rsid w:val="00154F1D"/>
    <w:rsid w:val="00155B05"/>
    <w:rsid w:val="0015767A"/>
    <w:rsid w:val="001606FA"/>
    <w:rsid w:val="00161781"/>
    <w:rsid w:val="00161EF5"/>
    <w:rsid w:val="00162154"/>
    <w:rsid w:val="001631D8"/>
    <w:rsid w:val="001634CE"/>
    <w:rsid w:val="0016457D"/>
    <w:rsid w:val="001645B4"/>
    <w:rsid w:val="00165AEF"/>
    <w:rsid w:val="00167F92"/>
    <w:rsid w:val="00170D23"/>
    <w:rsid w:val="00171FB8"/>
    <w:rsid w:val="001725E9"/>
    <w:rsid w:val="00173C66"/>
    <w:rsid w:val="00175827"/>
    <w:rsid w:val="00177A11"/>
    <w:rsid w:val="00177C4F"/>
    <w:rsid w:val="001805C0"/>
    <w:rsid w:val="00180652"/>
    <w:rsid w:val="0018118C"/>
    <w:rsid w:val="001818B6"/>
    <w:rsid w:val="0018239D"/>
    <w:rsid w:val="00182B4F"/>
    <w:rsid w:val="00182B70"/>
    <w:rsid w:val="0018414F"/>
    <w:rsid w:val="001864E4"/>
    <w:rsid w:val="00190102"/>
    <w:rsid w:val="00190FEF"/>
    <w:rsid w:val="00191D7F"/>
    <w:rsid w:val="00192075"/>
    <w:rsid w:val="00192D3D"/>
    <w:rsid w:val="00193332"/>
    <w:rsid w:val="0019521E"/>
    <w:rsid w:val="00195852"/>
    <w:rsid w:val="00196ABD"/>
    <w:rsid w:val="0019754B"/>
    <w:rsid w:val="001A0CA9"/>
    <w:rsid w:val="001A170B"/>
    <w:rsid w:val="001A2116"/>
    <w:rsid w:val="001A2401"/>
    <w:rsid w:val="001A2D39"/>
    <w:rsid w:val="001A4C2C"/>
    <w:rsid w:val="001A6514"/>
    <w:rsid w:val="001A7310"/>
    <w:rsid w:val="001A7DBE"/>
    <w:rsid w:val="001B3962"/>
    <w:rsid w:val="001B52D1"/>
    <w:rsid w:val="001B76F1"/>
    <w:rsid w:val="001C3C84"/>
    <w:rsid w:val="001C4117"/>
    <w:rsid w:val="001C559C"/>
    <w:rsid w:val="001C55E5"/>
    <w:rsid w:val="001C5AAB"/>
    <w:rsid w:val="001C6616"/>
    <w:rsid w:val="001D2345"/>
    <w:rsid w:val="001D312B"/>
    <w:rsid w:val="001D3F5A"/>
    <w:rsid w:val="001D4B9F"/>
    <w:rsid w:val="001D55D2"/>
    <w:rsid w:val="001D585F"/>
    <w:rsid w:val="001D5FD9"/>
    <w:rsid w:val="001D6D41"/>
    <w:rsid w:val="001D70D9"/>
    <w:rsid w:val="001D7EE4"/>
    <w:rsid w:val="001E054B"/>
    <w:rsid w:val="001E0680"/>
    <w:rsid w:val="001E08B0"/>
    <w:rsid w:val="001E1B8E"/>
    <w:rsid w:val="001E3E3B"/>
    <w:rsid w:val="001E48F6"/>
    <w:rsid w:val="001E4E59"/>
    <w:rsid w:val="001E51B6"/>
    <w:rsid w:val="001E60A2"/>
    <w:rsid w:val="001F075A"/>
    <w:rsid w:val="001F2318"/>
    <w:rsid w:val="001F5C0A"/>
    <w:rsid w:val="001F5D7A"/>
    <w:rsid w:val="001F68F4"/>
    <w:rsid w:val="001F721A"/>
    <w:rsid w:val="0020035B"/>
    <w:rsid w:val="002010B7"/>
    <w:rsid w:val="00201225"/>
    <w:rsid w:val="00201C42"/>
    <w:rsid w:val="00202F1D"/>
    <w:rsid w:val="00203984"/>
    <w:rsid w:val="00203A2B"/>
    <w:rsid w:val="00203BA6"/>
    <w:rsid w:val="002049F3"/>
    <w:rsid w:val="00206D3B"/>
    <w:rsid w:val="002071B3"/>
    <w:rsid w:val="00207B2C"/>
    <w:rsid w:val="0021020E"/>
    <w:rsid w:val="00211121"/>
    <w:rsid w:val="00211292"/>
    <w:rsid w:val="002114DB"/>
    <w:rsid w:val="00211B60"/>
    <w:rsid w:val="00212A0A"/>
    <w:rsid w:val="00215211"/>
    <w:rsid w:val="00216652"/>
    <w:rsid w:val="00220E01"/>
    <w:rsid w:val="00222937"/>
    <w:rsid w:val="0022304F"/>
    <w:rsid w:val="00224124"/>
    <w:rsid w:val="00224447"/>
    <w:rsid w:val="0022495A"/>
    <w:rsid w:val="0022549A"/>
    <w:rsid w:val="00225557"/>
    <w:rsid w:val="00226E58"/>
    <w:rsid w:val="002277D4"/>
    <w:rsid w:val="0023095E"/>
    <w:rsid w:val="00231B17"/>
    <w:rsid w:val="002328AD"/>
    <w:rsid w:val="00235DFA"/>
    <w:rsid w:val="00236995"/>
    <w:rsid w:val="00240768"/>
    <w:rsid w:val="002410D4"/>
    <w:rsid w:val="00243816"/>
    <w:rsid w:val="00243985"/>
    <w:rsid w:val="00243FF3"/>
    <w:rsid w:val="00244748"/>
    <w:rsid w:val="00244901"/>
    <w:rsid w:val="00245DB1"/>
    <w:rsid w:val="002503EE"/>
    <w:rsid w:val="00253C81"/>
    <w:rsid w:val="0025445F"/>
    <w:rsid w:val="002567C2"/>
    <w:rsid w:val="00256B39"/>
    <w:rsid w:val="00256BC4"/>
    <w:rsid w:val="0025713E"/>
    <w:rsid w:val="002574DE"/>
    <w:rsid w:val="002577F9"/>
    <w:rsid w:val="00260829"/>
    <w:rsid w:val="00260C53"/>
    <w:rsid w:val="0026250F"/>
    <w:rsid w:val="002641A1"/>
    <w:rsid w:val="00264D65"/>
    <w:rsid w:val="00265016"/>
    <w:rsid w:val="0026590E"/>
    <w:rsid w:val="00265ACE"/>
    <w:rsid w:val="00265F8A"/>
    <w:rsid w:val="00266179"/>
    <w:rsid w:val="002705F8"/>
    <w:rsid w:val="002708AF"/>
    <w:rsid w:val="00272AC0"/>
    <w:rsid w:val="00274529"/>
    <w:rsid w:val="00274996"/>
    <w:rsid w:val="00280611"/>
    <w:rsid w:val="00280BED"/>
    <w:rsid w:val="002819D6"/>
    <w:rsid w:val="00281F04"/>
    <w:rsid w:val="00282120"/>
    <w:rsid w:val="00282B53"/>
    <w:rsid w:val="00283441"/>
    <w:rsid w:val="00285F9E"/>
    <w:rsid w:val="0028674D"/>
    <w:rsid w:val="0028728A"/>
    <w:rsid w:val="00287EF2"/>
    <w:rsid w:val="00291BA6"/>
    <w:rsid w:val="00296453"/>
    <w:rsid w:val="00296ADB"/>
    <w:rsid w:val="00296CC5"/>
    <w:rsid w:val="002A262F"/>
    <w:rsid w:val="002A308C"/>
    <w:rsid w:val="002A5CAA"/>
    <w:rsid w:val="002A60EF"/>
    <w:rsid w:val="002A6FB8"/>
    <w:rsid w:val="002A7373"/>
    <w:rsid w:val="002B0A20"/>
    <w:rsid w:val="002B1CCA"/>
    <w:rsid w:val="002B2322"/>
    <w:rsid w:val="002B2388"/>
    <w:rsid w:val="002B2653"/>
    <w:rsid w:val="002B3566"/>
    <w:rsid w:val="002B53F5"/>
    <w:rsid w:val="002B7DE6"/>
    <w:rsid w:val="002B7F2E"/>
    <w:rsid w:val="002C1098"/>
    <w:rsid w:val="002C1B56"/>
    <w:rsid w:val="002C22ED"/>
    <w:rsid w:val="002C54FE"/>
    <w:rsid w:val="002C5B06"/>
    <w:rsid w:val="002C5CB5"/>
    <w:rsid w:val="002D3417"/>
    <w:rsid w:val="002D37C0"/>
    <w:rsid w:val="002D4816"/>
    <w:rsid w:val="002D4EB2"/>
    <w:rsid w:val="002D57E6"/>
    <w:rsid w:val="002D723A"/>
    <w:rsid w:val="002E02CE"/>
    <w:rsid w:val="002E172A"/>
    <w:rsid w:val="002E21F5"/>
    <w:rsid w:val="002E29A3"/>
    <w:rsid w:val="002E2E3A"/>
    <w:rsid w:val="002E5D8D"/>
    <w:rsid w:val="002E5EDF"/>
    <w:rsid w:val="002E6AF1"/>
    <w:rsid w:val="002F1856"/>
    <w:rsid w:val="002F1A71"/>
    <w:rsid w:val="002F3623"/>
    <w:rsid w:val="002F4EAE"/>
    <w:rsid w:val="002F708F"/>
    <w:rsid w:val="002F713B"/>
    <w:rsid w:val="002F776D"/>
    <w:rsid w:val="002F7E52"/>
    <w:rsid w:val="00300359"/>
    <w:rsid w:val="003008B0"/>
    <w:rsid w:val="003015E7"/>
    <w:rsid w:val="00301C4B"/>
    <w:rsid w:val="003025E2"/>
    <w:rsid w:val="00303520"/>
    <w:rsid w:val="00303CA6"/>
    <w:rsid w:val="00306809"/>
    <w:rsid w:val="003112F4"/>
    <w:rsid w:val="0031261D"/>
    <w:rsid w:val="00313282"/>
    <w:rsid w:val="0031482F"/>
    <w:rsid w:val="00314D8A"/>
    <w:rsid w:val="00314FB9"/>
    <w:rsid w:val="0031554E"/>
    <w:rsid w:val="00315CC2"/>
    <w:rsid w:val="00320A9E"/>
    <w:rsid w:val="00321167"/>
    <w:rsid w:val="003211AC"/>
    <w:rsid w:val="00321953"/>
    <w:rsid w:val="00321BEB"/>
    <w:rsid w:val="00322196"/>
    <w:rsid w:val="00322F61"/>
    <w:rsid w:val="00323BD0"/>
    <w:rsid w:val="00324B55"/>
    <w:rsid w:val="003250A3"/>
    <w:rsid w:val="003252FE"/>
    <w:rsid w:val="00327B9A"/>
    <w:rsid w:val="00330565"/>
    <w:rsid w:val="00331537"/>
    <w:rsid w:val="00331C54"/>
    <w:rsid w:val="00331E39"/>
    <w:rsid w:val="00332D24"/>
    <w:rsid w:val="00333154"/>
    <w:rsid w:val="0033354D"/>
    <w:rsid w:val="00334442"/>
    <w:rsid w:val="00337E75"/>
    <w:rsid w:val="003403E3"/>
    <w:rsid w:val="00340AE8"/>
    <w:rsid w:val="00341641"/>
    <w:rsid w:val="003442AD"/>
    <w:rsid w:val="00347926"/>
    <w:rsid w:val="00351FF3"/>
    <w:rsid w:val="003521E8"/>
    <w:rsid w:val="00352B6A"/>
    <w:rsid w:val="003536AA"/>
    <w:rsid w:val="003544DF"/>
    <w:rsid w:val="0035646E"/>
    <w:rsid w:val="003568FE"/>
    <w:rsid w:val="00356B79"/>
    <w:rsid w:val="00356C0D"/>
    <w:rsid w:val="00356FB9"/>
    <w:rsid w:val="0036030A"/>
    <w:rsid w:val="003612E7"/>
    <w:rsid w:val="00362667"/>
    <w:rsid w:val="00362AF2"/>
    <w:rsid w:val="00362F8D"/>
    <w:rsid w:val="00363989"/>
    <w:rsid w:val="00363A5D"/>
    <w:rsid w:val="00365EEA"/>
    <w:rsid w:val="00366765"/>
    <w:rsid w:val="00366C77"/>
    <w:rsid w:val="00367FF3"/>
    <w:rsid w:val="00370007"/>
    <w:rsid w:val="00370B6A"/>
    <w:rsid w:val="00373443"/>
    <w:rsid w:val="00373D13"/>
    <w:rsid w:val="00377056"/>
    <w:rsid w:val="00377A06"/>
    <w:rsid w:val="0038062F"/>
    <w:rsid w:val="00380EE8"/>
    <w:rsid w:val="00381222"/>
    <w:rsid w:val="003822E2"/>
    <w:rsid w:val="003828B1"/>
    <w:rsid w:val="00384B71"/>
    <w:rsid w:val="00384B76"/>
    <w:rsid w:val="00385216"/>
    <w:rsid w:val="0038530B"/>
    <w:rsid w:val="0038685A"/>
    <w:rsid w:val="00387FA7"/>
    <w:rsid w:val="00390A09"/>
    <w:rsid w:val="0039138A"/>
    <w:rsid w:val="00392F87"/>
    <w:rsid w:val="00394B31"/>
    <w:rsid w:val="0039511E"/>
    <w:rsid w:val="003954C3"/>
    <w:rsid w:val="00395880"/>
    <w:rsid w:val="003965A9"/>
    <w:rsid w:val="00397C8E"/>
    <w:rsid w:val="00397F32"/>
    <w:rsid w:val="003A0504"/>
    <w:rsid w:val="003A0917"/>
    <w:rsid w:val="003A2CA7"/>
    <w:rsid w:val="003A2FD2"/>
    <w:rsid w:val="003A354A"/>
    <w:rsid w:val="003A3A6B"/>
    <w:rsid w:val="003A4A49"/>
    <w:rsid w:val="003A6355"/>
    <w:rsid w:val="003B03DF"/>
    <w:rsid w:val="003B083F"/>
    <w:rsid w:val="003B0A03"/>
    <w:rsid w:val="003B17C2"/>
    <w:rsid w:val="003B207D"/>
    <w:rsid w:val="003B24A2"/>
    <w:rsid w:val="003B2FCC"/>
    <w:rsid w:val="003B4406"/>
    <w:rsid w:val="003B48AC"/>
    <w:rsid w:val="003B4A86"/>
    <w:rsid w:val="003B53C3"/>
    <w:rsid w:val="003C0144"/>
    <w:rsid w:val="003C273B"/>
    <w:rsid w:val="003C35F7"/>
    <w:rsid w:val="003C3A52"/>
    <w:rsid w:val="003C41A6"/>
    <w:rsid w:val="003C6AC3"/>
    <w:rsid w:val="003C7344"/>
    <w:rsid w:val="003C7C90"/>
    <w:rsid w:val="003D077E"/>
    <w:rsid w:val="003D158D"/>
    <w:rsid w:val="003D19EB"/>
    <w:rsid w:val="003D1A0A"/>
    <w:rsid w:val="003D1C7C"/>
    <w:rsid w:val="003D2238"/>
    <w:rsid w:val="003D3262"/>
    <w:rsid w:val="003D3AFE"/>
    <w:rsid w:val="003D3B1C"/>
    <w:rsid w:val="003D3B2C"/>
    <w:rsid w:val="003D3DB2"/>
    <w:rsid w:val="003D429B"/>
    <w:rsid w:val="003D500A"/>
    <w:rsid w:val="003D7C08"/>
    <w:rsid w:val="003E0BAB"/>
    <w:rsid w:val="003E0DF3"/>
    <w:rsid w:val="003E2CC4"/>
    <w:rsid w:val="003E3503"/>
    <w:rsid w:val="003E3BCF"/>
    <w:rsid w:val="003E4757"/>
    <w:rsid w:val="003E4CF1"/>
    <w:rsid w:val="003E4D1E"/>
    <w:rsid w:val="003E70AF"/>
    <w:rsid w:val="003E7A6A"/>
    <w:rsid w:val="003F045E"/>
    <w:rsid w:val="003F07CD"/>
    <w:rsid w:val="003F1B56"/>
    <w:rsid w:val="003F1C97"/>
    <w:rsid w:val="003F1CC9"/>
    <w:rsid w:val="003F1DA2"/>
    <w:rsid w:val="003F3D02"/>
    <w:rsid w:val="003F5477"/>
    <w:rsid w:val="003F6285"/>
    <w:rsid w:val="00401F59"/>
    <w:rsid w:val="0040253C"/>
    <w:rsid w:val="004027F2"/>
    <w:rsid w:val="00402AB8"/>
    <w:rsid w:val="004030CD"/>
    <w:rsid w:val="004034B5"/>
    <w:rsid w:val="00405692"/>
    <w:rsid w:val="0040643C"/>
    <w:rsid w:val="00414A71"/>
    <w:rsid w:val="00414CBC"/>
    <w:rsid w:val="00414E9F"/>
    <w:rsid w:val="004165F4"/>
    <w:rsid w:val="00421471"/>
    <w:rsid w:val="00421982"/>
    <w:rsid w:val="0042201C"/>
    <w:rsid w:val="00425929"/>
    <w:rsid w:val="00427544"/>
    <w:rsid w:val="004277AC"/>
    <w:rsid w:val="00430EFC"/>
    <w:rsid w:val="00432A38"/>
    <w:rsid w:val="00433C82"/>
    <w:rsid w:val="004350A0"/>
    <w:rsid w:val="0043539D"/>
    <w:rsid w:val="004356C8"/>
    <w:rsid w:val="00436303"/>
    <w:rsid w:val="00437A2D"/>
    <w:rsid w:val="00441149"/>
    <w:rsid w:val="004416CB"/>
    <w:rsid w:val="00442562"/>
    <w:rsid w:val="00443522"/>
    <w:rsid w:val="00445296"/>
    <w:rsid w:val="00445691"/>
    <w:rsid w:val="00446622"/>
    <w:rsid w:val="00450C04"/>
    <w:rsid w:val="004530E8"/>
    <w:rsid w:val="0045451E"/>
    <w:rsid w:val="0045482F"/>
    <w:rsid w:val="00454B14"/>
    <w:rsid w:val="00457140"/>
    <w:rsid w:val="00457169"/>
    <w:rsid w:val="004573BF"/>
    <w:rsid w:val="00460303"/>
    <w:rsid w:val="0046108A"/>
    <w:rsid w:val="004616B1"/>
    <w:rsid w:val="00461B29"/>
    <w:rsid w:val="00462262"/>
    <w:rsid w:val="00463041"/>
    <w:rsid w:val="00463F2D"/>
    <w:rsid w:val="0046460A"/>
    <w:rsid w:val="00464A39"/>
    <w:rsid w:val="00465EEE"/>
    <w:rsid w:val="004665E4"/>
    <w:rsid w:val="004700F2"/>
    <w:rsid w:val="00472849"/>
    <w:rsid w:val="00476381"/>
    <w:rsid w:val="00477636"/>
    <w:rsid w:val="00477715"/>
    <w:rsid w:val="00477FEB"/>
    <w:rsid w:val="00480327"/>
    <w:rsid w:val="00481C4D"/>
    <w:rsid w:val="004820C1"/>
    <w:rsid w:val="00482C66"/>
    <w:rsid w:val="00483922"/>
    <w:rsid w:val="0048433C"/>
    <w:rsid w:val="00485013"/>
    <w:rsid w:val="00485F45"/>
    <w:rsid w:val="00486E6A"/>
    <w:rsid w:val="00487861"/>
    <w:rsid w:val="00487AF5"/>
    <w:rsid w:val="00487E1C"/>
    <w:rsid w:val="00490B73"/>
    <w:rsid w:val="0049398B"/>
    <w:rsid w:val="00495521"/>
    <w:rsid w:val="004962E4"/>
    <w:rsid w:val="00496D3F"/>
    <w:rsid w:val="00497FB5"/>
    <w:rsid w:val="004A03D9"/>
    <w:rsid w:val="004A0AA5"/>
    <w:rsid w:val="004A2F3C"/>
    <w:rsid w:val="004A370E"/>
    <w:rsid w:val="004A3CF1"/>
    <w:rsid w:val="004A52CC"/>
    <w:rsid w:val="004A5555"/>
    <w:rsid w:val="004A7E51"/>
    <w:rsid w:val="004B275F"/>
    <w:rsid w:val="004B3A6A"/>
    <w:rsid w:val="004B4065"/>
    <w:rsid w:val="004B52E9"/>
    <w:rsid w:val="004B5EDC"/>
    <w:rsid w:val="004B636A"/>
    <w:rsid w:val="004B69AB"/>
    <w:rsid w:val="004B6DA5"/>
    <w:rsid w:val="004B7792"/>
    <w:rsid w:val="004C0730"/>
    <w:rsid w:val="004C0C02"/>
    <w:rsid w:val="004C1725"/>
    <w:rsid w:val="004C1D5C"/>
    <w:rsid w:val="004C2523"/>
    <w:rsid w:val="004C29DB"/>
    <w:rsid w:val="004C2BDA"/>
    <w:rsid w:val="004C3703"/>
    <w:rsid w:val="004C3F74"/>
    <w:rsid w:val="004C6B8B"/>
    <w:rsid w:val="004C7968"/>
    <w:rsid w:val="004D0FD7"/>
    <w:rsid w:val="004D162F"/>
    <w:rsid w:val="004D1B29"/>
    <w:rsid w:val="004D1CA9"/>
    <w:rsid w:val="004D3C56"/>
    <w:rsid w:val="004D3E55"/>
    <w:rsid w:val="004D4615"/>
    <w:rsid w:val="004D5673"/>
    <w:rsid w:val="004D5800"/>
    <w:rsid w:val="004D5F59"/>
    <w:rsid w:val="004D631B"/>
    <w:rsid w:val="004D6B15"/>
    <w:rsid w:val="004E0B1A"/>
    <w:rsid w:val="004E151A"/>
    <w:rsid w:val="004E30DE"/>
    <w:rsid w:val="004E3256"/>
    <w:rsid w:val="004E3F2F"/>
    <w:rsid w:val="004E3F46"/>
    <w:rsid w:val="004E46B9"/>
    <w:rsid w:val="004E4F36"/>
    <w:rsid w:val="004E537C"/>
    <w:rsid w:val="004E64CF"/>
    <w:rsid w:val="004F0156"/>
    <w:rsid w:val="004F14F4"/>
    <w:rsid w:val="004F1917"/>
    <w:rsid w:val="004F24BF"/>
    <w:rsid w:val="004F3AA9"/>
    <w:rsid w:val="004F45D6"/>
    <w:rsid w:val="004F4904"/>
    <w:rsid w:val="0050013F"/>
    <w:rsid w:val="0050032E"/>
    <w:rsid w:val="00501B36"/>
    <w:rsid w:val="00502309"/>
    <w:rsid w:val="00502343"/>
    <w:rsid w:val="005030EE"/>
    <w:rsid w:val="00505697"/>
    <w:rsid w:val="00510D52"/>
    <w:rsid w:val="00515252"/>
    <w:rsid w:val="0051705F"/>
    <w:rsid w:val="00517186"/>
    <w:rsid w:val="00517F0C"/>
    <w:rsid w:val="005200EA"/>
    <w:rsid w:val="00520821"/>
    <w:rsid w:val="00521620"/>
    <w:rsid w:val="00524C49"/>
    <w:rsid w:val="00525010"/>
    <w:rsid w:val="0052614B"/>
    <w:rsid w:val="0052643F"/>
    <w:rsid w:val="00526FF9"/>
    <w:rsid w:val="005274CF"/>
    <w:rsid w:val="00530369"/>
    <w:rsid w:val="005306BB"/>
    <w:rsid w:val="005309EA"/>
    <w:rsid w:val="00533585"/>
    <w:rsid w:val="00533A96"/>
    <w:rsid w:val="00534F1E"/>
    <w:rsid w:val="00536C61"/>
    <w:rsid w:val="00536F79"/>
    <w:rsid w:val="00543DC5"/>
    <w:rsid w:val="00547C00"/>
    <w:rsid w:val="00547D92"/>
    <w:rsid w:val="00550378"/>
    <w:rsid w:val="00550B5E"/>
    <w:rsid w:val="005519E0"/>
    <w:rsid w:val="00551C48"/>
    <w:rsid w:val="00552196"/>
    <w:rsid w:val="00552644"/>
    <w:rsid w:val="005526C6"/>
    <w:rsid w:val="0055325F"/>
    <w:rsid w:val="0055445E"/>
    <w:rsid w:val="00554503"/>
    <w:rsid w:val="00554B7F"/>
    <w:rsid w:val="00554C32"/>
    <w:rsid w:val="00554FBA"/>
    <w:rsid w:val="00555A47"/>
    <w:rsid w:val="00555B17"/>
    <w:rsid w:val="005561DB"/>
    <w:rsid w:val="00561B98"/>
    <w:rsid w:val="00561E02"/>
    <w:rsid w:val="00564C87"/>
    <w:rsid w:val="00565262"/>
    <w:rsid w:val="005676A2"/>
    <w:rsid w:val="00567945"/>
    <w:rsid w:val="00567C09"/>
    <w:rsid w:val="00567FD8"/>
    <w:rsid w:val="00570648"/>
    <w:rsid w:val="00573DE5"/>
    <w:rsid w:val="00575DA7"/>
    <w:rsid w:val="005773CA"/>
    <w:rsid w:val="00577566"/>
    <w:rsid w:val="00582771"/>
    <w:rsid w:val="00582FED"/>
    <w:rsid w:val="005834DA"/>
    <w:rsid w:val="0058371E"/>
    <w:rsid w:val="005837BD"/>
    <w:rsid w:val="00584029"/>
    <w:rsid w:val="00585603"/>
    <w:rsid w:val="00592769"/>
    <w:rsid w:val="00593D8F"/>
    <w:rsid w:val="005957E6"/>
    <w:rsid w:val="005964F0"/>
    <w:rsid w:val="005A0242"/>
    <w:rsid w:val="005A1880"/>
    <w:rsid w:val="005A19A5"/>
    <w:rsid w:val="005A1C6A"/>
    <w:rsid w:val="005A2768"/>
    <w:rsid w:val="005A2ECC"/>
    <w:rsid w:val="005A3A28"/>
    <w:rsid w:val="005A4708"/>
    <w:rsid w:val="005A4AC1"/>
    <w:rsid w:val="005A5048"/>
    <w:rsid w:val="005A57BD"/>
    <w:rsid w:val="005A5F71"/>
    <w:rsid w:val="005A7E32"/>
    <w:rsid w:val="005A7FE7"/>
    <w:rsid w:val="005B02E9"/>
    <w:rsid w:val="005B092E"/>
    <w:rsid w:val="005B1B91"/>
    <w:rsid w:val="005B2006"/>
    <w:rsid w:val="005B25A7"/>
    <w:rsid w:val="005B557E"/>
    <w:rsid w:val="005B714B"/>
    <w:rsid w:val="005B7903"/>
    <w:rsid w:val="005C0E33"/>
    <w:rsid w:val="005C2526"/>
    <w:rsid w:val="005C4680"/>
    <w:rsid w:val="005C48C7"/>
    <w:rsid w:val="005C48EF"/>
    <w:rsid w:val="005C5938"/>
    <w:rsid w:val="005C5E19"/>
    <w:rsid w:val="005C5E9B"/>
    <w:rsid w:val="005C78C9"/>
    <w:rsid w:val="005D0854"/>
    <w:rsid w:val="005D0DD3"/>
    <w:rsid w:val="005D1FF2"/>
    <w:rsid w:val="005D4187"/>
    <w:rsid w:val="005D4912"/>
    <w:rsid w:val="005D565B"/>
    <w:rsid w:val="005D5853"/>
    <w:rsid w:val="005D5F86"/>
    <w:rsid w:val="005D61D8"/>
    <w:rsid w:val="005D67D1"/>
    <w:rsid w:val="005D6E70"/>
    <w:rsid w:val="005D7DB8"/>
    <w:rsid w:val="005D7E72"/>
    <w:rsid w:val="005E0CCA"/>
    <w:rsid w:val="005E0E7E"/>
    <w:rsid w:val="005E1FE8"/>
    <w:rsid w:val="005E28C3"/>
    <w:rsid w:val="005E2C60"/>
    <w:rsid w:val="005E2DE0"/>
    <w:rsid w:val="005E4003"/>
    <w:rsid w:val="005E483C"/>
    <w:rsid w:val="005E4F83"/>
    <w:rsid w:val="005E5382"/>
    <w:rsid w:val="005E5C52"/>
    <w:rsid w:val="005E5F57"/>
    <w:rsid w:val="005E62D6"/>
    <w:rsid w:val="005E64CB"/>
    <w:rsid w:val="005E655F"/>
    <w:rsid w:val="005E7959"/>
    <w:rsid w:val="005F08B4"/>
    <w:rsid w:val="005F33E4"/>
    <w:rsid w:val="005F3AFD"/>
    <w:rsid w:val="005F3C85"/>
    <w:rsid w:val="005F5906"/>
    <w:rsid w:val="005F704C"/>
    <w:rsid w:val="00600AE6"/>
    <w:rsid w:val="006060DB"/>
    <w:rsid w:val="0060725F"/>
    <w:rsid w:val="006118AB"/>
    <w:rsid w:val="006118D1"/>
    <w:rsid w:val="0061282C"/>
    <w:rsid w:val="00613799"/>
    <w:rsid w:val="00614C70"/>
    <w:rsid w:val="00616387"/>
    <w:rsid w:val="00617824"/>
    <w:rsid w:val="006206C9"/>
    <w:rsid w:val="006208E7"/>
    <w:rsid w:val="00621A68"/>
    <w:rsid w:val="00621DE8"/>
    <w:rsid w:val="0062342D"/>
    <w:rsid w:val="00624F65"/>
    <w:rsid w:val="00626C30"/>
    <w:rsid w:val="0063026D"/>
    <w:rsid w:val="00631328"/>
    <w:rsid w:val="0063157C"/>
    <w:rsid w:val="006321E4"/>
    <w:rsid w:val="00632895"/>
    <w:rsid w:val="00632BD0"/>
    <w:rsid w:val="00633BED"/>
    <w:rsid w:val="00635036"/>
    <w:rsid w:val="00637A2F"/>
    <w:rsid w:val="006417DB"/>
    <w:rsid w:val="00641AF3"/>
    <w:rsid w:val="00641FF2"/>
    <w:rsid w:val="006424BD"/>
    <w:rsid w:val="00643698"/>
    <w:rsid w:val="006437BF"/>
    <w:rsid w:val="006456DC"/>
    <w:rsid w:val="00645974"/>
    <w:rsid w:val="00645C9F"/>
    <w:rsid w:val="00645F39"/>
    <w:rsid w:val="00647CE9"/>
    <w:rsid w:val="00650B18"/>
    <w:rsid w:val="00650E8E"/>
    <w:rsid w:val="00652799"/>
    <w:rsid w:val="00653911"/>
    <w:rsid w:val="00654018"/>
    <w:rsid w:val="006542DE"/>
    <w:rsid w:val="006547C0"/>
    <w:rsid w:val="00654E83"/>
    <w:rsid w:val="00655968"/>
    <w:rsid w:val="006563A5"/>
    <w:rsid w:val="00657076"/>
    <w:rsid w:val="006605AB"/>
    <w:rsid w:val="00660B10"/>
    <w:rsid w:val="00661A7A"/>
    <w:rsid w:val="00661B4C"/>
    <w:rsid w:val="00661F57"/>
    <w:rsid w:val="00662883"/>
    <w:rsid w:val="00663C2A"/>
    <w:rsid w:val="006646A3"/>
    <w:rsid w:val="00664BFE"/>
    <w:rsid w:val="00664D06"/>
    <w:rsid w:val="00665456"/>
    <w:rsid w:val="00665815"/>
    <w:rsid w:val="0066623D"/>
    <w:rsid w:val="00667819"/>
    <w:rsid w:val="00667AC0"/>
    <w:rsid w:val="00667F50"/>
    <w:rsid w:val="00671C2C"/>
    <w:rsid w:val="0067468D"/>
    <w:rsid w:val="00677C3D"/>
    <w:rsid w:val="00677CC9"/>
    <w:rsid w:val="00680B27"/>
    <w:rsid w:val="00680BC5"/>
    <w:rsid w:val="00680F63"/>
    <w:rsid w:val="00682A80"/>
    <w:rsid w:val="00683C26"/>
    <w:rsid w:val="00684302"/>
    <w:rsid w:val="00685079"/>
    <w:rsid w:val="00685C1C"/>
    <w:rsid w:val="00686F19"/>
    <w:rsid w:val="00687219"/>
    <w:rsid w:val="006875A1"/>
    <w:rsid w:val="00687A36"/>
    <w:rsid w:val="00691AC2"/>
    <w:rsid w:val="00692662"/>
    <w:rsid w:val="0069272A"/>
    <w:rsid w:val="00693060"/>
    <w:rsid w:val="00693191"/>
    <w:rsid w:val="00693577"/>
    <w:rsid w:val="00696F7F"/>
    <w:rsid w:val="0069750D"/>
    <w:rsid w:val="006A093A"/>
    <w:rsid w:val="006A14FF"/>
    <w:rsid w:val="006A19D9"/>
    <w:rsid w:val="006A1B1C"/>
    <w:rsid w:val="006A2064"/>
    <w:rsid w:val="006A31DA"/>
    <w:rsid w:val="006A594A"/>
    <w:rsid w:val="006A7D85"/>
    <w:rsid w:val="006B0B14"/>
    <w:rsid w:val="006B1A2A"/>
    <w:rsid w:val="006B1C6E"/>
    <w:rsid w:val="006B298A"/>
    <w:rsid w:val="006B42EC"/>
    <w:rsid w:val="006B5E6B"/>
    <w:rsid w:val="006B7A44"/>
    <w:rsid w:val="006B7CCB"/>
    <w:rsid w:val="006C1DA0"/>
    <w:rsid w:val="006C2265"/>
    <w:rsid w:val="006C35B7"/>
    <w:rsid w:val="006C5D05"/>
    <w:rsid w:val="006C7B26"/>
    <w:rsid w:val="006D1EA2"/>
    <w:rsid w:val="006D3EA9"/>
    <w:rsid w:val="006D4EC2"/>
    <w:rsid w:val="006D73C6"/>
    <w:rsid w:val="006D770D"/>
    <w:rsid w:val="006D7C4C"/>
    <w:rsid w:val="006E2359"/>
    <w:rsid w:val="006E36D0"/>
    <w:rsid w:val="006E371D"/>
    <w:rsid w:val="006E3775"/>
    <w:rsid w:val="006E6C31"/>
    <w:rsid w:val="006E79D6"/>
    <w:rsid w:val="006E7AD9"/>
    <w:rsid w:val="006E7D48"/>
    <w:rsid w:val="006F1027"/>
    <w:rsid w:val="006F23BD"/>
    <w:rsid w:val="006F384F"/>
    <w:rsid w:val="006F4BA1"/>
    <w:rsid w:val="006F5726"/>
    <w:rsid w:val="006F699A"/>
    <w:rsid w:val="006F710C"/>
    <w:rsid w:val="006F75E9"/>
    <w:rsid w:val="00700E0E"/>
    <w:rsid w:val="00701316"/>
    <w:rsid w:val="0070347F"/>
    <w:rsid w:val="00703B45"/>
    <w:rsid w:val="00703BF3"/>
    <w:rsid w:val="00704C96"/>
    <w:rsid w:val="00705A0E"/>
    <w:rsid w:val="00706396"/>
    <w:rsid w:val="00707153"/>
    <w:rsid w:val="00707C57"/>
    <w:rsid w:val="00711C61"/>
    <w:rsid w:val="00712C13"/>
    <w:rsid w:val="00712DFE"/>
    <w:rsid w:val="00714ADA"/>
    <w:rsid w:val="007167DF"/>
    <w:rsid w:val="00716B42"/>
    <w:rsid w:val="00716BB8"/>
    <w:rsid w:val="00720F5E"/>
    <w:rsid w:val="0072228E"/>
    <w:rsid w:val="007225AA"/>
    <w:rsid w:val="007249B2"/>
    <w:rsid w:val="00724DEA"/>
    <w:rsid w:val="007261D0"/>
    <w:rsid w:val="00726860"/>
    <w:rsid w:val="00730471"/>
    <w:rsid w:val="0073108E"/>
    <w:rsid w:val="007358E7"/>
    <w:rsid w:val="00735966"/>
    <w:rsid w:val="00735EBE"/>
    <w:rsid w:val="007364FC"/>
    <w:rsid w:val="00737290"/>
    <w:rsid w:val="00737A3B"/>
    <w:rsid w:val="007440C2"/>
    <w:rsid w:val="00744B5B"/>
    <w:rsid w:val="00744D0F"/>
    <w:rsid w:val="00745B32"/>
    <w:rsid w:val="00746168"/>
    <w:rsid w:val="00746723"/>
    <w:rsid w:val="0074767D"/>
    <w:rsid w:val="007479EB"/>
    <w:rsid w:val="00751123"/>
    <w:rsid w:val="00752933"/>
    <w:rsid w:val="00754BBD"/>
    <w:rsid w:val="00755387"/>
    <w:rsid w:val="007556FA"/>
    <w:rsid w:val="00755C06"/>
    <w:rsid w:val="00756887"/>
    <w:rsid w:val="00757A58"/>
    <w:rsid w:val="00757DC8"/>
    <w:rsid w:val="007611D9"/>
    <w:rsid w:val="0076202A"/>
    <w:rsid w:val="007635BA"/>
    <w:rsid w:val="0076452B"/>
    <w:rsid w:val="00764FE1"/>
    <w:rsid w:val="007700D8"/>
    <w:rsid w:val="007705C2"/>
    <w:rsid w:val="00770838"/>
    <w:rsid w:val="00770A42"/>
    <w:rsid w:val="00770CC1"/>
    <w:rsid w:val="00771B84"/>
    <w:rsid w:val="00772384"/>
    <w:rsid w:val="007726B4"/>
    <w:rsid w:val="00773B28"/>
    <w:rsid w:val="0077448D"/>
    <w:rsid w:val="00780B01"/>
    <w:rsid w:val="00782353"/>
    <w:rsid w:val="007825C0"/>
    <w:rsid w:val="00783020"/>
    <w:rsid w:val="00783B6F"/>
    <w:rsid w:val="007869CC"/>
    <w:rsid w:val="00786FCB"/>
    <w:rsid w:val="007871B2"/>
    <w:rsid w:val="0079019A"/>
    <w:rsid w:val="00797607"/>
    <w:rsid w:val="007A05C8"/>
    <w:rsid w:val="007A1A84"/>
    <w:rsid w:val="007A20C3"/>
    <w:rsid w:val="007A2412"/>
    <w:rsid w:val="007A27B0"/>
    <w:rsid w:val="007A305B"/>
    <w:rsid w:val="007A5067"/>
    <w:rsid w:val="007A5390"/>
    <w:rsid w:val="007A634C"/>
    <w:rsid w:val="007B516F"/>
    <w:rsid w:val="007B5CE0"/>
    <w:rsid w:val="007B5DF8"/>
    <w:rsid w:val="007B735F"/>
    <w:rsid w:val="007C1435"/>
    <w:rsid w:val="007C2899"/>
    <w:rsid w:val="007C334B"/>
    <w:rsid w:val="007C591B"/>
    <w:rsid w:val="007D1ADC"/>
    <w:rsid w:val="007D34AD"/>
    <w:rsid w:val="007D370B"/>
    <w:rsid w:val="007D404B"/>
    <w:rsid w:val="007D4E11"/>
    <w:rsid w:val="007D59EE"/>
    <w:rsid w:val="007D73E5"/>
    <w:rsid w:val="007E02C6"/>
    <w:rsid w:val="007E1B08"/>
    <w:rsid w:val="007E3CF2"/>
    <w:rsid w:val="007E428B"/>
    <w:rsid w:val="007E4AAF"/>
    <w:rsid w:val="007E4F78"/>
    <w:rsid w:val="007E5BEE"/>
    <w:rsid w:val="007E6BF2"/>
    <w:rsid w:val="007E6BFD"/>
    <w:rsid w:val="007F2080"/>
    <w:rsid w:val="007F3231"/>
    <w:rsid w:val="007F326F"/>
    <w:rsid w:val="007F3E32"/>
    <w:rsid w:val="007F4FB1"/>
    <w:rsid w:val="007F68E0"/>
    <w:rsid w:val="00800485"/>
    <w:rsid w:val="00800C64"/>
    <w:rsid w:val="008024CE"/>
    <w:rsid w:val="00802E2B"/>
    <w:rsid w:val="00803F9C"/>
    <w:rsid w:val="0080453E"/>
    <w:rsid w:val="00804B3E"/>
    <w:rsid w:val="00805290"/>
    <w:rsid w:val="0080594C"/>
    <w:rsid w:val="00807985"/>
    <w:rsid w:val="00807B00"/>
    <w:rsid w:val="00807CAD"/>
    <w:rsid w:val="008100E7"/>
    <w:rsid w:val="00810286"/>
    <w:rsid w:val="0081059B"/>
    <w:rsid w:val="008105D8"/>
    <w:rsid w:val="00810B37"/>
    <w:rsid w:val="00811F51"/>
    <w:rsid w:val="0081259D"/>
    <w:rsid w:val="0081328F"/>
    <w:rsid w:val="00814317"/>
    <w:rsid w:val="008151BD"/>
    <w:rsid w:val="008155D8"/>
    <w:rsid w:val="008165F9"/>
    <w:rsid w:val="00816DC1"/>
    <w:rsid w:val="00817146"/>
    <w:rsid w:val="008174FD"/>
    <w:rsid w:val="0081754E"/>
    <w:rsid w:val="008175FB"/>
    <w:rsid w:val="008203FA"/>
    <w:rsid w:val="00821A6E"/>
    <w:rsid w:val="00821DEF"/>
    <w:rsid w:val="00823288"/>
    <w:rsid w:val="008232D2"/>
    <w:rsid w:val="008247F8"/>
    <w:rsid w:val="008264B5"/>
    <w:rsid w:val="00827062"/>
    <w:rsid w:val="008277EA"/>
    <w:rsid w:val="00827F91"/>
    <w:rsid w:val="00830F72"/>
    <w:rsid w:val="00830F94"/>
    <w:rsid w:val="0083120C"/>
    <w:rsid w:val="008313CF"/>
    <w:rsid w:val="00831FDB"/>
    <w:rsid w:val="008324CE"/>
    <w:rsid w:val="00832821"/>
    <w:rsid w:val="008343C4"/>
    <w:rsid w:val="008351E7"/>
    <w:rsid w:val="00843AE7"/>
    <w:rsid w:val="00843D83"/>
    <w:rsid w:val="00844091"/>
    <w:rsid w:val="00845465"/>
    <w:rsid w:val="00845E46"/>
    <w:rsid w:val="008469A6"/>
    <w:rsid w:val="00850168"/>
    <w:rsid w:val="00851D84"/>
    <w:rsid w:val="00852530"/>
    <w:rsid w:val="0085289B"/>
    <w:rsid w:val="00852C25"/>
    <w:rsid w:val="00852C66"/>
    <w:rsid w:val="00853D94"/>
    <w:rsid w:val="00855C97"/>
    <w:rsid w:val="00856630"/>
    <w:rsid w:val="008601EE"/>
    <w:rsid w:val="00861049"/>
    <w:rsid w:val="008635C1"/>
    <w:rsid w:val="00863760"/>
    <w:rsid w:val="008639B3"/>
    <w:rsid w:val="00863FDD"/>
    <w:rsid w:val="008715D3"/>
    <w:rsid w:val="00874CB0"/>
    <w:rsid w:val="00880797"/>
    <w:rsid w:val="00881153"/>
    <w:rsid w:val="00881E9F"/>
    <w:rsid w:val="00882756"/>
    <w:rsid w:val="008837F0"/>
    <w:rsid w:val="008848FF"/>
    <w:rsid w:val="00884C9E"/>
    <w:rsid w:val="008851C4"/>
    <w:rsid w:val="00886C47"/>
    <w:rsid w:val="00887973"/>
    <w:rsid w:val="00887D98"/>
    <w:rsid w:val="0089018B"/>
    <w:rsid w:val="008906AA"/>
    <w:rsid w:val="00890C2F"/>
    <w:rsid w:val="008912F2"/>
    <w:rsid w:val="0089152A"/>
    <w:rsid w:val="00891FAD"/>
    <w:rsid w:val="00893FEA"/>
    <w:rsid w:val="008951D3"/>
    <w:rsid w:val="008A1BD3"/>
    <w:rsid w:val="008A283D"/>
    <w:rsid w:val="008A307B"/>
    <w:rsid w:val="008A4CB9"/>
    <w:rsid w:val="008A5320"/>
    <w:rsid w:val="008A594D"/>
    <w:rsid w:val="008A6361"/>
    <w:rsid w:val="008A697C"/>
    <w:rsid w:val="008A6EC9"/>
    <w:rsid w:val="008A72BA"/>
    <w:rsid w:val="008A73DD"/>
    <w:rsid w:val="008B0F6A"/>
    <w:rsid w:val="008B18D1"/>
    <w:rsid w:val="008B2268"/>
    <w:rsid w:val="008B312B"/>
    <w:rsid w:val="008B6A50"/>
    <w:rsid w:val="008C2716"/>
    <w:rsid w:val="008C37A8"/>
    <w:rsid w:val="008C6809"/>
    <w:rsid w:val="008D13E5"/>
    <w:rsid w:val="008D3195"/>
    <w:rsid w:val="008D406E"/>
    <w:rsid w:val="008D4A31"/>
    <w:rsid w:val="008D4FFE"/>
    <w:rsid w:val="008D6AC1"/>
    <w:rsid w:val="008E0449"/>
    <w:rsid w:val="008E2BE5"/>
    <w:rsid w:val="008E5445"/>
    <w:rsid w:val="008E5B19"/>
    <w:rsid w:val="008E6F92"/>
    <w:rsid w:val="008F2B73"/>
    <w:rsid w:val="008F3792"/>
    <w:rsid w:val="008F4752"/>
    <w:rsid w:val="008F5BA9"/>
    <w:rsid w:val="008F6182"/>
    <w:rsid w:val="008F621F"/>
    <w:rsid w:val="009000A1"/>
    <w:rsid w:val="009068B2"/>
    <w:rsid w:val="00907C75"/>
    <w:rsid w:val="00910DB4"/>
    <w:rsid w:val="00911521"/>
    <w:rsid w:val="009120C2"/>
    <w:rsid w:val="009133DA"/>
    <w:rsid w:val="00913EC7"/>
    <w:rsid w:val="00914EDF"/>
    <w:rsid w:val="009158F1"/>
    <w:rsid w:val="009159C0"/>
    <w:rsid w:val="009210FD"/>
    <w:rsid w:val="00925BBB"/>
    <w:rsid w:val="0092614D"/>
    <w:rsid w:val="009264B6"/>
    <w:rsid w:val="009278A6"/>
    <w:rsid w:val="00927AE5"/>
    <w:rsid w:val="00930211"/>
    <w:rsid w:val="009328E2"/>
    <w:rsid w:val="009329A6"/>
    <w:rsid w:val="00933C9F"/>
    <w:rsid w:val="00935216"/>
    <w:rsid w:val="009353FC"/>
    <w:rsid w:val="00942FD1"/>
    <w:rsid w:val="00943DE7"/>
    <w:rsid w:val="0094419A"/>
    <w:rsid w:val="00945392"/>
    <w:rsid w:val="00946D05"/>
    <w:rsid w:val="00947EF5"/>
    <w:rsid w:val="00951AAC"/>
    <w:rsid w:val="00951C13"/>
    <w:rsid w:val="00952129"/>
    <w:rsid w:val="00952C88"/>
    <w:rsid w:val="00956F98"/>
    <w:rsid w:val="0096093E"/>
    <w:rsid w:val="00960ABD"/>
    <w:rsid w:val="009616DB"/>
    <w:rsid w:val="009626C3"/>
    <w:rsid w:val="00962F79"/>
    <w:rsid w:val="009631C8"/>
    <w:rsid w:val="009636D5"/>
    <w:rsid w:val="00964A1B"/>
    <w:rsid w:val="00966788"/>
    <w:rsid w:val="009670D1"/>
    <w:rsid w:val="0097047F"/>
    <w:rsid w:val="00970E44"/>
    <w:rsid w:val="009715D2"/>
    <w:rsid w:val="009716B5"/>
    <w:rsid w:val="00971FFC"/>
    <w:rsid w:val="00972C4E"/>
    <w:rsid w:val="00972FBC"/>
    <w:rsid w:val="00973A6E"/>
    <w:rsid w:val="0097481A"/>
    <w:rsid w:val="009752F6"/>
    <w:rsid w:val="0097790C"/>
    <w:rsid w:val="00977A12"/>
    <w:rsid w:val="00977B00"/>
    <w:rsid w:val="00977B22"/>
    <w:rsid w:val="00980F16"/>
    <w:rsid w:val="00983204"/>
    <w:rsid w:val="00984C90"/>
    <w:rsid w:val="009857AA"/>
    <w:rsid w:val="00985AE9"/>
    <w:rsid w:val="0098751B"/>
    <w:rsid w:val="009877CE"/>
    <w:rsid w:val="00990CB4"/>
    <w:rsid w:val="00991243"/>
    <w:rsid w:val="009916B8"/>
    <w:rsid w:val="00991AB1"/>
    <w:rsid w:val="00992A03"/>
    <w:rsid w:val="00993363"/>
    <w:rsid w:val="00995825"/>
    <w:rsid w:val="00996C83"/>
    <w:rsid w:val="009A00EC"/>
    <w:rsid w:val="009A013A"/>
    <w:rsid w:val="009A0E8D"/>
    <w:rsid w:val="009A1FE4"/>
    <w:rsid w:val="009A28AF"/>
    <w:rsid w:val="009A32A6"/>
    <w:rsid w:val="009A388D"/>
    <w:rsid w:val="009A41A2"/>
    <w:rsid w:val="009A4975"/>
    <w:rsid w:val="009A586F"/>
    <w:rsid w:val="009A6B9A"/>
    <w:rsid w:val="009A6CA7"/>
    <w:rsid w:val="009A7BEB"/>
    <w:rsid w:val="009B0300"/>
    <w:rsid w:val="009B0CD7"/>
    <w:rsid w:val="009B18CA"/>
    <w:rsid w:val="009B42DF"/>
    <w:rsid w:val="009C2D3F"/>
    <w:rsid w:val="009C315B"/>
    <w:rsid w:val="009C324D"/>
    <w:rsid w:val="009C41E2"/>
    <w:rsid w:val="009C6999"/>
    <w:rsid w:val="009C7FFD"/>
    <w:rsid w:val="009D177E"/>
    <w:rsid w:val="009D23FB"/>
    <w:rsid w:val="009D40CD"/>
    <w:rsid w:val="009D4119"/>
    <w:rsid w:val="009D720A"/>
    <w:rsid w:val="009E2670"/>
    <w:rsid w:val="009E2686"/>
    <w:rsid w:val="009E3835"/>
    <w:rsid w:val="009E3BC6"/>
    <w:rsid w:val="009E53BD"/>
    <w:rsid w:val="009E5685"/>
    <w:rsid w:val="009F1727"/>
    <w:rsid w:val="009F1780"/>
    <w:rsid w:val="009F2297"/>
    <w:rsid w:val="009F3300"/>
    <w:rsid w:val="009F3671"/>
    <w:rsid w:val="009F3A22"/>
    <w:rsid w:val="009F4026"/>
    <w:rsid w:val="009F6228"/>
    <w:rsid w:val="009F72BD"/>
    <w:rsid w:val="009F7A96"/>
    <w:rsid w:val="00A00D06"/>
    <w:rsid w:val="00A01077"/>
    <w:rsid w:val="00A011F4"/>
    <w:rsid w:val="00A01479"/>
    <w:rsid w:val="00A01576"/>
    <w:rsid w:val="00A01AF9"/>
    <w:rsid w:val="00A023A4"/>
    <w:rsid w:val="00A03236"/>
    <w:rsid w:val="00A037B6"/>
    <w:rsid w:val="00A037CD"/>
    <w:rsid w:val="00A05760"/>
    <w:rsid w:val="00A06B50"/>
    <w:rsid w:val="00A10781"/>
    <w:rsid w:val="00A153B5"/>
    <w:rsid w:val="00A15F0A"/>
    <w:rsid w:val="00A1665A"/>
    <w:rsid w:val="00A16C20"/>
    <w:rsid w:val="00A200D7"/>
    <w:rsid w:val="00A2038E"/>
    <w:rsid w:val="00A20E8B"/>
    <w:rsid w:val="00A231FA"/>
    <w:rsid w:val="00A2331A"/>
    <w:rsid w:val="00A23DA7"/>
    <w:rsid w:val="00A24639"/>
    <w:rsid w:val="00A253FB"/>
    <w:rsid w:val="00A257C7"/>
    <w:rsid w:val="00A309BF"/>
    <w:rsid w:val="00A30F05"/>
    <w:rsid w:val="00A321C4"/>
    <w:rsid w:val="00A324A4"/>
    <w:rsid w:val="00A32F72"/>
    <w:rsid w:val="00A33832"/>
    <w:rsid w:val="00A33BC4"/>
    <w:rsid w:val="00A3528D"/>
    <w:rsid w:val="00A366B2"/>
    <w:rsid w:val="00A36C42"/>
    <w:rsid w:val="00A36E4C"/>
    <w:rsid w:val="00A370AD"/>
    <w:rsid w:val="00A3762A"/>
    <w:rsid w:val="00A378FA"/>
    <w:rsid w:val="00A40217"/>
    <w:rsid w:val="00A40709"/>
    <w:rsid w:val="00A4148D"/>
    <w:rsid w:val="00A4189A"/>
    <w:rsid w:val="00A42F61"/>
    <w:rsid w:val="00A4456D"/>
    <w:rsid w:val="00A46316"/>
    <w:rsid w:val="00A47AC6"/>
    <w:rsid w:val="00A50C92"/>
    <w:rsid w:val="00A51804"/>
    <w:rsid w:val="00A51E8C"/>
    <w:rsid w:val="00A5225D"/>
    <w:rsid w:val="00A53DCF"/>
    <w:rsid w:val="00A53E4C"/>
    <w:rsid w:val="00A549FA"/>
    <w:rsid w:val="00A54CE7"/>
    <w:rsid w:val="00A55F82"/>
    <w:rsid w:val="00A566A4"/>
    <w:rsid w:val="00A568FC"/>
    <w:rsid w:val="00A6048D"/>
    <w:rsid w:val="00A62C8C"/>
    <w:rsid w:val="00A64553"/>
    <w:rsid w:val="00A65D45"/>
    <w:rsid w:val="00A6656D"/>
    <w:rsid w:val="00A70383"/>
    <w:rsid w:val="00A70467"/>
    <w:rsid w:val="00A726C5"/>
    <w:rsid w:val="00A728D3"/>
    <w:rsid w:val="00A73092"/>
    <w:rsid w:val="00A80711"/>
    <w:rsid w:val="00A80A95"/>
    <w:rsid w:val="00A80DF2"/>
    <w:rsid w:val="00A82A3E"/>
    <w:rsid w:val="00A83C4C"/>
    <w:rsid w:val="00A83DA4"/>
    <w:rsid w:val="00A850BB"/>
    <w:rsid w:val="00A85EEA"/>
    <w:rsid w:val="00A9199B"/>
    <w:rsid w:val="00A923A2"/>
    <w:rsid w:val="00A92AF0"/>
    <w:rsid w:val="00A92EE8"/>
    <w:rsid w:val="00A95191"/>
    <w:rsid w:val="00A95BB1"/>
    <w:rsid w:val="00A95F78"/>
    <w:rsid w:val="00A9653A"/>
    <w:rsid w:val="00AA090E"/>
    <w:rsid w:val="00AA15DB"/>
    <w:rsid w:val="00AA2339"/>
    <w:rsid w:val="00AA29AD"/>
    <w:rsid w:val="00AA325B"/>
    <w:rsid w:val="00AA3DEA"/>
    <w:rsid w:val="00AA469E"/>
    <w:rsid w:val="00AA491A"/>
    <w:rsid w:val="00AA50E2"/>
    <w:rsid w:val="00AA5E2A"/>
    <w:rsid w:val="00AA64DE"/>
    <w:rsid w:val="00AA7160"/>
    <w:rsid w:val="00AA7385"/>
    <w:rsid w:val="00AA77D1"/>
    <w:rsid w:val="00AA7AE5"/>
    <w:rsid w:val="00AB017F"/>
    <w:rsid w:val="00AB0FA6"/>
    <w:rsid w:val="00AB153D"/>
    <w:rsid w:val="00AB166E"/>
    <w:rsid w:val="00AB2D6E"/>
    <w:rsid w:val="00AB428D"/>
    <w:rsid w:val="00AB4EF1"/>
    <w:rsid w:val="00AB5120"/>
    <w:rsid w:val="00AC1534"/>
    <w:rsid w:val="00AC184E"/>
    <w:rsid w:val="00AC28B8"/>
    <w:rsid w:val="00AC5296"/>
    <w:rsid w:val="00AC69AA"/>
    <w:rsid w:val="00AC6CE6"/>
    <w:rsid w:val="00AC7816"/>
    <w:rsid w:val="00AD00F3"/>
    <w:rsid w:val="00AD0DF5"/>
    <w:rsid w:val="00AD0F3C"/>
    <w:rsid w:val="00AD12C3"/>
    <w:rsid w:val="00AD2D99"/>
    <w:rsid w:val="00AD3E9C"/>
    <w:rsid w:val="00AD4785"/>
    <w:rsid w:val="00AD49DC"/>
    <w:rsid w:val="00AD5D7D"/>
    <w:rsid w:val="00AD7BD2"/>
    <w:rsid w:val="00AE10DA"/>
    <w:rsid w:val="00AE18E8"/>
    <w:rsid w:val="00AE1FBE"/>
    <w:rsid w:val="00AE29D1"/>
    <w:rsid w:val="00AE2CCD"/>
    <w:rsid w:val="00AE4496"/>
    <w:rsid w:val="00AE4F84"/>
    <w:rsid w:val="00AE52ED"/>
    <w:rsid w:val="00AE5652"/>
    <w:rsid w:val="00AE5717"/>
    <w:rsid w:val="00AE7718"/>
    <w:rsid w:val="00AE7A62"/>
    <w:rsid w:val="00AF094F"/>
    <w:rsid w:val="00AF3036"/>
    <w:rsid w:val="00AF303E"/>
    <w:rsid w:val="00AF3AB6"/>
    <w:rsid w:val="00AF3ADD"/>
    <w:rsid w:val="00AF5AEB"/>
    <w:rsid w:val="00AF6E68"/>
    <w:rsid w:val="00AF7A39"/>
    <w:rsid w:val="00B00A38"/>
    <w:rsid w:val="00B00E73"/>
    <w:rsid w:val="00B01CAA"/>
    <w:rsid w:val="00B04622"/>
    <w:rsid w:val="00B04D5D"/>
    <w:rsid w:val="00B05014"/>
    <w:rsid w:val="00B05E4F"/>
    <w:rsid w:val="00B060CF"/>
    <w:rsid w:val="00B0667B"/>
    <w:rsid w:val="00B06B4D"/>
    <w:rsid w:val="00B0790B"/>
    <w:rsid w:val="00B10879"/>
    <w:rsid w:val="00B12ED9"/>
    <w:rsid w:val="00B13103"/>
    <w:rsid w:val="00B13B87"/>
    <w:rsid w:val="00B14374"/>
    <w:rsid w:val="00B14AC5"/>
    <w:rsid w:val="00B163B4"/>
    <w:rsid w:val="00B16DAA"/>
    <w:rsid w:val="00B1724A"/>
    <w:rsid w:val="00B1777A"/>
    <w:rsid w:val="00B2014E"/>
    <w:rsid w:val="00B21912"/>
    <w:rsid w:val="00B23B60"/>
    <w:rsid w:val="00B24B77"/>
    <w:rsid w:val="00B24F4F"/>
    <w:rsid w:val="00B256D0"/>
    <w:rsid w:val="00B25E8A"/>
    <w:rsid w:val="00B31385"/>
    <w:rsid w:val="00B31CD7"/>
    <w:rsid w:val="00B35A3B"/>
    <w:rsid w:val="00B415F4"/>
    <w:rsid w:val="00B4193B"/>
    <w:rsid w:val="00B4263F"/>
    <w:rsid w:val="00B42DA5"/>
    <w:rsid w:val="00B466CD"/>
    <w:rsid w:val="00B467A6"/>
    <w:rsid w:val="00B4718F"/>
    <w:rsid w:val="00B4762A"/>
    <w:rsid w:val="00B52E08"/>
    <w:rsid w:val="00B5337A"/>
    <w:rsid w:val="00B536AC"/>
    <w:rsid w:val="00B53F44"/>
    <w:rsid w:val="00B542D7"/>
    <w:rsid w:val="00B55B3D"/>
    <w:rsid w:val="00B6249A"/>
    <w:rsid w:val="00B62AE7"/>
    <w:rsid w:val="00B634F8"/>
    <w:rsid w:val="00B64575"/>
    <w:rsid w:val="00B6504E"/>
    <w:rsid w:val="00B660A1"/>
    <w:rsid w:val="00B67394"/>
    <w:rsid w:val="00B711B5"/>
    <w:rsid w:val="00B713B4"/>
    <w:rsid w:val="00B7175E"/>
    <w:rsid w:val="00B745A4"/>
    <w:rsid w:val="00B76053"/>
    <w:rsid w:val="00B81857"/>
    <w:rsid w:val="00B822E3"/>
    <w:rsid w:val="00B82AD8"/>
    <w:rsid w:val="00B830CA"/>
    <w:rsid w:val="00B85697"/>
    <w:rsid w:val="00B85B5B"/>
    <w:rsid w:val="00B91E6C"/>
    <w:rsid w:val="00B9399F"/>
    <w:rsid w:val="00B93BBC"/>
    <w:rsid w:val="00B941B5"/>
    <w:rsid w:val="00B95E5A"/>
    <w:rsid w:val="00B9628B"/>
    <w:rsid w:val="00B9669E"/>
    <w:rsid w:val="00B97420"/>
    <w:rsid w:val="00B97B8B"/>
    <w:rsid w:val="00BA1488"/>
    <w:rsid w:val="00BA1C07"/>
    <w:rsid w:val="00BA2B02"/>
    <w:rsid w:val="00BA2DC4"/>
    <w:rsid w:val="00BA3FA3"/>
    <w:rsid w:val="00BA4546"/>
    <w:rsid w:val="00BA4A04"/>
    <w:rsid w:val="00BA5AB9"/>
    <w:rsid w:val="00BA6115"/>
    <w:rsid w:val="00BA77F2"/>
    <w:rsid w:val="00BA7A1E"/>
    <w:rsid w:val="00BA7CF8"/>
    <w:rsid w:val="00BB0B79"/>
    <w:rsid w:val="00BB0E1B"/>
    <w:rsid w:val="00BB1263"/>
    <w:rsid w:val="00BB35C6"/>
    <w:rsid w:val="00BB57FA"/>
    <w:rsid w:val="00BB5915"/>
    <w:rsid w:val="00BC0C1C"/>
    <w:rsid w:val="00BC0D70"/>
    <w:rsid w:val="00BC10D5"/>
    <w:rsid w:val="00BC1928"/>
    <w:rsid w:val="00BC352F"/>
    <w:rsid w:val="00BC5A4F"/>
    <w:rsid w:val="00BC5EEA"/>
    <w:rsid w:val="00BC67F8"/>
    <w:rsid w:val="00BC68C8"/>
    <w:rsid w:val="00BD0953"/>
    <w:rsid w:val="00BD0E45"/>
    <w:rsid w:val="00BD1492"/>
    <w:rsid w:val="00BD1ABE"/>
    <w:rsid w:val="00BD30CF"/>
    <w:rsid w:val="00BD5CCA"/>
    <w:rsid w:val="00BD7F8D"/>
    <w:rsid w:val="00BE06DA"/>
    <w:rsid w:val="00BE1A07"/>
    <w:rsid w:val="00BE329A"/>
    <w:rsid w:val="00BE5A25"/>
    <w:rsid w:val="00BE67F9"/>
    <w:rsid w:val="00BE6E9F"/>
    <w:rsid w:val="00BE7B4C"/>
    <w:rsid w:val="00BF19D6"/>
    <w:rsid w:val="00BF2954"/>
    <w:rsid w:val="00BF3AFF"/>
    <w:rsid w:val="00C003C0"/>
    <w:rsid w:val="00C00D48"/>
    <w:rsid w:val="00C0115B"/>
    <w:rsid w:val="00C01476"/>
    <w:rsid w:val="00C019BC"/>
    <w:rsid w:val="00C03FA7"/>
    <w:rsid w:val="00C05140"/>
    <w:rsid w:val="00C062B8"/>
    <w:rsid w:val="00C071C3"/>
    <w:rsid w:val="00C11064"/>
    <w:rsid w:val="00C128AE"/>
    <w:rsid w:val="00C1354F"/>
    <w:rsid w:val="00C14897"/>
    <w:rsid w:val="00C14CA8"/>
    <w:rsid w:val="00C14E03"/>
    <w:rsid w:val="00C17A2D"/>
    <w:rsid w:val="00C212DB"/>
    <w:rsid w:val="00C22AA1"/>
    <w:rsid w:val="00C237BF"/>
    <w:rsid w:val="00C2386B"/>
    <w:rsid w:val="00C27233"/>
    <w:rsid w:val="00C27D61"/>
    <w:rsid w:val="00C33725"/>
    <w:rsid w:val="00C34523"/>
    <w:rsid w:val="00C34FFE"/>
    <w:rsid w:val="00C35203"/>
    <w:rsid w:val="00C355E1"/>
    <w:rsid w:val="00C36F67"/>
    <w:rsid w:val="00C37ACA"/>
    <w:rsid w:val="00C4059F"/>
    <w:rsid w:val="00C40733"/>
    <w:rsid w:val="00C408EA"/>
    <w:rsid w:val="00C40D1A"/>
    <w:rsid w:val="00C40EB7"/>
    <w:rsid w:val="00C43688"/>
    <w:rsid w:val="00C44B9B"/>
    <w:rsid w:val="00C455C9"/>
    <w:rsid w:val="00C477A8"/>
    <w:rsid w:val="00C512ED"/>
    <w:rsid w:val="00C5378B"/>
    <w:rsid w:val="00C53EE1"/>
    <w:rsid w:val="00C57947"/>
    <w:rsid w:val="00C60C53"/>
    <w:rsid w:val="00C61B9C"/>
    <w:rsid w:val="00C62AC6"/>
    <w:rsid w:val="00C631DF"/>
    <w:rsid w:val="00C6417A"/>
    <w:rsid w:val="00C6486C"/>
    <w:rsid w:val="00C649AA"/>
    <w:rsid w:val="00C65E4B"/>
    <w:rsid w:val="00C67B93"/>
    <w:rsid w:val="00C70103"/>
    <w:rsid w:val="00C72038"/>
    <w:rsid w:val="00C723AE"/>
    <w:rsid w:val="00C723B9"/>
    <w:rsid w:val="00C7396C"/>
    <w:rsid w:val="00C73AD0"/>
    <w:rsid w:val="00C73DE0"/>
    <w:rsid w:val="00C753A8"/>
    <w:rsid w:val="00C755E4"/>
    <w:rsid w:val="00C75E7F"/>
    <w:rsid w:val="00C76BC0"/>
    <w:rsid w:val="00C7758B"/>
    <w:rsid w:val="00C80178"/>
    <w:rsid w:val="00C806F5"/>
    <w:rsid w:val="00C8287A"/>
    <w:rsid w:val="00C82920"/>
    <w:rsid w:val="00C82FB4"/>
    <w:rsid w:val="00C8317E"/>
    <w:rsid w:val="00C831FA"/>
    <w:rsid w:val="00C84039"/>
    <w:rsid w:val="00C8540D"/>
    <w:rsid w:val="00C868AA"/>
    <w:rsid w:val="00C873C1"/>
    <w:rsid w:val="00C90147"/>
    <w:rsid w:val="00C90F14"/>
    <w:rsid w:val="00C91861"/>
    <w:rsid w:val="00C91A62"/>
    <w:rsid w:val="00C91AFC"/>
    <w:rsid w:val="00C9245E"/>
    <w:rsid w:val="00C93E12"/>
    <w:rsid w:val="00C94BD9"/>
    <w:rsid w:val="00C95508"/>
    <w:rsid w:val="00C95D67"/>
    <w:rsid w:val="00C9653B"/>
    <w:rsid w:val="00C96574"/>
    <w:rsid w:val="00C96AD4"/>
    <w:rsid w:val="00C977BF"/>
    <w:rsid w:val="00CA0569"/>
    <w:rsid w:val="00CA05CA"/>
    <w:rsid w:val="00CA2DFD"/>
    <w:rsid w:val="00CA3B42"/>
    <w:rsid w:val="00CA5EE4"/>
    <w:rsid w:val="00CA70FF"/>
    <w:rsid w:val="00CA79AD"/>
    <w:rsid w:val="00CB0800"/>
    <w:rsid w:val="00CB0C29"/>
    <w:rsid w:val="00CB1DFF"/>
    <w:rsid w:val="00CB1F3E"/>
    <w:rsid w:val="00CB44CF"/>
    <w:rsid w:val="00CB51EE"/>
    <w:rsid w:val="00CB6833"/>
    <w:rsid w:val="00CB7BE9"/>
    <w:rsid w:val="00CC0C4E"/>
    <w:rsid w:val="00CC0F2A"/>
    <w:rsid w:val="00CC0F33"/>
    <w:rsid w:val="00CC249D"/>
    <w:rsid w:val="00CC3197"/>
    <w:rsid w:val="00CC4411"/>
    <w:rsid w:val="00CC510E"/>
    <w:rsid w:val="00CC5895"/>
    <w:rsid w:val="00CD0535"/>
    <w:rsid w:val="00CD091F"/>
    <w:rsid w:val="00CD1210"/>
    <w:rsid w:val="00CD1E94"/>
    <w:rsid w:val="00CD63BF"/>
    <w:rsid w:val="00CD73ED"/>
    <w:rsid w:val="00CE0A7D"/>
    <w:rsid w:val="00CE2A7F"/>
    <w:rsid w:val="00CE449D"/>
    <w:rsid w:val="00CE7D27"/>
    <w:rsid w:val="00CE7D63"/>
    <w:rsid w:val="00CF04B4"/>
    <w:rsid w:val="00CF0FDC"/>
    <w:rsid w:val="00CF2F34"/>
    <w:rsid w:val="00CF359F"/>
    <w:rsid w:val="00CF35C5"/>
    <w:rsid w:val="00CF4C96"/>
    <w:rsid w:val="00CF56F9"/>
    <w:rsid w:val="00CF6452"/>
    <w:rsid w:val="00D03203"/>
    <w:rsid w:val="00D037E5"/>
    <w:rsid w:val="00D04986"/>
    <w:rsid w:val="00D04EB1"/>
    <w:rsid w:val="00D05A05"/>
    <w:rsid w:val="00D071E6"/>
    <w:rsid w:val="00D128F2"/>
    <w:rsid w:val="00D1337C"/>
    <w:rsid w:val="00D17A08"/>
    <w:rsid w:val="00D21ADF"/>
    <w:rsid w:val="00D22552"/>
    <w:rsid w:val="00D2493C"/>
    <w:rsid w:val="00D2511F"/>
    <w:rsid w:val="00D25CE8"/>
    <w:rsid w:val="00D26EE1"/>
    <w:rsid w:val="00D302E0"/>
    <w:rsid w:val="00D31783"/>
    <w:rsid w:val="00D3312F"/>
    <w:rsid w:val="00D33736"/>
    <w:rsid w:val="00D34ECD"/>
    <w:rsid w:val="00D353C6"/>
    <w:rsid w:val="00D35F91"/>
    <w:rsid w:val="00D3618F"/>
    <w:rsid w:val="00D36EBA"/>
    <w:rsid w:val="00D37017"/>
    <w:rsid w:val="00D40416"/>
    <w:rsid w:val="00D40CE5"/>
    <w:rsid w:val="00D4139E"/>
    <w:rsid w:val="00D4211A"/>
    <w:rsid w:val="00D438B1"/>
    <w:rsid w:val="00D44F2D"/>
    <w:rsid w:val="00D45CB7"/>
    <w:rsid w:val="00D45DA0"/>
    <w:rsid w:val="00D46450"/>
    <w:rsid w:val="00D4686E"/>
    <w:rsid w:val="00D50BCB"/>
    <w:rsid w:val="00D510FD"/>
    <w:rsid w:val="00D512AE"/>
    <w:rsid w:val="00D5162B"/>
    <w:rsid w:val="00D51B50"/>
    <w:rsid w:val="00D52057"/>
    <w:rsid w:val="00D52091"/>
    <w:rsid w:val="00D522B3"/>
    <w:rsid w:val="00D5375B"/>
    <w:rsid w:val="00D540A4"/>
    <w:rsid w:val="00D54209"/>
    <w:rsid w:val="00D556B5"/>
    <w:rsid w:val="00D55AB4"/>
    <w:rsid w:val="00D60B02"/>
    <w:rsid w:val="00D61A18"/>
    <w:rsid w:val="00D643F7"/>
    <w:rsid w:val="00D64648"/>
    <w:rsid w:val="00D647C1"/>
    <w:rsid w:val="00D6491F"/>
    <w:rsid w:val="00D656C4"/>
    <w:rsid w:val="00D672B1"/>
    <w:rsid w:val="00D67AB3"/>
    <w:rsid w:val="00D7009B"/>
    <w:rsid w:val="00D71460"/>
    <w:rsid w:val="00D71655"/>
    <w:rsid w:val="00D71DAD"/>
    <w:rsid w:val="00D72655"/>
    <w:rsid w:val="00D74945"/>
    <w:rsid w:val="00D74BC8"/>
    <w:rsid w:val="00D762A7"/>
    <w:rsid w:val="00D772E0"/>
    <w:rsid w:val="00D77DE2"/>
    <w:rsid w:val="00D77F85"/>
    <w:rsid w:val="00D82975"/>
    <w:rsid w:val="00D82C52"/>
    <w:rsid w:val="00D831B4"/>
    <w:rsid w:val="00D846EE"/>
    <w:rsid w:val="00D87293"/>
    <w:rsid w:val="00D948F0"/>
    <w:rsid w:val="00D94A17"/>
    <w:rsid w:val="00D94B8A"/>
    <w:rsid w:val="00D96263"/>
    <w:rsid w:val="00D96C61"/>
    <w:rsid w:val="00D96E68"/>
    <w:rsid w:val="00D97F38"/>
    <w:rsid w:val="00DA07C1"/>
    <w:rsid w:val="00DA2A4C"/>
    <w:rsid w:val="00DA5335"/>
    <w:rsid w:val="00DA5C3F"/>
    <w:rsid w:val="00DA71D9"/>
    <w:rsid w:val="00DA7A78"/>
    <w:rsid w:val="00DB035F"/>
    <w:rsid w:val="00DB0F2F"/>
    <w:rsid w:val="00DB23C8"/>
    <w:rsid w:val="00DB24EE"/>
    <w:rsid w:val="00DB2D3C"/>
    <w:rsid w:val="00DB38B5"/>
    <w:rsid w:val="00DB5848"/>
    <w:rsid w:val="00DC0C15"/>
    <w:rsid w:val="00DC1C12"/>
    <w:rsid w:val="00DC1C1E"/>
    <w:rsid w:val="00DC2865"/>
    <w:rsid w:val="00DC419C"/>
    <w:rsid w:val="00DC616E"/>
    <w:rsid w:val="00DC62A6"/>
    <w:rsid w:val="00DC634C"/>
    <w:rsid w:val="00DC7C57"/>
    <w:rsid w:val="00DD07B2"/>
    <w:rsid w:val="00DD0A5D"/>
    <w:rsid w:val="00DD0BE9"/>
    <w:rsid w:val="00DD2266"/>
    <w:rsid w:val="00DD35BA"/>
    <w:rsid w:val="00DD3CEE"/>
    <w:rsid w:val="00DD3EEB"/>
    <w:rsid w:val="00DD528C"/>
    <w:rsid w:val="00DE03ED"/>
    <w:rsid w:val="00DE1209"/>
    <w:rsid w:val="00DE1D15"/>
    <w:rsid w:val="00DE4A04"/>
    <w:rsid w:val="00DE4D3A"/>
    <w:rsid w:val="00DE5A8D"/>
    <w:rsid w:val="00DE755E"/>
    <w:rsid w:val="00DF007C"/>
    <w:rsid w:val="00DF125E"/>
    <w:rsid w:val="00DF166A"/>
    <w:rsid w:val="00DF2697"/>
    <w:rsid w:val="00DF2ACE"/>
    <w:rsid w:val="00DF3402"/>
    <w:rsid w:val="00DF537E"/>
    <w:rsid w:val="00DF7E47"/>
    <w:rsid w:val="00E00364"/>
    <w:rsid w:val="00E007F1"/>
    <w:rsid w:val="00E00DF2"/>
    <w:rsid w:val="00E01EFE"/>
    <w:rsid w:val="00E022DE"/>
    <w:rsid w:val="00E03847"/>
    <w:rsid w:val="00E04D08"/>
    <w:rsid w:val="00E05708"/>
    <w:rsid w:val="00E057B3"/>
    <w:rsid w:val="00E05C02"/>
    <w:rsid w:val="00E06628"/>
    <w:rsid w:val="00E06707"/>
    <w:rsid w:val="00E075D9"/>
    <w:rsid w:val="00E07FE9"/>
    <w:rsid w:val="00E1031A"/>
    <w:rsid w:val="00E1125B"/>
    <w:rsid w:val="00E12133"/>
    <w:rsid w:val="00E12658"/>
    <w:rsid w:val="00E127D9"/>
    <w:rsid w:val="00E12DCE"/>
    <w:rsid w:val="00E13037"/>
    <w:rsid w:val="00E131F6"/>
    <w:rsid w:val="00E13257"/>
    <w:rsid w:val="00E1528E"/>
    <w:rsid w:val="00E16DA8"/>
    <w:rsid w:val="00E21F32"/>
    <w:rsid w:val="00E23691"/>
    <w:rsid w:val="00E238BE"/>
    <w:rsid w:val="00E23F2B"/>
    <w:rsid w:val="00E24669"/>
    <w:rsid w:val="00E25966"/>
    <w:rsid w:val="00E3343C"/>
    <w:rsid w:val="00E35073"/>
    <w:rsid w:val="00E35668"/>
    <w:rsid w:val="00E37555"/>
    <w:rsid w:val="00E37D03"/>
    <w:rsid w:val="00E40042"/>
    <w:rsid w:val="00E4085F"/>
    <w:rsid w:val="00E41179"/>
    <w:rsid w:val="00E41185"/>
    <w:rsid w:val="00E424E7"/>
    <w:rsid w:val="00E43587"/>
    <w:rsid w:val="00E43860"/>
    <w:rsid w:val="00E438FD"/>
    <w:rsid w:val="00E445FA"/>
    <w:rsid w:val="00E46060"/>
    <w:rsid w:val="00E465BA"/>
    <w:rsid w:val="00E469A6"/>
    <w:rsid w:val="00E5201E"/>
    <w:rsid w:val="00E543BC"/>
    <w:rsid w:val="00E56137"/>
    <w:rsid w:val="00E61408"/>
    <w:rsid w:val="00E616DC"/>
    <w:rsid w:val="00E6181C"/>
    <w:rsid w:val="00E62A1E"/>
    <w:rsid w:val="00E63623"/>
    <w:rsid w:val="00E63A23"/>
    <w:rsid w:val="00E63E1C"/>
    <w:rsid w:val="00E6489F"/>
    <w:rsid w:val="00E64C97"/>
    <w:rsid w:val="00E65AFA"/>
    <w:rsid w:val="00E65D85"/>
    <w:rsid w:val="00E6703B"/>
    <w:rsid w:val="00E71F91"/>
    <w:rsid w:val="00E74093"/>
    <w:rsid w:val="00E74459"/>
    <w:rsid w:val="00E74AC9"/>
    <w:rsid w:val="00E751E4"/>
    <w:rsid w:val="00E7537C"/>
    <w:rsid w:val="00E810A0"/>
    <w:rsid w:val="00E824DF"/>
    <w:rsid w:val="00E82B47"/>
    <w:rsid w:val="00E861EE"/>
    <w:rsid w:val="00E87215"/>
    <w:rsid w:val="00E87219"/>
    <w:rsid w:val="00E9184E"/>
    <w:rsid w:val="00E92F41"/>
    <w:rsid w:val="00E945CE"/>
    <w:rsid w:val="00E94930"/>
    <w:rsid w:val="00E96B1A"/>
    <w:rsid w:val="00E97315"/>
    <w:rsid w:val="00E97B9A"/>
    <w:rsid w:val="00EA3626"/>
    <w:rsid w:val="00EA3754"/>
    <w:rsid w:val="00EA45E1"/>
    <w:rsid w:val="00EA6361"/>
    <w:rsid w:val="00EA6898"/>
    <w:rsid w:val="00EB02EF"/>
    <w:rsid w:val="00EB1DE8"/>
    <w:rsid w:val="00EB28AB"/>
    <w:rsid w:val="00EB4FA2"/>
    <w:rsid w:val="00EB609E"/>
    <w:rsid w:val="00EB6858"/>
    <w:rsid w:val="00EB6BFB"/>
    <w:rsid w:val="00EC1394"/>
    <w:rsid w:val="00EC1F14"/>
    <w:rsid w:val="00EC2F40"/>
    <w:rsid w:val="00EC3D87"/>
    <w:rsid w:val="00EC58F4"/>
    <w:rsid w:val="00EC6AEA"/>
    <w:rsid w:val="00EC748D"/>
    <w:rsid w:val="00EC79DE"/>
    <w:rsid w:val="00ED17E6"/>
    <w:rsid w:val="00ED23B5"/>
    <w:rsid w:val="00ED3659"/>
    <w:rsid w:val="00ED5BED"/>
    <w:rsid w:val="00ED5D3E"/>
    <w:rsid w:val="00ED7062"/>
    <w:rsid w:val="00EE1773"/>
    <w:rsid w:val="00EE3131"/>
    <w:rsid w:val="00EE33CF"/>
    <w:rsid w:val="00EE4137"/>
    <w:rsid w:val="00EE4163"/>
    <w:rsid w:val="00EE4CC7"/>
    <w:rsid w:val="00EE5A79"/>
    <w:rsid w:val="00EE7C8F"/>
    <w:rsid w:val="00EF053F"/>
    <w:rsid w:val="00EF11AA"/>
    <w:rsid w:val="00EF24DF"/>
    <w:rsid w:val="00EF3A73"/>
    <w:rsid w:val="00EF4667"/>
    <w:rsid w:val="00EF49F3"/>
    <w:rsid w:val="00EF5078"/>
    <w:rsid w:val="00EF6735"/>
    <w:rsid w:val="00EF69B1"/>
    <w:rsid w:val="00EF6EFF"/>
    <w:rsid w:val="00F003B3"/>
    <w:rsid w:val="00F009AE"/>
    <w:rsid w:val="00F01457"/>
    <w:rsid w:val="00F020AE"/>
    <w:rsid w:val="00F03920"/>
    <w:rsid w:val="00F039B3"/>
    <w:rsid w:val="00F057E5"/>
    <w:rsid w:val="00F062B3"/>
    <w:rsid w:val="00F11F52"/>
    <w:rsid w:val="00F123B4"/>
    <w:rsid w:val="00F14A23"/>
    <w:rsid w:val="00F14E26"/>
    <w:rsid w:val="00F16A35"/>
    <w:rsid w:val="00F16BEE"/>
    <w:rsid w:val="00F179AB"/>
    <w:rsid w:val="00F17D95"/>
    <w:rsid w:val="00F20A2B"/>
    <w:rsid w:val="00F21F1E"/>
    <w:rsid w:val="00F241A5"/>
    <w:rsid w:val="00F250A5"/>
    <w:rsid w:val="00F253AF"/>
    <w:rsid w:val="00F300AB"/>
    <w:rsid w:val="00F31170"/>
    <w:rsid w:val="00F31A46"/>
    <w:rsid w:val="00F31CBB"/>
    <w:rsid w:val="00F3227C"/>
    <w:rsid w:val="00F3256C"/>
    <w:rsid w:val="00F32A87"/>
    <w:rsid w:val="00F32E2A"/>
    <w:rsid w:val="00F3334E"/>
    <w:rsid w:val="00F354C9"/>
    <w:rsid w:val="00F3650B"/>
    <w:rsid w:val="00F378A6"/>
    <w:rsid w:val="00F37DE3"/>
    <w:rsid w:val="00F4258C"/>
    <w:rsid w:val="00F4281C"/>
    <w:rsid w:val="00F42A32"/>
    <w:rsid w:val="00F4366C"/>
    <w:rsid w:val="00F4374D"/>
    <w:rsid w:val="00F45162"/>
    <w:rsid w:val="00F478FE"/>
    <w:rsid w:val="00F47C08"/>
    <w:rsid w:val="00F50718"/>
    <w:rsid w:val="00F50B21"/>
    <w:rsid w:val="00F528FF"/>
    <w:rsid w:val="00F533D6"/>
    <w:rsid w:val="00F53D0C"/>
    <w:rsid w:val="00F54639"/>
    <w:rsid w:val="00F54967"/>
    <w:rsid w:val="00F54C50"/>
    <w:rsid w:val="00F55B9C"/>
    <w:rsid w:val="00F5708B"/>
    <w:rsid w:val="00F60CB9"/>
    <w:rsid w:val="00F640AD"/>
    <w:rsid w:val="00F66154"/>
    <w:rsid w:val="00F679AF"/>
    <w:rsid w:val="00F70877"/>
    <w:rsid w:val="00F70A01"/>
    <w:rsid w:val="00F71A25"/>
    <w:rsid w:val="00F74730"/>
    <w:rsid w:val="00F74ED6"/>
    <w:rsid w:val="00F75D6D"/>
    <w:rsid w:val="00F76890"/>
    <w:rsid w:val="00F807C7"/>
    <w:rsid w:val="00F81DFF"/>
    <w:rsid w:val="00F82C51"/>
    <w:rsid w:val="00F83FF7"/>
    <w:rsid w:val="00F84C48"/>
    <w:rsid w:val="00F8562E"/>
    <w:rsid w:val="00F8712F"/>
    <w:rsid w:val="00F87DDB"/>
    <w:rsid w:val="00F9023F"/>
    <w:rsid w:val="00F90C52"/>
    <w:rsid w:val="00F922BD"/>
    <w:rsid w:val="00F92A67"/>
    <w:rsid w:val="00F93773"/>
    <w:rsid w:val="00F93AA5"/>
    <w:rsid w:val="00F95894"/>
    <w:rsid w:val="00FA0745"/>
    <w:rsid w:val="00FA0CD0"/>
    <w:rsid w:val="00FA1197"/>
    <w:rsid w:val="00FA1377"/>
    <w:rsid w:val="00FA22A5"/>
    <w:rsid w:val="00FA2DD2"/>
    <w:rsid w:val="00FA34D0"/>
    <w:rsid w:val="00FA40B7"/>
    <w:rsid w:val="00FA4424"/>
    <w:rsid w:val="00FA4912"/>
    <w:rsid w:val="00FA7018"/>
    <w:rsid w:val="00FA7D9D"/>
    <w:rsid w:val="00FB0773"/>
    <w:rsid w:val="00FB280C"/>
    <w:rsid w:val="00FB59A1"/>
    <w:rsid w:val="00FB6275"/>
    <w:rsid w:val="00FB7B00"/>
    <w:rsid w:val="00FC1277"/>
    <w:rsid w:val="00FC1691"/>
    <w:rsid w:val="00FC1AC7"/>
    <w:rsid w:val="00FC2548"/>
    <w:rsid w:val="00FC4C47"/>
    <w:rsid w:val="00FC5699"/>
    <w:rsid w:val="00FC5AC6"/>
    <w:rsid w:val="00FC6AF1"/>
    <w:rsid w:val="00FC6E0A"/>
    <w:rsid w:val="00FD0D56"/>
    <w:rsid w:val="00FD1A24"/>
    <w:rsid w:val="00FD1EF5"/>
    <w:rsid w:val="00FD2C24"/>
    <w:rsid w:val="00FD409D"/>
    <w:rsid w:val="00FD688A"/>
    <w:rsid w:val="00FD6E30"/>
    <w:rsid w:val="00FD7418"/>
    <w:rsid w:val="00FE02BA"/>
    <w:rsid w:val="00FE075F"/>
    <w:rsid w:val="00FE2C66"/>
    <w:rsid w:val="00FE4FAF"/>
    <w:rsid w:val="00FE76EB"/>
    <w:rsid w:val="00FF1273"/>
    <w:rsid w:val="00FF20E1"/>
    <w:rsid w:val="00FF2EF7"/>
    <w:rsid w:val="00FF3272"/>
    <w:rsid w:val="00FF37ED"/>
    <w:rsid w:val="00FF3A5C"/>
    <w:rsid w:val="00FF3DC8"/>
    <w:rsid w:val="00FF4D8D"/>
    <w:rsid w:val="00FF50C1"/>
    <w:rsid w:val="00FF603F"/>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272C9A97-98E2-4C98-B375-09A0FC8FA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2C6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B25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4539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4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930"/>
    <w:rPr>
      <w:rFonts w:ascii="Tahoma" w:hAnsi="Tahoma" w:cs="Tahoma"/>
      <w:sz w:val="16"/>
      <w:szCs w:val="16"/>
    </w:rPr>
  </w:style>
  <w:style w:type="paragraph" w:styleId="NoSpacing">
    <w:name w:val="No Spacing"/>
    <w:uiPriority w:val="1"/>
    <w:qFormat/>
    <w:rsid w:val="00D64648"/>
    <w:pPr>
      <w:spacing w:after="0" w:line="240" w:lineRule="auto"/>
    </w:pPr>
  </w:style>
  <w:style w:type="paragraph" w:styleId="Title">
    <w:name w:val="Title"/>
    <w:basedOn w:val="Normal"/>
    <w:next w:val="Normal"/>
    <w:link w:val="TitleChar"/>
    <w:uiPriority w:val="10"/>
    <w:qFormat/>
    <w:rsid w:val="00D646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464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962E4"/>
    <w:pPr>
      <w:ind w:left="720"/>
      <w:contextualSpacing/>
    </w:pPr>
  </w:style>
  <w:style w:type="paragraph" w:styleId="Header">
    <w:name w:val="header"/>
    <w:basedOn w:val="Normal"/>
    <w:link w:val="HeaderChar"/>
    <w:uiPriority w:val="99"/>
    <w:unhideWhenUsed/>
    <w:rsid w:val="00B143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374"/>
  </w:style>
  <w:style w:type="paragraph" w:styleId="Footer">
    <w:name w:val="footer"/>
    <w:basedOn w:val="Normal"/>
    <w:link w:val="FooterChar"/>
    <w:uiPriority w:val="99"/>
    <w:unhideWhenUsed/>
    <w:rsid w:val="00B143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374"/>
  </w:style>
  <w:style w:type="character" w:customStyle="1" w:styleId="apple-converted-space">
    <w:name w:val="apple-converted-space"/>
    <w:basedOn w:val="DefaultParagraphFont"/>
    <w:rsid w:val="00671C2C"/>
  </w:style>
  <w:style w:type="character" w:styleId="Hyperlink">
    <w:name w:val="Hyperlink"/>
    <w:basedOn w:val="DefaultParagraphFont"/>
    <w:uiPriority w:val="99"/>
    <w:unhideWhenUsed/>
    <w:rsid w:val="000A51BF"/>
    <w:rPr>
      <w:color w:val="0000FF" w:themeColor="hyperlink"/>
      <w:u w:val="single"/>
    </w:rPr>
  </w:style>
  <w:style w:type="paragraph" w:styleId="NormalWeb">
    <w:name w:val="Normal (Web)"/>
    <w:basedOn w:val="Normal"/>
    <w:uiPriority w:val="99"/>
    <w:semiHidden/>
    <w:unhideWhenUsed/>
    <w:rsid w:val="00B476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B4762A"/>
  </w:style>
  <w:style w:type="character" w:customStyle="1" w:styleId="Heading2Char">
    <w:name w:val="Heading 2 Char"/>
    <w:basedOn w:val="DefaultParagraphFont"/>
    <w:link w:val="Heading2"/>
    <w:uiPriority w:val="9"/>
    <w:rsid w:val="000B25D7"/>
    <w:rPr>
      <w:rFonts w:ascii="Times New Roman" w:eastAsia="Times New Roman" w:hAnsi="Times New Roman" w:cs="Times New Roman"/>
      <w:b/>
      <w:bCs/>
      <w:sz w:val="36"/>
      <w:szCs w:val="36"/>
    </w:rPr>
  </w:style>
  <w:style w:type="character" w:customStyle="1" w:styleId="parameter">
    <w:name w:val="parameter"/>
    <w:basedOn w:val="DefaultParagraphFont"/>
    <w:rsid w:val="00D72655"/>
  </w:style>
  <w:style w:type="character" w:customStyle="1" w:styleId="x">
    <w:name w:val="x"/>
    <w:basedOn w:val="DefaultParagraphFont"/>
    <w:rsid w:val="00D36EBA"/>
  </w:style>
  <w:style w:type="character" w:styleId="Strong">
    <w:name w:val="Strong"/>
    <w:basedOn w:val="DefaultParagraphFont"/>
    <w:uiPriority w:val="22"/>
    <w:qFormat/>
    <w:rsid w:val="00D36EBA"/>
    <w:rPr>
      <w:b/>
      <w:bCs/>
    </w:rPr>
  </w:style>
  <w:style w:type="table" w:styleId="TableGridLight">
    <w:name w:val="Grid Table Light"/>
    <w:basedOn w:val="TableNormal"/>
    <w:uiPriority w:val="40"/>
    <w:rsid w:val="008F62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945392"/>
    <w:rPr>
      <w:rFonts w:asciiTheme="majorHAnsi" w:eastAsiaTheme="majorEastAsia" w:hAnsiTheme="majorHAnsi" w:cstheme="majorBidi"/>
      <w:color w:val="243F60" w:themeColor="accent1" w:themeShade="7F"/>
      <w:sz w:val="24"/>
      <w:szCs w:val="24"/>
    </w:rPr>
  </w:style>
  <w:style w:type="paragraph" w:styleId="PlainText">
    <w:name w:val="Plain Text"/>
    <w:basedOn w:val="Normal"/>
    <w:link w:val="PlainTextChar"/>
    <w:uiPriority w:val="99"/>
    <w:semiHidden/>
    <w:unhideWhenUsed/>
    <w:rsid w:val="00C90F1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C90F14"/>
    <w:rPr>
      <w:rFonts w:ascii="Consolas" w:hAnsi="Consolas" w:cs="Consolas"/>
      <w:sz w:val="21"/>
      <w:szCs w:val="21"/>
    </w:rPr>
  </w:style>
  <w:style w:type="character" w:customStyle="1" w:styleId="apple-style-span">
    <w:name w:val="apple-style-span"/>
    <w:basedOn w:val="DefaultParagraphFont"/>
    <w:rsid w:val="00C8540D"/>
  </w:style>
  <w:style w:type="character" w:styleId="Emphasis">
    <w:name w:val="Emphasis"/>
    <w:basedOn w:val="DefaultParagraphFont"/>
    <w:uiPriority w:val="20"/>
    <w:qFormat/>
    <w:rsid w:val="005F33E4"/>
    <w:rPr>
      <w:i/>
      <w:iCs/>
    </w:rPr>
  </w:style>
  <w:style w:type="table" w:styleId="TableGrid">
    <w:name w:val="Table Grid"/>
    <w:basedOn w:val="TableNormal"/>
    <w:uiPriority w:val="59"/>
    <w:rsid w:val="009C315B"/>
    <w:pPr>
      <w:spacing w:after="0" w:line="240" w:lineRule="auto"/>
    </w:pPr>
    <w:rPr>
      <w:rFonts w:eastAsiaTheme="minorEastAsia"/>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E2C6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20266">
      <w:bodyDiv w:val="1"/>
      <w:marLeft w:val="0"/>
      <w:marRight w:val="0"/>
      <w:marTop w:val="0"/>
      <w:marBottom w:val="0"/>
      <w:divBdr>
        <w:top w:val="none" w:sz="0" w:space="0" w:color="auto"/>
        <w:left w:val="none" w:sz="0" w:space="0" w:color="auto"/>
        <w:bottom w:val="none" w:sz="0" w:space="0" w:color="auto"/>
        <w:right w:val="none" w:sz="0" w:space="0" w:color="auto"/>
      </w:divBdr>
    </w:div>
    <w:div w:id="73166675">
      <w:bodyDiv w:val="1"/>
      <w:marLeft w:val="0"/>
      <w:marRight w:val="0"/>
      <w:marTop w:val="0"/>
      <w:marBottom w:val="0"/>
      <w:divBdr>
        <w:top w:val="none" w:sz="0" w:space="0" w:color="auto"/>
        <w:left w:val="none" w:sz="0" w:space="0" w:color="auto"/>
        <w:bottom w:val="none" w:sz="0" w:space="0" w:color="auto"/>
        <w:right w:val="none" w:sz="0" w:space="0" w:color="auto"/>
      </w:divBdr>
    </w:div>
    <w:div w:id="79566969">
      <w:bodyDiv w:val="1"/>
      <w:marLeft w:val="0"/>
      <w:marRight w:val="0"/>
      <w:marTop w:val="0"/>
      <w:marBottom w:val="0"/>
      <w:divBdr>
        <w:top w:val="none" w:sz="0" w:space="0" w:color="auto"/>
        <w:left w:val="none" w:sz="0" w:space="0" w:color="auto"/>
        <w:bottom w:val="none" w:sz="0" w:space="0" w:color="auto"/>
        <w:right w:val="none" w:sz="0" w:space="0" w:color="auto"/>
      </w:divBdr>
    </w:div>
    <w:div w:id="84425168">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8186171">
      <w:bodyDiv w:val="1"/>
      <w:marLeft w:val="0"/>
      <w:marRight w:val="0"/>
      <w:marTop w:val="0"/>
      <w:marBottom w:val="0"/>
      <w:divBdr>
        <w:top w:val="none" w:sz="0" w:space="0" w:color="auto"/>
        <w:left w:val="none" w:sz="0" w:space="0" w:color="auto"/>
        <w:bottom w:val="none" w:sz="0" w:space="0" w:color="auto"/>
        <w:right w:val="none" w:sz="0" w:space="0" w:color="auto"/>
      </w:divBdr>
    </w:div>
    <w:div w:id="124540926">
      <w:bodyDiv w:val="1"/>
      <w:marLeft w:val="0"/>
      <w:marRight w:val="0"/>
      <w:marTop w:val="0"/>
      <w:marBottom w:val="0"/>
      <w:divBdr>
        <w:top w:val="none" w:sz="0" w:space="0" w:color="auto"/>
        <w:left w:val="none" w:sz="0" w:space="0" w:color="auto"/>
        <w:bottom w:val="none" w:sz="0" w:space="0" w:color="auto"/>
        <w:right w:val="none" w:sz="0" w:space="0" w:color="auto"/>
      </w:divBdr>
    </w:div>
    <w:div w:id="138622157">
      <w:bodyDiv w:val="1"/>
      <w:marLeft w:val="0"/>
      <w:marRight w:val="0"/>
      <w:marTop w:val="0"/>
      <w:marBottom w:val="0"/>
      <w:divBdr>
        <w:top w:val="none" w:sz="0" w:space="0" w:color="auto"/>
        <w:left w:val="none" w:sz="0" w:space="0" w:color="auto"/>
        <w:bottom w:val="none" w:sz="0" w:space="0" w:color="auto"/>
        <w:right w:val="none" w:sz="0" w:space="0" w:color="auto"/>
      </w:divBdr>
    </w:div>
    <w:div w:id="140779318">
      <w:bodyDiv w:val="1"/>
      <w:marLeft w:val="0"/>
      <w:marRight w:val="0"/>
      <w:marTop w:val="0"/>
      <w:marBottom w:val="0"/>
      <w:divBdr>
        <w:top w:val="none" w:sz="0" w:space="0" w:color="auto"/>
        <w:left w:val="none" w:sz="0" w:space="0" w:color="auto"/>
        <w:bottom w:val="none" w:sz="0" w:space="0" w:color="auto"/>
        <w:right w:val="none" w:sz="0" w:space="0" w:color="auto"/>
      </w:divBdr>
    </w:div>
    <w:div w:id="203444419">
      <w:bodyDiv w:val="1"/>
      <w:marLeft w:val="0"/>
      <w:marRight w:val="0"/>
      <w:marTop w:val="0"/>
      <w:marBottom w:val="0"/>
      <w:divBdr>
        <w:top w:val="none" w:sz="0" w:space="0" w:color="auto"/>
        <w:left w:val="none" w:sz="0" w:space="0" w:color="auto"/>
        <w:bottom w:val="none" w:sz="0" w:space="0" w:color="auto"/>
        <w:right w:val="none" w:sz="0" w:space="0" w:color="auto"/>
      </w:divBdr>
    </w:div>
    <w:div w:id="206260631">
      <w:bodyDiv w:val="1"/>
      <w:marLeft w:val="0"/>
      <w:marRight w:val="0"/>
      <w:marTop w:val="0"/>
      <w:marBottom w:val="0"/>
      <w:divBdr>
        <w:top w:val="none" w:sz="0" w:space="0" w:color="auto"/>
        <w:left w:val="none" w:sz="0" w:space="0" w:color="auto"/>
        <w:bottom w:val="none" w:sz="0" w:space="0" w:color="auto"/>
        <w:right w:val="none" w:sz="0" w:space="0" w:color="auto"/>
      </w:divBdr>
    </w:div>
    <w:div w:id="212928711">
      <w:bodyDiv w:val="1"/>
      <w:marLeft w:val="0"/>
      <w:marRight w:val="0"/>
      <w:marTop w:val="0"/>
      <w:marBottom w:val="0"/>
      <w:divBdr>
        <w:top w:val="none" w:sz="0" w:space="0" w:color="auto"/>
        <w:left w:val="none" w:sz="0" w:space="0" w:color="auto"/>
        <w:bottom w:val="none" w:sz="0" w:space="0" w:color="auto"/>
        <w:right w:val="none" w:sz="0" w:space="0" w:color="auto"/>
      </w:divBdr>
    </w:div>
    <w:div w:id="214511167">
      <w:bodyDiv w:val="1"/>
      <w:marLeft w:val="0"/>
      <w:marRight w:val="0"/>
      <w:marTop w:val="0"/>
      <w:marBottom w:val="0"/>
      <w:divBdr>
        <w:top w:val="none" w:sz="0" w:space="0" w:color="auto"/>
        <w:left w:val="none" w:sz="0" w:space="0" w:color="auto"/>
        <w:bottom w:val="none" w:sz="0" w:space="0" w:color="auto"/>
        <w:right w:val="none" w:sz="0" w:space="0" w:color="auto"/>
      </w:divBdr>
    </w:div>
    <w:div w:id="222375251">
      <w:bodyDiv w:val="1"/>
      <w:marLeft w:val="0"/>
      <w:marRight w:val="0"/>
      <w:marTop w:val="0"/>
      <w:marBottom w:val="0"/>
      <w:divBdr>
        <w:top w:val="none" w:sz="0" w:space="0" w:color="auto"/>
        <w:left w:val="none" w:sz="0" w:space="0" w:color="auto"/>
        <w:bottom w:val="none" w:sz="0" w:space="0" w:color="auto"/>
        <w:right w:val="none" w:sz="0" w:space="0" w:color="auto"/>
      </w:divBdr>
    </w:div>
    <w:div w:id="247078320">
      <w:bodyDiv w:val="1"/>
      <w:marLeft w:val="0"/>
      <w:marRight w:val="0"/>
      <w:marTop w:val="0"/>
      <w:marBottom w:val="0"/>
      <w:divBdr>
        <w:top w:val="none" w:sz="0" w:space="0" w:color="auto"/>
        <w:left w:val="none" w:sz="0" w:space="0" w:color="auto"/>
        <w:bottom w:val="none" w:sz="0" w:space="0" w:color="auto"/>
        <w:right w:val="none" w:sz="0" w:space="0" w:color="auto"/>
      </w:divBdr>
    </w:div>
    <w:div w:id="318535405">
      <w:bodyDiv w:val="1"/>
      <w:marLeft w:val="0"/>
      <w:marRight w:val="0"/>
      <w:marTop w:val="0"/>
      <w:marBottom w:val="0"/>
      <w:divBdr>
        <w:top w:val="none" w:sz="0" w:space="0" w:color="auto"/>
        <w:left w:val="none" w:sz="0" w:space="0" w:color="auto"/>
        <w:bottom w:val="none" w:sz="0" w:space="0" w:color="auto"/>
        <w:right w:val="none" w:sz="0" w:space="0" w:color="auto"/>
      </w:divBdr>
    </w:div>
    <w:div w:id="323122960">
      <w:bodyDiv w:val="1"/>
      <w:marLeft w:val="0"/>
      <w:marRight w:val="0"/>
      <w:marTop w:val="0"/>
      <w:marBottom w:val="0"/>
      <w:divBdr>
        <w:top w:val="none" w:sz="0" w:space="0" w:color="auto"/>
        <w:left w:val="none" w:sz="0" w:space="0" w:color="auto"/>
        <w:bottom w:val="none" w:sz="0" w:space="0" w:color="auto"/>
        <w:right w:val="none" w:sz="0" w:space="0" w:color="auto"/>
      </w:divBdr>
    </w:div>
    <w:div w:id="346299457">
      <w:bodyDiv w:val="1"/>
      <w:marLeft w:val="0"/>
      <w:marRight w:val="0"/>
      <w:marTop w:val="0"/>
      <w:marBottom w:val="0"/>
      <w:divBdr>
        <w:top w:val="none" w:sz="0" w:space="0" w:color="auto"/>
        <w:left w:val="none" w:sz="0" w:space="0" w:color="auto"/>
        <w:bottom w:val="none" w:sz="0" w:space="0" w:color="auto"/>
        <w:right w:val="none" w:sz="0" w:space="0" w:color="auto"/>
      </w:divBdr>
      <w:divsChild>
        <w:div w:id="613907217">
          <w:marLeft w:val="547"/>
          <w:marRight w:val="0"/>
          <w:marTop w:val="125"/>
          <w:marBottom w:val="0"/>
          <w:divBdr>
            <w:top w:val="none" w:sz="0" w:space="0" w:color="auto"/>
            <w:left w:val="none" w:sz="0" w:space="0" w:color="auto"/>
            <w:bottom w:val="none" w:sz="0" w:space="0" w:color="auto"/>
            <w:right w:val="none" w:sz="0" w:space="0" w:color="auto"/>
          </w:divBdr>
        </w:div>
        <w:div w:id="1926379574">
          <w:marLeft w:val="547"/>
          <w:marRight w:val="0"/>
          <w:marTop w:val="125"/>
          <w:marBottom w:val="0"/>
          <w:divBdr>
            <w:top w:val="none" w:sz="0" w:space="0" w:color="auto"/>
            <w:left w:val="none" w:sz="0" w:space="0" w:color="auto"/>
            <w:bottom w:val="none" w:sz="0" w:space="0" w:color="auto"/>
            <w:right w:val="none" w:sz="0" w:space="0" w:color="auto"/>
          </w:divBdr>
        </w:div>
        <w:div w:id="430466995">
          <w:marLeft w:val="547"/>
          <w:marRight w:val="0"/>
          <w:marTop w:val="125"/>
          <w:marBottom w:val="0"/>
          <w:divBdr>
            <w:top w:val="none" w:sz="0" w:space="0" w:color="auto"/>
            <w:left w:val="none" w:sz="0" w:space="0" w:color="auto"/>
            <w:bottom w:val="none" w:sz="0" w:space="0" w:color="auto"/>
            <w:right w:val="none" w:sz="0" w:space="0" w:color="auto"/>
          </w:divBdr>
        </w:div>
        <w:div w:id="919632875">
          <w:marLeft w:val="547"/>
          <w:marRight w:val="0"/>
          <w:marTop w:val="125"/>
          <w:marBottom w:val="0"/>
          <w:divBdr>
            <w:top w:val="none" w:sz="0" w:space="0" w:color="auto"/>
            <w:left w:val="none" w:sz="0" w:space="0" w:color="auto"/>
            <w:bottom w:val="none" w:sz="0" w:space="0" w:color="auto"/>
            <w:right w:val="none" w:sz="0" w:space="0" w:color="auto"/>
          </w:divBdr>
        </w:div>
      </w:divsChild>
    </w:div>
    <w:div w:id="352416161">
      <w:bodyDiv w:val="1"/>
      <w:marLeft w:val="0"/>
      <w:marRight w:val="0"/>
      <w:marTop w:val="0"/>
      <w:marBottom w:val="0"/>
      <w:divBdr>
        <w:top w:val="none" w:sz="0" w:space="0" w:color="auto"/>
        <w:left w:val="none" w:sz="0" w:space="0" w:color="auto"/>
        <w:bottom w:val="none" w:sz="0" w:space="0" w:color="auto"/>
        <w:right w:val="none" w:sz="0" w:space="0" w:color="auto"/>
      </w:divBdr>
    </w:div>
    <w:div w:id="397478606">
      <w:bodyDiv w:val="1"/>
      <w:marLeft w:val="0"/>
      <w:marRight w:val="0"/>
      <w:marTop w:val="0"/>
      <w:marBottom w:val="0"/>
      <w:divBdr>
        <w:top w:val="none" w:sz="0" w:space="0" w:color="auto"/>
        <w:left w:val="none" w:sz="0" w:space="0" w:color="auto"/>
        <w:bottom w:val="none" w:sz="0" w:space="0" w:color="auto"/>
        <w:right w:val="none" w:sz="0" w:space="0" w:color="auto"/>
      </w:divBdr>
    </w:div>
    <w:div w:id="399139570">
      <w:bodyDiv w:val="1"/>
      <w:marLeft w:val="0"/>
      <w:marRight w:val="0"/>
      <w:marTop w:val="0"/>
      <w:marBottom w:val="0"/>
      <w:divBdr>
        <w:top w:val="none" w:sz="0" w:space="0" w:color="auto"/>
        <w:left w:val="none" w:sz="0" w:space="0" w:color="auto"/>
        <w:bottom w:val="none" w:sz="0" w:space="0" w:color="auto"/>
        <w:right w:val="none" w:sz="0" w:space="0" w:color="auto"/>
      </w:divBdr>
    </w:div>
    <w:div w:id="428047961">
      <w:bodyDiv w:val="1"/>
      <w:marLeft w:val="0"/>
      <w:marRight w:val="0"/>
      <w:marTop w:val="0"/>
      <w:marBottom w:val="0"/>
      <w:divBdr>
        <w:top w:val="none" w:sz="0" w:space="0" w:color="auto"/>
        <w:left w:val="none" w:sz="0" w:space="0" w:color="auto"/>
        <w:bottom w:val="none" w:sz="0" w:space="0" w:color="auto"/>
        <w:right w:val="none" w:sz="0" w:space="0" w:color="auto"/>
      </w:divBdr>
    </w:div>
    <w:div w:id="435561747">
      <w:bodyDiv w:val="1"/>
      <w:marLeft w:val="0"/>
      <w:marRight w:val="0"/>
      <w:marTop w:val="0"/>
      <w:marBottom w:val="0"/>
      <w:divBdr>
        <w:top w:val="none" w:sz="0" w:space="0" w:color="auto"/>
        <w:left w:val="none" w:sz="0" w:space="0" w:color="auto"/>
        <w:bottom w:val="none" w:sz="0" w:space="0" w:color="auto"/>
        <w:right w:val="none" w:sz="0" w:space="0" w:color="auto"/>
      </w:divBdr>
      <w:divsChild>
        <w:div w:id="1427189190">
          <w:marLeft w:val="547"/>
          <w:marRight w:val="0"/>
          <w:marTop w:val="96"/>
          <w:marBottom w:val="0"/>
          <w:divBdr>
            <w:top w:val="none" w:sz="0" w:space="0" w:color="auto"/>
            <w:left w:val="none" w:sz="0" w:space="0" w:color="auto"/>
            <w:bottom w:val="none" w:sz="0" w:space="0" w:color="auto"/>
            <w:right w:val="none" w:sz="0" w:space="0" w:color="auto"/>
          </w:divBdr>
        </w:div>
      </w:divsChild>
    </w:div>
    <w:div w:id="439684674">
      <w:bodyDiv w:val="1"/>
      <w:marLeft w:val="0"/>
      <w:marRight w:val="0"/>
      <w:marTop w:val="0"/>
      <w:marBottom w:val="0"/>
      <w:divBdr>
        <w:top w:val="none" w:sz="0" w:space="0" w:color="auto"/>
        <w:left w:val="none" w:sz="0" w:space="0" w:color="auto"/>
        <w:bottom w:val="none" w:sz="0" w:space="0" w:color="auto"/>
        <w:right w:val="none" w:sz="0" w:space="0" w:color="auto"/>
      </w:divBdr>
    </w:div>
    <w:div w:id="453137046">
      <w:bodyDiv w:val="1"/>
      <w:marLeft w:val="0"/>
      <w:marRight w:val="0"/>
      <w:marTop w:val="0"/>
      <w:marBottom w:val="0"/>
      <w:divBdr>
        <w:top w:val="none" w:sz="0" w:space="0" w:color="auto"/>
        <w:left w:val="none" w:sz="0" w:space="0" w:color="auto"/>
        <w:bottom w:val="none" w:sz="0" w:space="0" w:color="auto"/>
        <w:right w:val="none" w:sz="0" w:space="0" w:color="auto"/>
      </w:divBdr>
    </w:div>
    <w:div w:id="459737062">
      <w:bodyDiv w:val="1"/>
      <w:marLeft w:val="0"/>
      <w:marRight w:val="0"/>
      <w:marTop w:val="0"/>
      <w:marBottom w:val="0"/>
      <w:divBdr>
        <w:top w:val="none" w:sz="0" w:space="0" w:color="auto"/>
        <w:left w:val="none" w:sz="0" w:space="0" w:color="auto"/>
        <w:bottom w:val="none" w:sz="0" w:space="0" w:color="auto"/>
        <w:right w:val="none" w:sz="0" w:space="0" w:color="auto"/>
      </w:divBdr>
    </w:div>
    <w:div w:id="461197347">
      <w:bodyDiv w:val="1"/>
      <w:marLeft w:val="0"/>
      <w:marRight w:val="0"/>
      <w:marTop w:val="0"/>
      <w:marBottom w:val="0"/>
      <w:divBdr>
        <w:top w:val="none" w:sz="0" w:space="0" w:color="auto"/>
        <w:left w:val="none" w:sz="0" w:space="0" w:color="auto"/>
        <w:bottom w:val="none" w:sz="0" w:space="0" w:color="auto"/>
        <w:right w:val="none" w:sz="0" w:space="0" w:color="auto"/>
      </w:divBdr>
    </w:div>
    <w:div w:id="534391705">
      <w:bodyDiv w:val="1"/>
      <w:marLeft w:val="0"/>
      <w:marRight w:val="0"/>
      <w:marTop w:val="0"/>
      <w:marBottom w:val="0"/>
      <w:divBdr>
        <w:top w:val="none" w:sz="0" w:space="0" w:color="auto"/>
        <w:left w:val="none" w:sz="0" w:space="0" w:color="auto"/>
        <w:bottom w:val="none" w:sz="0" w:space="0" w:color="auto"/>
        <w:right w:val="none" w:sz="0" w:space="0" w:color="auto"/>
      </w:divBdr>
    </w:div>
    <w:div w:id="538014934">
      <w:bodyDiv w:val="1"/>
      <w:marLeft w:val="0"/>
      <w:marRight w:val="0"/>
      <w:marTop w:val="0"/>
      <w:marBottom w:val="0"/>
      <w:divBdr>
        <w:top w:val="none" w:sz="0" w:space="0" w:color="auto"/>
        <w:left w:val="none" w:sz="0" w:space="0" w:color="auto"/>
        <w:bottom w:val="none" w:sz="0" w:space="0" w:color="auto"/>
        <w:right w:val="none" w:sz="0" w:space="0" w:color="auto"/>
      </w:divBdr>
    </w:div>
    <w:div w:id="545918881">
      <w:bodyDiv w:val="1"/>
      <w:marLeft w:val="0"/>
      <w:marRight w:val="0"/>
      <w:marTop w:val="0"/>
      <w:marBottom w:val="0"/>
      <w:divBdr>
        <w:top w:val="none" w:sz="0" w:space="0" w:color="auto"/>
        <w:left w:val="none" w:sz="0" w:space="0" w:color="auto"/>
        <w:bottom w:val="none" w:sz="0" w:space="0" w:color="auto"/>
        <w:right w:val="none" w:sz="0" w:space="0" w:color="auto"/>
      </w:divBdr>
      <w:divsChild>
        <w:div w:id="2046716736">
          <w:marLeft w:val="547"/>
          <w:marRight w:val="0"/>
          <w:marTop w:val="154"/>
          <w:marBottom w:val="0"/>
          <w:divBdr>
            <w:top w:val="none" w:sz="0" w:space="0" w:color="auto"/>
            <w:left w:val="none" w:sz="0" w:space="0" w:color="auto"/>
            <w:bottom w:val="none" w:sz="0" w:space="0" w:color="auto"/>
            <w:right w:val="none" w:sz="0" w:space="0" w:color="auto"/>
          </w:divBdr>
        </w:div>
        <w:div w:id="1372609825">
          <w:marLeft w:val="547"/>
          <w:marRight w:val="0"/>
          <w:marTop w:val="154"/>
          <w:marBottom w:val="0"/>
          <w:divBdr>
            <w:top w:val="none" w:sz="0" w:space="0" w:color="auto"/>
            <w:left w:val="none" w:sz="0" w:space="0" w:color="auto"/>
            <w:bottom w:val="none" w:sz="0" w:space="0" w:color="auto"/>
            <w:right w:val="none" w:sz="0" w:space="0" w:color="auto"/>
          </w:divBdr>
        </w:div>
        <w:div w:id="719861851">
          <w:marLeft w:val="547"/>
          <w:marRight w:val="0"/>
          <w:marTop w:val="154"/>
          <w:marBottom w:val="0"/>
          <w:divBdr>
            <w:top w:val="none" w:sz="0" w:space="0" w:color="auto"/>
            <w:left w:val="none" w:sz="0" w:space="0" w:color="auto"/>
            <w:bottom w:val="none" w:sz="0" w:space="0" w:color="auto"/>
            <w:right w:val="none" w:sz="0" w:space="0" w:color="auto"/>
          </w:divBdr>
        </w:div>
      </w:divsChild>
    </w:div>
    <w:div w:id="551967679">
      <w:bodyDiv w:val="1"/>
      <w:marLeft w:val="0"/>
      <w:marRight w:val="0"/>
      <w:marTop w:val="0"/>
      <w:marBottom w:val="0"/>
      <w:divBdr>
        <w:top w:val="none" w:sz="0" w:space="0" w:color="auto"/>
        <w:left w:val="none" w:sz="0" w:space="0" w:color="auto"/>
        <w:bottom w:val="none" w:sz="0" w:space="0" w:color="auto"/>
        <w:right w:val="none" w:sz="0" w:space="0" w:color="auto"/>
      </w:divBdr>
    </w:div>
    <w:div w:id="555436586">
      <w:bodyDiv w:val="1"/>
      <w:marLeft w:val="0"/>
      <w:marRight w:val="0"/>
      <w:marTop w:val="0"/>
      <w:marBottom w:val="0"/>
      <w:divBdr>
        <w:top w:val="none" w:sz="0" w:space="0" w:color="auto"/>
        <w:left w:val="none" w:sz="0" w:space="0" w:color="auto"/>
        <w:bottom w:val="none" w:sz="0" w:space="0" w:color="auto"/>
        <w:right w:val="none" w:sz="0" w:space="0" w:color="auto"/>
      </w:divBdr>
      <w:divsChild>
        <w:div w:id="1593273493">
          <w:marLeft w:val="547"/>
          <w:marRight w:val="0"/>
          <w:marTop w:val="86"/>
          <w:marBottom w:val="0"/>
          <w:divBdr>
            <w:top w:val="none" w:sz="0" w:space="0" w:color="auto"/>
            <w:left w:val="none" w:sz="0" w:space="0" w:color="auto"/>
            <w:bottom w:val="none" w:sz="0" w:space="0" w:color="auto"/>
            <w:right w:val="none" w:sz="0" w:space="0" w:color="auto"/>
          </w:divBdr>
        </w:div>
        <w:div w:id="426704941">
          <w:marLeft w:val="547"/>
          <w:marRight w:val="0"/>
          <w:marTop w:val="86"/>
          <w:marBottom w:val="0"/>
          <w:divBdr>
            <w:top w:val="none" w:sz="0" w:space="0" w:color="auto"/>
            <w:left w:val="none" w:sz="0" w:space="0" w:color="auto"/>
            <w:bottom w:val="none" w:sz="0" w:space="0" w:color="auto"/>
            <w:right w:val="none" w:sz="0" w:space="0" w:color="auto"/>
          </w:divBdr>
        </w:div>
        <w:div w:id="1079718257">
          <w:marLeft w:val="547"/>
          <w:marRight w:val="0"/>
          <w:marTop w:val="86"/>
          <w:marBottom w:val="0"/>
          <w:divBdr>
            <w:top w:val="none" w:sz="0" w:space="0" w:color="auto"/>
            <w:left w:val="none" w:sz="0" w:space="0" w:color="auto"/>
            <w:bottom w:val="none" w:sz="0" w:space="0" w:color="auto"/>
            <w:right w:val="none" w:sz="0" w:space="0" w:color="auto"/>
          </w:divBdr>
        </w:div>
        <w:div w:id="1667248602">
          <w:marLeft w:val="547"/>
          <w:marRight w:val="0"/>
          <w:marTop w:val="86"/>
          <w:marBottom w:val="0"/>
          <w:divBdr>
            <w:top w:val="none" w:sz="0" w:space="0" w:color="auto"/>
            <w:left w:val="none" w:sz="0" w:space="0" w:color="auto"/>
            <w:bottom w:val="none" w:sz="0" w:space="0" w:color="auto"/>
            <w:right w:val="none" w:sz="0" w:space="0" w:color="auto"/>
          </w:divBdr>
        </w:div>
        <w:div w:id="1872377527">
          <w:marLeft w:val="547"/>
          <w:marRight w:val="0"/>
          <w:marTop w:val="86"/>
          <w:marBottom w:val="0"/>
          <w:divBdr>
            <w:top w:val="none" w:sz="0" w:space="0" w:color="auto"/>
            <w:left w:val="none" w:sz="0" w:space="0" w:color="auto"/>
            <w:bottom w:val="none" w:sz="0" w:space="0" w:color="auto"/>
            <w:right w:val="none" w:sz="0" w:space="0" w:color="auto"/>
          </w:divBdr>
        </w:div>
        <w:div w:id="1762606678">
          <w:marLeft w:val="547"/>
          <w:marRight w:val="0"/>
          <w:marTop w:val="86"/>
          <w:marBottom w:val="0"/>
          <w:divBdr>
            <w:top w:val="none" w:sz="0" w:space="0" w:color="auto"/>
            <w:left w:val="none" w:sz="0" w:space="0" w:color="auto"/>
            <w:bottom w:val="none" w:sz="0" w:space="0" w:color="auto"/>
            <w:right w:val="none" w:sz="0" w:space="0" w:color="auto"/>
          </w:divBdr>
        </w:div>
        <w:div w:id="2027750808">
          <w:marLeft w:val="547"/>
          <w:marRight w:val="0"/>
          <w:marTop w:val="86"/>
          <w:marBottom w:val="0"/>
          <w:divBdr>
            <w:top w:val="none" w:sz="0" w:space="0" w:color="auto"/>
            <w:left w:val="none" w:sz="0" w:space="0" w:color="auto"/>
            <w:bottom w:val="none" w:sz="0" w:space="0" w:color="auto"/>
            <w:right w:val="none" w:sz="0" w:space="0" w:color="auto"/>
          </w:divBdr>
        </w:div>
        <w:div w:id="1500540235">
          <w:marLeft w:val="547"/>
          <w:marRight w:val="0"/>
          <w:marTop w:val="86"/>
          <w:marBottom w:val="0"/>
          <w:divBdr>
            <w:top w:val="none" w:sz="0" w:space="0" w:color="auto"/>
            <w:left w:val="none" w:sz="0" w:space="0" w:color="auto"/>
            <w:bottom w:val="none" w:sz="0" w:space="0" w:color="auto"/>
            <w:right w:val="none" w:sz="0" w:space="0" w:color="auto"/>
          </w:divBdr>
        </w:div>
        <w:div w:id="787940636">
          <w:marLeft w:val="547"/>
          <w:marRight w:val="0"/>
          <w:marTop w:val="86"/>
          <w:marBottom w:val="0"/>
          <w:divBdr>
            <w:top w:val="none" w:sz="0" w:space="0" w:color="auto"/>
            <w:left w:val="none" w:sz="0" w:space="0" w:color="auto"/>
            <w:bottom w:val="none" w:sz="0" w:space="0" w:color="auto"/>
            <w:right w:val="none" w:sz="0" w:space="0" w:color="auto"/>
          </w:divBdr>
        </w:div>
        <w:div w:id="128673586">
          <w:marLeft w:val="547"/>
          <w:marRight w:val="0"/>
          <w:marTop w:val="86"/>
          <w:marBottom w:val="0"/>
          <w:divBdr>
            <w:top w:val="none" w:sz="0" w:space="0" w:color="auto"/>
            <w:left w:val="none" w:sz="0" w:space="0" w:color="auto"/>
            <w:bottom w:val="none" w:sz="0" w:space="0" w:color="auto"/>
            <w:right w:val="none" w:sz="0" w:space="0" w:color="auto"/>
          </w:divBdr>
        </w:div>
      </w:divsChild>
    </w:div>
    <w:div w:id="576404989">
      <w:bodyDiv w:val="1"/>
      <w:marLeft w:val="0"/>
      <w:marRight w:val="0"/>
      <w:marTop w:val="0"/>
      <w:marBottom w:val="0"/>
      <w:divBdr>
        <w:top w:val="none" w:sz="0" w:space="0" w:color="auto"/>
        <w:left w:val="none" w:sz="0" w:space="0" w:color="auto"/>
        <w:bottom w:val="none" w:sz="0" w:space="0" w:color="auto"/>
        <w:right w:val="none" w:sz="0" w:space="0" w:color="auto"/>
      </w:divBdr>
      <w:divsChild>
        <w:div w:id="813718087">
          <w:marLeft w:val="576"/>
          <w:marRight w:val="0"/>
          <w:marTop w:val="80"/>
          <w:marBottom w:val="0"/>
          <w:divBdr>
            <w:top w:val="none" w:sz="0" w:space="0" w:color="auto"/>
            <w:left w:val="none" w:sz="0" w:space="0" w:color="auto"/>
            <w:bottom w:val="none" w:sz="0" w:space="0" w:color="auto"/>
            <w:right w:val="none" w:sz="0" w:space="0" w:color="auto"/>
          </w:divBdr>
        </w:div>
        <w:div w:id="857816796">
          <w:marLeft w:val="576"/>
          <w:marRight w:val="0"/>
          <w:marTop w:val="80"/>
          <w:marBottom w:val="0"/>
          <w:divBdr>
            <w:top w:val="none" w:sz="0" w:space="0" w:color="auto"/>
            <w:left w:val="none" w:sz="0" w:space="0" w:color="auto"/>
            <w:bottom w:val="none" w:sz="0" w:space="0" w:color="auto"/>
            <w:right w:val="none" w:sz="0" w:space="0" w:color="auto"/>
          </w:divBdr>
        </w:div>
        <w:div w:id="251865140">
          <w:marLeft w:val="576"/>
          <w:marRight w:val="0"/>
          <w:marTop w:val="80"/>
          <w:marBottom w:val="0"/>
          <w:divBdr>
            <w:top w:val="none" w:sz="0" w:space="0" w:color="auto"/>
            <w:left w:val="none" w:sz="0" w:space="0" w:color="auto"/>
            <w:bottom w:val="none" w:sz="0" w:space="0" w:color="auto"/>
            <w:right w:val="none" w:sz="0" w:space="0" w:color="auto"/>
          </w:divBdr>
        </w:div>
        <w:div w:id="433792605">
          <w:marLeft w:val="576"/>
          <w:marRight w:val="0"/>
          <w:marTop w:val="80"/>
          <w:marBottom w:val="0"/>
          <w:divBdr>
            <w:top w:val="none" w:sz="0" w:space="0" w:color="auto"/>
            <w:left w:val="none" w:sz="0" w:space="0" w:color="auto"/>
            <w:bottom w:val="none" w:sz="0" w:space="0" w:color="auto"/>
            <w:right w:val="none" w:sz="0" w:space="0" w:color="auto"/>
          </w:divBdr>
        </w:div>
        <w:div w:id="2093120114">
          <w:marLeft w:val="576"/>
          <w:marRight w:val="0"/>
          <w:marTop w:val="80"/>
          <w:marBottom w:val="0"/>
          <w:divBdr>
            <w:top w:val="none" w:sz="0" w:space="0" w:color="auto"/>
            <w:left w:val="none" w:sz="0" w:space="0" w:color="auto"/>
            <w:bottom w:val="none" w:sz="0" w:space="0" w:color="auto"/>
            <w:right w:val="none" w:sz="0" w:space="0" w:color="auto"/>
          </w:divBdr>
        </w:div>
      </w:divsChild>
    </w:div>
    <w:div w:id="582186358">
      <w:bodyDiv w:val="1"/>
      <w:marLeft w:val="0"/>
      <w:marRight w:val="0"/>
      <w:marTop w:val="0"/>
      <w:marBottom w:val="0"/>
      <w:divBdr>
        <w:top w:val="none" w:sz="0" w:space="0" w:color="auto"/>
        <w:left w:val="none" w:sz="0" w:space="0" w:color="auto"/>
        <w:bottom w:val="none" w:sz="0" w:space="0" w:color="auto"/>
        <w:right w:val="none" w:sz="0" w:space="0" w:color="auto"/>
      </w:divBdr>
    </w:div>
    <w:div w:id="582766464">
      <w:bodyDiv w:val="1"/>
      <w:marLeft w:val="0"/>
      <w:marRight w:val="0"/>
      <w:marTop w:val="0"/>
      <w:marBottom w:val="0"/>
      <w:divBdr>
        <w:top w:val="none" w:sz="0" w:space="0" w:color="auto"/>
        <w:left w:val="none" w:sz="0" w:space="0" w:color="auto"/>
        <w:bottom w:val="none" w:sz="0" w:space="0" w:color="auto"/>
        <w:right w:val="none" w:sz="0" w:space="0" w:color="auto"/>
      </w:divBdr>
      <w:divsChild>
        <w:div w:id="318114043">
          <w:marLeft w:val="547"/>
          <w:marRight w:val="0"/>
          <w:marTop w:val="96"/>
          <w:marBottom w:val="0"/>
          <w:divBdr>
            <w:top w:val="none" w:sz="0" w:space="0" w:color="auto"/>
            <w:left w:val="none" w:sz="0" w:space="0" w:color="auto"/>
            <w:bottom w:val="none" w:sz="0" w:space="0" w:color="auto"/>
            <w:right w:val="none" w:sz="0" w:space="0" w:color="auto"/>
          </w:divBdr>
        </w:div>
      </w:divsChild>
    </w:div>
    <w:div w:id="653800351">
      <w:bodyDiv w:val="1"/>
      <w:marLeft w:val="0"/>
      <w:marRight w:val="0"/>
      <w:marTop w:val="0"/>
      <w:marBottom w:val="0"/>
      <w:divBdr>
        <w:top w:val="none" w:sz="0" w:space="0" w:color="auto"/>
        <w:left w:val="none" w:sz="0" w:space="0" w:color="auto"/>
        <w:bottom w:val="none" w:sz="0" w:space="0" w:color="auto"/>
        <w:right w:val="none" w:sz="0" w:space="0" w:color="auto"/>
      </w:divBdr>
    </w:div>
    <w:div w:id="656491637">
      <w:bodyDiv w:val="1"/>
      <w:marLeft w:val="0"/>
      <w:marRight w:val="0"/>
      <w:marTop w:val="0"/>
      <w:marBottom w:val="0"/>
      <w:divBdr>
        <w:top w:val="none" w:sz="0" w:space="0" w:color="auto"/>
        <w:left w:val="none" w:sz="0" w:space="0" w:color="auto"/>
        <w:bottom w:val="none" w:sz="0" w:space="0" w:color="auto"/>
        <w:right w:val="none" w:sz="0" w:space="0" w:color="auto"/>
      </w:divBdr>
    </w:div>
    <w:div w:id="667826925">
      <w:bodyDiv w:val="1"/>
      <w:marLeft w:val="0"/>
      <w:marRight w:val="0"/>
      <w:marTop w:val="0"/>
      <w:marBottom w:val="0"/>
      <w:divBdr>
        <w:top w:val="none" w:sz="0" w:space="0" w:color="auto"/>
        <w:left w:val="none" w:sz="0" w:space="0" w:color="auto"/>
        <w:bottom w:val="none" w:sz="0" w:space="0" w:color="auto"/>
        <w:right w:val="none" w:sz="0" w:space="0" w:color="auto"/>
      </w:divBdr>
      <w:divsChild>
        <w:div w:id="574511088">
          <w:marLeft w:val="547"/>
          <w:marRight w:val="0"/>
          <w:marTop w:val="96"/>
          <w:marBottom w:val="0"/>
          <w:divBdr>
            <w:top w:val="none" w:sz="0" w:space="0" w:color="auto"/>
            <w:left w:val="none" w:sz="0" w:space="0" w:color="auto"/>
            <w:bottom w:val="none" w:sz="0" w:space="0" w:color="auto"/>
            <w:right w:val="none" w:sz="0" w:space="0" w:color="auto"/>
          </w:divBdr>
        </w:div>
      </w:divsChild>
    </w:div>
    <w:div w:id="670530545">
      <w:bodyDiv w:val="1"/>
      <w:marLeft w:val="0"/>
      <w:marRight w:val="0"/>
      <w:marTop w:val="0"/>
      <w:marBottom w:val="0"/>
      <w:divBdr>
        <w:top w:val="none" w:sz="0" w:space="0" w:color="auto"/>
        <w:left w:val="none" w:sz="0" w:space="0" w:color="auto"/>
        <w:bottom w:val="none" w:sz="0" w:space="0" w:color="auto"/>
        <w:right w:val="none" w:sz="0" w:space="0" w:color="auto"/>
      </w:divBdr>
    </w:div>
    <w:div w:id="706567934">
      <w:bodyDiv w:val="1"/>
      <w:marLeft w:val="0"/>
      <w:marRight w:val="0"/>
      <w:marTop w:val="0"/>
      <w:marBottom w:val="0"/>
      <w:divBdr>
        <w:top w:val="none" w:sz="0" w:space="0" w:color="auto"/>
        <w:left w:val="none" w:sz="0" w:space="0" w:color="auto"/>
        <w:bottom w:val="none" w:sz="0" w:space="0" w:color="auto"/>
        <w:right w:val="none" w:sz="0" w:space="0" w:color="auto"/>
      </w:divBdr>
    </w:div>
    <w:div w:id="715618916">
      <w:bodyDiv w:val="1"/>
      <w:marLeft w:val="0"/>
      <w:marRight w:val="0"/>
      <w:marTop w:val="0"/>
      <w:marBottom w:val="0"/>
      <w:divBdr>
        <w:top w:val="none" w:sz="0" w:space="0" w:color="auto"/>
        <w:left w:val="none" w:sz="0" w:space="0" w:color="auto"/>
        <w:bottom w:val="none" w:sz="0" w:space="0" w:color="auto"/>
        <w:right w:val="none" w:sz="0" w:space="0" w:color="auto"/>
      </w:divBdr>
      <w:divsChild>
        <w:div w:id="1100293914">
          <w:marLeft w:val="0"/>
          <w:marRight w:val="0"/>
          <w:marTop w:val="0"/>
          <w:marBottom w:val="0"/>
          <w:divBdr>
            <w:top w:val="none" w:sz="0" w:space="0" w:color="auto"/>
            <w:left w:val="none" w:sz="0" w:space="0" w:color="auto"/>
            <w:bottom w:val="none" w:sz="0" w:space="0" w:color="auto"/>
            <w:right w:val="none" w:sz="0" w:space="0" w:color="auto"/>
          </w:divBdr>
          <w:divsChild>
            <w:div w:id="1338846467">
              <w:marLeft w:val="0"/>
              <w:marRight w:val="0"/>
              <w:marTop w:val="0"/>
              <w:marBottom w:val="0"/>
              <w:divBdr>
                <w:top w:val="single" w:sz="2" w:space="6" w:color="E15F28"/>
                <w:left w:val="none" w:sz="0" w:space="0" w:color="auto"/>
                <w:bottom w:val="none" w:sz="0" w:space="0" w:color="auto"/>
                <w:right w:val="none" w:sz="0" w:space="0" w:color="auto"/>
              </w:divBdr>
            </w:div>
            <w:div w:id="1922595804">
              <w:marLeft w:val="0"/>
              <w:marRight w:val="0"/>
              <w:marTop w:val="0"/>
              <w:marBottom w:val="0"/>
              <w:divBdr>
                <w:top w:val="none" w:sz="0" w:space="0" w:color="auto"/>
                <w:left w:val="none" w:sz="0" w:space="0" w:color="auto"/>
                <w:bottom w:val="none" w:sz="0" w:space="0" w:color="auto"/>
                <w:right w:val="none" w:sz="0" w:space="0" w:color="auto"/>
              </w:divBdr>
            </w:div>
            <w:div w:id="1334262789">
              <w:marLeft w:val="0"/>
              <w:marRight w:val="0"/>
              <w:marTop w:val="0"/>
              <w:marBottom w:val="0"/>
              <w:divBdr>
                <w:top w:val="single" w:sz="2" w:space="6" w:color="E15F28"/>
                <w:left w:val="none" w:sz="0" w:space="0" w:color="auto"/>
                <w:bottom w:val="none" w:sz="0" w:space="0" w:color="auto"/>
                <w:right w:val="none" w:sz="0" w:space="0" w:color="auto"/>
              </w:divBdr>
            </w:div>
            <w:div w:id="728116636">
              <w:marLeft w:val="0"/>
              <w:marRight w:val="0"/>
              <w:marTop w:val="0"/>
              <w:marBottom w:val="0"/>
              <w:divBdr>
                <w:top w:val="none" w:sz="0" w:space="0" w:color="auto"/>
                <w:left w:val="none" w:sz="0" w:space="0" w:color="auto"/>
                <w:bottom w:val="none" w:sz="0" w:space="0" w:color="auto"/>
                <w:right w:val="none" w:sz="0" w:space="0" w:color="auto"/>
              </w:divBdr>
            </w:div>
            <w:div w:id="1209682454">
              <w:marLeft w:val="0"/>
              <w:marRight w:val="0"/>
              <w:marTop w:val="0"/>
              <w:marBottom w:val="0"/>
              <w:divBdr>
                <w:top w:val="none" w:sz="0" w:space="0" w:color="auto"/>
                <w:left w:val="none" w:sz="0" w:space="0" w:color="auto"/>
                <w:bottom w:val="none" w:sz="0" w:space="0" w:color="auto"/>
                <w:right w:val="none" w:sz="0" w:space="0" w:color="auto"/>
              </w:divBdr>
            </w:div>
            <w:div w:id="1011420025">
              <w:marLeft w:val="0"/>
              <w:marRight w:val="0"/>
              <w:marTop w:val="0"/>
              <w:marBottom w:val="0"/>
              <w:divBdr>
                <w:top w:val="single" w:sz="2" w:space="6" w:color="E15F28"/>
                <w:left w:val="none" w:sz="0" w:space="0" w:color="auto"/>
                <w:bottom w:val="none" w:sz="0" w:space="0" w:color="auto"/>
                <w:right w:val="none" w:sz="0" w:space="0" w:color="auto"/>
              </w:divBdr>
            </w:div>
            <w:div w:id="1008946770">
              <w:marLeft w:val="0"/>
              <w:marRight w:val="0"/>
              <w:marTop w:val="0"/>
              <w:marBottom w:val="0"/>
              <w:divBdr>
                <w:top w:val="none" w:sz="0" w:space="0" w:color="auto"/>
                <w:left w:val="none" w:sz="0" w:space="0" w:color="auto"/>
                <w:bottom w:val="none" w:sz="0" w:space="0" w:color="auto"/>
                <w:right w:val="none" w:sz="0" w:space="0" w:color="auto"/>
              </w:divBdr>
            </w:div>
            <w:div w:id="1119304222">
              <w:marLeft w:val="0"/>
              <w:marRight w:val="0"/>
              <w:marTop w:val="0"/>
              <w:marBottom w:val="0"/>
              <w:divBdr>
                <w:top w:val="none" w:sz="0" w:space="0" w:color="auto"/>
                <w:left w:val="none" w:sz="0" w:space="0" w:color="auto"/>
                <w:bottom w:val="none" w:sz="0" w:space="0" w:color="auto"/>
                <w:right w:val="none" w:sz="0" w:space="0" w:color="auto"/>
              </w:divBdr>
            </w:div>
            <w:div w:id="470561405">
              <w:marLeft w:val="0"/>
              <w:marRight w:val="0"/>
              <w:marTop w:val="0"/>
              <w:marBottom w:val="0"/>
              <w:divBdr>
                <w:top w:val="single" w:sz="2" w:space="6" w:color="E15F28"/>
                <w:left w:val="none" w:sz="0" w:space="0" w:color="auto"/>
                <w:bottom w:val="none" w:sz="0" w:space="0" w:color="auto"/>
                <w:right w:val="none" w:sz="0" w:space="0" w:color="auto"/>
              </w:divBdr>
            </w:div>
            <w:div w:id="1908415994">
              <w:marLeft w:val="0"/>
              <w:marRight w:val="0"/>
              <w:marTop w:val="0"/>
              <w:marBottom w:val="0"/>
              <w:divBdr>
                <w:top w:val="none" w:sz="0" w:space="0" w:color="auto"/>
                <w:left w:val="none" w:sz="0" w:space="0" w:color="auto"/>
                <w:bottom w:val="none" w:sz="0" w:space="0" w:color="auto"/>
                <w:right w:val="none" w:sz="0" w:space="0" w:color="auto"/>
              </w:divBdr>
            </w:div>
            <w:div w:id="559437383">
              <w:marLeft w:val="0"/>
              <w:marRight w:val="0"/>
              <w:marTop w:val="0"/>
              <w:marBottom w:val="0"/>
              <w:divBdr>
                <w:top w:val="none" w:sz="0" w:space="0" w:color="auto"/>
                <w:left w:val="none" w:sz="0" w:space="0" w:color="auto"/>
                <w:bottom w:val="none" w:sz="0" w:space="0" w:color="auto"/>
                <w:right w:val="none" w:sz="0" w:space="0" w:color="auto"/>
              </w:divBdr>
            </w:div>
            <w:div w:id="106119180">
              <w:marLeft w:val="0"/>
              <w:marRight w:val="0"/>
              <w:marTop w:val="0"/>
              <w:marBottom w:val="0"/>
              <w:divBdr>
                <w:top w:val="single" w:sz="2" w:space="6" w:color="E15F28"/>
                <w:left w:val="none" w:sz="0" w:space="0" w:color="auto"/>
                <w:bottom w:val="none" w:sz="0" w:space="0" w:color="auto"/>
                <w:right w:val="none" w:sz="0" w:space="0" w:color="auto"/>
              </w:divBdr>
            </w:div>
            <w:div w:id="863441950">
              <w:marLeft w:val="0"/>
              <w:marRight w:val="0"/>
              <w:marTop w:val="0"/>
              <w:marBottom w:val="0"/>
              <w:divBdr>
                <w:top w:val="none" w:sz="0" w:space="0" w:color="auto"/>
                <w:left w:val="none" w:sz="0" w:space="0" w:color="auto"/>
                <w:bottom w:val="none" w:sz="0" w:space="0" w:color="auto"/>
                <w:right w:val="none" w:sz="0" w:space="0" w:color="auto"/>
              </w:divBdr>
            </w:div>
            <w:div w:id="1347056637">
              <w:marLeft w:val="0"/>
              <w:marRight w:val="0"/>
              <w:marTop w:val="0"/>
              <w:marBottom w:val="0"/>
              <w:divBdr>
                <w:top w:val="single" w:sz="2" w:space="6" w:color="E15F28"/>
                <w:left w:val="none" w:sz="0" w:space="0" w:color="auto"/>
                <w:bottom w:val="none" w:sz="0" w:space="0" w:color="auto"/>
                <w:right w:val="none" w:sz="0" w:space="0" w:color="auto"/>
              </w:divBdr>
            </w:div>
            <w:div w:id="1703246581">
              <w:marLeft w:val="0"/>
              <w:marRight w:val="0"/>
              <w:marTop w:val="0"/>
              <w:marBottom w:val="0"/>
              <w:divBdr>
                <w:top w:val="single" w:sz="2" w:space="6" w:color="E15F28"/>
                <w:left w:val="none" w:sz="0" w:space="0" w:color="auto"/>
                <w:bottom w:val="none" w:sz="0" w:space="0" w:color="auto"/>
                <w:right w:val="none" w:sz="0" w:space="0" w:color="auto"/>
              </w:divBdr>
            </w:div>
          </w:divsChild>
        </w:div>
      </w:divsChild>
    </w:div>
    <w:div w:id="737750019">
      <w:bodyDiv w:val="1"/>
      <w:marLeft w:val="0"/>
      <w:marRight w:val="0"/>
      <w:marTop w:val="0"/>
      <w:marBottom w:val="0"/>
      <w:divBdr>
        <w:top w:val="none" w:sz="0" w:space="0" w:color="auto"/>
        <w:left w:val="none" w:sz="0" w:space="0" w:color="auto"/>
        <w:bottom w:val="none" w:sz="0" w:space="0" w:color="auto"/>
        <w:right w:val="none" w:sz="0" w:space="0" w:color="auto"/>
      </w:divBdr>
    </w:div>
    <w:div w:id="753357163">
      <w:bodyDiv w:val="1"/>
      <w:marLeft w:val="0"/>
      <w:marRight w:val="0"/>
      <w:marTop w:val="0"/>
      <w:marBottom w:val="0"/>
      <w:divBdr>
        <w:top w:val="none" w:sz="0" w:space="0" w:color="auto"/>
        <w:left w:val="none" w:sz="0" w:space="0" w:color="auto"/>
        <w:bottom w:val="none" w:sz="0" w:space="0" w:color="auto"/>
        <w:right w:val="none" w:sz="0" w:space="0" w:color="auto"/>
      </w:divBdr>
      <w:divsChild>
        <w:div w:id="1071611724">
          <w:marLeft w:val="547"/>
          <w:marRight w:val="0"/>
          <w:marTop w:val="86"/>
          <w:marBottom w:val="0"/>
          <w:divBdr>
            <w:top w:val="none" w:sz="0" w:space="0" w:color="auto"/>
            <w:left w:val="none" w:sz="0" w:space="0" w:color="auto"/>
            <w:bottom w:val="none" w:sz="0" w:space="0" w:color="auto"/>
            <w:right w:val="none" w:sz="0" w:space="0" w:color="auto"/>
          </w:divBdr>
        </w:div>
      </w:divsChild>
    </w:div>
    <w:div w:id="765030223">
      <w:bodyDiv w:val="1"/>
      <w:marLeft w:val="0"/>
      <w:marRight w:val="0"/>
      <w:marTop w:val="0"/>
      <w:marBottom w:val="0"/>
      <w:divBdr>
        <w:top w:val="none" w:sz="0" w:space="0" w:color="auto"/>
        <w:left w:val="none" w:sz="0" w:space="0" w:color="auto"/>
        <w:bottom w:val="none" w:sz="0" w:space="0" w:color="auto"/>
        <w:right w:val="none" w:sz="0" w:space="0" w:color="auto"/>
      </w:divBdr>
    </w:div>
    <w:div w:id="766581101">
      <w:bodyDiv w:val="1"/>
      <w:marLeft w:val="0"/>
      <w:marRight w:val="0"/>
      <w:marTop w:val="0"/>
      <w:marBottom w:val="0"/>
      <w:divBdr>
        <w:top w:val="none" w:sz="0" w:space="0" w:color="auto"/>
        <w:left w:val="none" w:sz="0" w:space="0" w:color="auto"/>
        <w:bottom w:val="none" w:sz="0" w:space="0" w:color="auto"/>
        <w:right w:val="none" w:sz="0" w:space="0" w:color="auto"/>
      </w:divBdr>
    </w:div>
    <w:div w:id="799301589">
      <w:bodyDiv w:val="1"/>
      <w:marLeft w:val="0"/>
      <w:marRight w:val="0"/>
      <w:marTop w:val="0"/>
      <w:marBottom w:val="0"/>
      <w:divBdr>
        <w:top w:val="none" w:sz="0" w:space="0" w:color="auto"/>
        <w:left w:val="none" w:sz="0" w:space="0" w:color="auto"/>
        <w:bottom w:val="none" w:sz="0" w:space="0" w:color="auto"/>
        <w:right w:val="none" w:sz="0" w:space="0" w:color="auto"/>
      </w:divBdr>
      <w:divsChild>
        <w:div w:id="1008603820">
          <w:marLeft w:val="547"/>
          <w:marRight w:val="0"/>
          <w:marTop w:val="91"/>
          <w:marBottom w:val="0"/>
          <w:divBdr>
            <w:top w:val="none" w:sz="0" w:space="0" w:color="auto"/>
            <w:left w:val="none" w:sz="0" w:space="0" w:color="auto"/>
            <w:bottom w:val="none" w:sz="0" w:space="0" w:color="auto"/>
            <w:right w:val="none" w:sz="0" w:space="0" w:color="auto"/>
          </w:divBdr>
        </w:div>
        <w:div w:id="1532263517">
          <w:marLeft w:val="547"/>
          <w:marRight w:val="0"/>
          <w:marTop w:val="91"/>
          <w:marBottom w:val="0"/>
          <w:divBdr>
            <w:top w:val="none" w:sz="0" w:space="0" w:color="auto"/>
            <w:left w:val="none" w:sz="0" w:space="0" w:color="auto"/>
            <w:bottom w:val="none" w:sz="0" w:space="0" w:color="auto"/>
            <w:right w:val="none" w:sz="0" w:space="0" w:color="auto"/>
          </w:divBdr>
        </w:div>
        <w:div w:id="169683766">
          <w:marLeft w:val="547"/>
          <w:marRight w:val="0"/>
          <w:marTop w:val="91"/>
          <w:marBottom w:val="0"/>
          <w:divBdr>
            <w:top w:val="none" w:sz="0" w:space="0" w:color="auto"/>
            <w:left w:val="none" w:sz="0" w:space="0" w:color="auto"/>
            <w:bottom w:val="none" w:sz="0" w:space="0" w:color="auto"/>
            <w:right w:val="none" w:sz="0" w:space="0" w:color="auto"/>
          </w:divBdr>
        </w:div>
        <w:div w:id="1627200551">
          <w:marLeft w:val="547"/>
          <w:marRight w:val="0"/>
          <w:marTop w:val="91"/>
          <w:marBottom w:val="0"/>
          <w:divBdr>
            <w:top w:val="none" w:sz="0" w:space="0" w:color="auto"/>
            <w:left w:val="none" w:sz="0" w:space="0" w:color="auto"/>
            <w:bottom w:val="none" w:sz="0" w:space="0" w:color="auto"/>
            <w:right w:val="none" w:sz="0" w:space="0" w:color="auto"/>
          </w:divBdr>
        </w:div>
        <w:div w:id="296187335">
          <w:marLeft w:val="547"/>
          <w:marRight w:val="0"/>
          <w:marTop w:val="91"/>
          <w:marBottom w:val="0"/>
          <w:divBdr>
            <w:top w:val="none" w:sz="0" w:space="0" w:color="auto"/>
            <w:left w:val="none" w:sz="0" w:space="0" w:color="auto"/>
            <w:bottom w:val="none" w:sz="0" w:space="0" w:color="auto"/>
            <w:right w:val="none" w:sz="0" w:space="0" w:color="auto"/>
          </w:divBdr>
        </w:div>
        <w:div w:id="527525198">
          <w:marLeft w:val="547"/>
          <w:marRight w:val="0"/>
          <w:marTop w:val="91"/>
          <w:marBottom w:val="0"/>
          <w:divBdr>
            <w:top w:val="none" w:sz="0" w:space="0" w:color="auto"/>
            <w:left w:val="none" w:sz="0" w:space="0" w:color="auto"/>
            <w:bottom w:val="none" w:sz="0" w:space="0" w:color="auto"/>
            <w:right w:val="none" w:sz="0" w:space="0" w:color="auto"/>
          </w:divBdr>
        </w:div>
        <w:div w:id="478107982">
          <w:marLeft w:val="547"/>
          <w:marRight w:val="0"/>
          <w:marTop w:val="91"/>
          <w:marBottom w:val="0"/>
          <w:divBdr>
            <w:top w:val="none" w:sz="0" w:space="0" w:color="auto"/>
            <w:left w:val="none" w:sz="0" w:space="0" w:color="auto"/>
            <w:bottom w:val="none" w:sz="0" w:space="0" w:color="auto"/>
            <w:right w:val="none" w:sz="0" w:space="0" w:color="auto"/>
          </w:divBdr>
        </w:div>
        <w:div w:id="1379814607">
          <w:marLeft w:val="547"/>
          <w:marRight w:val="0"/>
          <w:marTop w:val="91"/>
          <w:marBottom w:val="0"/>
          <w:divBdr>
            <w:top w:val="none" w:sz="0" w:space="0" w:color="auto"/>
            <w:left w:val="none" w:sz="0" w:space="0" w:color="auto"/>
            <w:bottom w:val="none" w:sz="0" w:space="0" w:color="auto"/>
            <w:right w:val="none" w:sz="0" w:space="0" w:color="auto"/>
          </w:divBdr>
        </w:div>
        <w:div w:id="1933657987">
          <w:marLeft w:val="547"/>
          <w:marRight w:val="0"/>
          <w:marTop w:val="91"/>
          <w:marBottom w:val="0"/>
          <w:divBdr>
            <w:top w:val="none" w:sz="0" w:space="0" w:color="auto"/>
            <w:left w:val="none" w:sz="0" w:space="0" w:color="auto"/>
            <w:bottom w:val="none" w:sz="0" w:space="0" w:color="auto"/>
            <w:right w:val="none" w:sz="0" w:space="0" w:color="auto"/>
          </w:divBdr>
        </w:div>
        <w:div w:id="1874995891">
          <w:marLeft w:val="547"/>
          <w:marRight w:val="0"/>
          <w:marTop w:val="91"/>
          <w:marBottom w:val="0"/>
          <w:divBdr>
            <w:top w:val="none" w:sz="0" w:space="0" w:color="auto"/>
            <w:left w:val="none" w:sz="0" w:space="0" w:color="auto"/>
            <w:bottom w:val="none" w:sz="0" w:space="0" w:color="auto"/>
            <w:right w:val="none" w:sz="0" w:space="0" w:color="auto"/>
          </w:divBdr>
        </w:div>
      </w:divsChild>
    </w:div>
    <w:div w:id="826166565">
      <w:bodyDiv w:val="1"/>
      <w:marLeft w:val="0"/>
      <w:marRight w:val="0"/>
      <w:marTop w:val="0"/>
      <w:marBottom w:val="0"/>
      <w:divBdr>
        <w:top w:val="none" w:sz="0" w:space="0" w:color="auto"/>
        <w:left w:val="none" w:sz="0" w:space="0" w:color="auto"/>
        <w:bottom w:val="none" w:sz="0" w:space="0" w:color="auto"/>
        <w:right w:val="none" w:sz="0" w:space="0" w:color="auto"/>
      </w:divBdr>
    </w:div>
    <w:div w:id="871260631">
      <w:bodyDiv w:val="1"/>
      <w:marLeft w:val="0"/>
      <w:marRight w:val="0"/>
      <w:marTop w:val="0"/>
      <w:marBottom w:val="0"/>
      <w:divBdr>
        <w:top w:val="none" w:sz="0" w:space="0" w:color="auto"/>
        <w:left w:val="none" w:sz="0" w:space="0" w:color="auto"/>
        <w:bottom w:val="none" w:sz="0" w:space="0" w:color="auto"/>
        <w:right w:val="none" w:sz="0" w:space="0" w:color="auto"/>
      </w:divBdr>
    </w:div>
    <w:div w:id="874267053">
      <w:bodyDiv w:val="1"/>
      <w:marLeft w:val="0"/>
      <w:marRight w:val="0"/>
      <w:marTop w:val="0"/>
      <w:marBottom w:val="0"/>
      <w:divBdr>
        <w:top w:val="none" w:sz="0" w:space="0" w:color="auto"/>
        <w:left w:val="none" w:sz="0" w:space="0" w:color="auto"/>
        <w:bottom w:val="none" w:sz="0" w:space="0" w:color="auto"/>
        <w:right w:val="none" w:sz="0" w:space="0" w:color="auto"/>
      </w:divBdr>
    </w:div>
    <w:div w:id="927889350">
      <w:bodyDiv w:val="1"/>
      <w:marLeft w:val="0"/>
      <w:marRight w:val="0"/>
      <w:marTop w:val="0"/>
      <w:marBottom w:val="0"/>
      <w:divBdr>
        <w:top w:val="none" w:sz="0" w:space="0" w:color="auto"/>
        <w:left w:val="none" w:sz="0" w:space="0" w:color="auto"/>
        <w:bottom w:val="none" w:sz="0" w:space="0" w:color="auto"/>
        <w:right w:val="none" w:sz="0" w:space="0" w:color="auto"/>
      </w:divBdr>
    </w:div>
    <w:div w:id="933395243">
      <w:bodyDiv w:val="1"/>
      <w:marLeft w:val="0"/>
      <w:marRight w:val="0"/>
      <w:marTop w:val="0"/>
      <w:marBottom w:val="0"/>
      <w:divBdr>
        <w:top w:val="none" w:sz="0" w:space="0" w:color="auto"/>
        <w:left w:val="none" w:sz="0" w:space="0" w:color="auto"/>
        <w:bottom w:val="none" w:sz="0" w:space="0" w:color="auto"/>
        <w:right w:val="none" w:sz="0" w:space="0" w:color="auto"/>
      </w:divBdr>
    </w:div>
    <w:div w:id="948119212">
      <w:bodyDiv w:val="1"/>
      <w:marLeft w:val="0"/>
      <w:marRight w:val="0"/>
      <w:marTop w:val="0"/>
      <w:marBottom w:val="0"/>
      <w:divBdr>
        <w:top w:val="none" w:sz="0" w:space="0" w:color="auto"/>
        <w:left w:val="none" w:sz="0" w:space="0" w:color="auto"/>
        <w:bottom w:val="none" w:sz="0" w:space="0" w:color="auto"/>
        <w:right w:val="none" w:sz="0" w:space="0" w:color="auto"/>
      </w:divBdr>
    </w:div>
    <w:div w:id="949583525">
      <w:bodyDiv w:val="1"/>
      <w:marLeft w:val="0"/>
      <w:marRight w:val="0"/>
      <w:marTop w:val="0"/>
      <w:marBottom w:val="0"/>
      <w:divBdr>
        <w:top w:val="none" w:sz="0" w:space="0" w:color="auto"/>
        <w:left w:val="none" w:sz="0" w:space="0" w:color="auto"/>
        <w:bottom w:val="none" w:sz="0" w:space="0" w:color="auto"/>
        <w:right w:val="none" w:sz="0" w:space="0" w:color="auto"/>
      </w:divBdr>
    </w:div>
    <w:div w:id="950820361">
      <w:bodyDiv w:val="1"/>
      <w:marLeft w:val="0"/>
      <w:marRight w:val="0"/>
      <w:marTop w:val="0"/>
      <w:marBottom w:val="0"/>
      <w:divBdr>
        <w:top w:val="none" w:sz="0" w:space="0" w:color="auto"/>
        <w:left w:val="none" w:sz="0" w:space="0" w:color="auto"/>
        <w:bottom w:val="none" w:sz="0" w:space="0" w:color="auto"/>
        <w:right w:val="none" w:sz="0" w:space="0" w:color="auto"/>
      </w:divBdr>
    </w:div>
    <w:div w:id="974140550">
      <w:bodyDiv w:val="1"/>
      <w:marLeft w:val="0"/>
      <w:marRight w:val="0"/>
      <w:marTop w:val="0"/>
      <w:marBottom w:val="0"/>
      <w:divBdr>
        <w:top w:val="none" w:sz="0" w:space="0" w:color="auto"/>
        <w:left w:val="none" w:sz="0" w:space="0" w:color="auto"/>
        <w:bottom w:val="none" w:sz="0" w:space="0" w:color="auto"/>
        <w:right w:val="none" w:sz="0" w:space="0" w:color="auto"/>
      </w:divBdr>
    </w:div>
    <w:div w:id="999115215">
      <w:bodyDiv w:val="1"/>
      <w:marLeft w:val="0"/>
      <w:marRight w:val="0"/>
      <w:marTop w:val="0"/>
      <w:marBottom w:val="0"/>
      <w:divBdr>
        <w:top w:val="none" w:sz="0" w:space="0" w:color="auto"/>
        <w:left w:val="none" w:sz="0" w:space="0" w:color="auto"/>
        <w:bottom w:val="none" w:sz="0" w:space="0" w:color="auto"/>
        <w:right w:val="none" w:sz="0" w:space="0" w:color="auto"/>
      </w:divBdr>
      <w:divsChild>
        <w:div w:id="216160714">
          <w:marLeft w:val="547"/>
          <w:marRight w:val="0"/>
          <w:marTop w:val="115"/>
          <w:marBottom w:val="0"/>
          <w:divBdr>
            <w:top w:val="none" w:sz="0" w:space="0" w:color="auto"/>
            <w:left w:val="none" w:sz="0" w:space="0" w:color="auto"/>
            <w:bottom w:val="none" w:sz="0" w:space="0" w:color="auto"/>
            <w:right w:val="none" w:sz="0" w:space="0" w:color="auto"/>
          </w:divBdr>
        </w:div>
      </w:divsChild>
    </w:div>
    <w:div w:id="1000472890">
      <w:bodyDiv w:val="1"/>
      <w:marLeft w:val="0"/>
      <w:marRight w:val="0"/>
      <w:marTop w:val="0"/>
      <w:marBottom w:val="0"/>
      <w:divBdr>
        <w:top w:val="none" w:sz="0" w:space="0" w:color="auto"/>
        <w:left w:val="none" w:sz="0" w:space="0" w:color="auto"/>
        <w:bottom w:val="none" w:sz="0" w:space="0" w:color="auto"/>
        <w:right w:val="none" w:sz="0" w:space="0" w:color="auto"/>
      </w:divBdr>
      <w:divsChild>
        <w:div w:id="539634201">
          <w:marLeft w:val="547"/>
          <w:marRight w:val="0"/>
          <w:marTop w:val="91"/>
          <w:marBottom w:val="0"/>
          <w:divBdr>
            <w:top w:val="none" w:sz="0" w:space="0" w:color="auto"/>
            <w:left w:val="none" w:sz="0" w:space="0" w:color="auto"/>
            <w:bottom w:val="none" w:sz="0" w:space="0" w:color="auto"/>
            <w:right w:val="none" w:sz="0" w:space="0" w:color="auto"/>
          </w:divBdr>
        </w:div>
        <w:div w:id="1176916821">
          <w:marLeft w:val="547"/>
          <w:marRight w:val="0"/>
          <w:marTop w:val="91"/>
          <w:marBottom w:val="0"/>
          <w:divBdr>
            <w:top w:val="none" w:sz="0" w:space="0" w:color="auto"/>
            <w:left w:val="none" w:sz="0" w:space="0" w:color="auto"/>
            <w:bottom w:val="none" w:sz="0" w:space="0" w:color="auto"/>
            <w:right w:val="none" w:sz="0" w:space="0" w:color="auto"/>
          </w:divBdr>
        </w:div>
        <w:div w:id="352995708">
          <w:marLeft w:val="547"/>
          <w:marRight w:val="0"/>
          <w:marTop w:val="82"/>
          <w:marBottom w:val="0"/>
          <w:divBdr>
            <w:top w:val="none" w:sz="0" w:space="0" w:color="auto"/>
            <w:left w:val="none" w:sz="0" w:space="0" w:color="auto"/>
            <w:bottom w:val="none" w:sz="0" w:space="0" w:color="auto"/>
            <w:right w:val="none" w:sz="0" w:space="0" w:color="auto"/>
          </w:divBdr>
        </w:div>
        <w:div w:id="1534076103">
          <w:marLeft w:val="547"/>
          <w:marRight w:val="0"/>
          <w:marTop w:val="82"/>
          <w:marBottom w:val="0"/>
          <w:divBdr>
            <w:top w:val="none" w:sz="0" w:space="0" w:color="auto"/>
            <w:left w:val="none" w:sz="0" w:space="0" w:color="auto"/>
            <w:bottom w:val="none" w:sz="0" w:space="0" w:color="auto"/>
            <w:right w:val="none" w:sz="0" w:space="0" w:color="auto"/>
          </w:divBdr>
        </w:div>
        <w:div w:id="97407269">
          <w:marLeft w:val="547"/>
          <w:marRight w:val="0"/>
          <w:marTop w:val="82"/>
          <w:marBottom w:val="0"/>
          <w:divBdr>
            <w:top w:val="none" w:sz="0" w:space="0" w:color="auto"/>
            <w:left w:val="none" w:sz="0" w:space="0" w:color="auto"/>
            <w:bottom w:val="none" w:sz="0" w:space="0" w:color="auto"/>
            <w:right w:val="none" w:sz="0" w:space="0" w:color="auto"/>
          </w:divBdr>
        </w:div>
        <w:div w:id="313723036">
          <w:marLeft w:val="547"/>
          <w:marRight w:val="0"/>
          <w:marTop w:val="82"/>
          <w:marBottom w:val="0"/>
          <w:divBdr>
            <w:top w:val="none" w:sz="0" w:space="0" w:color="auto"/>
            <w:left w:val="none" w:sz="0" w:space="0" w:color="auto"/>
            <w:bottom w:val="none" w:sz="0" w:space="0" w:color="auto"/>
            <w:right w:val="none" w:sz="0" w:space="0" w:color="auto"/>
          </w:divBdr>
        </w:div>
        <w:div w:id="54816093">
          <w:marLeft w:val="547"/>
          <w:marRight w:val="0"/>
          <w:marTop w:val="82"/>
          <w:marBottom w:val="0"/>
          <w:divBdr>
            <w:top w:val="none" w:sz="0" w:space="0" w:color="auto"/>
            <w:left w:val="none" w:sz="0" w:space="0" w:color="auto"/>
            <w:bottom w:val="none" w:sz="0" w:space="0" w:color="auto"/>
            <w:right w:val="none" w:sz="0" w:space="0" w:color="auto"/>
          </w:divBdr>
        </w:div>
        <w:div w:id="608044886">
          <w:marLeft w:val="547"/>
          <w:marRight w:val="0"/>
          <w:marTop w:val="82"/>
          <w:marBottom w:val="0"/>
          <w:divBdr>
            <w:top w:val="none" w:sz="0" w:space="0" w:color="auto"/>
            <w:left w:val="none" w:sz="0" w:space="0" w:color="auto"/>
            <w:bottom w:val="none" w:sz="0" w:space="0" w:color="auto"/>
            <w:right w:val="none" w:sz="0" w:space="0" w:color="auto"/>
          </w:divBdr>
        </w:div>
        <w:div w:id="1395813687">
          <w:marLeft w:val="547"/>
          <w:marRight w:val="0"/>
          <w:marTop w:val="82"/>
          <w:marBottom w:val="0"/>
          <w:divBdr>
            <w:top w:val="none" w:sz="0" w:space="0" w:color="auto"/>
            <w:left w:val="none" w:sz="0" w:space="0" w:color="auto"/>
            <w:bottom w:val="none" w:sz="0" w:space="0" w:color="auto"/>
            <w:right w:val="none" w:sz="0" w:space="0" w:color="auto"/>
          </w:divBdr>
        </w:div>
        <w:div w:id="1836873243">
          <w:marLeft w:val="547"/>
          <w:marRight w:val="0"/>
          <w:marTop w:val="82"/>
          <w:marBottom w:val="0"/>
          <w:divBdr>
            <w:top w:val="none" w:sz="0" w:space="0" w:color="auto"/>
            <w:left w:val="none" w:sz="0" w:space="0" w:color="auto"/>
            <w:bottom w:val="none" w:sz="0" w:space="0" w:color="auto"/>
            <w:right w:val="none" w:sz="0" w:space="0" w:color="auto"/>
          </w:divBdr>
        </w:div>
        <w:div w:id="1017735240">
          <w:marLeft w:val="547"/>
          <w:marRight w:val="0"/>
          <w:marTop w:val="82"/>
          <w:marBottom w:val="0"/>
          <w:divBdr>
            <w:top w:val="none" w:sz="0" w:space="0" w:color="auto"/>
            <w:left w:val="none" w:sz="0" w:space="0" w:color="auto"/>
            <w:bottom w:val="none" w:sz="0" w:space="0" w:color="auto"/>
            <w:right w:val="none" w:sz="0" w:space="0" w:color="auto"/>
          </w:divBdr>
        </w:div>
      </w:divsChild>
    </w:div>
    <w:div w:id="1012613083">
      <w:bodyDiv w:val="1"/>
      <w:marLeft w:val="0"/>
      <w:marRight w:val="0"/>
      <w:marTop w:val="0"/>
      <w:marBottom w:val="0"/>
      <w:divBdr>
        <w:top w:val="none" w:sz="0" w:space="0" w:color="auto"/>
        <w:left w:val="none" w:sz="0" w:space="0" w:color="auto"/>
        <w:bottom w:val="none" w:sz="0" w:space="0" w:color="auto"/>
        <w:right w:val="none" w:sz="0" w:space="0" w:color="auto"/>
      </w:divBdr>
      <w:divsChild>
        <w:div w:id="522521137">
          <w:marLeft w:val="547"/>
          <w:marRight w:val="0"/>
          <w:marTop w:val="86"/>
          <w:marBottom w:val="0"/>
          <w:divBdr>
            <w:top w:val="none" w:sz="0" w:space="0" w:color="auto"/>
            <w:left w:val="none" w:sz="0" w:space="0" w:color="auto"/>
            <w:bottom w:val="none" w:sz="0" w:space="0" w:color="auto"/>
            <w:right w:val="none" w:sz="0" w:space="0" w:color="auto"/>
          </w:divBdr>
        </w:div>
        <w:div w:id="335570902">
          <w:marLeft w:val="547"/>
          <w:marRight w:val="0"/>
          <w:marTop w:val="86"/>
          <w:marBottom w:val="0"/>
          <w:divBdr>
            <w:top w:val="none" w:sz="0" w:space="0" w:color="auto"/>
            <w:left w:val="none" w:sz="0" w:space="0" w:color="auto"/>
            <w:bottom w:val="none" w:sz="0" w:space="0" w:color="auto"/>
            <w:right w:val="none" w:sz="0" w:space="0" w:color="auto"/>
          </w:divBdr>
        </w:div>
        <w:div w:id="376705661">
          <w:marLeft w:val="547"/>
          <w:marRight w:val="0"/>
          <w:marTop w:val="86"/>
          <w:marBottom w:val="0"/>
          <w:divBdr>
            <w:top w:val="none" w:sz="0" w:space="0" w:color="auto"/>
            <w:left w:val="none" w:sz="0" w:space="0" w:color="auto"/>
            <w:bottom w:val="none" w:sz="0" w:space="0" w:color="auto"/>
            <w:right w:val="none" w:sz="0" w:space="0" w:color="auto"/>
          </w:divBdr>
        </w:div>
        <w:div w:id="463084543">
          <w:marLeft w:val="547"/>
          <w:marRight w:val="0"/>
          <w:marTop w:val="86"/>
          <w:marBottom w:val="0"/>
          <w:divBdr>
            <w:top w:val="none" w:sz="0" w:space="0" w:color="auto"/>
            <w:left w:val="none" w:sz="0" w:space="0" w:color="auto"/>
            <w:bottom w:val="none" w:sz="0" w:space="0" w:color="auto"/>
            <w:right w:val="none" w:sz="0" w:space="0" w:color="auto"/>
          </w:divBdr>
        </w:div>
        <w:div w:id="1950895574">
          <w:marLeft w:val="547"/>
          <w:marRight w:val="0"/>
          <w:marTop w:val="86"/>
          <w:marBottom w:val="0"/>
          <w:divBdr>
            <w:top w:val="none" w:sz="0" w:space="0" w:color="auto"/>
            <w:left w:val="none" w:sz="0" w:space="0" w:color="auto"/>
            <w:bottom w:val="none" w:sz="0" w:space="0" w:color="auto"/>
            <w:right w:val="none" w:sz="0" w:space="0" w:color="auto"/>
          </w:divBdr>
        </w:div>
        <w:div w:id="167332896">
          <w:marLeft w:val="547"/>
          <w:marRight w:val="0"/>
          <w:marTop w:val="86"/>
          <w:marBottom w:val="0"/>
          <w:divBdr>
            <w:top w:val="none" w:sz="0" w:space="0" w:color="auto"/>
            <w:left w:val="none" w:sz="0" w:space="0" w:color="auto"/>
            <w:bottom w:val="none" w:sz="0" w:space="0" w:color="auto"/>
            <w:right w:val="none" w:sz="0" w:space="0" w:color="auto"/>
          </w:divBdr>
        </w:div>
        <w:div w:id="1369144544">
          <w:marLeft w:val="547"/>
          <w:marRight w:val="0"/>
          <w:marTop w:val="86"/>
          <w:marBottom w:val="0"/>
          <w:divBdr>
            <w:top w:val="none" w:sz="0" w:space="0" w:color="auto"/>
            <w:left w:val="none" w:sz="0" w:space="0" w:color="auto"/>
            <w:bottom w:val="none" w:sz="0" w:space="0" w:color="auto"/>
            <w:right w:val="none" w:sz="0" w:space="0" w:color="auto"/>
          </w:divBdr>
        </w:div>
      </w:divsChild>
    </w:div>
    <w:div w:id="1072702332">
      <w:bodyDiv w:val="1"/>
      <w:marLeft w:val="0"/>
      <w:marRight w:val="0"/>
      <w:marTop w:val="0"/>
      <w:marBottom w:val="0"/>
      <w:divBdr>
        <w:top w:val="none" w:sz="0" w:space="0" w:color="auto"/>
        <w:left w:val="none" w:sz="0" w:space="0" w:color="auto"/>
        <w:bottom w:val="none" w:sz="0" w:space="0" w:color="auto"/>
        <w:right w:val="none" w:sz="0" w:space="0" w:color="auto"/>
      </w:divBdr>
      <w:divsChild>
        <w:div w:id="1618753715">
          <w:marLeft w:val="547"/>
          <w:marRight w:val="0"/>
          <w:marTop w:val="96"/>
          <w:marBottom w:val="0"/>
          <w:divBdr>
            <w:top w:val="none" w:sz="0" w:space="0" w:color="auto"/>
            <w:left w:val="none" w:sz="0" w:space="0" w:color="auto"/>
            <w:bottom w:val="none" w:sz="0" w:space="0" w:color="auto"/>
            <w:right w:val="none" w:sz="0" w:space="0" w:color="auto"/>
          </w:divBdr>
        </w:div>
        <w:div w:id="2124765848">
          <w:marLeft w:val="547"/>
          <w:marRight w:val="0"/>
          <w:marTop w:val="96"/>
          <w:marBottom w:val="0"/>
          <w:divBdr>
            <w:top w:val="none" w:sz="0" w:space="0" w:color="auto"/>
            <w:left w:val="none" w:sz="0" w:space="0" w:color="auto"/>
            <w:bottom w:val="none" w:sz="0" w:space="0" w:color="auto"/>
            <w:right w:val="none" w:sz="0" w:space="0" w:color="auto"/>
          </w:divBdr>
        </w:div>
        <w:div w:id="25717635">
          <w:marLeft w:val="547"/>
          <w:marRight w:val="0"/>
          <w:marTop w:val="96"/>
          <w:marBottom w:val="0"/>
          <w:divBdr>
            <w:top w:val="none" w:sz="0" w:space="0" w:color="auto"/>
            <w:left w:val="none" w:sz="0" w:space="0" w:color="auto"/>
            <w:bottom w:val="none" w:sz="0" w:space="0" w:color="auto"/>
            <w:right w:val="none" w:sz="0" w:space="0" w:color="auto"/>
          </w:divBdr>
        </w:div>
        <w:div w:id="727916365">
          <w:marLeft w:val="547"/>
          <w:marRight w:val="0"/>
          <w:marTop w:val="96"/>
          <w:marBottom w:val="0"/>
          <w:divBdr>
            <w:top w:val="none" w:sz="0" w:space="0" w:color="auto"/>
            <w:left w:val="none" w:sz="0" w:space="0" w:color="auto"/>
            <w:bottom w:val="none" w:sz="0" w:space="0" w:color="auto"/>
            <w:right w:val="none" w:sz="0" w:space="0" w:color="auto"/>
          </w:divBdr>
        </w:div>
        <w:div w:id="4214909">
          <w:marLeft w:val="547"/>
          <w:marRight w:val="0"/>
          <w:marTop w:val="96"/>
          <w:marBottom w:val="0"/>
          <w:divBdr>
            <w:top w:val="none" w:sz="0" w:space="0" w:color="auto"/>
            <w:left w:val="none" w:sz="0" w:space="0" w:color="auto"/>
            <w:bottom w:val="none" w:sz="0" w:space="0" w:color="auto"/>
            <w:right w:val="none" w:sz="0" w:space="0" w:color="auto"/>
          </w:divBdr>
        </w:div>
        <w:div w:id="1345664513">
          <w:marLeft w:val="547"/>
          <w:marRight w:val="0"/>
          <w:marTop w:val="96"/>
          <w:marBottom w:val="0"/>
          <w:divBdr>
            <w:top w:val="none" w:sz="0" w:space="0" w:color="auto"/>
            <w:left w:val="none" w:sz="0" w:space="0" w:color="auto"/>
            <w:bottom w:val="none" w:sz="0" w:space="0" w:color="auto"/>
            <w:right w:val="none" w:sz="0" w:space="0" w:color="auto"/>
          </w:divBdr>
        </w:div>
        <w:div w:id="1504319653">
          <w:marLeft w:val="547"/>
          <w:marRight w:val="0"/>
          <w:marTop w:val="96"/>
          <w:marBottom w:val="0"/>
          <w:divBdr>
            <w:top w:val="none" w:sz="0" w:space="0" w:color="auto"/>
            <w:left w:val="none" w:sz="0" w:space="0" w:color="auto"/>
            <w:bottom w:val="none" w:sz="0" w:space="0" w:color="auto"/>
            <w:right w:val="none" w:sz="0" w:space="0" w:color="auto"/>
          </w:divBdr>
        </w:div>
        <w:div w:id="107548142">
          <w:marLeft w:val="547"/>
          <w:marRight w:val="0"/>
          <w:marTop w:val="96"/>
          <w:marBottom w:val="0"/>
          <w:divBdr>
            <w:top w:val="none" w:sz="0" w:space="0" w:color="auto"/>
            <w:left w:val="none" w:sz="0" w:space="0" w:color="auto"/>
            <w:bottom w:val="none" w:sz="0" w:space="0" w:color="auto"/>
            <w:right w:val="none" w:sz="0" w:space="0" w:color="auto"/>
          </w:divBdr>
        </w:div>
        <w:div w:id="1566641831">
          <w:marLeft w:val="547"/>
          <w:marRight w:val="0"/>
          <w:marTop w:val="96"/>
          <w:marBottom w:val="0"/>
          <w:divBdr>
            <w:top w:val="none" w:sz="0" w:space="0" w:color="auto"/>
            <w:left w:val="none" w:sz="0" w:space="0" w:color="auto"/>
            <w:bottom w:val="none" w:sz="0" w:space="0" w:color="auto"/>
            <w:right w:val="none" w:sz="0" w:space="0" w:color="auto"/>
          </w:divBdr>
        </w:div>
        <w:div w:id="28574850">
          <w:marLeft w:val="547"/>
          <w:marRight w:val="0"/>
          <w:marTop w:val="96"/>
          <w:marBottom w:val="0"/>
          <w:divBdr>
            <w:top w:val="none" w:sz="0" w:space="0" w:color="auto"/>
            <w:left w:val="none" w:sz="0" w:space="0" w:color="auto"/>
            <w:bottom w:val="none" w:sz="0" w:space="0" w:color="auto"/>
            <w:right w:val="none" w:sz="0" w:space="0" w:color="auto"/>
          </w:divBdr>
        </w:div>
        <w:div w:id="440301762">
          <w:marLeft w:val="547"/>
          <w:marRight w:val="0"/>
          <w:marTop w:val="96"/>
          <w:marBottom w:val="0"/>
          <w:divBdr>
            <w:top w:val="none" w:sz="0" w:space="0" w:color="auto"/>
            <w:left w:val="none" w:sz="0" w:space="0" w:color="auto"/>
            <w:bottom w:val="none" w:sz="0" w:space="0" w:color="auto"/>
            <w:right w:val="none" w:sz="0" w:space="0" w:color="auto"/>
          </w:divBdr>
        </w:div>
        <w:div w:id="1205362900">
          <w:marLeft w:val="547"/>
          <w:marRight w:val="0"/>
          <w:marTop w:val="96"/>
          <w:marBottom w:val="0"/>
          <w:divBdr>
            <w:top w:val="none" w:sz="0" w:space="0" w:color="auto"/>
            <w:left w:val="none" w:sz="0" w:space="0" w:color="auto"/>
            <w:bottom w:val="none" w:sz="0" w:space="0" w:color="auto"/>
            <w:right w:val="none" w:sz="0" w:space="0" w:color="auto"/>
          </w:divBdr>
        </w:div>
      </w:divsChild>
    </w:div>
    <w:div w:id="1109472171">
      <w:bodyDiv w:val="1"/>
      <w:marLeft w:val="0"/>
      <w:marRight w:val="0"/>
      <w:marTop w:val="0"/>
      <w:marBottom w:val="0"/>
      <w:divBdr>
        <w:top w:val="none" w:sz="0" w:space="0" w:color="auto"/>
        <w:left w:val="none" w:sz="0" w:space="0" w:color="auto"/>
        <w:bottom w:val="none" w:sz="0" w:space="0" w:color="auto"/>
        <w:right w:val="none" w:sz="0" w:space="0" w:color="auto"/>
      </w:divBdr>
    </w:div>
    <w:div w:id="1113134794">
      <w:bodyDiv w:val="1"/>
      <w:marLeft w:val="0"/>
      <w:marRight w:val="0"/>
      <w:marTop w:val="0"/>
      <w:marBottom w:val="0"/>
      <w:divBdr>
        <w:top w:val="none" w:sz="0" w:space="0" w:color="auto"/>
        <w:left w:val="none" w:sz="0" w:space="0" w:color="auto"/>
        <w:bottom w:val="none" w:sz="0" w:space="0" w:color="auto"/>
        <w:right w:val="none" w:sz="0" w:space="0" w:color="auto"/>
      </w:divBdr>
      <w:divsChild>
        <w:div w:id="498155234">
          <w:marLeft w:val="547"/>
          <w:marRight w:val="0"/>
          <w:marTop w:val="154"/>
          <w:marBottom w:val="0"/>
          <w:divBdr>
            <w:top w:val="none" w:sz="0" w:space="0" w:color="auto"/>
            <w:left w:val="none" w:sz="0" w:space="0" w:color="auto"/>
            <w:bottom w:val="none" w:sz="0" w:space="0" w:color="auto"/>
            <w:right w:val="none" w:sz="0" w:space="0" w:color="auto"/>
          </w:divBdr>
        </w:div>
        <w:div w:id="1952542958">
          <w:marLeft w:val="547"/>
          <w:marRight w:val="0"/>
          <w:marTop w:val="154"/>
          <w:marBottom w:val="0"/>
          <w:divBdr>
            <w:top w:val="none" w:sz="0" w:space="0" w:color="auto"/>
            <w:left w:val="none" w:sz="0" w:space="0" w:color="auto"/>
            <w:bottom w:val="none" w:sz="0" w:space="0" w:color="auto"/>
            <w:right w:val="none" w:sz="0" w:space="0" w:color="auto"/>
          </w:divBdr>
        </w:div>
        <w:div w:id="901214034">
          <w:marLeft w:val="547"/>
          <w:marRight w:val="0"/>
          <w:marTop w:val="154"/>
          <w:marBottom w:val="0"/>
          <w:divBdr>
            <w:top w:val="none" w:sz="0" w:space="0" w:color="auto"/>
            <w:left w:val="none" w:sz="0" w:space="0" w:color="auto"/>
            <w:bottom w:val="none" w:sz="0" w:space="0" w:color="auto"/>
            <w:right w:val="none" w:sz="0" w:space="0" w:color="auto"/>
          </w:divBdr>
        </w:div>
      </w:divsChild>
    </w:div>
    <w:div w:id="1138524083">
      <w:bodyDiv w:val="1"/>
      <w:marLeft w:val="0"/>
      <w:marRight w:val="0"/>
      <w:marTop w:val="0"/>
      <w:marBottom w:val="0"/>
      <w:divBdr>
        <w:top w:val="none" w:sz="0" w:space="0" w:color="auto"/>
        <w:left w:val="none" w:sz="0" w:space="0" w:color="auto"/>
        <w:bottom w:val="none" w:sz="0" w:space="0" w:color="auto"/>
        <w:right w:val="none" w:sz="0" w:space="0" w:color="auto"/>
      </w:divBdr>
    </w:div>
    <w:div w:id="1150368547">
      <w:bodyDiv w:val="1"/>
      <w:marLeft w:val="0"/>
      <w:marRight w:val="0"/>
      <w:marTop w:val="0"/>
      <w:marBottom w:val="0"/>
      <w:divBdr>
        <w:top w:val="none" w:sz="0" w:space="0" w:color="auto"/>
        <w:left w:val="none" w:sz="0" w:space="0" w:color="auto"/>
        <w:bottom w:val="none" w:sz="0" w:space="0" w:color="auto"/>
        <w:right w:val="none" w:sz="0" w:space="0" w:color="auto"/>
      </w:divBdr>
      <w:divsChild>
        <w:div w:id="388697324">
          <w:marLeft w:val="547"/>
          <w:marRight w:val="0"/>
          <w:marTop w:val="96"/>
          <w:marBottom w:val="0"/>
          <w:divBdr>
            <w:top w:val="none" w:sz="0" w:space="0" w:color="auto"/>
            <w:left w:val="none" w:sz="0" w:space="0" w:color="auto"/>
            <w:bottom w:val="none" w:sz="0" w:space="0" w:color="auto"/>
            <w:right w:val="none" w:sz="0" w:space="0" w:color="auto"/>
          </w:divBdr>
        </w:div>
        <w:div w:id="113257896">
          <w:marLeft w:val="547"/>
          <w:marRight w:val="0"/>
          <w:marTop w:val="96"/>
          <w:marBottom w:val="0"/>
          <w:divBdr>
            <w:top w:val="none" w:sz="0" w:space="0" w:color="auto"/>
            <w:left w:val="none" w:sz="0" w:space="0" w:color="auto"/>
            <w:bottom w:val="none" w:sz="0" w:space="0" w:color="auto"/>
            <w:right w:val="none" w:sz="0" w:space="0" w:color="auto"/>
          </w:divBdr>
        </w:div>
        <w:div w:id="1771317903">
          <w:marLeft w:val="547"/>
          <w:marRight w:val="0"/>
          <w:marTop w:val="96"/>
          <w:marBottom w:val="0"/>
          <w:divBdr>
            <w:top w:val="none" w:sz="0" w:space="0" w:color="auto"/>
            <w:left w:val="none" w:sz="0" w:space="0" w:color="auto"/>
            <w:bottom w:val="none" w:sz="0" w:space="0" w:color="auto"/>
            <w:right w:val="none" w:sz="0" w:space="0" w:color="auto"/>
          </w:divBdr>
        </w:div>
        <w:div w:id="674192627">
          <w:marLeft w:val="547"/>
          <w:marRight w:val="0"/>
          <w:marTop w:val="96"/>
          <w:marBottom w:val="0"/>
          <w:divBdr>
            <w:top w:val="none" w:sz="0" w:space="0" w:color="auto"/>
            <w:left w:val="none" w:sz="0" w:space="0" w:color="auto"/>
            <w:bottom w:val="none" w:sz="0" w:space="0" w:color="auto"/>
            <w:right w:val="none" w:sz="0" w:space="0" w:color="auto"/>
          </w:divBdr>
        </w:div>
        <w:div w:id="983657439">
          <w:marLeft w:val="547"/>
          <w:marRight w:val="0"/>
          <w:marTop w:val="96"/>
          <w:marBottom w:val="0"/>
          <w:divBdr>
            <w:top w:val="none" w:sz="0" w:space="0" w:color="auto"/>
            <w:left w:val="none" w:sz="0" w:space="0" w:color="auto"/>
            <w:bottom w:val="none" w:sz="0" w:space="0" w:color="auto"/>
            <w:right w:val="none" w:sz="0" w:space="0" w:color="auto"/>
          </w:divBdr>
        </w:div>
        <w:div w:id="1138645979">
          <w:marLeft w:val="547"/>
          <w:marRight w:val="0"/>
          <w:marTop w:val="96"/>
          <w:marBottom w:val="0"/>
          <w:divBdr>
            <w:top w:val="none" w:sz="0" w:space="0" w:color="auto"/>
            <w:left w:val="none" w:sz="0" w:space="0" w:color="auto"/>
            <w:bottom w:val="none" w:sz="0" w:space="0" w:color="auto"/>
            <w:right w:val="none" w:sz="0" w:space="0" w:color="auto"/>
          </w:divBdr>
        </w:div>
        <w:div w:id="918826125">
          <w:marLeft w:val="547"/>
          <w:marRight w:val="0"/>
          <w:marTop w:val="96"/>
          <w:marBottom w:val="0"/>
          <w:divBdr>
            <w:top w:val="none" w:sz="0" w:space="0" w:color="auto"/>
            <w:left w:val="none" w:sz="0" w:space="0" w:color="auto"/>
            <w:bottom w:val="none" w:sz="0" w:space="0" w:color="auto"/>
            <w:right w:val="none" w:sz="0" w:space="0" w:color="auto"/>
          </w:divBdr>
        </w:div>
      </w:divsChild>
    </w:div>
    <w:div w:id="1220941136">
      <w:bodyDiv w:val="1"/>
      <w:marLeft w:val="0"/>
      <w:marRight w:val="0"/>
      <w:marTop w:val="0"/>
      <w:marBottom w:val="0"/>
      <w:divBdr>
        <w:top w:val="none" w:sz="0" w:space="0" w:color="auto"/>
        <w:left w:val="none" w:sz="0" w:space="0" w:color="auto"/>
        <w:bottom w:val="none" w:sz="0" w:space="0" w:color="auto"/>
        <w:right w:val="none" w:sz="0" w:space="0" w:color="auto"/>
      </w:divBdr>
    </w:div>
    <w:div w:id="1222330426">
      <w:bodyDiv w:val="1"/>
      <w:marLeft w:val="0"/>
      <w:marRight w:val="0"/>
      <w:marTop w:val="0"/>
      <w:marBottom w:val="0"/>
      <w:divBdr>
        <w:top w:val="none" w:sz="0" w:space="0" w:color="auto"/>
        <w:left w:val="none" w:sz="0" w:space="0" w:color="auto"/>
        <w:bottom w:val="none" w:sz="0" w:space="0" w:color="auto"/>
        <w:right w:val="none" w:sz="0" w:space="0" w:color="auto"/>
      </w:divBdr>
    </w:div>
    <w:div w:id="1277519250">
      <w:bodyDiv w:val="1"/>
      <w:marLeft w:val="0"/>
      <w:marRight w:val="0"/>
      <w:marTop w:val="0"/>
      <w:marBottom w:val="0"/>
      <w:divBdr>
        <w:top w:val="none" w:sz="0" w:space="0" w:color="auto"/>
        <w:left w:val="none" w:sz="0" w:space="0" w:color="auto"/>
        <w:bottom w:val="none" w:sz="0" w:space="0" w:color="auto"/>
        <w:right w:val="none" w:sz="0" w:space="0" w:color="auto"/>
      </w:divBdr>
    </w:div>
    <w:div w:id="1287198575">
      <w:bodyDiv w:val="1"/>
      <w:marLeft w:val="0"/>
      <w:marRight w:val="0"/>
      <w:marTop w:val="0"/>
      <w:marBottom w:val="0"/>
      <w:divBdr>
        <w:top w:val="none" w:sz="0" w:space="0" w:color="auto"/>
        <w:left w:val="none" w:sz="0" w:space="0" w:color="auto"/>
        <w:bottom w:val="none" w:sz="0" w:space="0" w:color="auto"/>
        <w:right w:val="none" w:sz="0" w:space="0" w:color="auto"/>
      </w:divBdr>
      <w:divsChild>
        <w:div w:id="146014437">
          <w:marLeft w:val="547"/>
          <w:marRight w:val="0"/>
          <w:marTop w:val="96"/>
          <w:marBottom w:val="0"/>
          <w:divBdr>
            <w:top w:val="none" w:sz="0" w:space="0" w:color="auto"/>
            <w:left w:val="none" w:sz="0" w:space="0" w:color="auto"/>
            <w:bottom w:val="none" w:sz="0" w:space="0" w:color="auto"/>
            <w:right w:val="none" w:sz="0" w:space="0" w:color="auto"/>
          </w:divBdr>
        </w:div>
      </w:divsChild>
    </w:div>
    <w:div w:id="1309363997">
      <w:bodyDiv w:val="1"/>
      <w:marLeft w:val="0"/>
      <w:marRight w:val="0"/>
      <w:marTop w:val="0"/>
      <w:marBottom w:val="0"/>
      <w:divBdr>
        <w:top w:val="none" w:sz="0" w:space="0" w:color="auto"/>
        <w:left w:val="none" w:sz="0" w:space="0" w:color="auto"/>
        <w:bottom w:val="none" w:sz="0" w:space="0" w:color="auto"/>
        <w:right w:val="none" w:sz="0" w:space="0" w:color="auto"/>
      </w:divBdr>
    </w:div>
    <w:div w:id="1314916801">
      <w:bodyDiv w:val="1"/>
      <w:marLeft w:val="0"/>
      <w:marRight w:val="0"/>
      <w:marTop w:val="0"/>
      <w:marBottom w:val="0"/>
      <w:divBdr>
        <w:top w:val="none" w:sz="0" w:space="0" w:color="auto"/>
        <w:left w:val="none" w:sz="0" w:space="0" w:color="auto"/>
        <w:bottom w:val="none" w:sz="0" w:space="0" w:color="auto"/>
        <w:right w:val="none" w:sz="0" w:space="0" w:color="auto"/>
      </w:divBdr>
      <w:divsChild>
        <w:div w:id="182939847">
          <w:marLeft w:val="547"/>
          <w:marRight w:val="0"/>
          <w:marTop w:val="154"/>
          <w:marBottom w:val="0"/>
          <w:divBdr>
            <w:top w:val="none" w:sz="0" w:space="0" w:color="auto"/>
            <w:left w:val="none" w:sz="0" w:space="0" w:color="auto"/>
            <w:bottom w:val="none" w:sz="0" w:space="0" w:color="auto"/>
            <w:right w:val="none" w:sz="0" w:space="0" w:color="auto"/>
          </w:divBdr>
        </w:div>
        <w:div w:id="2018732441">
          <w:marLeft w:val="547"/>
          <w:marRight w:val="0"/>
          <w:marTop w:val="154"/>
          <w:marBottom w:val="0"/>
          <w:divBdr>
            <w:top w:val="none" w:sz="0" w:space="0" w:color="auto"/>
            <w:left w:val="none" w:sz="0" w:space="0" w:color="auto"/>
            <w:bottom w:val="none" w:sz="0" w:space="0" w:color="auto"/>
            <w:right w:val="none" w:sz="0" w:space="0" w:color="auto"/>
          </w:divBdr>
        </w:div>
        <w:div w:id="1585257758">
          <w:marLeft w:val="547"/>
          <w:marRight w:val="0"/>
          <w:marTop w:val="154"/>
          <w:marBottom w:val="0"/>
          <w:divBdr>
            <w:top w:val="none" w:sz="0" w:space="0" w:color="auto"/>
            <w:left w:val="none" w:sz="0" w:space="0" w:color="auto"/>
            <w:bottom w:val="none" w:sz="0" w:space="0" w:color="auto"/>
            <w:right w:val="none" w:sz="0" w:space="0" w:color="auto"/>
          </w:divBdr>
        </w:div>
        <w:div w:id="9919815">
          <w:marLeft w:val="547"/>
          <w:marRight w:val="0"/>
          <w:marTop w:val="154"/>
          <w:marBottom w:val="0"/>
          <w:divBdr>
            <w:top w:val="none" w:sz="0" w:space="0" w:color="auto"/>
            <w:left w:val="none" w:sz="0" w:space="0" w:color="auto"/>
            <w:bottom w:val="none" w:sz="0" w:space="0" w:color="auto"/>
            <w:right w:val="none" w:sz="0" w:space="0" w:color="auto"/>
          </w:divBdr>
        </w:div>
        <w:div w:id="1082027151">
          <w:marLeft w:val="547"/>
          <w:marRight w:val="0"/>
          <w:marTop w:val="154"/>
          <w:marBottom w:val="0"/>
          <w:divBdr>
            <w:top w:val="none" w:sz="0" w:space="0" w:color="auto"/>
            <w:left w:val="none" w:sz="0" w:space="0" w:color="auto"/>
            <w:bottom w:val="none" w:sz="0" w:space="0" w:color="auto"/>
            <w:right w:val="none" w:sz="0" w:space="0" w:color="auto"/>
          </w:divBdr>
        </w:div>
      </w:divsChild>
    </w:div>
    <w:div w:id="1348945603">
      <w:bodyDiv w:val="1"/>
      <w:marLeft w:val="0"/>
      <w:marRight w:val="0"/>
      <w:marTop w:val="0"/>
      <w:marBottom w:val="0"/>
      <w:divBdr>
        <w:top w:val="none" w:sz="0" w:space="0" w:color="auto"/>
        <w:left w:val="none" w:sz="0" w:space="0" w:color="auto"/>
        <w:bottom w:val="none" w:sz="0" w:space="0" w:color="auto"/>
        <w:right w:val="none" w:sz="0" w:space="0" w:color="auto"/>
      </w:divBdr>
    </w:div>
    <w:div w:id="1357272757">
      <w:bodyDiv w:val="1"/>
      <w:marLeft w:val="0"/>
      <w:marRight w:val="0"/>
      <w:marTop w:val="0"/>
      <w:marBottom w:val="0"/>
      <w:divBdr>
        <w:top w:val="none" w:sz="0" w:space="0" w:color="auto"/>
        <w:left w:val="none" w:sz="0" w:space="0" w:color="auto"/>
        <w:bottom w:val="none" w:sz="0" w:space="0" w:color="auto"/>
        <w:right w:val="none" w:sz="0" w:space="0" w:color="auto"/>
      </w:divBdr>
    </w:div>
    <w:div w:id="1360010890">
      <w:bodyDiv w:val="1"/>
      <w:marLeft w:val="0"/>
      <w:marRight w:val="0"/>
      <w:marTop w:val="0"/>
      <w:marBottom w:val="0"/>
      <w:divBdr>
        <w:top w:val="none" w:sz="0" w:space="0" w:color="auto"/>
        <w:left w:val="none" w:sz="0" w:space="0" w:color="auto"/>
        <w:bottom w:val="none" w:sz="0" w:space="0" w:color="auto"/>
        <w:right w:val="none" w:sz="0" w:space="0" w:color="auto"/>
      </w:divBdr>
      <w:divsChild>
        <w:div w:id="140121036">
          <w:marLeft w:val="547"/>
          <w:marRight w:val="0"/>
          <w:marTop w:val="86"/>
          <w:marBottom w:val="0"/>
          <w:divBdr>
            <w:top w:val="none" w:sz="0" w:space="0" w:color="auto"/>
            <w:left w:val="none" w:sz="0" w:space="0" w:color="auto"/>
            <w:bottom w:val="none" w:sz="0" w:space="0" w:color="auto"/>
            <w:right w:val="none" w:sz="0" w:space="0" w:color="auto"/>
          </w:divBdr>
        </w:div>
        <w:div w:id="883445099">
          <w:marLeft w:val="547"/>
          <w:marRight w:val="0"/>
          <w:marTop w:val="86"/>
          <w:marBottom w:val="0"/>
          <w:divBdr>
            <w:top w:val="none" w:sz="0" w:space="0" w:color="auto"/>
            <w:left w:val="none" w:sz="0" w:space="0" w:color="auto"/>
            <w:bottom w:val="none" w:sz="0" w:space="0" w:color="auto"/>
            <w:right w:val="none" w:sz="0" w:space="0" w:color="auto"/>
          </w:divBdr>
        </w:div>
        <w:div w:id="2022125270">
          <w:marLeft w:val="547"/>
          <w:marRight w:val="0"/>
          <w:marTop w:val="86"/>
          <w:marBottom w:val="0"/>
          <w:divBdr>
            <w:top w:val="none" w:sz="0" w:space="0" w:color="auto"/>
            <w:left w:val="none" w:sz="0" w:space="0" w:color="auto"/>
            <w:bottom w:val="none" w:sz="0" w:space="0" w:color="auto"/>
            <w:right w:val="none" w:sz="0" w:space="0" w:color="auto"/>
          </w:divBdr>
        </w:div>
        <w:div w:id="106168603">
          <w:marLeft w:val="547"/>
          <w:marRight w:val="0"/>
          <w:marTop w:val="86"/>
          <w:marBottom w:val="0"/>
          <w:divBdr>
            <w:top w:val="none" w:sz="0" w:space="0" w:color="auto"/>
            <w:left w:val="none" w:sz="0" w:space="0" w:color="auto"/>
            <w:bottom w:val="none" w:sz="0" w:space="0" w:color="auto"/>
            <w:right w:val="none" w:sz="0" w:space="0" w:color="auto"/>
          </w:divBdr>
        </w:div>
        <w:div w:id="85541776">
          <w:marLeft w:val="547"/>
          <w:marRight w:val="0"/>
          <w:marTop w:val="86"/>
          <w:marBottom w:val="0"/>
          <w:divBdr>
            <w:top w:val="none" w:sz="0" w:space="0" w:color="auto"/>
            <w:left w:val="none" w:sz="0" w:space="0" w:color="auto"/>
            <w:bottom w:val="none" w:sz="0" w:space="0" w:color="auto"/>
            <w:right w:val="none" w:sz="0" w:space="0" w:color="auto"/>
          </w:divBdr>
        </w:div>
        <w:div w:id="1963223970">
          <w:marLeft w:val="547"/>
          <w:marRight w:val="0"/>
          <w:marTop w:val="86"/>
          <w:marBottom w:val="0"/>
          <w:divBdr>
            <w:top w:val="none" w:sz="0" w:space="0" w:color="auto"/>
            <w:left w:val="none" w:sz="0" w:space="0" w:color="auto"/>
            <w:bottom w:val="none" w:sz="0" w:space="0" w:color="auto"/>
            <w:right w:val="none" w:sz="0" w:space="0" w:color="auto"/>
          </w:divBdr>
        </w:div>
      </w:divsChild>
    </w:div>
    <w:div w:id="1374037400">
      <w:bodyDiv w:val="1"/>
      <w:marLeft w:val="0"/>
      <w:marRight w:val="0"/>
      <w:marTop w:val="0"/>
      <w:marBottom w:val="0"/>
      <w:divBdr>
        <w:top w:val="none" w:sz="0" w:space="0" w:color="auto"/>
        <w:left w:val="none" w:sz="0" w:space="0" w:color="auto"/>
        <w:bottom w:val="none" w:sz="0" w:space="0" w:color="auto"/>
        <w:right w:val="none" w:sz="0" w:space="0" w:color="auto"/>
      </w:divBdr>
      <w:divsChild>
        <w:div w:id="1024402820">
          <w:marLeft w:val="547"/>
          <w:marRight w:val="0"/>
          <w:marTop w:val="96"/>
          <w:marBottom w:val="0"/>
          <w:divBdr>
            <w:top w:val="none" w:sz="0" w:space="0" w:color="auto"/>
            <w:left w:val="none" w:sz="0" w:space="0" w:color="auto"/>
            <w:bottom w:val="none" w:sz="0" w:space="0" w:color="auto"/>
            <w:right w:val="none" w:sz="0" w:space="0" w:color="auto"/>
          </w:divBdr>
        </w:div>
      </w:divsChild>
    </w:div>
    <w:div w:id="1388648728">
      <w:bodyDiv w:val="1"/>
      <w:marLeft w:val="0"/>
      <w:marRight w:val="0"/>
      <w:marTop w:val="0"/>
      <w:marBottom w:val="0"/>
      <w:divBdr>
        <w:top w:val="none" w:sz="0" w:space="0" w:color="auto"/>
        <w:left w:val="none" w:sz="0" w:space="0" w:color="auto"/>
        <w:bottom w:val="none" w:sz="0" w:space="0" w:color="auto"/>
        <w:right w:val="none" w:sz="0" w:space="0" w:color="auto"/>
      </w:divBdr>
    </w:div>
    <w:div w:id="1472097075">
      <w:bodyDiv w:val="1"/>
      <w:marLeft w:val="0"/>
      <w:marRight w:val="0"/>
      <w:marTop w:val="0"/>
      <w:marBottom w:val="0"/>
      <w:divBdr>
        <w:top w:val="none" w:sz="0" w:space="0" w:color="auto"/>
        <w:left w:val="none" w:sz="0" w:space="0" w:color="auto"/>
        <w:bottom w:val="none" w:sz="0" w:space="0" w:color="auto"/>
        <w:right w:val="none" w:sz="0" w:space="0" w:color="auto"/>
      </w:divBdr>
    </w:div>
    <w:div w:id="1473906533">
      <w:bodyDiv w:val="1"/>
      <w:marLeft w:val="0"/>
      <w:marRight w:val="0"/>
      <w:marTop w:val="0"/>
      <w:marBottom w:val="0"/>
      <w:divBdr>
        <w:top w:val="none" w:sz="0" w:space="0" w:color="auto"/>
        <w:left w:val="none" w:sz="0" w:space="0" w:color="auto"/>
        <w:bottom w:val="none" w:sz="0" w:space="0" w:color="auto"/>
        <w:right w:val="none" w:sz="0" w:space="0" w:color="auto"/>
      </w:divBdr>
    </w:div>
    <w:div w:id="1491099302">
      <w:bodyDiv w:val="1"/>
      <w:marLeft w:val="0"/>
      <w:marRight w:val="0"/>
      <w:marTop w:val="0"/>
      <w:marBottom w:val="0"/>
      <w:divBdr>
        <w:top w:val="none" w:sz="0" w:space="0" w:color="auto"/>
        <w:left w:val="none" w:sz="0" w:space="0" w:color="auto"/>
        <w:bottom w:val="none" w:sz="0" w:space="0" w:color="auto"/>
        <w:right w:val="none" w:sz="0" w:space="0" w:color="auto"/>
      </w:divBdr>
      <w:divsChild>
        <w:div w:id="1746606988">
          <w:marLeft w:val="547"/>
          <w:marRight w:val="0"/>
          <w:marTop w:val="96"/>
          <w:marBottom w:val="0"/>
          <w:divBdr>
            <w:top w:val="none" w:sz="0" w:space="0" w:color="auto"/>
            <w:left w:val="none" w:sz="0" w:space="0" w:color="auto"/>
            <w:bottom w:val="none" w:sz="0" w:space="0" w:color="auto"/>
            <w:right w:val="none" w:sz="0" w:space="0" w:color="auto"/>
          </w:divBdr>
        </w:div>
      </w:divsChild>
    </w:div>
    <w:div w:id="1492602162">
      <w:bodyDiv w:val="1"/>
      <w:marLeft w:val="0"/>
      <w:marRight w:val="0"/>
      <w:marTop w:val="0"/>
      <w:marBottom w:val="0"/>
      <w:divBdr>
        <w:top w:val="none" w:sz="0" w:space="0" w:color="auto"/>
        <w:left w:val="none" w:sz="0" w:space="0" w:color="auto"/>
        <w:bottom w:val="none" w:sz="0" w:space="0" w:color="auto"/>
        <w:right w:val="none" w:sz="0" w:space="0" w:color="auto"/>
      </w:divBdr>
      <w:divsChild>
        <w:div w:id="1922979043">
          <w:marLeft w:val="547"/>
          <w:marRight w:val="0"/>
          <w:marTop w:val="86"/>
          <w:marBottom w:val="0"/>
          <w:divBdr>
            <w:top w:val="none" w:sz="0" w:space="0" w:color="auto"/>
            <w:left w:val="none" w:sz="0" w:space="0" w:color="auto"/>
            <w:bottom w:val="none" w:sz="0" w:space="0" w:color="auto"/>
            <w:right w:val="none" w:sz="0" w:space="0" w:color="auto"/>
          </w:divBdr>
        </w:div>
        <w:div w:id="636685208">
          <w:marLeft w:val="547"/>
          <w:marRight w:val="0"/>
          <w:marTop w:val="86"/>
          <w:marBottom w:val="0"/>
          <w:divBdr>
            <w:top w:val="none" w:sz="0" w:space="0" w:color="auto"/>
            <w:left w:val="none" w:sz="0" w:space="0" w:color="auto"/>
            <w:bottom w:val="none" w:sz="0" w:space="0" w:color="auto"/>
            <w:right w:val="none" w:sz="0" w:space="0" w:color="auto"/>
          </w:divBdr>
        </w:div>
        <w:div w:id="1565604388">
          <w:marLeft w:val="547"/>
          <w:marRight w:val="0"/>
          <w:marTop w:val="86"/>
          <w:marBottom w:val="0"/>
          <w:divBdr>
            <w:top w:val="none" w:sz="0" w:space="0" w:color="auto"/>
            <w:left w:val="none" w:sz="0" w:space="0" w:color="auto"/>
            <w:bottom w:val="none" w:sz="0" w:space="0" w:color="auto"/>
            <w:right w:val="none" w:sz="0" w:space="0" w:color="auto"/>
          </w:divBdr>
        </w:div>
        <w:div w:id="1254316517">
          <w:marLeft w:val="547"/>
          <w:marRight w:val="0"/>
          <w:marTop w:val="86"/>
          <w:marBottom w:val="0"/>
          <w:divBdr>
            <w:top w:val="none" w:sz="0" w:space="0" w:color="auto"/>
            <w:left w:val="none" w:sz="0" w:space="0" w:color="auto"/>
            <w:bottom w:val="none" w:sz="0" w:space="0" w:color="auto"/>
            <w:right w:val="none" w:sz="0" w:space="0" w:color="auto"/>
          </w:divBdr>
        </w:div>
        <w:div w:id="1550805534">
          <w:marLeft w:val="547"/>
          <w:marRight w:val="0"/>
          <w:marTop w:val="86"/>
          <w:marBottom w:val="0"/>
          <w:divBdr>
            <w:top w:val="none" w:sz="0" w:space="0" w:color="auto"/>
            <w:left w:val="none" w:sz="0" w:space="0" w:color="auto"/>
            <w:bottom w:val="none" w:sz="0" w:space="0" w:color="auto"/>
            <w:right w:val="none" w:sz="0" w:space="0" w:color="auto"/>
          </w:divBdr>
        </w:div>
        <w:div w:id="767194870">
          <w:marLeft w:val="547"/>
          <w:marRight w:val="0"/>
          <w:marTop w:val="86"/>
          <w:marBottom w:val="0"/>
          <w:divBdr>
            <w:top w:val="none" w:sz="0" w:space="0" w:color="auto"/>
            <w:left w:val="none" w:sz="0" w:space="0" w:color="auto"/>
            <w:bottom w:val="none" w:sz="0" w:space="0" w:color="auto"/>
            <w:right w:val="none" w:sz="0" w:space="0" w:color="auto"/>
          </w:divBdr>
        </w:div>
      </w:divsChild>
    </w:div>
    <w:div w:id="1501046192">
      <w:bodyDiv w:val="1"/>
      <w:marLeft w:val="0"/>
      <w:marRight w:val="0"/>
      <w:marTop w:val="0"/>
      <w:marBottom w:val="0"/>
      <w:divBdr>
        <w:top w:val="none" w:sz="0" w:space="0" w:color="auto"/>
        <w:left w:val="none" w:sz="0" w:space="0" w:color="auto"/>
        <w:bottom w:val="none" w:sz="0" w:space="0" w:color="auto"/>
        <w:right w:val="none" w:sz="0" w:space="0" w:color="auto"/>
      </w:divBdr>
    </w:div>
    <w:div w:id="1536043181">
      <w:bodyDiv w:val="1"/>
      <w:marLeft w:val="0"/>
      <w:marRight w:val="0"/>
      <w:marTop w:val="0"/>
      <w:marBottom w:val="0"/>
      <w:divBdr>
        <w:top w:val="none" w:sz="0" w:space="0" w:color="auto"/>
        <w:left w:val="none" w:sz="0" w:space="0" w:color="auto"/>
        <w:bottom w:val="none" w:sz="0" w:space="0" w:color="auto"/>
        <w:right w:val="none" w:sz="0" w:space="0" w:color="auto"/>
      </w:divBdr>
    </w:div>
    <w:div w:id="1537498478">
      <w:bodyDiv w:val="1"/>
      <w:marLeft w:val="0"/>
      <w:marRight w:val="0"/>
      <w:marTop w:val="0"/>
      <w:marBottom w:val="0"/>
      <w:divBdr>
        <w:top w:val="none" w:sz="0" w:space="0" w:color="auto"/>
        <w:left w:val="none" w:sz="0" w:space="0" w:color="auto"/>
        <w:bottom w:val="none" w:sz="0" w:space="0" w:color="auto"/>
        <w:right w:val="none" w:sz="0" w:space="0" w:color="auto"/>
      </w:divBdr>
    </w:div>
    <w:div w:id="1589389740">
      <w:bodyDiv w:val="1"/>
      <w:marLeft w:val="0"/>
      <w:marRight w:val="0"/>
      <w:marTop w:val="0"/>
      <w:marBottom w:val="0"/>
      <w:divBdr>
        <w:top w:val="none" w:sz="0" w:space="0" w:color="auto"/>
        <w:left w:val="none" w:sz="0" w:space="0" w:color="auto"/>
        <w:bottom w:val="none" w:sz="0" w:space="0" w:color="auto"/>
        <w:right w:val="none" w:sz="0" w:space="0" w:color="auto"/>
      </w:divBdr>
      <w:divsChild>
        <w:div w:id="62265095">
          <w:marLeft w:val="547"/>
          <w:marRight w:val="0"/>
          <w:marTop w:val="86"/>
          <w:marBottom w:val="0"/>
          <w:divBdr>
            <w:top w:val="none" w:sz="0" w:space="0" w:color="auto"/>
            <w:left w:val="none" w:sz="0" w:space="0" w:color="auto"/>
            <w:bottom w:val="none" w:sz="0" w:space="0" w:color="auto"/>
            <w:right w:val="none" w:sz="0" w:space="0" w:color="auto"/>
          </w:divBdr>
        </w:div>
        <w:div w:id="543369208">
          <w:marLeft w:val="547"/>
          <w:marRight w:val="0"/>
          <w:marTop w:val="86"/>
          <w:marBottom w:val="0"/>
          <w:divBdr>
            <w:top w:val="none" w:sz="0" w:space="0" w:color="auto"/>
            <w:left w:val="none" w:sz="0" w:space="0" w:color="auto"/>
            <w:bottom w:val="none" w:sz="0" w:space="0" w:color="auto"/>
            <w:right w:val="none" w:sz="0" w:space="0" w:color="auto"/>
          </w:divBdr>
        </w:div>
      </w:divsChild>
    </w:div>
    <w:div w:id="1589726201">
      <w:bodyDiv w:val="1"/>
      <w:marLeft w:val="0"/>
      <w:marRight w:val="0"/>
      <w:marTop w:val="0"/>
      <w:marBottom w:val="0"/>
      <w:divBdr>
        <w:top w:val="none" w:sz="0" w:space="0" w:color="auto"/>
        <w:left w:val="none" w:sz="0" w:space="0" w:color="auto"/>
        <w:bottom w:val="none" w:sz="0" w:space="0" w:color="auto"/>
        <w:right w:val="none" w:sz="0" w:space="0" w:color="auto"/>
      </w:divBdr>
      <w:divsChild>
        <w:div w:id="1683431796">
          <w:marLeft w:val="547"/>
          <w:marRight w:val="0"/>
          <w:marTop w:val="91"/>
          <w:marBottom w:val="0"/>
          <w:divBdr>
            <w:top w:val="none" w:sz="0" w:space="0" w:color="auto"/>
            <w:left w:val="none" w:sz="0" w:space="0" w:color="auto"/>
            <w:bottom w:val="none" w:sz="0" w:space="0" w:color="auto"/>
            <w:right w:val="none" w:sz="0" w:space="0" w:color="auto"/>
          </w:divBdr>
        </w:div>
        <w:div w:id="1087265752">
          <w:marLeft w:val="547"/>
          <w:marRight w:val="0"/>
          <w:marTop w:val="91"/>
          <w:marBottom w:val="0"/>
          <w:divBdr>
            <w:top w:val="none" w:sz="0" w:space="0" w:color="auto"/>
            <w:left w:val="none" w:sz="0" w:space="0" w:color="auto"/>
            <w:bottom w:val="none" w:sz="0" w:space="0" w:color="auto"/>
            <w:right w:val="none" w:sz="0" w:space="0" w:color="auto"/>
          </w:divBdr>
        </w:div>
        <w:div w:id="1572547365">
          <w:marLeft w:val="547"/>
          <w:marRight w:val="0"/>
          <w:marTop w:val="91"/>
          <w:marBottom w:val="0"/>
          <w:divBdr>
            <w:top w:val="none" w:sz="0" w:space="0" w:color="auto"/>
            <w:left w:val="none" w:sz="0" w:space="0" w:color="auto"/>
            <w:bottom w:val="none" w:sz="0" w:space="0" w:color="auto"/>
            <w:right w:val="none" w:sz="0" w:space="0" w:color="auto"/>
          </w:divBdr>
        </w:div>
        <w:div w:id="1157722399">
          <w:marLeft w:val="547"/>
          <w:marRight w:val="0"/>
          <w:marTop w:val="91"/>
          <w:marBottom w:val="0"/>
          <w:divBdr>
            <w:top w:val="none" w:sz="0" w:space="0" w:color="auto"/>
            <w:left w:val="none" w:sz="0" w:space="0" w:color="auto"/>
            <w:bottom w:val="none" w:sz="0" w:space="0" w:color="auto"/>
            <w:right w:val="none" w:sz="0" w:space="0" w:color="auto"/>
          </w:divBdr>
        </w:div>
        <w:div w:id="1371488496">
          <w:marLeft w:val="547"/>
          <w:marRight w:val="0"/>
          <w:marTop w:val="91"/>
          <w:marBottom w:val="0"/>
          <w:divBdr>
            <w:top w:val="none" w:sz="0" w:space="0" w:color="auto"/>
            <w:left w:val="none" w:sz="0" w:space="0" w:color="auto"/>
            <w:bottom w:val="none" w:sz="0" w:space="0" w:color="auto"/>
            <w:right w:val="none" w:sz="0" w:space="0" w:color="auto"/>
          </w:divBdr>
        </w:div>
        <w:div w:id="1337615126">
          <w:marLeft w:val="547"/>
          <w:marRight w:val="0"/>
          <w:marTop w:val="91"/>
          <w:marBottom w:val="0"/>
          <w:divBdr>
            <w:top w:val="none" w:sz="0" w:space="0" w:color="auto"/>
            <w:left w:val="none" w:sz="0" w:space="0" w:color="auto"/>
            <w:bottom w:val="none" w:sz="0" w:space="0" w:color="auto"/>
            <w:right w:val="none" w:sz="0" w:space="0" w:color="auto"/>
          </w:divBdr>
        </w:div>
        <w:div w:id="438721397">
          <w:marLeft w:val="547"/>
          <w:marRight w:val="0"/>
          <w:marTop w:val="91"/>
          <w:marBottom w:val="0"/>
          <w:divBdr>
            <w:top w:val="none" w:sz="0" w:space="0" w:color="auto"/>
            <w:left w:val="none" w:sz="0" w:space="0" w:color="auto"/>
            <w:bottom w:val="none" w:sz="0" w:space="0" w:color="auto"/>
            <w:right w:val="none" w:sz="0" w:space="0" w:color="auto"/>
          </w:divBdr>
        </w:div>
        <w:div w:id="9382733">
          <w:marLeft w:val="547"/>
          <w:marRight w:val="0"/>
          <w:marTop w:val="91"/>
          <w:marBottom w:val="0"/>
          <w:divBdr>
            <w:top w:val="none" w:sz="0" w:space="0" w:color="auto"/>
            <w:left w:val="none" w:sz="0" w:space="0" w:color="auto"/>
            <w:bottom w:val="none" w:sz="0" w:space="0" w:color="auto"/>
            <w:right w:val="none" w:sz="0" w:space="0" w:color="auto"/>
          </w:divBdr>
        </w:div>
        <w:div w:id="359211212">
          <w:marLeft w:val="547"/>
          <w:marRight w:val="0"/>
          <w:marTop w:val="91"/>
          <w:marBottom w:val="0"/>
          <w:divBdr>
            <w:top w:val="none" w:sz="0" w:space="0" w:color="auto"/>
            <w:left w:val="none" w:sz="0" w:space="0" w:color="auto"/>
            <w:bottom w:val="none" w:sz="0" w:space="0" w:color="auto"/>
            <w:right w:val="none" w:sz="0" w:space="0" w:color="auto"/>
          </w:divBdr>
        </w:div>
        <w:div w:id="1580407876">
          <w:marLeft w:val="547"/>
          <w:marRight w:val="0"/>
          <w:marTop w:val="91"/>
          <w:marBottom w:val="0"/>
          <w:divBdr>
            <w:top w:val="none" w:sz="0" w:space="0" w:color="auto"/>
            <w:left w:val="none" w:sz="0" w:space="0" w:color="auto"/>
            <w:bottom w:val="none" w:sz="0" w:space="0" w:color="auto"/>
            <w:right w:val="none" w:sz="0" w:space="0" w:color="auto"/>
          </w:divBdr>
        </w:div>
      </w:divsChild>
    </w:div>
    <w:div w:id="1635676339">
      <w:bodyDiv w:val="1"/>
      <w:marLeft w:val="0"/>
      <w:marRight w:val="0"/>
      <w:marTop w:val="0"/>
      <w:marBottom w:val="0"/>
      <w:divBdr>
        <w:top w:val="none" w:sz="0" w:space="0" w:color="auto"/>
        <w:left w:val="none" w:sz="0" w:space="0" w:color="auto"/>
        <w:bottom w:val="none" w:sz="0" w:space="0" w:color="auto"/>
        <w:right w:val="none" w:sz="0" w:space="0" w:color="auto"/>
      </w:divBdr>
    </w:div>
    <w:div w:id="1646811623">
      <w:bodyDiv w:val="1"/>
      <w:marLeft w:val="0"/>
      <w:marRight w:val="0"/>
      <w:marTop w:val="0"/>
      <w:marBottom w:val="0"/>
      <w:divBdr>
        <w:top w:val="none" w:sz="0" w:space="0" w:color="auto"/>
        <w:left w:val="none" w:sz="0" w:space="0" w:color="auto"/>
        <w:bottom w:val="none" w:sz="0" w:space="0" w:color="auto"/>
        <w:right w:val="none" w:sz="0" w:space="0" w:color="auto"/>
      </w:divBdr>
      <w:divsChild>
        <w:div w:id="1494761492">
          <w:marLeft w:val="547"/>
          <w:marRight w:val="0"/>
          <w:marTop w:val="96"/>
          <w:marBottom w:val="0"/>
          <w:divBdr>
            <w:top w:val="none" w:sz="0" w:space="0" w:color="auto"/>
            <w:left w:val="none" w:sz="0" w:space="0" w:color="auto"/>
            <w:bottom w:val="none" w:sz="0" w:space="0" w:color="auto"/>
            <w:right w:val="none" w:sz="0" w:space="0" w:color="auto"/>
          </w:divBdr>
        </w:div>
        <w:div w:id="606039343">
          <w:marLeft w:val="547"/>
          <w:marRight w:val="0"/>
          <w:marTop w:val="96"/>
          <w:marBottom w:val="0"/>
          <w:divBdr>
            <w:top w:val="none" w:sz="0" w:space="0" w:color="auto"/>
            <w:left w:val="none" w:sz="0" w:space="0" w:color="auto"/>
            <w:bottom w:val="none" w:sz="0" w:space="0" w:color="auto"/>
            <w:right w:val="none" w:sz="0" w:space="0" w:color="auto"/>
          </w:divBdr>
        </w:div>
        <w:div w:id="1684823709">
          <w:marLeft w:val="547"/>
          <w:marRight w:val="0"/>
          <w:marTop w:val="96"/>
          <w:marBottom w:val="0"/>
          <w:divBdr>
            <w:top w:val="none" w:sz="0" w:space="0" w:color="auto"/>
            <w:left w:val="none" w:sz="0" w:space="0" w:color="auto"/>
            <w:bottom w:val="none" w:sz="0" w:space="0" w:color="auto"/>
            <w:right w:val="none" w:sz="0" w:space="0" w:color="auto"/>
          </w:divBdr>
        </w:div>
      </w:divsChild>
    </w:div>
    <w:div w:id="1649479132">
      <w:bodyDiv w:val="1"/>
      <w:marLeft w:val="0"/>
      <w:marRight w:val="0"/>
      <w:marTop w:val="0"/>
      <w:marBottom w:val="0"/>
      <w:divBdr>
        <w:top w:val="none" w:sz="0" w:space="0" w:color="auto"/>
        <w:left w:val="none" w:sz="0" w:space="0" w:color="auto"/>
        <w:bottom w:val="none" w:sz="0" w:space="0" w:color="auto"/>
        <w:right w:val="none" w:sz="0" w:space="0" w:color="auto"/>
      </w:divBdr>
    </w:div>
    <w:div w:id="1651514406">
      <w:bodyDiv w:val="1"/>
      <w:marLeft w:val="0"/>
      <w:marRight w:val="0"/>
      <w:marTop w:val="0"/>
      <w:marBottom w:val="0"/>
      <w:divBdr>
        <w:top w:val="none" w:sz="0" w:space="0" w:color="auto"/>
        <w:left w:val="none" w:sz="0" w:space="0" w:color="auto"/>
        <w:bottom w:val="none" w:sz="0" w:space="0" w:color="auto"/>
        <w:right w:val="none" w:sz="0" w:space="0" w:color="auto"/>
      </w:divBdr>
    </w:div>
    <w:div w:id="1671636657">
      <w:bodyDiv w:val="1"/>
      <w:marLeft w:val="0"/>
      <w:marRight w:val="0"/>
      <w:marTop w:val="0"/>
      <w:marBottom w:val="0"/>
      <w:divBdr>
        <w:top w:val="none" w:sz="0" w:space="0" w:color="auto"/>
        <w:left w:val="none" w:sz="0" w:space="0" w:color="auto"/>
        <w:bottom w:val="none" w:sz="0" w:space="0" w:color="auto"/>
        <w:right w:val="none" w:sz="0" w:space="0" w:color="auto"/>
      </w:divBdr>
      <w:divsChild>
        <w:div w:id="2054847352">
          <w:marLeft w:val="547"/>
          <w:marRight w:val="0"/>
          <w:marTop w:val="106"/>
          <w:marBottom w:val="0"/>
          <w:divBdr>
            <w:top w:val="none" w:sz="0" w:space="0" w:color="auto"/>
            <w:left w:val="none" w:sz="0" w:space="0" w:color="auto"/>
            <w:bottom w:val="none" w:sz="0" w:space="0" w:color="auto"/>
            <w:right w:val="none" w:sz="0" w:space="0" w:color="auto"/>
          </w:divBdr>
        </w:div>
      </w:divsChild>
    </w:div>
    <w:div w:id="1690915071">
      <w:bodyDiv w:val="1"/>
      <w:marLeft w:val="0"/>
      <w:marRight w:val="0"/>
      <w:marTop w:val="0"/>
      <w:marBottom w:val="0"/>
      <w:divBdr>
        <w:top w:val="none" w:sz="0" w:space="0" w:color="auto"/>
        <w:left w:val="none" w:sz="0" w:space="0" w:color="auto"/>
        <w:bottom w:val="none" w:sz="0" w:space="0" w:color="auto"/>
        <w:right w:val="none" w:sz="0" w:space="0" w:color="auto"/>
      </w:divBdr>
    </w:div>
    <w:div w:id="1697652504">
      <w:bodyDiv w:val="1"/>
      <w:marLeft w:val="0"/>
      <w:marRight w:val="0"/>
      <w:marTop w:val="0"/>
      <w:marBottom w:val="0"/>
      <w:divBdr>
        <w:top w:val="none" w:sz="0" w:space="0" w:color="auto"/>
        <w:left w:val="none" w:sz="0" w:space="0" w:color="auto"/>
        <w:bottom w:val="none" w:sz="0" w:space="0" w:color="auto"/>
        <w:right w:val="none" w:sz="0" w:space="0" w:color="auto"/>
      </w:divBdr>
    </w:div>
    <w:div w:id="1751465939">
      <w:bodyDiv w:val="1"/>
      <w:marLeft w:val="0"/>
      <w:marRight w:val="0"/>
      <w:marTop w:val="0"/>
      <w:marBottom w:val="0"/>
      <w:divBdr>
        <w:top w:val="none" w:sz="0" w:space="0" w:color="auto"/>
        <w:left w:val="none" w:sz="0" w:space="0" w:color="auto"/>
        <w:bottom w:val="none" w:sz="0" w:space="0" w:color="auto"/>
        <w:right w:val="none" w:sz="0" w:space="0" w:color="auto"/>
      </w:divBdr>
      <w:divsChild>
        <w:div w:id="579415223">
          <w:marLeft w:val="979"/>
          <w:marRight w:val="0"/>
          <w:marTop w:val="65"/>
          <w:marBottom w:val="0"/>
          <w:divBdr>
            <w:top w:val="none" w:sz="0" w:space="0" w:color="auto"/>
            <w:left w:val="none" w:sz="0" w:space="0" w:color="auto"/>
            <w:bottom w:val="none" w:sz="0" w:space="0" w:color="auto"/>
            <w:right w:val="none" w:sz="0" w:space="0" w:color="auto"/>
          </w:divBdr>
        </w:div>
        <w:div w:id="1585728314">
          <w:marLeft w:val="979"/>
          <w:marRight w:val="0"/>
          <w:marTop w:val="65"/>
          <w:marBottom w:val="0"/>
          <w:divBdr>
            <w:top w:val="none" w:sz="0" w:space="0" w:color="auto"/>
            <w:left w:val="none" w:sz="0" w:space="0" w:color="auto"/>
            <w:bottom w:val="none" w:sz="0" w:space="0" w:color="auto"/>
            <w:right w:val="none" w:sz="0" w:space="0" w:color="auto"/>
          </w:divBdr>
        </w:div>
        <w:div w:id="1557232074">
          <w:marLeft w:val="979"/>
          <w:marRight w:val="0"/>
          <w:marTop w:val="65"/>
          <w:marBottom w:val="0"/>
          <w:divBdr>
            <w:top w:val="none" w:sz="0" w:space="0" w:color="auto"/>
            <w:left w:val="none" w:sz="0" w:space="0" w:color="auto"/>
            <w:bottom w:val="none" w:sz="0" w:space="0" w:color="auto"/>
            <w:right w:val="none" w:sz="0" w:space="0" w:color="auto"/>
          </w:divBdr>
        </w:div>
        <w:div w:id="2124767002">
          <w:marLeft w:val="576"/>
          <w:marRight w:val="0"/>
          <w:marTop w:val="80"/>
          <w:marBottom w:val="0"/>
          <w:divBdr>
            <w:top w:val="none" w:sz="0" w:space="0" w:color="auto"/>
            <w:left w:val="none" w:sz="0" w:space="0" w:color="auto"/>
            <w:bottom w:val="none" w:sz="0" w:space="0" w:color="auto"/>
            <w:right w:val="none" w:sz="0" w:space="0" w:color="auto"/>
          </w:divBdr>
        </w:div>
        <w:div w:id="931427672">
          <w:marLeft w:val="576"/>
          <w:marRight w:val="0"/>
          <w:marTop w:val="80"/>
          <w:marBottom w:val="0"/>
          <w:divBdr>
            <w:top w:val="none" w:sz="0" w:space="0" w:color="auto"/>
            <w:left w:val="none" w:sz="0" w:space="0" w:color="auto"/>
            <w:bottom w:val="none" w:sz="0" w:space="0" w:color="auto"/>
            <w:right w:val="none" w:sz="0" w:space="0" w:color="auto"/>
          </w:divBdr>
        </w:div>
      </w:divsChild>
    </w:div>
    <w:div w:id="1755786460">
      <w:bodyDiv w:val="1"/>
      <w:marLeft w:val="0"/>
      <w:marRight w:val="0"/>
      <w:marTop w:val="0"/>
      <w:marBottom w:val="0"/>
      <w:divBdr>
        <w:top w:val="none" w:sz="0" w:space="0" w:color="auto"/>
        <w:left w:val="none" w:sz="0" w:space="0" w:color="auto"/>
        <w:bottom w:val="none" w:sz="0" w:space="0" w:color="auto"/>
        <w:right w:val="none" w:sz="0" w:space="0" w:color="auto"/>
      </w:divBdr>
    </w:div>
    <w:div w:id="1773894559">
      <w:bodyDiv w:val="1"/>
      <w:marLeft w:val="0"/>
      <w:marRight w:val="0"/>
      <w:marTop w:val="0"/>
      <w:marBottom w:val="0"/>
      <w:divBdr>
        <w:top w:val="none" w:sz="0" w:space="0" w:color="auto"/>
        <w:left w:val="none" w:sz="0" w:space="0" w:color="auto"/>
        <w:bottom w:val="none" w:sz="0" w:space="0" w:color="auto"/>
        <w:right w:val="none" w:sz="0" w:space="0" w:color="auto"/>
      </w:divBdr>
    </w:div>
    <w:div w:id="1781685186">
      <w:bodyDiv w:val="1"/>
      <w:marLeft w:val="0"/>
      <w:marRight w:val="0"/>
      <w:marTop w:val="0"/>
      <w:marBottom w:val="0"/>
      <w:divBdr>
        <w:top w:val="none" w:sz="0" w:space="0" w:color="auto"/>
        <w:left w:val="none" w:sz="0" w:space="0" w:color="auto"/>
        <w:bottom w:val="none" w:sz="0" w:space="0" w:color="auto"/>
        <w:right w:val="none" w:sz="0" w:space="0" w:color="auto"/>
      </w:divBdr>
    </w:div>
    <w:div w:id="1785268033">
      <w:bodyDiv w:val="1"/>
      <w:marLeft w:val="0"/>
      <w:marRight w:val="0"/>
      <w:marTop w:val="0"/>
      <w:marBottom w:val="0"/>
      <w:divBdr>
        <w:top w:val="none" w:sz="0" w:space="0" w:color="auto"/>
        <w:left w:val="none" w:sz="0" w:space="0" w:color="auto"/>
        <w:bottom w:val="none" w:sz="0" w:space="0" w:color="auto"/>
        <w:right w:val="none" w:sz="0" w:space="0" w:color="auto"/>
      </w:divBdr>
      <w:divsChild>
        <w:div w:id="1454010694">
          <w:marLeft w:val="547"/>
          <w:marRight w:val="0"/>
          <w:marTop w:val="144"/>
          <w:marBottom w:val="0"/>
          <w:divBdr>
            <w:top w:val="none" w:sz="0" w:space="0" w:color="auto"/>
            <w:left w:val="none" w:sz="0" w:space="0" w:color="auto"/>
            <w:bottom w:val="none" w:sz="0" w:space="0" w:color="auto"/>
            <w:right w:val="none" w:sz="0" w:space="0" w:color="auto"/>
          </w:divBdr>
        </w:div>
        <w:div w:id="1321009547">
          <w:marLeft w:val="547"/>
          <w:marRight w:val="0"/>
          <w:marTop w:val="144"/>
          <w:marBottom w:val="0"/>
          <w:divBdr>
            <w:top w:val="none" w:sz="0" w:space="0" w:color="auto"/>
            <w:left w:val="none" w:sz="0" w:space="0" w:color="auto"/>
            <w:bottom w:val="none" w:sz="0" w:space="0" w:color="auto"/>
            <w:right w:val="none" w:sz="0" w:space="0" w:color="auto"/>
          </w:divBdr>
        </w:div>
        <w:div w:id="1207908683">
          <w:marLeft w:val="547"/>
          <w:marRight w:val="0"/>
          <w:marTop w:val="144"/>
          <w:marBottom w:val="0"/>
          <w:divBdr>
            <w:top w:val="none" w:sz="0" w:space="0" w:color="auto"/>
            <w:left w:val="none" w:sz="0" w:space="0" w:color="auto"/>
            <w:bottom w:val="none" w:sz="0" w:space="0" w:color="auto"/>
            <w:right w:val="none" w:sz="0" w:space="0" w:color="auto"/>
          </w:divBdr>
        </w:div>
        <w:div w:id="223223326">
          <w:marLeft w:val="547"/>
          <w:marRight w:val="0"/>
          <w:marTop w:val="144"/>
          <w:marBottom w:val="0"/>
          <w:divBdr>
            <w:top w:val="none" w:sz="0" w:space="0" w:color="auto"/>
            <w:left w:val="none" w:sz="0" w:space="0" w:color="auto"/>
            <w:bottom w:val="none" w:sz="0" w:space="0" w:color="auto"/>
            <w:right w:val="none" w:sz="0" w:space="0" w:color="auto"/>
          </w:divBdr>
        </w:div>
      </w:divsChild>
    </w:div>
    <w:div w:id="1791589541">
      <w:bodyDiv w:val="1"/>
      <w:marLeft w:val="0"/>
      <w:marRight w:val="0"/>
      <w:marTop w:val="0"/>
      <w:marBottom w:val="0"/>
      <w:divBdr>
        <w:top w:val="none" w:sz="0" w:space="0" w:color="auto"/>
        <w:left w:val="none" w:sz="0" w:space="0" w:color="auto"/>
        <w:bottom w:val="none" w:sz="0" w:space="0" w:color="auto"/>
        <w:right w:val="none" w:sz="0" w:space="0" w:color="auto"/>
      </w:divBdr>
    </w:div>
    <w:div w:id="1796291698">
      <w:bodyDiv w:val="1"/>
      <w:marLeft w:val="0"/>
      <w:marRight w:val="0"/>
      <w:marTop w:val="0"/>
      <w:marBottom w:val="0"/>
      <w:divBdr>
        <w:top w:val="none" w:sz="0" w:space="0" w:color="auto"/>
        <w:left w:val="none" w:sz="0" w:space="0" w:color="auto"/>
        <w:bottom w:val="none" w:sz="0" w:space="0" w:color="auto"/>
        <w:right w:val="none" w:sz="0" w:space="0" w:color="auto"/>
      </w:divBdr>
      <w:divsChild>
        <w:div w:id="1947540825">
          <w:marLeft w:val="547"/>
          <w:marRight w:val="0"/>
          <w:marTop w:val="154"/>
          <w:marBottom w:val="0"/>
          <w:divBdr>
            <w:top w:val="none" w:sz="0" w:space="0" w:color="auto"/>
            <w:left w:val="none" w:sz="0" w:space="0" w:color="auto"/>
            <w:bottom w:val="none" w:sz="0" w:space="0" w:color="auto"/>
            <w:right w:val="none" w:sz="0" w:space="0" w:color="auto"/>
          </w:divBdr>
        </w:div>
      </w:divsChild>
    </w:div>
    <w:div w:id="1825046631">
      <w:bodyDiv w:val="1"/>
      <w:marLeft w:val="0"/>
      <w:marRight w:val="0"/>
      <w:marTop w:val="0"/>
      <w:marBottom w:val="0"/>
      <w:divBdr>
        <w:top w:val="none" w:sz="0" w:space="0" w:color="auto"/>
        <w:left w:val="none" w:sz="0" w:space="0" w:color="auto"/>
        <w:bottom w:val="none" w:sz="0" w:space="0" w:color="auto"/>
        <w:right w:val="none" w:sz="0" w:space="0" w:color="auto"/>
      </w:divBdr>
      <w:divsChild>
        <w:div w:id="1962422371">
          <w:marLeft w:val="547"/>
          <w:marRight w:val="0"/>
          <w:marTop w:val="106"/>
          <w:marBottom w:val="0"/>
          <w:divBdr>
            <w:top w:val="none" w:sz="0" w:space="0" w:color="auto"/>
            <w:left w:val="none" w:sz="0" w:space="0" w:color="auto"/>
            <w:bottom w:val="none" w:sz="0" w:space="0" w:color="auto"/>
            <w:right w:val="none" w:sz="0" w:space="0" w:color="auto"/>
          </w:divBdr>
        </w:div>
        <w:div w:id="1903364972">
          <w:marLeft w:val="547"/>
          <w:marRight w:val="0"/>
          <w:marTop w:val="106"/>
          <w:marBottom w:val="0"/>
          <w:divBdr>
            <w:top w:val="none" w:sz="0" w:space="0" w:color="auto"/>
            <w:left w:val="none" w:sz="0" w:space="0" w:color="auto"/>
            <w:bottom w:val="none" w:sz="0" w:space="0" w:color="auto"/>
            <w:right w:val="none" w:sz="0" w:space="0" w:color="auto"/>
          </w:divBdr>
        </w:div>
        <w:div w:id="27532752">
          <w:marLeft w:val="547"/>
          <w:marRight w:val="0"/>
          <w:marTop w:val="106"/>
          <w:marBottom w:val="0"/>
          <w:divBdr>
            <w:top w:val="none" w:sz="0" w:space="0" w:color="auto"/>
            <w:left w:val="none" w:sz="0" w:space="0" w:color="auto"/>
            <w:bottom w:val="none" w:sz="0" w:space="0" w:color="auto"/>
            <w:right w:val="none" w:sz="0" w:space="0" w:color="auto"/>
          </w:divBdr>
        </w:div>
        <w:div w:id="1577284611">
          <w:marLeft w:val="547"/>
          <w:marRight w:val="0"/>
          <w:marTop w:val="106"/>
          <w:marBottom w:val="0"/>
          <w:divBdr>
            <w:top w:val="none" w:sz="0" w:space="0" w:color="auto"/>
            <w:left w:val="none" w:sz="0" w:space="0" w:color="auto"/>
            <w:bottom w:val="none" w:sz="0" w:space="0" w:color="auto"/>
            <w:right w:val="none" w:sz="0" w:space="0" w:color="auto"/>
          </w:divBdr>
        </w:div>
        <w:div w:id="1520771701">
          <w:marLeft w:val="547"/>
          <w:marRight w:val="0"/>
          <w:marTop w:val="106"/>
          <w:marBottom w:val="0"/>
          <w:divBdr>
            <w:top w:val="none" w:sz="0" w:space="0" w:color="auto"/>
            <w:left w:val="none" w:sz="0" w:space="0" w:color="auto"/>
            <w:bottom w:val="none" w:sz="0" w:space="0" w:color="auto"/>
            <w:right w:val="none" w:sz="0" w:space="0" w:color="auto"/>
          </w:divBdr>
        </w:div>
      </w:divsChild>
    </w:div>
    <w:div w:id="1870029845">
      <w:bodyDiv w:val="1"/>
      <w:marLeft w:val="0"/>
      <w:marRight w:val="0"/>
      <w:marTop w:val="0"/>
      <w:marBottom w:val="0"/>
      <w:divBdr>
        <w:top w:val="none" w:sz="0" w:space="0" w:color="auto"/>
        <w:left w:val="none" w:sz="0" w:space="0" w:color="auto"/>
        <w:bottom w:val="none" w:sz="0" w:space="0" w:color="auto"/>
        <w:right w:val="none" w:sz="0" w:space="0" w:color="auto"/>
      </w:divBdr>
    </w:div>
    <w:div w:id="1886287308">
      <w:bodyDiv w:val="1"/>
      <w:marLeft w:val="0"/>
      <w:marRight w:val="0"/>
      <w:marTop w:val="0"/>
      <w:marBottom w:val="0"/>
      <w:divBdr>
        <w:top w:val="none" w:sz="0" w:space="0" w:color="auto"/>
        <w:left w:val="none" w:sz="0" w:space="0" w:color="auto"/>
        <w:bottom w:val="none" w:sz="0" w:space="0" w:color="auto"/>
        <w:right w:val="none" w:sz="0" w:space="0" w:color="auto"/>
      </w:divBdr>
      <w:divsChild>
        <w:div w:id="823817758">
          <w:marLeft w:val="547"/>
          <w:marRight w:val="0"/>
          <w:marTop w:val="67"/>
          <w:marBottom w:val="0"/>
          <w:divBdr>
            <w:top w:val="none" w:sz="0" w:space="0" w:color="auto"/>
            <w:left w:val="none" w:sz="0" w:space="0" w:color="auto"/>
            <w:bottom w:val="none" w:sz="0" w:space="0" w:color="auto"/>
            <w:right w:val="none" w:sz="0" w:space="0" w:color="auto"/>
          </w:divBdr>
        </w:div>
        <w:div w:id="1335911027">
          <w:marLeft w:val="547"/>
          <w:marRight w:val="0"/>
          <w:marTop w:val="67"/>
          <w:marBottom w:val="0"/>
          <w:divBdr>
            <w:top w:val="none" w:sz="0" w:space="0" w:color="auto"/>
            <w:left w:val="none" w:sz="0" w:space="0" w:color="auto"/>
            <w:bottom w:val="none" w:sz="0" w:space="0" w:color="auto"/>
            <w:right w:val="none" w:sz="0" w:space="0" w:color="auto"/>
          </w:divBdr>
        </w:div>
        <w:div w:id="1372880576">
          <w:marLeft w:val="547"/>
          <w:marRight w:val="0"/>
          <w:marTop w:val="67"/>
          <w:marBottom w:val="0"/>
          <w:divBdr>
            <w:top w:val="none" w:sz="0" w:space="0" w:color="auto"/>
            <w:left w:val="none" w:sz="0" w:space="0" w:color="auto"/>
            <w:bottom w:val="none" w:sz="0" w:space="0" w:color="auto"/>
            <w:right w:val="none" w:sz="0" w:space="0" w:color="auto"/>
          </w:divBdr>
        </w:div>
        <w:div w:id="1014963815">
          <w:marLeft w:val="547"/>
          <w:marRight w:val="0"/>
          <w:marTop w:val="67"/>
          <w:marBottom w:val="0"/>
          <w:divBdr>
            <w:top w:val="none" w:sz="0" w:space="0" w:color="auto"/>
            <w:left w:val="none" w:sz="0" w:space="0" w:color="auto"/>
            <w:bottom w:val="none" w:sz="0" w:space="0" w:color="auto"/>
            <w:right w:val="none" w:sz="0" w:space="0" w:color="auto"/>
          </w:divBdr>
        </w:div>
        <w:div w:id="1438209423">
          <w:marLeft w:val="547"/>
          <w:marRight w:val="0"/>
          <w:marTop w:val="67"/>
          <w:marBottom w:val="0"/>
          <w:divBdr>
            <w:top w:val="none" w:sz="0" w:space="0" w:color="auto"/>
            <w:left w:val="none" w:sz="0" w:space="0" w:color="auto"/>
            <w:bottom w:val="none" w:sz="0" w:space="0" w:color="auto"/>
            <w:right w:val="none" w:sz="0" w:space="0" w:color="auto"/>
          </w:divBdr>
        </w:div>
        <w:div w:id="170878881">
          <w:marLeft w:val="547"/>
          <w:marRight w:val="0"/>
          <w:marTop w:val="67"/>
          <w:marBottom w:val="0"/>
          <w:divBdr>
            <w:top w:val="none" w:sz="0" w:space="0" w:color="auto"/>
            <w:left w:val="none" w:sz="0" w:space="0" w:color="auto"/>
            <w:bottom w:val="none" w:sz="0" w:space="0" w:color="auto"/>
            <w:right w:val="none" w:sz="0" w:space="0" w:color="auto"/>
          </w:divBdr>
        </w:div>
        <w:div w:id="518927566">
          <w:marLeft w:val="547"/>
          <w:marRight w:val="0"/>
          <w:marTop w:val="67"/>
          <w:marBottom w:val="0"/>
          <w:divBdr>
            <w:top w:val="none" w:sz="0" w:space="0" w:color="auto"/>
            <w:left w:val="none" w:sz="0" w:space="0" w:color="auto"/>
            <w:bottom w:val="none" w:sz="0" w:space="0" w:color="auto"/>
            <w:right w:val="none" w:sz="0" w:space="0" w:color="auto"/>
          </w:divBdr>
        </w:div>
        <w:div w:id="349722556">
          <w:marLeft w:val="547"/>
          <w:marRight w:val="0"/>
          <w:marTop w:val="67"/>
          <w:marBottom w:val="0"/>
          <w:divBdr>
            <w:top w:val="none" w:sz="0" w:space="0" w:color="auto"/>
            <w:left w:val="none" w:sz="0" w:space="0" w:color="auto"/>
            <w:bottom w:val="none" w:sz="0" w:space="0" w:color="auto"/>
            <w:right w:val="none" w:sz="0" w:space="0" w:color="auto"/>
          </w:divBdr>
        </w:div>
        <w:div w:id="895120814">
          <w:marLeft w:val="547"/>
          <w:marRight w:val="0"/>
          <w:marTop w:val="67"/>
          <w:marBottom w:val="0"/>
          <w:divBdr>
            <w:top w:val="none" w:sz="0" w:space="0" w:color="auto"/>
            <w:left w:val="none" w:sz="0" w:space="0" w:color="auto"/>
            <w:bottom w:val="none" w:sz="0" w:space="0" w:color="auto"/>
            <w:right w:val="none" w:sz="0" w:space="0" w:color="auto"/>
          </w:divBdr>
        </w:div>
        <w:div w:id="877208359">
          <w:marLeft w:val="547"/>
          <w:marRight w:val="0"/>
          <w:marTop w:val="67"/>
          <w:marBottom w:val="0"/>
          <w:divBdr>
            <w:top w:val="none" w:sz="0" w:space="0" w:color="auto"/>
            <w:left w:val="none" w:sz="0" w:space="0" w:color="auto"/>
            <w:bottom w:val="none" w:sz="0" w:space="0" w:color="auto"/>
            <w:right w:val="none" w:sz="0" w:space="0" w:color="auto"/>
          </w:divBdr>
        </w:div>
        <w:div w:id="1071587349">
          <w:marLeft w:val="547"/>
          <w:marRight w:val="0"/>
          <w:marTop w:val="67"/>
          <w:marBottom w:val="0"/>
          <w:divBdr>
            <w:top w:val="none" w:sz="0" w:space="0" w:color="auto"/>
            <w:left w:val="none" w:sz="0" w:space="0" w:color="auto"/>
            <w:bottom w:val="none" w:sz="0" w:space="0" w:color="auto"/>
            <w:right w:val="none" w:sz="0" w:space="0" w:color="auto"/>
          </w:divBdr>
        </w:div>
        <w:div w:id="707994924">
          <w:marLeft w:val="547"/>
          <w:marRight w:val="0"/>
          <w:marTop w:val="67"/>
          <w:marBottom w:val="0"/>
          <w:divBdr>
            <w:top w:val="none" w:sz="0" w:space="0" w:color="auto"/>
            <w:left w:val="none" w:sz="0" w:space="0" w:color="auto"/>
            <w:bottom w:val="none" w:sz="0" w:space="0" w:color="auto"/>
            <w:right w:val="none" w:sz="0" w:space="0" w:color="auto"/>
          </w:divBdr>
        </w:div>
        <w:div w:id="449666311">
          <w:marLeft w:val="547"/>
          <w:marRight w:val="0"/>
          <w:marTop w:val="67"/>
          <w:marBottom w:val="0"/>
          <w:divBdr>
            <w:top w:val="none" w:sz="0" w:space="0" w:color="auto"/>
            <w:left w:val="none" w:sz="0" w:space="0" w:color="auto"/>
            <w:bottom w:val="none" w:sz="0" w:space="0" w:color="auto"/>
            <w:right w:val="none" w:sz="0" w:space="0" w:color="auto"/>
          </w:divBdr>
        </w:div>
        <w:div w:id="1788771269">
          <w:marLeft w:val="547"/>
          <w:marRight w:val="0"/>
          <w:marTop w:val="67"/>
          <w:marBottom w:val="0"/>
          <w:divBdr>
            <w:top w:val="none" w:sz="0" w:space="0" w:color="auto"/>
            <w:left w:val="none" w:sz="0" w:space="0" w:color="auto"/>
            <w:bottom w:val="none" w:sz="0" w:space="0" w:color="auto"/>
            <w:right w:val="none" w:sz="0" w:space="0" w:color="auto"/>
          </w:divBdr>
        </w:div>
      </w:divsChild>
    </w:div>
    <w:div w:id="1891991443">
      <w:bodyDiv w:val="1"/>
      <w:marLeft w:val="0"/>
      <w:marRight w:val="0"/>
      <w:marTop w:val="0"/>
      <w:marBottom w:val="0"/>
      <w:divBdr>
        <w:top w:val="none" w:sz="0" w:space="0" w:color="auto"/>
        <w:left w:val="none" w:sz="0" w:space="0" w:color="auto"/>
        <w:bottom w:val="none" w:sz="0" w:space="0" w:color="auto"/>
        <w:right w:val="none" w:sz="0" w:space="0" w:color="auto"/>
      </w:divBdr>
    </w:div>
    <w:div w:id="1892186026">
      <w:bodyDiv w:val="1"/>
      <w:marLeft w:val="0"/>
      <w:marRight w:val="0"/>
      <w:marTop w:val="0"/>
      <w:marBottom w:val="0"/>
      <w:divBdr>
        <w:top w:val="none" w:sz="0" w:space="0" w:color="auto"/>
        <w:left w:val="none" w:sz="0" w:space="0" w:color="auto"/>
        <w:bottom w:val="none" w:sz="0" w:space="0" w:color="auto"/>
        <w:right w:val="none" w:sz="0" w:space="0" w:color="auto"/>
      </w:divBdr>
    </w:div>
    <w:div w:id="1893271196">
      <w:bodyDiv w:val="1"/>
      <w:marLeft w:val="0"/>
      <w:marRight w:val="0"/>
      <w:marTop w:val="0"/>
      <w:marBottom w:val="0"/>
      <w:divBdr>
        <w:top w:val="none" w:sz="0" w:space="0" w:color="auto"/>
        <w:left w:val="none" w:sz="0" w:space="0" w:color="auto"/>
        <w:bottom w:val="none" w:sz="0" w:space="0" w:color="auto"/>
        <w:right w:val="none" w:sz="0" w:space="0" w:color="auto"/>
      </w:divBdr>
    </w:div>
    <w:div w:id="1908567607">
      <w:bodyDiv w:val="1"/>
      <w:marLeft w:val="0"/>
      <w:marRight w:val="0"/>
      <w:marTop w:val="0"/>
      <w:marBottom w:val="0"/>
      <w:divBdr>
        <w:top w:val="none" w:sz="0" w:space="0" w:color="auto"/>
        <w:left w:val="none" w:sz="0" w:space="0" w:color="auto"/>
        <w:bottom w:val="none" w:sz="0" w:space="0" w:color="auto"/>
        <w:right w:val="none" w:sz="0" w:space="0" w:color="auto"/>
      </w:divBdr>
      <w:divsChild>
        <w:div w:id="26418132">
          <w:marLeft w:val="547"/>
          <w:marRight w:val="0"/>
          <w:marTop w:val="82"/>
          <w:marBottom w:val="0"/>
          <w:divBdr>
            <w:top w:val="none" w:sz="0" w:space="0" w:color="auto"/>
            <w:left w:val="none" w:sz="0" w:space="0" w:color="auto"/>
            <w:bottom w:val="none" w:sz="0" w:space="0" w:color="auto"/>
            <w:right w:val="none" w:sz="0" w:space="0" w:color="auto"/>
          </w:divBdr>
        </w:div>
        <w:div w:id="1392192424">
          <w:marLeft w:val="547"/>
          <w:marRight w:val="0"/>
          <w:marTop w:val="82"/>
          <w:marBottom w:val="0"/>
          <w:divBdr>
            <w:top w:val="none" w:sz="0" w:space="0" w:color="auto"/>
            <w:left w:val="none" w:sz="0" w:space="0" w:color="auto"/>
            <w:bottom w:val="none" w:sz="0" w:space="0" w:color="auto"/>
            <w:right w:val="none" w:sz="0" w:space="0" w:color="auto"/>
          </w:divBdr>
        </w:div>
        <w:div w:id="1930311170">
          <w:marLeft w:val="547"/>
          <w:marRight w:val="0"/>
          <w:marTop w:val="82"/>
          <w:marBottom w:val="0"/>
          <w:divBdr>
            <w:top w:val="none" w:sz="0" w:space="0" w:color="auto"/>
            <w:left w:val="none" w:sz="0" w:space="0" w:color="auto"/>
            <w:bottom w:val="none" w:sz="0" w:space="0" w:color="auto"/>
            <w:right w:val="none" w:sz="0" w:space="0" w:color="auto"/>
          </w:divBdr>
        </w:div>
        <w:div w:id="1947957976">
          <w:marLeft w:val="547"/>
          <w:marRight w:val="0"/>
          <w:marTop w:val="82"/>
          <w:marBottom w:val="0"/>
          <w:divBdr>
            <w:top w:val="none" w:sz="0" w:space="0" w:color="auto"/>
            <w:left w:val="none" w:sz="0" w:space="0" w:color="auto"/>
            <w:bottom w:val="none" w:sz="0" w:space="0" w:color="auto"/>
            <w:right w:val="none" w:sz="0" w:space="0" w:color="auto"/>
          </w:divBdr>
        </w:div>
        <w:div w:id="1559322840">
          <w:marLeft w:val="547"/>
          <w:marRight w:val="0"/>
          <w:marTop w:val="82"/>
          <w:marBottom w:val="0"/>
          <w:divBdr>
            <w:top w:val="none" w:sz="0" w:space="0" w:color="auto"/>
            <w:left w:val="none" w:sz="0" w:space="0" w:color="auto"/>
            <w:bottom w:val="none" w:sz="0" w:space="0" w:color="auto"/>
            <w:right w:val="none" w:sz="0" w:space="0" w:color="auto"/>
          </w:divBdr>
        </w:div>
      </w:divsChild>
    </w:div>
    <w:div w:id="1955208310">
      <w:bodyDiv w:val="1"/>
      <w:marLeft w:val="0"/>
      <w:marRight w:val="0"/>
      <w:marTop w:val="0"/>
      <w:marBottom w:val="0"/>
      <w:divBdr>
        <w:top w:val="none" w:sz="0" w:space="0" w:color="auto"/>
        <w:left w:val="none" w:sz="0" w:space="0" w:color="auto"/>
        <w:bottom w:val="none" w:sz="0" w:space="0" w:color="auto"/>
        <w:right w:val="none" w:sz="0" w:space="0" w:color="auto"/>
      </w:divBdr>
      <w:divsChild>
        <w:div w:id="58940332">
          <w:marLeft w:val="547"/>
          <w:marRight w:val="0"/>
          <w:marTop w:val="82"/>
          <w:marBottom w:val="0"/>
          <w:divBdr>
            <w:top w:val="none" w:sz="0" w:space="0" w:color="auto"/>
            <w:left w:val="none" w:sz="0" w:space="0" w:color="auto"/>
            <w:bottom w:val="none" w:sz="0" w:space="0" w:color="auto"/>
            <w:right w:val="none" w:sz="0" w:space="0" w:color="auto"/>
          </w:divBdr>
        </w:div>
        <w:div w:id="924145533">
          <w:marLeft w:val="547"/>
          <w:marRight w:val="0"/>
          <w:marTop w:val="82"/>
          <w:marBottom w:val="0"/>
          <w:divBdr>
            <w:top w:val="none" w:sz="0" w:space="0" w:color="auto"/>
            <w:left w:val="none" w:sz="0" w:space="0" w:color="auto"/>
            <w:bottom w:val="none" w:sz="0" w:space="0" w:color="auto"/>
            <w:right w:val="none" w:sz="0" w:space="0" w:color="auto"/>
          </w:divBdr>
        </w:div>
        <w:div w:id="1086806144">
          <w:marLeft w:val="547"/>
          <w:marRight w:val="0"/>
          <w:marTop w:val="82"/>
          <w:marBottom w:val="0"/>
          <w:divBdr>
            <w:top w:val="none" w:sz="0" w:space="0" w:color="auto"/>
            <w:left w:val="none" w:sz="0" w:space="0" w:color="auto"/>
            <w:bottom w:val="none" w:sz="0" w:space="0" w:color="auto"/>
            <w:right w:val="none" w:sz="0" w:space="0" w:color="auto"/>
          </w:divBdr>
        </w:div>
        <w:div w:id="2086490141">
          <w:marLeft w:val="547"/>
          <w:marRight w:val="0"/>
          <w:marTop w:val="82"/>
          <w:marBottom w:val="0"/>
          <w:divBdr>
            <w:top w:val="none" w:sz="0" w:space="0" w:color="auto"/>
            <w:left w:val="none" w:sz="0" w:space="0" w:color="auto"/>
            <w:bottom w:val="none" w:sz="0" w:space="0" w:color="auto"/>
            <w:right w:val="none" w:sz="0" w:space="0" w:color="auto"/>
          </w:divBdr>
        </w:div>
        <w:div w:id="682978985">
          <w:marLeft w:val="547"/>
          <w:marRight w:val="0"/>
          <w:marTop w:val="86"/>
          <w:marBottom w:val="0"/>
          <w:divBdr>
            <w:top w:val="none" w:sz="0" w:space="0" w:color="auto"/>
            <w:left w:val="none" w:sz="0" w:space="0" w:color="auto"/>
            <w:bottom w:val="none" w:sz="0" w:space="0" w:color="auto"/>
            <w:right w:val="none" w:sz="0" w:space="0" w:color="auto"/>
          </w:divBdr>
        </w:div>
        <w:div w:id="2133405142">
          <w:marLeft w:val="547"/>
          <w:marRight w:val="0"/>
          <w:marTop w:val="96"/>
          <w:marBottom w:val="0"/>
          <w:divBdr>
            <w:top w:val="none" w:sz="0" w:space="0" w:color="auto"/>
            <w:left w:val="none" w:sz="0" w:space="0" w:color="auto"/>
            <w:bottom w:val="none" w:sz="0" w:space="0" w:color="auto"/>
            <w:right w:val="none" w:sz="0" w:space="0" w:color="auto"/>
          </w:divBdr>
        </w:div>
      </w:divsChild>
    </w:div>
    <w:div w:id="1970280493">
      <w:bodyDiv w:val="1"/>
      <w:marLeft w:val="0"/>
      <w:marRight w:val="0"/>
      <w:marTop w:val="0"/>
      <w:marBottom w:val="0"/>
      <w:divBdr>
        <w:top w:val="none" w:sz="0" w:space="0" w:color="auto"/>
        <w:left w:val="none" w:sz="0" w:space="0" w:color="auto"/>
        <w:bottom w:val="none" w:sz="0" w:space="0" w:color="auto"/>
        <w:right w:val="none" w:sz="0" w:space="0" w:color="auto"/>
      </w:divBdr>
    </w:div>
    <w:div w:id="1987006454">
      <w:bodyDiv w:val="1"/>
      <w:marLeft w:val="0"/>
      <w:marRight w:val="0"/>
      <w:marTop w:val="0"/>
      <w:marBottom w:val="0"/>
      <w:divBdr>
        <w:top w:val="none" w:sz="0" w:space="0" w:color="auto"/>
        <w:left w:val="none" w:sz="0" w:space="0" w:color="auto"/>
        <w:bottom w:val="none" w:sz="0" w:space="0" w:color="auto"/>
        <w:right w:val="none" w:sz="0" w:space="0" w:color="auto"/>
      </w:divBdr>
    </w:div>
    <w:div w:id="1999377187">
      <w:bodyDiv w:val="1"/>
      <w:marLeft w:val="0"/>
      <w:marRight w:val="0"/>
      <w:marTop w:val="0"/>
      <w:marBottom w:val="0"/>
      <w:divBdr>
        <w:top w:val="none" w:sz="0" w:space="0" w:color="auto"/>
        <w:left w:val="none" w:sz="0" w:space="0" w:color="auto"/>
        <w:bottom w:val="none" w:sz="0" w:space="0" w:color="auto"/>
        <w:right w:val="none" w:sz="0" w:space="0" w:color="auto"/>
      </w:divBdr>
    </w:div>
    <w:div w:id="2000957162">
      <w:bodyDiv w:val="1"/>
      <w:marLeft w:val="0"/>
      <w:marRight w:val="0"/>
      <w:marTop w:val="0"/>
      <w:marBottom w:val="0"/>
      <w:divBdr>
        <w:top w:val="none" w:sz="0" w:space="0" w:color="auto"/>
        <w:left w:val="none" w:sz="0" w:space="0" w:color="auto"/>
        <w:bottom w:val="none" w:sz="0" w:space="0" w:color="auto"/>
        <w:right w:val="none" w:sz="0" w:space="0" w:color="auto"/>
      </w:divBdr>
    </w:div>
    <w:div w:id="2006585694">
      <w:bodyDiv w:val="1"/>
      <w:marLeft w:val="0"/>
      <w:marRight w:val="0"/>
      <w:marTop w:val="0"/>
      <w:marBottom w:val="0"/>
      <w:divBdr>
        <w:top w:val="none" w:sz="0" w:space="0" w:color="auto"/>
        <w:left w:val="none" w:sz="0" w:space="0" w:color="auto"/>
        <w:bottom w:val="none" w:sz="0" w:space="0" w:color="auto"/>
        <w:right w:val="none" w:sz="0" w:space="0" w:color="auto"/>
      </w:divBdr>
      <w:divsChild>
        <w:div w:id="773862932">
          <w:marLeft w:val="547"/>
          <w:marRight w:val="0"/>
          <w:marTop w:val="96"/>
          <w:marBottom w:val="0"/>
          <w:divBdr>
            <w:top w:val="none" w:sz="0" w:space="0" w:color="auto"/>
            <w:left w:val="none" w:sz="0" w:space="0" w:color="auto"/>
            <w:bottom w:val="none" w:sz="0" w:space="0" w:color="auto"/>
            <w:right w:val="none" w:sz="0" w:space="0" w:color="auto"/>
          </w:divBdr>
        </w:div>
        <w:div w:id="115298179">
          <w:marLeft w:val="547"/>
          <w:marRight w:val="0"/>
          <w:marTop w:val="96"/>
          <w:marBottom w:val="0"/>
          <w:divBdr>
            <w:top w:val="none" w:sz="0" w:space="0" w:color="auto"/>
            <w:left w:val="none" w:sz="0" w:space="0" w:color="auto"/>
            <w:bottom w:val="none" w:sz="0" w:space="0" w:color="auto"/>
            <w:right w:val="none" w:sz="0" w:space="0" w:color="auto"/>
          </w:divBdr>
        </w:div>
        <w:div w:id="1085960485">
          <w:marLeft w:val="547"/>
          <w:marRight w:val="0"/>
          <w:marTop w:val="96"/>
          <w:marBottom w:val="0"/>
          <w:divBdr>
            <w:top w:val="none" w:sz="0" w:space="0" w:color="auto"/>
            <w:left w:val="none" w:sz="0" w:space="0" w:color="auto"/>
            <w:bottom w:val="none" w:sz="0" w:space="0" w:color="auto"/>
            <w:right w:val="none" w:sz="0" w:space="0" w:color="auto"/>
          </w:divBdr>
        </w:div>
        <w:div w:id="103427342">
          <w:marLeft w:val="547"/>
          <w:marRight w:val="0"/>
          <w:marTop w:val="96"/>
          <w:marBottom w:val="0"/>
          <w:divBdr>
            <w:top w:val="none" w:sz="0" w:space="0" w:color="auto"/>
            <w:left w:val="none" w:sz="0" w:space="0" w:color="auto"/>
            <w:bottom w:val="none" w:sz="0" w:space="0" w:color="auto"/>
            <w:right w:val="none" w:sz="0" w:space="0" w:color="auto"/>
          </w:divBdr>
        </w:div>
      </w:divsChild>
    </w:div>
    <w:div w:id="2009795278">
      <w:bodyDiv w:val="1"/>
      <w:marLeft w:val="0"/>
      <w:marRight w:val="0"/>
      <w:marTop w:val="0"/>
      <w:marBottom w:val="0"/>
      <w:divBdr>
        <w:top w:val="none" w:sz="0" w:space="0" w:color="auto"/>
        <w:left w:val="none" w:sz="0" w:space="0" w:color="auto"/>
        <w:bottom w:val="none" w:sz="0" w:space="0" w:color="auto"/>
        <w:right w:val="none" w:sz="0" w:space="0" w:color="auto"/>
      </w:divBdr>
    </w:div>
    <w:div w:id="2033022765">
      <w:bodyDiv w:val="1"/>
      <w:marLeft w:val="0"/>
      <w:marRight w:val="0"/>
      <w:marTop w:val="0"/>
      <w:marBottom w:val="0"/>
      <w:divBdr>
        <w:top w:val="none" w:sz="0" w:space="0" w:color="auto"/>
        <w:left w:val="none" w:sz="0" w:space="0" w:color="auto"/>
        <w:bottom w:val="none" w:sz="0" w:space="0" w:color="auto"/>
        <w:right w:val="none" w:sz="0" w:space="0" w:color="auto"/>
      </w:divBdr>
    </w:div>
    <w:div w:id="2052607647">
      <w:bodyDiv w:val="1"/>
      <w:marLeft w:val="0"/>
      <w:marRight w:val="0"/>
      <w:marTop w:val="0"/>
      <w:marBottom w:val="0"/>
      <w:divBdr>
        <w:top w:val="none" w:sz="0" w:space="0" w:color="auto"/>
        <w:left w:val="none" w:sz="0" w:space="0" w:color="auto"/>
        <w:bottom w:val="none" w:sz="0" w:space="0" w:color="auto"/>
        <w:right w:val="none" w:sz="0" w:space="0" w:color="auto"/>
      </w:divBdr>
    </w:div>
    <w:div w:id="2078553246">
      <w:bodyDiv w:val="1"/>
      <w:marLeft w:val="0"/>
      <w:marRight w:val="0"/>
      <w:marTop w:val="0"/>
      <w:marBottom w:val="0"/>
      <w:divBdr>
        <w:top w:val="none" w:sz="0" w:space="0" w:color="auto"/>
        <w:left w:val="none" w:sz="0" w:space="0" w:color="auto"/>
        <w:bottom w:val="none" w:sz="0" w:space="0" w:color="auto"/>
        <w:right w:val="none" w:sz="0" w:space="0" w:color="auto"/>
      </w:divBdr>
    </w:div>
    <w:div w:id="2086412685">
      <w:bodyDiv w:val="1"/>
      <w:marLeft w:val="0"/>
      <w:marRight w:val="0"/>
      <w:marTop w:val="0"/>
      <w:marBottom w:val="0"/>
      <w:divBdr>
        <w:top w:val="none" w:sz="0" w:space="0" w:color="auto"/>
        <w:left w:val="none" w:sz="0" w:space="0" w:color="auto"/>
        <w:bottom w:val="none" w:sz="0" w:space="0" w:color="auto"/>
        <w:right w:val="none" w:sz="0" w:space="0" w:color="auto"/>
      </w:divBdr>
    </w:div>
    <w:div w:id="2104640906">
      <w:bodyDiv w:val="1"/>
      <w:marLeft w:val="0"/>
      <w:marRight w:val="0"/>
      <w:marTop w:val="0"/>
      <w:marBottom w:val="0"/>
      <w:divBdr>
        <w:top w:val="none" w:sz="0" w:space="0" w:color="auto"/>
        <w:left w:val="none" w:sz="0" w:space="0" w:color="auto"/>
        <w:bottom w:val="none" w:sz="0" w:space="0" w:color="auto"/>
        <w:right w:val="none" w:sz="0" w:space="0" w:color="auto"/>
      </w:divBdr>
      <w:divsChild>
        <w:div w:id="1243489259">
          <w:marLeft w:val="979"/>
          <w:marRight w:val="0"/>
          <w:marTop w:val="65"/>
          <w:marBottom w:val="0"/>
          <w:divBdr>
            <w:top w:val="none" w:sz="0" w:space="0" w:color="auto"/>
            <w:left w:val="none" w:sz="0" w:space="0" w:color="auto"/>
            <w:bottom w:val="none" w:sz="0" w:space="0" w:color="auto"/>
            <w:right w:val="none" w:sz="0" w:space="0" w:color="auto"/>
          </w:divBdr>
        </w:div>
        <w:div w:id="507911828">
          <w:marLeft w:val="979"/>
          <w:marRight w:val="0"/>
          <w:marTop w:val="65"/>
          <w:marBottom w:val="0"/>
          <w:divBdr>
            <w:top w:val="none" w:sz="0" w:space="0" w:color="auto"/>
            <w:left w:val="none" w:sz="0" w:space="0" w:color="auto"/>
            <w:bottom w:val="none" w:sz="0" w:space="0" w:color="auto"/>
            <w:right w:val="none" w:sz="0" w:space="0" w:color="auto"/>
          </w:divBdr>
        </w:div>
        <w:div w:id="371468934">
          <w:marLeft w:val="979"/>
          <w:marRight w:val="0"/>
          <w:marTop w:val="65"/>
          <w:marBottom w:val="0"/>
          <w:divBdr>
            <w:top w:val="none" w:sz="0" w:space="0" w:color="auto"/>
            <w:left w:val="none" w:sz="0" w:space="0" w:color="auto"/>
            <w:bottom w:val="none" w:sz="0" w:space="0" w:color="auto"/>
            <w:right w:val="none" w:sz="0" w:space="0" w:color="auto"/>
          </w:divBdr>
        </w:div>
      </w:divsChild>
    </w:div>
    <w:div w:id="2125271885">
      <w:bodyDiv w:val="1"/>
      <w:marLeft w:val="0"/>
      <w:marRight w:val="0"/>
      <w:marTop w:val="0"/>
      <w:marBottom w:val="0"/>
      <w:divBdr>
        <w:top w:val="none" w:sz="0" w:space="0" w:color="auto"/>
        <w:left w:val="none" w:sz="0" w:space="0" w:color="auto"/>
        <w:bottom w:val="none" w:sz="0" w:space="0" w:color="auto"/>
        <w:right w:val="none" w:sz="0" w:space="0" w:color="auto"/>
      </w:divBdr>
      <w:divsChild>
        <w:div w:id="1252852994">
          <w:marLeft w:val="547"/>
          <w:marRight w:val="0"/>
          <w:marTop w:val="86"/>
          <w:marBottom w:val="0"/>
          <w:divBdr>
            <w:top w:val="none" w:sz="0" w:space="0" w:color="auto"/>
            <w:left w:val="none" w:sz="0" w:space="0" w:color="auto"/>
            <w:bottom w:val="none" w:sz="0" w:space="0" w:color="auto"/>
            <w:right w:val="none" w:sz="0" w:space="0" w:color="auto"/>
          </w:divBdr>
        </w:div>
        <w:div w:id="46607534">
          <w:marLeft w:val="547"/>
          <w:marRight w:val="0"/>
          <w:marTop w:val="86"/>
          <w:marBottom w:val="0"/>
          <w:divBdr>
            <w:top w:val="none" w:sz="0" w:space="0" w:color="auto"/>
            <w:left w:val="none" w:sz="0" w:space="0" w:color="auto"/>
            <w:bottom w:val="none" w:sz="0" w:space="0" w:color="auto"/>
            <w:right w:val="none" w:sz="0" w:space="0" w:color="auto"/>
          </w:divBdr>
        </w:div>
        <w:div w:id="577906051">
          <w:marLeft w:val="547"/>
          <w:marRight w:val="0"/>
          <w:marTop w:val="86"/>
          <w:marBottom w:val="0"/>
          <w:divBdr>
            <w:top w:val="none" w:sz="0" w:space="0" w:color="auto"/>
            <w:left w:val="none" w:sz="0" w:space="0" w:color="auto"/>
            <w:bottom w:val="none" w:sz="0" w:space="0" w:color="auto"/>
            <w:right w:val="none" w:sz="0" w:space="0" w:color="auto"/>
          </w:divBdr>
        </w:div>
        <w:div w:id="435835074">
          <w:marLeft w:val="547"/>
          <w:marRight w:val="0"/>
          <w:marTop w:val="86"/>
          <w:marBottom w:val="0"/>
          <w:divBdr>
            <w:top w:val="none" w:sz="0" w:space="0" w:color="auto"/>
            <w:left w:val="none" w:sz="0" w:space="0" w:color="auto"/>
            <w:bottom w:val="none" w:sz="0" w:space="0" w:color="auto"/>
            <w:right w:val="none" w:sz="0" w:space="0" w:color="auto"/>
          </w:divBdr>
        </w:div>
        <w:div w:id="1681852150">
          <w:marLeft w:val="547"/>
          <w:marRight w:val="0"/>
          <w:marTop w:val="86"/>
          <w:marBottom w:val="0"/>
          <w:divBdr>
            <w:top w:val="none" w:sz="0" w:space="0" w:color="auto"/>
            <w:left w:val="none" w:sz="0" w:space="0" w:color="auto"/>
            <w:bottom w:val="none" w:sz="0" w:space="0" w:color="auto"/>
            <w:right w:val="none" w:sz="0" w:space="0" w:color="auto"/>
          </w:divBdr>
        </w:div>
        <w:div w:id="991714647">
          <w:marLeft w:val="547"/>
          <w:marRight w:val="0"/>
          <w:marTop w:val="58"/>
          <w:marBottom w:val="0"/>
          <w:divBdr>
            <w:top w:val="none" w:sz="0" w:space="0" w:color="auto"/>
            <w:left w:val="none" w:sz="0" w:space="0" w:color="auto"/>
            <w:bottom w:val="none" w:sz="0" w:space="0" w:color="auto"/>
            <w:right w:val="none" w:sz="0" w:space="0" w:color="auto"/>
          </w:divBdr>
        </w:div>
        <w:div w:id="737746444">
          <w:marLeft w:val="547"/>
          <w:marRight w:val="0"/>
          <w:marTop w:val="86"/>
          <w:marBottom w:val="0"/>
          <w:divBdr>
            <w:top w:val="none" w:sz="0" w:space="0" w:color="auto"/>
            <w:left w:val="none" w:sz="0" w:space="0" w:color="auto"/>
            <w:bottom w:val="none" w:sz="0" w:space="0" w:color="auto"/>
            <w:right w:val="none" w:sz="0" w:space="0" w:color="auto"/>
          </w:divBdr>
        </w:div>
        <w:div w:id="1112821422">
          <w:marLeft w:val="547"/>
          <w:marRight w:val="0"/>
          <w:marTop w:val="86"/>
          <w:marBottom w:val="0"/>
          <w:divBdr>
            <w:top w:val="none" w:sz="0" w:space="0" w:color="auto"/>
            <w:left w:val="none" w:sz="0" w:space="0" w:color="auto"/>
            <w:bottom w:val="none" w:sz="0" w:space="0" w:color="auto"/>
            <w:right w:val="none" w:sz="0" w:space="0" w:color="auto"/>
          </w:divBdr>
        </w:div>
        <w:div w:id="1808353927">
          <w:marLeft w:val="547"/>
          <w:marRight w:val="0"/>
          <w:marTop w:val="86"/>
          <w:marBottom w:val="0"/>
          <w:divBdr>
            <w:top w:val="none" w:sz="0" w:space="0" w:color="auto"/>
            <w:left w:val="none" w:sz="0" w:space="0" w:color="auto"/>
            <w:bottom w:val="none" w:sz="0" w:space="0" w:color="auto"/>
            <w:right w:val="none" w:sz="0" w:space="0" w:color="auto"/>
          </w:divBdr>
        </w:div>
        <w:div w:id="25907938">
          <w:marLeft w:val="547"/>
          <w:marRight w:val="0"/>
          <w:marTop w:val="86"/>
          <w:marBottom w:val="0"/>
          <w:divBdr>
            <w:top w:val="none" w:sz="0" w:space="0" w:color="auto"/>
            <w:left w:val="none" w:sz="0" w:space="0" w:color="auto"/>
            <w:bottom w:val="none" w:sz="0" w:space="0" w:color="auto"/>
            <w:right w:val="none" w:sz="0" w:space="0" w:color="auto"/>
          </w:divBdr>
        </w:div>
        <w:div w:id="1872839354">
          <w:marLeft w:val="547"/>
          <w:marRight w:val="0"/>
          <w:marTop w:val="86"/>
          <w:marBottom w:val="0"/>
          <w:divBdr>
            <w:top w:val="none" w:sz="0" w:space="0" w:color="auto"/>
            <w:left w:val="none" w:sz="0" w:space="0" w:color="auto"/>
            <w:bottom w:val="none" w:sz="0" w:space="0" w:color="auto"/>
            <w:right w:val="none" w:sz="0" w:space="0" w:color="auto"/>
          </w:divBdr>
        </w:div>
        <w:div w:id="1092239779">
          <w:marLeft w:val="547"/>
          <w:marRight w:val="0"/>
          <w:marTop w:val="86"/>
          <w:marBottom w:val="0"/>
          <w:divBdr>
            <w:top w:val="none" w:sz="0" w:space="0" w:color="auto"/>
            <w:left w:val="none" w:sz="0" w:space="0" w:color="auto"/>
            <w:bottom w:val="none" w:sz="0" w:space="0" w:color="auto"/>
            <w:right w:val="none" w:sz="0" w:space="0" w:color="auto"/>
          </w:divBdr>
        </w:div>
        <w:div w:id="633174049">
          <w:marLeft w:val="547"/>
          <w:marRight w:val="0"/>
          <w:marTop w:val="86"/>
          <w:marBottom w:val="0"/>
          <w:divBdr>
            <w:top w:val="none" w:sz="0" w:space="0" w:color="auto"/>
            <w:left w:val="none" w:sz="0" w:space="0" w:color="auto"/>
            <w:bottom w:val="none" w:sz="0" w:space="0" w:color="auto"/>
            <w:right w:val="none" w:sz="0" w:space="0" w:color="auto"/>
          </w:divBdr>
        </w:div>
        <w:div w:id="1833834026">
          <w:marLeft w:val="547"/>
          <w:marRight w:val="0"/>
          <w:marTop w:val="86"/>
          <w:marBottom w:val="0"/>
          <w:divBdr>
            <w:top w:val="none" w:sz="0" w:space="0" w:color="auto"/>
            <w:left w:val="none" w:sz="0" w:space="0" w:color="auto"/>
            <w:bottom w:val="none" w:sz="0" w:space="0" w:color="auto"/>
            <w:right w:val="none" w:sz="0" w:space="0" w:color="auto"/>
          </w:divBdr>
        </w:div>
        <w:div w:id="1648316805">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hyperlink" Target="http://www.microsoft.com/downloads/en/details.aspx?FamilyID=8FBFC1DE-D25E-4790-88B5-7DDA1F1D4E17" TargetMode="External"/><Relationship Id="rId42" Type="http://schemas.openxmlformats.org/officeDocument/2006/relationships/hyperlink" Target="http://suneethasdiary.files.wordpress.com/2011/03/logfilearchitecture1.jpg" TargetMode="External"/><Relationship Id="rId63" Type="http://schemas.openxmlformats.org/officeDocument/2006/relationships/image" Target="media/image16.png"/><Relationship Id="rId84" Type="http://schemas.openxmlformats.org/officeDocument/2006/relationships/image" Target="media/image24.jpeg"/><Relationship Id="rId138" Type="http://schemas.openxmlformats.org/officeDocument/2006/relationships/image" Target="media/image69.gif"/><Relationship Id="rId159" Type="http://schemas.openxmlformats.org/officeDocument/2006/relationships/hyperlink" Target="http://bradmcgehee.files.wordpress.com/2010/03/clip_image032.gif" TargetMode="External"/><Relationship Id="rId170" Type="http://schemas.openxmlformats.org/officeDocument/2006/relationships/hyperlink" Target="http://sqlmag.com/sql-server-2014/sql-server-2014-important-new-features" TargetMode="External"/><Relationship Id="rId107" Type="http://schemas.openxmlformats.org/officeDocument/2006/relationships/image" Target="media/image45.png"/><Relationship Id="rId11" Type="http://schemas.openxmlformats.org/officeDocument/2006/relationships/hyperlink" Target="http://www.microsoft.com/en-us/download/details.aspx?id=46694" TargetMode="External"/><Relationship Id="rId32" Type="http://schemas.openxmlformats.org/officeDocument/2006/relationships/hyperlink" Target="http://www.microsoft.com/downloads/details.aspx?familyid=90DCD52C-0488-4E46-AFBF-ACACE5369FA3" TargetMode="External"/><Relationship Id="rId53" Type="http://schemas.openxmlformats.org/officeDocument/2006/relationships/image" Target="media/image11.png"/><Relationship Id="rId74" Type="http://schemas.openxmlformats.org/officeDocument/2006/relationships/hyperlink" Target="http://4.bp.blogspot.com/-77c0jxtSCfw/UzXiIhkEqwI/AAAAAAAAEUw/FlURyDC67QY/s1600/Capture10.PNG" TargetMode="External"/><Relationship Id="rId128" Type="http://schemas.openxmlformats.org/officeDocument/2006/relationships/image" Target="media/image63.png"/><Relationship Id="rId149" Type="http://schemas.openxmlformats.org/officeDocument/2006/relationships/hyperlink" Target="http://bradmcgehee.files.wordpress.com/2010/03/clip_image022.gif" TargetMode="External"/><Relationship Id="rId5" Type="http://schemas.openxmlformats.org/officeDocument/2006/relationships/webSettings" Target="webSettings.xml"/><Relationship Id="rId95" Type="http://schemas.openxmlformats.org/officeDocument/2006/relationships/image" Target="media/image35.jpeg"/><Relationship Id="rId160" Type="http://schemas.openxmlformats.org/officeDocument/2006/relationships/image" Target="media/image80.gif"/><Relationship Id="rId22" Type="http://schemas.openxmlformats.org/officeDocument/2006/relationships/hyperlink" Target="http://www.microsoft.com/download/en/details.aspx?id=27594" TargetMode="External"/><Relationship Id="rId43" Type="http://schemas.openxmlformats.org/officeDocument/2006/relationships/image" Target="media/image6.jpeg"/><Relationship Id="rId64" Type="http://schemas.openxmlformats.org/officeDocument/2006/relationships/hyperlink" Target="http://1.bp.blogspot.com/-Y0xguWnkaSY/UzXfdgKRcXI/AAAAAAAAEUI/F2-wcSmUcVo/s1600/Capture6.PNG" TargetMode="External"/><Relationship Id="rId118" Type="http://schemas.openxmlformats.org/officeDocument/2006/relationships/image" Target="media/image56.png"/><Relationship Id="rId139" Type="http://schemas.openxmlformats.org/officeDocument/2006/relationships/hyperlink" Target="http://bradmcgehee.files.wordpress.com/2010/03/clip_image012.gif" TargetMode="External"/><Relationship Id="rId85" Type="http://schemas.openxmlformats.org/officeDocument/2006/relationships/image" Target="media/image25.jpeg"/><Relationship Id="rId150" Type="http://schemas.openxmlformats.org/officeDocument/2006/relationships/image" Target="media/image75.gif"/><Relationship Id="rId171" Type="http://schemas.openxmlformats.org/officeDocument/2006/relationships/header" Target="header1.xml"/><Relationship Id="rId12" Type="http://schemas.openxmlformats.org/officeDocument/2006/relationships/hyperlink" Target="http://sqlserverbuilds.blogspot.in/#sql2012" TargetMode="External"/><Relationship Id="rId33" Type="http://schemas.openxmlformats.org/officeDocument/2006/relationships/hyperlink" Target="http://www.microsoft.com/downloads/details.aspx?FamilyId=8E2DFC8D-C20E-4446-99A9-B7F0213F8BC5" TargetMode="External"/><Relationship Id="rId108" Type="http://schemas.openxmlformats.org/officeDocument/2006/relationships/image" Target="media/image46.png"/><Relationship Id="rId129" Type="http://schemas.openxmlformats.org/officeDocument/2006/relationships/image" Target="media/image64.png"/><Relationship Id="rId54" Type="http://schemas.openxmlformats.org/officeDocument/2006/relationships/hyperlink" Target="http://4.bp.blogspot.com/-pF4SdMgbUPo/UzV92XO-WJI/AAAAAAAAETM/3n9ltb85H1s/s1600/Capture1.PNG" TargetMode="External"/><Relationship Id="rId75" Type="http://schemas.openxmlformats.org/officeDocument/2006/relationships/image" Target="media/image22.png"/><Relationship Id="rId96" Type="http://schemas.openxmlformats.org/officeDocument/2006/relationships/image" Target="media/image36.png"/><Relationship Id="rId140" Type="http://schemas.openxmlformats.org/officeDocument/2006/relationships/image" Target="media/image70.gif"/><Relationship Id="rId161" Type="http://schemas.openxmlformats.org/officeDocument/2006/relationships/hyperlink" Target="http://bradmcgehee.files.wordpress.com/2010/03/clip_image034.gi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microsoft.com/en-us/download/details.aspx?id=44278" TargetMode="External"/><Relationship Id="rId28" Type="http://schemas.openxmlformats.org/officeDocument/2006/relationships/hyperlink" Target="http://www.microsoft.com/downloads/details.aspx?FamilyId=b953e84f-9307-405e-bceb-47bd345baece" TargetMode="External"/><Relationship Id="rId49" Type="http://schemas.openxmlformats.org/officeDocument/2006/relationships/image" Target="media/image9.png"/><Relationship Id="rId114" Type="http://schemas.openxmlformats.org/officeDocument/2006/relationships/image" Target="media/image52.png"/><Relationship Id="rId119" Type="http://schemas.openxmlformats.org/officeDocument/2006/relationships/hyperlink" Target="http://www.sqlshack.com/wp-content/uploads/2014/02/ResourceWaits.png" TargetMode="External"/><Relationship Id="rId44" Type="http://schemas.openxmlformats.org/officeDocument/2006/relationships/image" Target="media/image7.png"/><Relationship Id="rId60" Type="http://schemas.openxmlformats.org/officeDocument/2006/relationships/hyperlink" Target="http://4.bp.blogspot.com/-7JwjKjqQt3k/UzWAC5zBcAI/AAAAAAAAETo/gm24isNXoMU/s1600/Capture4.PNG" TargetMode="External"/><Relationship Id="rId65" Type="http://schemas.openxmlformats.org/officeDocument/2006/relationships/image" Target="media/image17.png"/><Relationship Id="rId81" Type="http://schemas.openxmlformats.org/officeDocument/2006/relationships/hyperlink" Target="http://easymssql.blogspot.co.uk/2010/01/need-to-convert-sql-lite-speed-backup.html" TargetMode="External"/><Relationship Id="rId86" Type="http://schemas.openxmlformats.org/officeDocument/2006/relationships/image" Target="media/image26.jpeg"/><Relationship Id="rId130" Type="http://schemas.openxmlformats.org/officeDocument/2006/relationships/image" Target="media/image65.gif"/><Relationship Id="rId135" Type="http://schemas.openxmlformats.org/officeDocument/2006/relationships/hyperlink" Target="http://bradmcgehee.files.wordpress.com/2010/03/clip_image008.gif" TargetMode="External"/><Relationship Id="rId151" Type="http://schemas.openxmlformats.org/officeDocument/2006/relationships/hyperlink" Target="http://bradmcgehee.files.wordpress.com/2010/03/clip_image024.gif" TargetMode="External"/><Relationship Id="rId156" Type="http://schemas.openxmlformats.org/officeDocument/2006/relationships/image" Target="media/image78.gif"/><Relationship Id="rId172" Type="http://schemas.openxmlformats.org/officeDocument/2006/relationships/footer" Target="footer1.xml"/><Relationship Id="rId13" Type="http://schemas.openxmlformats.org/officeDocument/2006/relationships/hyperlink" Target="http://www.microsoft.com/en-us/download/details.aspx?id=35575" TargetMode="External"/><Relationship Id="rId18" Type="http://schemas.openxmlformats.org/officeDocument/2006/relationships/hyperlink" Target="http://www.microsoft.com/en-us/download/details.aspx?id=44271" TargetMode="External"/><Relationship Id="rId39" Type="http://schemas.openxmlformats.org/officeDocument/2006/relationships/image" Target="media/image3.gif"/><Relationship Id="rId109" Type="http://schemas.openxmlformats.org/officeDocument/2006/relationships/image" Target="media/image47.png"/><Relationship Id="rId34" Type="http://schemas.openxmlformats.org/officeDocument/2006/relationships/hyperlink" Target="http://sqlserverbuilds.blogspot.in/#sql7" TargetMode="External"/><Relationship Id="rId50" Type="http://schemas.openxmlformats.org/officeDocument/2006/relationships/hyperlink" Target="http://2.bp.blogspot.com/-JVvKm_rQNJE/UzSUn4zYHgI/AAAAAAAAESs/k8zevbEtok8/s1600/Untitled.png" TargetMode="External"/><Relationship Id="rId55" Type="http://schemas.openxmlformats.org/officeDocument/2006/relationships/image" Target="media/image12.png"/><Relationship Id="rId76" Type="http://schemas.openxmlformats.org/officeDocument/2006/relationships/image" Target="media/image23.jpeg"/><Relationship Id="rId97" Type="http://schemas.openxmlformats.org/officeDocument/2006/relationships/image" Target="media/image37.png"/><Relationship Id="rId104" Type="http://schemas.openxmlformats.org/officeDocument/2006/relationships/image" Target="media/image42.gif"/><Relationship Id="rId120" Type="http://schemas.openxmlformats.org/officeDocument/2006/relationships/image" Target="media/image57.png"/><Relationship Id="rId125" Type="http://schemas.openxmlformats.org/officeDocument/2006/relationships/image" Target="media/image60.png"/><Relationship Id="rId141" Type="http://schemas.openxmlformats.org/officeDocument/2006/relationships/hyperlink" Target="http://bradmcgehee.files.wordpress.com/2010/03/clip_image014.gif" TargetMode="External"/><Relationship Id="rId146" Type="http://schemas.openxmlformats.org/officeDocument/2006/relationships/image" Target="media/image73.gif"/><Relationship Id="rId167" Type="http://schemas.openxmlformats.org/officeDocument/2006/relationships/hyperlink" Target="https://msdn.microsoft.com/en-us/library/bb510411.aspx" TargetMode="Externa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2.jpeg"/><Relationship Id="rId162" Type="http://schemas.openxmlformats.org/officeDocument/2006/relationships/image" Target="media/image81.gif"/><Relationship Id="rId2" Type="http://schemas.openxmlformats.org/officeDocument/2006/relationships/numbering" Target="numbering.xml"/><Relationship Id="rId29" Type="http://schemas.openxmlformats.org/officeDocument/2006/relationships/hyperlink" Target="http://sqlserverbuilds.blogspot.in/#sql2000" TargetMode="External"/><Relationship Id="rId24" Type="http://schemas.openxmlformats.org/officeDocument/2006/relationships/hyperlink" Target="http://sqlserverbuilds.blogspot.in/#sql2005" TargetMode="External"/><Relationship Id="rId40" Type="http://schemas.openxmlformats.org/officeDocument/2006/relationships/image" Target="media/image4.gif"/><Relationship Id="rId45" Type="http://schemas.openxmlformats.org/officeDocument/2006/relationships/image" Target="media/image8.png"/><Relationship Id="rId66" Type="http://schemas.openxmlformats.org/officeDocument/2006/relationships/hyperlink" Target="http://4.bp.blogspot.com/-y3Gt5zfB4WU/UzXgGzIZYrI/AAAAAAAAEUQ/Hxv1B9wm0eM/s1600/Capture7.PNG" TargetMode="External"/><Relationship Id="rId87" Type="http://schemas.openxmlformats.org/officeDocument/2006/relationships/image" Target="media/image27.png"/><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hyperlink" Target="http://bradmcgehee.files.wordpress.com/2010/03/clip_image004.gif" TargetMode="External"/><Relationship Id="rId136" Type="http://schemas.openxmlformats.org/officeDocument/2006/relationships/image" Target="media/image68.gif"/><Relationship Id="rId157" Type="http://schemas.openxmlformats.org/officeDocument/2006/relationships/hyperlink" Target="http://bradmcgehee.files.wordpress.com/2010/03/clip_image030.gif" TargetMode="External"/><Relationship Id="rId61" Type="http://schemas.openxmlformats.org/officeDocument/2006/relationships/image" Target="media/image15.png"/><Relationship Id="rId82" Type="http://schemas.openxmlformats.org/officeDocument/2006/relationships/hyperlink" Target="http://easymssql.blogspot.co.uk/2010/01/need-to-convert-sql-lite-speed-backup.html" TargetMode="External"/><Relationship Id="rId152" Type="http://schemas.openxmlformats.org/officeDocument/2006/relationships/image" Target="media/image76.gif"/><Relationship Id="rId173" Type="http://schemas.openxmlformats.org/officeDocument/2006/relationships/fontTable" Target="fontTable.xml"/><Relationship Id="rId19" Type="http://schemas.openxmlformats.org/officeDocument/2006/relationships/hyperlink" Target="http://sqlserverbuilds.blogspot.in/#sql2008" TargetMode="External"/><Relationship Id="rId14" Type="http://schemas.openxmlformats.org/officeDocument/2006/relationships/hyperlink" Target="http://www.microsoft.com/en-us/download/details.aspx?id=43340" TargetMode="External"/><Relationship Id="rId30" Type="http://schemas.openxmlformats.org/officeDocument/2006/relationships/hyperlink" Target="http://www.microsoft.com/downloads/details.aspx?FamilyID=DFF43C50-51DF-4FE0-9717-DE41FB48556E" TargetMode="External"/><Relationship Id="rId35" Type="http://schemas.openxmlformats.org/officeDocument/2006/relationships/hyperlink" Target="http://www.microsoft.com/downloads/details.aspx?familyid=3884A944-3363-43CD-99E9-031A93C04413" TargetMode="External"/><Relationship Id="rId56" Type="http://schemas.openxmlformats.org/officeDocument/2006/relationships/hyperlink" Target="http://4.bp.blogspot.com/-tuQCaIUHNzw/UzV-f863uPI/AAAAAAAAETU/W3iDUTGxUt8/s1600/Capture2.PNG" TargetMode="External"/><Relationship Id="rId77" Type="http://schemas.openxmlformats.org/officeDocument/2006/relationships/hyperlink" Target="http://blog.sqlauthority.com/2008/08/23/sql-server-2008-configure-database-mail-send-email-from-sql-database/" TargetMode="External"/><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1.png"/><Relationship Id="rId147" Type="http://schemas.openxmlformats.org/officeDocument/2006/relationships/hyperlink" Target="http://bradmcgehee.files.wordpress.com/2010/03/clip_image020.gif" TargetMode="External"/><Relationship Id="rId168" Type="http://schemas.openxmlformats.org/officeDocument/2006/relationships/hyperlink" Target="https://msdn.microsoft.com/en-us/library/bb510411.aspx"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hyperlink" Target="http://3.bp.blogspot.com/-ezyhjvPVXJw/UzXiKmJoOtI/AAAAAAAAEU0/SHdgqsySrUI/s1600/Capture9.PNG" TargetMode="External"/><Relationship Id="rId93" Type="http://schemas.openxmlformats.org/officeDocument/2006/relationships/image" Target="media/image33.jpeg"/><Relationship Id="rId98" Type="http://schemas.openxmlformats.org/officeDocument/2006/relationships/hyperlink" Target="http://www.databk.com/walkthrough5.htm" TargetMode="External"/><Relationship Id="rId121" Type="http://schemas.openxmlformats.org/officeDocument/2006/relationships/hyperlink" Target="http://www.sqlshack.com/wp-content/uploads/2014/02/DataFileIO.png" TargetMode="External"/><Relationship Id="rId142" Type="http://schemas.openxmlformats.org/officeDocument/2006/relationships/image" Target="media/image71.gif"/><Relationship Id="rId163" Type="http://schemas.openxmlformats.org/officeDocument/2006/relationships/hyperlink" Target="http://bradmcgehee.files.wordpress.com/2010/03/clip_image036.gif" TargetMode="External"/><Relationship Id="rId3" Type="http://schemas.openxmlformats.org/officeDocument/2006/relationships/styles" Target="styles.xml"/><Relationship Id="rId25" Type="http://schemas.openxmlformats.org/officeDocument/2006/relationships/hyperlink" Target="http://www.microsoft.com/downloads/details.aspx?FamilyID=CB6C71EA-D649-47FF-9176-E7CAC58FD4BC" TargetMode="External"/><Relationship Id="rId46" Type="http://schemas.openxmlformats.org/officeDocument/2006/relationships/hyperlink" Target="http://searchsqlserver.techtarget.com/feature/The-SQL-Server-Import-and-Export-Wizard-how-to-guide" TargetMode="External"/><Relationship Id="rId67" Type="http://schemas.openxmlformats.org/officeDocument/2006/relationships/image" Target="media/image18.png"/><Relationship Id="rId116" Type="http://schemas.openxmlformats.org/officeDocument/2006/relationships/image" Target="media/image54.png"/><Relationship Id="rId137" Type="http://schemas.openxmlformats.org/officeDocument/2006/relationships/hyperlink" Target="http://bradmcgehee.files.wordpress.com/2010/03/clip_image010.gif" TargetMode="External"/><Relationship Id="rId158" Type="http://schemas.openxmlformats.org/officeDocument/2006/relationships/image" Target="media/image79.gif"/><Relationship Id="rId20" Type="http://schemas.openxmlformats.org/officeDocument/2006/relationships/hyperlink" Target="http://www.microsoft.com/downloads/details.aspx?familyid=66AB3DBB-BF3E-4F46-9559-CCC6A4F9DC19" TargetMode="External"/><Relationship Id="rId41" Type="http://schemas.openxmlformats.org/officeDocument/2006/relationships/image" Target="media/image5.png"/><Relationship Id="rId62" Type="http://schemas.openxmlformats.org/officeDocument/2006/relationships/hyperlink" Target="http://2.bp.blogspot.com/-0TxCZ6J4ekw/UzWFjjO470I/AAAAAAAAET4/Zqfw8UC0Ueg/s1600/Capture5.PNG" TargetMode="External"/><Relationship Id="rId83" Type="http://schemas.openxmlformats.org/officeDocument/2006/relationships/hyperlink" Target="https://support.quest.com/SolutionDetail.aspx?id=SOL22045" TargetMode="External"/><Relationship Id="rId88" Type="http://schemas.openxmlformats.org/officeDocument/2006/relationships/image" Target="media/image28.jpeg"/><Relationship Id="rId111" Type="http://schemas.openxmlformats.org/officeDocument/2006/relationships/image" Target="media/image49.jpeg"/><Relationship Id="rId132" Type="http://schemas.openxmlformats.org/officeDocument/2006/relationships/image" Target="media/image66.gif"/><Relationship Id="rId153" Type="http://schemas.openxmlformats.org/officeDocument/2006/relationships/hyperlink" Target="http://bradmcgehee.files.wordpress.com/2010/03/clip_image026.gif" TargetMode="External"/><Relationship Id="rId174" Type="http://schemas.openxmlformats.org/officeDocument/2006/relationships/theme" Target="theme/theme1.xml"/><Relationship Id="rId15" Type="http://schemas.openxmlformats.org/officeDocument/2006/relationships/hyperlink" Target="http://sqlserverbuilds.blogspot.in/#sql2008r2" TargetMode="External"/><Relationship Id="rId36" Type="http://schemas.openxmlformats.org/officeDocument/2006/relationships/hyperlink" Target="http://www.microsoft.com/downloads/details.aspx?FamilyID=C4C935C7-4429-4172-9D54-C8A60927F372" TargetMode="External"/><Relationship Id="rId57" Type="http://schemas.openxmlformats.org/officeDocument/2006/relationships/image" Target="media/image13.png"/><Relationship Id="rId106" Type="http://schemas.openxmlformats.org/officeDocument/2006/relationships/image" Target="media/image44.png"/><Relationship Id="rId127" Type="http://schemas.openxmlformats.org/officeDocument/2006/relationships/image" Target="media/image62.png"/><Relationship Id="rId10" Type="http://schemas.openxmlformats.org/officeDocument/2006/relationships/image" Target="media/image2.gif"/><Relationship Id="rId31" Type="http://schemas.openxmlformats.org/officeDocument/2006/relationships/hyperlink" Target="http://www.microsoft.com/downloads/details.aspx?FamilyID=75672496-af8e-40dc-853e-ad2c9fe96882" TargetMode="External"/><Relationship Id="rId52" Type="http://schemas.openxmlformats.org/officeDocument/2006/relationships/hyperlink" Target="http://3.bp.blogspot.com/-MU01KnRS09Y/UzV9LZWQyZI/AAAAAAAAETE/M4vUH7VJAVE/s1600/Capture.PNG" TargetMode="External"/><Relationship Id="rId73" Type="http://schemas.openxmlformats.org/officeDocument/2006/relationships/image" Target="media/image21.png"/><Relationship Id="rId78" Type="http://schemas.openxmlformats.org/officeDocument/2006/relationships/hyperlink" Target="http://blog.sqlauthority.com/2008/08/23/sql-server-2008-configure-database-mail-send-email-from-sql-database/" TargetMode="External"/><Relationship Id="rId94" Type="http://schemas.openxmlformats.org/officeDocument/2006/relationships/image" Target="media/image34.png"/><Relationship Id="rId99" Type="http://schemas.openxmlformats.org/officeDocument/2006/relationships/hyperlink" Target="http://support.microsoft.com/kb/314515" TargetMode="External"/><Relationship Id="rId101" Type="http://schemas.openxmlformats.org/officeDocument/2006/relationships/image" Target="media/image39.png"/><Relationship Id="rId122" Type="http://schemas.openxmlformats.org/officeDocument/2006/relationships/image" Target="media/image58.png"/><Relationship Id="rId143" Type="http://schemas.openxmlformats.org/officeDocument/2006/relationships/hyperlink" Target="http://bradmcgehee.files.wordpress.com/2010/03/clip_image016.gif" TargetMode="External"/><Relationship Id="rId148" Type="http://schemas.openxmlformats.org/officeDocument/2006/relationships/image" Target="media/image74.gif"/><Relationship Id="rId164" Type="http://schemas.openxmlformats.org/officeDocument/2006/relationships/image" Target="media/image82.gif"/><Relationship Id="rId169" Type="http://schemas.openxmlformats.org/officeDocument/2006/relationships/hyperlink" Target="https://msdn.microsoft.com/en-us/library/bb510411.aspx" TargetMode="External"/><Relationship Id="rId4" Type="http://schemas.openxmlformats.org/officeDocument/2006/relationships/settings" Target="settings.xml"/><Relationship Id="rId9" Type="http://schemas.openxmlformats.org/officeDocument/2006/relationships/hyperlink" Target="http://sqlserverbuilds.blogspot.in/#sql2014" TargetMode="External"/><Relationship Id="rId26" Type="http://schemas.openxmlformats.org/officeDocument/2006/relationships/hyperlink" Target="http://www.microsoft.com/downloads/details.aspx?FamilyId=d07219b2-1e23-49c8-8f0c-63fa18f26d3a" TargetMode="External"/><Relationship Id="rId47" Type="http://schemas.openxmlformats.org/officeDocument/2006/relationships/hyperlink" Target="http://sqlage.blogspot.in/2014/03/how-to-use-importexport-wizard-in-sql.html" TargetMode="External"/><Relationship Id="rId68" Type="http://schemas.openxmlformats.org/officeDocument/2006/relationships/hyperlink" Target="http://1.bp.blogspot.com/-EHnQ7RFRmmQ/UzXgfxOiV4I/AAAAAAAAEUY/rOG2dl1T1N0/s1600/Capture8.PNG" TargetMode="External"/><Relationship Id="rId89" Type="http://schemas.openxmlformats.org/officeDocument/2006/relationships/image" Target="media/image29.png"/><Relationship Id="rId112" Type="http://schemas.openxmlformats.org/officeDocument/2006/relationships/image" Target="media/image50.jpeg"/><Relationship Id="rId133" Type="http://schemas.openxmlformats.org/officeDocument/2006/relationships/hyperlink" Target="http://bradmcgehee.files.wordpress.com/2010/03/clip_image006.gif" TargetMode="External"/><Relationship Id="rId154" Type="http://schemas.openxmlformats.org/officeDocument/2006/relationships/image" Target="media/image77.gif"/><Relationship Id="rId16" Type="http://schemas.openxmlformats.org/officeDocument/2006/relationships/hyperlink" Target="http://www.microsoft.com/en-us/download/details.aspx?id=26727" TargetMode="External"/><Relationship Id="rId37" Type="http://schemas.openxmlformats.org/officeDocument/2006/relationships/hyperlink" Target="http://www.microsoft.com/downloads/details.aspx?FamilyID=9c71f91c-a88f-4d31-9e8b-9fd63fbdbdcf" TargetMode="External"/><Relationship Id="rId58" Type="http://schemas.openxmlformats.org/officeDocument/2006/relationships/hyperlink" Target="http://2.bp.blogspot.com/-lx79KDrb5W0/UzV-_6nTg8I/AAAAAAAAETc/pR1F1xu1rhY/s1600/Capture3.PNG" TargetMode="External"/><Relationship Id="rId79" Type="http://schemas.openxmlformats.org/officeDocument/2006/relationships/hyperlink" Target="http://www.codeproject.com/Articles/485124/Configuring-Database-Mail-in-SQL-Server" TargetMode="External"/><Relationship Id="rId102" Type="http://schemas.openxmlformats.org/officeDocument/2006/relationships/image" Target="media/image40.png"/><Relationship Id="rId123" Type="http://schemas.openxmlformats.org/officeDocument/2006/relationships/hyperlink" Target="http://www.sqlshack.com/wp-content/uploads/2014/02/RecentExpensiveQueries.png" TargetMode="External"/><Relationship Id="rId144" Type="http://schemas.openxmlformats.org/officeDocument/2006/relationships/image" Target="media/image72.gif"/><Relationship Id="rId90" Type="http://schemas.openxmlformats.org/officeDocument/2006/relationships/image" Target="media/image30.jpeg"/><Relationship Id="rId165" Type="http://schemas.openxmlformats.org/officeDocument/2006/relationships/hyperlink" Target="https://msdn.microsoft.com/en-us/library/bb510411.aspx" TargetMode="External"/><Relationship Id="rId27" Type="http://schemas.openxmlformats.org/officeDocument/2006/relationships/hyperlink" Target="http://www.microsoft.com/downloads/details.aspx?FamilyId=ae7387c3-348c-4faa-8ae5-949fdfbe59c4" TargetMode="External"/><Relationship Id="rId48" Type="http://schemas.openxmlformats.org/officeDocument/2006/relationships/hyperlink" Target="http://4.bp.blogspot.com/-KwII5DhROaw/UzSUsGE5FtI/AAAAAAAAES0/GpKBARGfiXQ/s1600/Capture.PNG" TargetMode="External"/><Relationship Id="rId69" Type="http://schemas.openxmlformats.org/officeDocument/2006/relationships/image" Target="media/image19.png"/><Relationship Id="rId113" Type="http://schemas.openxmlformats.org/officeDocument/2006/relationships/image" Target="media/image51.jpeg"/><Relationship Id="rId134" Type="http://schemas.openxmlformats.org/officeDocument/2006/relationships/image" Target="media/image67.gif"/><Relationship Id="rId80" Type="http://schemas.openxmlformats.org/officeDocument/2006/relationships/hyperlink" Target="http://www.techrepublic.com/blog/howdoi/how-do-i-install-configure-and-use-litespeed-for-database-backups/167" TargetMode="External"/><Relationship Id="rId155" Type="http://schemas.openxmlformats.org/officeDocument/2006/relationships/hyperlink" Target="http://bradmcgehee.files.wordpress.com/2010/03/clip_image028.gif" TargetMode="External"/><Relationship Id="rId17" Type="http://schemas.openxmlformats.org/officeDocument/2006/relationships/hyperlink" Target="http://www.microsoft.com/en-us/download/details.aspx?id=30437" TargetMode="External"/><Relationship Id="rId38" Type="http://schemas.openxmlformats.org/officeDocument/2006/relationships/hyperlink" Target="http://www.microsoft.com/technet/prodtechnol/sql/70/downloads/default.mspx" TargetMode="External"/><Relationship Id="rId59" Type="http://schemas.openxmlformats.org/officeDocument/2006/relationships/image" Target="media/image14.png"/><Relationship Id="rId103" Type="http://schemas.openxmlformats.org/officeDocument/2006/relationships/image" Target="media/image41.png"/><Relationship Id="rId124" Type="http://schemas.openxmlformats.org/officeDocument/2006/relationships/image" Target="media/image59.png"/><Relationship Id="rId70" Type="http://schemas.openxmlformats.org/officeDocument/2006/relationships/hyperlink" Target="http://2.bp.blogspot.com/-ypkJttV-J5g/UzXhdycGTGI/AAAAAAAAEUk/fqW2U07v9Tg/s1600/Untitled.png" TargetMode="External"/><Relationship Id="rId91" Type="http://schemas.openxmlformats.org/officeDocument/2006/relationships/image" Target="media/image31.png"/><Relationship Id="rId145" Type="http://schemas.openxmlformats.org/officeDocument/2006/relationships/hyperlink" Target="http://bradmcgehee.files.wordpress.com/2010/03/clip_image018.gif" TargetMode="External"/><Relationship Id="rId166" Type="http://schemas.openxmlformats.org/officeDocument/2006/relationships/hyperlink" Target="https://msdn.microsoft.com/en-us/library/bb510411.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19327-DF8D-4D8F-B7A3-1D459EA00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57074</Words>
  <Characters>325326</Characters>
  <Application>Microsoft Office Word</Application>
  <DocSecurity>0</DocSecurity>
  <Lines>2711</Lines>
  <Paragraphs>763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381637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ANIL</dc:creator>
  <cp:lastModifiedBy>Kalpesh Chaudhari</cp:lastModifiedBy>
  <cp:revision>3</cp:revision>
  <dcterms:created xsi:type="dcterms:W3CDTF">2020-08-04T13:19:00Z</dcterms:created>
  <dcterms:modified xsi:type="dcterms:W3CDTF">2020-08-04T13:19:00Z</dcterms:modified>
</cp:coreProperties>
</file>